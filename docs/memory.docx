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0DBC" w14:textId="77777777" w:rsidR="006710E7" w:rsidRPr="006710E7" w:rsidRDefault="006710E7" w:rsidP="006710E7">
      <w:pPr>
        <w:spacing w:after="720"/>
        <w:jc w:val="center"/>
        <w:rPr>
          <w:rFonts w:ascii="Times New Roman" w:hAnsi="Times New Roman" w:cs="Times New Roman"/>
          <w:b/>
          <w:sz w:val="40"/>
          <w:szCs w:val="40"/>
        </w:rPr>
      </w:pPr>
      <w:r w:rsidRPr="006710E7">
        <w:rPr>
          <w:rFonts w:ascii="Times New Roman" w:hAnsi="Times New Roman" w:cs="Times New Roman"/>
          <w:b/>
          <w:sz w:val="40"/>
          <w:szCs w:val="40"/>
        </w:rPr>
        <w:t>UNIVERSIDAD DE OVIEDO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008"/>
      </w:tblGrid>
      <w:tr w:rsidR="006710E7" w14:paraId="74AF2991" w14:textId="77777777" w:rsidTr="009B719A">
        <w:tc>
          <w:tcPr>
            <w:tcW w:w="4322" w:type="dxa"/>
          </w:tcPr>
          <w:p w14:paraId="3CA2BA31" w14:textId="77777777" w:rsidR="006710E7" w:rsidRDefault="006710E7" w:rsidP="006710E7">
            <w:pPr>
              <w:jc w:val="center"/>
            </w:pPr>
            <w:r>
              <w:rPr>
                <w:noProof/>
                <w:lang w:eastAsia="es-ES"/>
              </w:rPr>
              <w:drawing>
                <wp:inline distT="0" distB="0" distL="0" distR="0" wp14:anchorId="12954409" wp14:editId="035FD6B4">
                  <wp:extent cx="1301241" cy="1121395"/>
                  <wp:effectExtent l="19050" t="0" r="0" b="0"/>
                  <wp:docPr id="6" name="5 Imagen" descr="Dibujo1PortadaP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bujo1PortadaPFC.jpg"/>
                          <pic:cNvPicPr/>
                        </pic:nvPicPr>
                        <pic:blipFill>
                          <a:blip r:embed="rId8" cstate="print"/>
                          <a:stretch>
                            <a:fillRect/>
                          </a:stretch>
                        </pic:blipFill>
                        <pic:spPr>
                          <a:xfrm>
                            <a:off x="0" y="0"/>
                            <a:ext cx="1304317" cy="1124046"/>
                          </a:xfrm>
                          <a:prstGeom prst="rect">
                            <a:avLst/>
                          </a:prstGeom>
                        </pic:spPr>
                      </pic:pic>
                    </a:graphicData>
                  </a:graphic>
                </wp:inline>
              </w:drawing>
            </w:r>
          </w:p>
        </w:tc>
        <w:tc>
          <w:tcPr>
            <w:tcW w:w="4008" w:type="dxa"/>
          </w:tcPr>
          <w:p w14:paraId="49CDBBEC" w14:textId="77777777" w:rsidR="006710E7" w:rsidRDefault="006710E7" w:rsidP="009B719A">
            <w:pPr>
              <w:jc w:val="right"/>
            </w:pPr>
            <w:r>
              <w:rPr>
                <w:noProof/>
                <w:lang w:eastAsia="es-ES"/>
              </w:rPr>
              <w:drawing>
                <wp:inline distT="0" distB="0" distL="0" distR="0" wp14:anchorId="0EBC6B2B" wp14:editId="6D6817CD">
                  <wp:extent cx="1008000" cy="1123200"/>
                  <wp:effectExtent l="19050" t="0" r="1650" b="0"/>
                  <wp:docPr id="3" name="2 Imagen" descr="Dibujo2PortadaP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bujo2PortadaPFC.jpg"/>
                          <pic:cNvPicPr/>
                        </pic:nvPicPr>
                        <pic:blipFill>
                          <a:blip r:embed="rId9" cstate="print"/>
                          <a:stretch>
                            <a:fillRect/>
                          </a:stretch>
                        </pic:blipFill>
                        <pic:spPr>
                          <a:xfrm>
                            <a:off x="0" y="0"/>
                            <a:ext cx="1008000" cy="1123200"/>
                          </a:xfrm>
                          <a:prstGeom prst="rect">
                            <a:avLst/>
                          </a:prstGeom>
                        </pic:spPr>
                      </pic:pic>
                    </a:graphicData>
                  </a:graphic>
                </wp:inline>
              </w:drawing>
            </w:r>
          </w:p>
        </w:tc>
      </w:tr>
    </w:tbl>
    <w:p w14:paraId="7EDAA1E6" w14:textId="77777777" w:rsidR="00F8605E" w:rsidRDefault="00F8605E" w:rsidP="00F8605E">
      <w:pPr>
        <w:spacing w:before="1440" w:after="1440"/>
        <w:jc w:val="center"/>
        <w:rPr>
          <w:rFonts w:ascii="Times New Roman" w:hAnsi="Times New Roman" w:cs="Times New Roman"/>
          <w:sz w:val="32"/>
          <w:szCs w:val="32"/>
        </w:rPr>
      </w:pPr>
      <w:r>
        <w:rPr>
          <w:rFonts w:ascii="Times New Roman" w:hAnsi="Times New Roman" w:cs="Times New Roman"/>
          <w:sz w:val="32"/>
          <w:szCs w:val="32"/>
        </w:rPr>
        <w:t>ESCUE</w:t>
      </w:r>
      <w:r w:rsidR="005A43B0">
        <w:rPr>
          <w:rFonts w:ascii="Times New Roman" w:hAnsi="Times New Roman" w:cs="Times New Roman"/>
          <w:sz w:val="32"/>
          <w:szCs w:val="32"/>
        </w:rPr>
        <w:t>LA DE INGENIERÍA INFORMÁTICA</w:t>
      </w:r>
    </w:p>
    <w:p w14:paraId="2481E912" w14:textId="4710602B" w:rsidR="006710E7" w:rsidRPr="007E6E05" w:rsidRDefault="007F1BC5" w:rsidP="007E6E05">
      <w:pPr>
        <w:spacing w:before="840" w:after="1560"/>
        <w:jc w:val="center"/>
        <w:rPr>
          <w:rFonts w:ascii="Times New Roman" w:hAnsi="Times New Roman" w:cs="Times New Roman"/>
          <w:b/>
          <w:sz w:val="32"/>
          <w:szCs w:val="32"/>
        </w:rPr>
      </w:pPr>
      <w:r>
        <w:rPr>
          <w:rFonts w:ascii="Times New Roman" w:hAnsi="Times New Roman" w:cs="Times New Roman"/>
          <w:b/>
          <w:sz w:val="32"/>
          <w:szCs w:val="32"/>
        </w:rPr>
        <w:t>TRABAJO</w:t>
      </w:r>
      <w:r w:rsidR="007E6E05" w:rsidRPr="007E6E05">
        <w:rPr>
          <w:rFonts w:ascii="Times New Roman" w:hAnsi="Times New Roman" w:cs="Times New Roman"/>
          <w:b/>
          <w:sz w:val="32"/>
          <w:szCs w:val="32"/>
        </w:rPr>
        <w:t xml:space="preserve"> FIN DE </w:t>
      </w:r>
      <w:r w:rsidR="00EA329B">
        <w:rPr>
          <w:rFonts w:ascii="Times New Roman" w:hAnsi="Times New Roman" w:cs="Times New Roman"/>
          <w:b/>
          <w:sz w:val="32"/>
          <w:szCs w:val="32"/>
        </w:rPr>
        <w:t>GRADO</w:t>
      </w:r>
    </w:p>
    <w:p w14:paraId="26D71C66" w14:textId="37D6075A" w:rsidR="007E6E05" w:rsidRPr="00407877" w:rsidRDefault="00442F3C" w:rsidP="007E6E05">
      <w:pPr>
        <w:spacing w:before="1440" w:after="1440"/>
        <w:jc w:val="center"/>
        <w:rPr>
          <w:rFonts w:ascii="Times New Roman" w:hAnsi="Times New Roman" w:cs="Times New Roman"/>
          <w:sz w:val="40"/>
          <w:szCs w:val="40"/>
        </w:rPr>
      </w:pPr>
      <w:r w:rsidRPr="00442F3C">
        <w:rPr>
          <w:rFonts w:ascii="Times New Roman" w:hAnsi="Times New Roman" w:cs="Times New Roman"/>
          <w:sz w:val="40"/>
          <w:szCs w:val="40"/>
        </w:rPr>
        <w:t>Uso de los cuestionarios en la enseñanza y aprendizaje del Cálculo</w:t>
      </w:r>
    </w:p>
    <w:tbl>
      <w:tblPr>
        <w:tblStyle w:val="Tablaconcuadrcula"/>
        <w:tblpPr w:leftFromText="141" w:rightFromText="141" w:vertAnchor="text" w:horzAnchor="margin" w:tblpY="145"/>
        <w:tblOverlap w:val="never"/>
        <w:tblW w:w="0" w:type="auto"/>
        <w:tblLook w:val="04A0" w:firstRow="1" w:lastRow="0" w:firstColumn="1" w:lastColumn="0" w:noHBand="0" w:noVBand="1"/>
      </w:tblPr>
      <w:tblGrid>
        <w:gridCol w:w="5559"/>
      </w:tblGrid>
      <w:tr w:rsidR="006718D4" w:rsidRPr="00407877" w14:paraId="0B44289D" w14:textId="77777777" w:rsidTr="006718D4">
        <w:tc>
          <w:tcPr>
            <w:tcW w:w="5559" w:type="dxa"/>
            <w:tcBorders>
              <w:top w:val="nil"/>
              <w:left w:val="nil"/>
              <w:bottom w:val="nil"/>
              <w:right w:val="nil"/>
            </w:tcBorders>
          </w:tcPr>
          <w:p w14:paraId="3128530A" w14:textId="2835D8E7" w:rsidR="006718D4" w:rsidRPr="00407877" w:rsidRDefault="006718D4" w:rsidP="00B40444">
            <w:pPr>
              <w:spacing w:before="360" w:after="360"/>
              <w:jc w:val="left"/>
              <w:rPr>
                <w:rFonts w:ascii="Times New Roman" w:hAnsi="Times New Roman" w:cs="Times New Roman"/>
                <w:b/>
                <w:sz w:val="24"/>
                <w:szCs w:val="24"/>
              </w:rPr>
            </w:pPr>
            <w:r w:rsidRPr="00407877">
              <w:rPr>
                <w:rFonts w:ascii="Times New Roman" w:hAnsi="Times New Roman" w:cs="Times New Roman"/>
                <w:b/>
                <w:sz w:val="24"/>
                <w:szCs w:val="24"/>
              </w:rPr>
              <w:t>DIRECTOR:</w:t>
            </w:r>
            <w:r w:rsidR="00407877" w:rsidRPr="00407877">
              <w:rPr>
                <w:rFonts w:ascii="Times New Roman" w:hAnsi="Times New Roman" w:cs="Times New Roman"/>
                <w:b/>
                <w:sz w:val="24"/>
                <w:szCs w:val="24"/>
              </w:rPr>
              <w:t xml:space="preserve"> Manuel José Fernández Gutiérrez</w:t>
            </w:r>
          </w:p>
          <w:p w14:paraId="730663EC" w14:textId="030283FC" w:rsidR="006718D4" w:rsidRPr="00407877" w:rsidRDefault="006718D4" w:rsidP="00B40444">
            <w:pPr>
              <w:spacing w:before="360" w:after="360"/>
              <w:jc w:val="left"/>
              <w:rPr>
                <w:rFonts w:ascii="Times New Roman" w:hAnsi="Times New Roman" w:cs="Times New Roman"/>
                <w:b/>
                <w:sz w:val="24"/>
                <w:szCs w:val="24"/>
              </w:rPr>
            </w:pPr>
            <w:r w:rsidRPr="00407877">
              <w:rPr>
                <w:rFonts w:ascii="Times New Roman" w:hAnsi="Times New Roman" w:cs="Times New Roman"/>
                <w:b/>
                <w:sz w:val="24"/>
                <w:szCs w:val="24"/>
              </w:rPr>
              <w:t>CODIRECTOR:</w:t>
            </w:r>
            <w:r w:rsidR="00407877" w:rsidRPr="00407877">
              <w:rPr>
                <w:rFonts w:ascii="Times New Roman" w:hAnsi="Times New Roman" w:cs="Times New Roman"/>
                <w:b/>
                <w:sz w:val="24"/>
                <w:szCs w:val="24"/>
              </w:rPr>
              <w:t xml:space="preserve"> Cristian González García </w:t>
            </w:r>
          </w:p>
          <w:p w14:paraId="573444E7" w14:textId="6691F85F" w:rsidR="006718D4" w:rsidRPr="00407877" w:rsidRDefault="006718D4" w:rsidP="00B40444">
            <w:pPr>
              <w:spacing w:before="360" w:after="360"/>
              <w:jc w:val="left"/>
              <w:rPr>
                <w:rFonts w:ascii="Times New Roman" w:hAnsi="Times New Roman" w:cs="Times New Roman"/>
                <w:b/>
                <w:sz w:val="24"/>
                <w:szCs w:val="24"/>
              </w:rPr>
            </w:pPr>
            <w:r w:rsidRPr="00407877">
              <w:rPr>
                <w:rFonts w:ascii="Times New Roman" w:hAnsi="Times New Roman" w:cs="Times New Roman"/>
                <w:b/>
                <w:sz w:val="24"/>
                <w:szCs w:val="24"/>
              </w:rPr>
              <w:t xml:space="preserve">AUTOR: </w:t>
            </w:r>
            <w:r w:rsidR="00407877">
              <w:rPr>
                <w:rFonts w:ascii="Times New Roman" w:hAnsi="Times New Roman" w:cs="Times New Roman"/>
                <w:b/>
                <w:sz w:val="24"/>
                <w:szCs w:val="24"/>
              </w:rPr>
              <w:t>Pablo Barrero Cruz</w:t>
            </w:r>
          </w:p>
        </w:tc>
      </w:tr>
    </w:tbl>
    <w:p w14:paraId="206A1B26" w14:textId="77777777" w:rsidR="00CF33FE" w:rsidRPr="00407877" w:rsidRDefault="00CF33FE" w:rsidP="00AA2DF2">
      <w:pPr>
        <w:rPr>
          <w:rFonts w:asciiTheme="majorHAnsi" w:eastAsiaTheme="majorEastAsia" w:hAnsiTheme="majorHAnsi" w:cstheme="majorBidi"/>
          <w:color w:val="000000" w:themeColor="text2" w:themeShade="BF"/>
          <w:spacing w:val="5"/>
          <w:kern w:val="28"/>
          <w:sz w:val="52"/>
          <w:szCs w:val="52"/>
        </w:rPr>
      </w:pPr>
    </w:p>
    <w:p w14:paraId="21A040B8" w14:textId="77777777" w:rsidR="00CF33FE" w:rsidRPr="00407877" w:rsidRDefault="00CF33FE">
      <w:pPr>
        <w:jc w:val="left"/>
        <w:rPr>
          <w:rFonts w:asciiTheme="majorHAnsi" w:eastAsiaTheme="majorEastAsia" w:hAnsiTheme="majorHAnsi" w:cstheme="majorBidi"/>
          <w:color w:val="000000" w:themeColor="text2" w:themeShade="BF"/>
          <w:spacing w:val="5"/>
          <w:kern w:val="28"/>
          <w:sz w:val="52"/>
          <w:szCs w:val="52"/>
        </w:rPr>
      </w:pPr>
      <w:r w:rsidRPr="00407877">
        <w:rPr>
          <w:rFonts w:asciiTheme="majorHAnsi" w:eastAsiaTheme="majorEastAsia" w:hAnsiTheme="majorHAnsi" w:cstheme="majorBidi"/>
          <w:color w:val="000000" w:themeColor="text2" w:themeShade="BF"/>
          <w:spacing w:val="5"/>
          <w:kern w:val="28"/>
          <w:sz w:val="52"/>
          <w:szCs w:val="52"/>
        </w:rPr>
        <w:br w:type="page"/>
      </w:r>
    </w:p>
    <w:p w14:paraId="1BDFAA5D" w14:textId="77777777" w:rsidR="007B2621" w:rsidRPr="009F598E" w:rsidRDefault="007B2621" w:rsidP="009F598E">
      <w:pPr>
        <w:pStyle w:val="Ttulo"/>
        <w:rPr>
          <w:i/>
        </w:rPr>
      </w:pPr>
      <w:r w:rsidRPr="00875967">
        <w:rPr>
          <w:i/>
        </w:rPr>
        <w:lastRenderedPageBreak/>
        <w:t>Agradecimientos</w:t>
      </w:r>
    </w:p>
    <w:p w14:paraId="55D37950" w14:textId="6B7C0671" w:rsidR="00407877" w:rsidRDefault="00407877" w:rsidP="00407877">
      <w:r>
        <w:t xml:space="preserve">En primer lugar, quiero expresar </w:t>
      </w:r>
      <w:r w:rsidR="00EA329B">
        <w:t xml:space="preserve">mi </w:t>
      </w:r>
      <w:r>
        <w:t xml:space="preserve">agradecimiento a mis tutores, Manuel José Fernández Gutiérrez y </w:t>
      </w:r>
      <w:commentRangeStart w:id="1"/>
      <w:r>
        <w:t>Cristian González García</w:t>
      </w:r>
      <w:commentRangeEnd w:id="1"/>
      <w:r w:rsidR="00FD1FA2">
        <w:rPr>
          <w:rStyle w:val="Refdecomentario"/>
          <w:sz w:val="22"/>
          <w:szCs w:val="22"/>
        </w:rPr>
        <w:commentReference w:id="1"/>
      </w:r>
      <w:r>
        <w:t xml:space="preserve">, debido a su implicación, orientación y aportaciones durante el desarrollo del Trabajo Fin de Grado. </w:t>
      </w:r>
    </w:p>
    <w:p w14:paraId="2D63475A" w14:textId="6E21D9E5" w:rsidR="00407877" w:rsidRDefault="00407877" w:rsidP="00407877">
      <w:r>
        <w:t xml:space="preserve">Por otra parte, quiero agradecer a mi entorno cercano el apoyo recibido durante el proceso, no solo del </w:t>
      </w:r>
      <w:r w:rsidR="008A7D94">
        <w:t xml:space="preserve">trabajo fin de </w:t>
      </w:r>
      <w:r w:rsidR="008A7D94" w:rsidRPr="00520A12">
        <w:t>grado</w:t>
      </w:r>
      <w:r w:rsidR="008A7D94">
        <w:t xml:space="preserve"> (</w:t>
      </w:r>
      <w:r>
        <w:t>TFG</w:t>
      </w:r>
      <w:r w:rsidR="008A7D94">
        <w:t>)</w:t>
      </w:r>
      <w:r>
        <w:t xml:space="preserve"> sino a lo largo de toda la carrera. </w:t>
      </w:r>
      <w:r w:rsidRPr="00407877">
        <w:t xml:space="preserve">Su acompañamiento ha sido especialmente importante en los momentos de mayor carga de trabajo y </w:t>
      </w:r>
      <w:r>
        <w:t>sin ellos hubiese sido mucho más difícil haber</w:t>
      </w:r>
      <w:r w:rsidRPr="00407877">
        <w:t xml:space="preserve"> podido llegar hasta aquí.</w:t>
      </w:r>
    </w:p>
    <w:p w14:paraId="6E976B41" w14:textId="6536FB51" w:rsidR="0024104A" w:rsidRDefault="0024104A" w:rsidP="00407877">
      <w:r>
        <w:br w:type="page"/>
      </w:r>
    </w:p>
    <w:p w14:paraId="41FA82AA" w14:textId="77777777" w:rsidR="00900E8E" w:rsidRDefault="00900E8E" w:rsidP="00900E8E">
      <w:pPr>
        <w:pStyle w:val="Ttulo"/>
      </w:pPr>
      <w:r w:rsidRPr="00875967">
        <w:rPr>
          <w:i/>
        </w:rPr>
        <w:lastRenderedPageBreak/>
        <w:t>Resumen</w:t>
      </w:r>
    </w:p>
    <w:p w14:paraId="01FD757C" w14:textId="77777777" w:rsidR="00407877" w:rsidRDefault="00407877" w:rsidP="00407877">
      <w:r w:rsidRPr="00407877">
        <w:t>Este Trabajo Fin de Grado consiste en el diseño e implementación de una aplicación web orientada a la creación y realización de cuestionarios de autoevaluación para asignaturas de Cálculo. La motivación principal del proyecto nace de la dificultad que supone para el profesorado preparar cuestionarios matemáticos reutilizables, corregibles de forma automática y con una experiencia de uso razonablemente sencilla tanto para docentes como para estudiantes.</w:t>
      </w:r>
    </w:p>
    <w:p w14:paraId="46A1B646" w14:textId="77777777" w:rsidR="00407877" w:rsidRDefault="00407877" w:rsidP="00407877">
      <w:r>
        <w:t>La aplicación desarrollada permite al profesorado mantener un banco de preguntas, redactar enunciados y explicaciones con notación matemática, construir cuestionarios a partir de ese banco, publicarlos, limitar su acceso, revisar intentos y consultar analíticas básicas. El alumnado, por su parte, puede registrarse con correo institucional, acceder a cuestionarios publicados, resolverlos, enviar sus respuestas y consultar los resultados disponibles según la política configurada por el profesor.</w:t>
      </w:r>
    </w:p>
    <w:p w14:paraId="26A2A9C1" w14:textId="658F7BDB" w:rsidR="00407877" w:rsidRDefault="00407877" w:rsidP="00407877">
      <w:r>
        <w:t xml:space="preserve">El sistema se ha construido como una aplicación web separada en </w:t>
      </w:r>
      <w:r w:rsidR="00663555" w:rsidRPr="00587DAC">
        <w:t>“</w:t>
      </w:r>
      <w:r>
        <w:t>frontend</w:t>
      </w:r>
      <w:r w:rsidR="00663555" w:rsidRPr="00587DAC">
        <w:t>”</w:t>
      </w:r>
      <w:r>
        <w:t xml:space="preserve"> y </w:t>
      </w:r>
      <w:r w:rsidR="00663555">
        <w:t>“</w:t>
      </w:r>
      <w:r>
        <w:t>backend</w:t>
      </w:r>
      <w:r w:rsidR="00663555">
        <w:t>”</w:t>
      </w:r>
      <w:r>
        <w:t xml:space="preserve">. El cliente está desarrollado con React, TypeScript y Vite, usando Material UI para la interfaz, react-i18next para internacionalización y KaTeX para el renderizado de fórmulas. El </w:t>
      </w:r>
      <w:r w:rsidR="00663555">
        <w:t>“</w:t>
      </w:r>
      <w:r>
        <w:t>backend</w:t>
      </w:r>
      <w:r w:rsidR="00663555">
        <w:t>”</w:t>
      </w:r>
      <w:r>
        <w:t xml:space="preserve"> se ha implementado con NestJS y TypeScript, exponiendo una </w:t>
      </w:r>
      <w:r w:rsidR="002D1E01" w:rsidRPr="002D1E01">
        <w:t>interfaz de programación de aplicaciones</w:t>
      </w:r>
      <w:r w:rsidR="002D1E01">
        <w:t xml:space="preserve"> (</w:t>
      </w:r>
      <w:r>
        <w:t>API</w:t>
      </w:r>
      <w:r w:rsidR="002D1E01">
        <w:t>)</w:t>
      </w:r>
      <w:r>
        <w:t xml:space="preserve"> protegida mediante autenticación basada en </w:t>
      </w:r>
      <w:del w:id="2" w:author="Pablo Barrero Cruz" w:date="2026-06-20T12:57:00Z" w16du:dateUtc="2026-06-20T10:57:00Z">
        <w:r w:rsidR="002D1E01" w:rsidDel="0043209F">
          <w:delText xml:space="preserve">Jason </w:delText>
        </w:r>
      </w:del>
      <w:r w:rsidR="0043209F">
        <w:t xml:space="preserve">JSON </w:t>
      </w:r>
      <w:r w:rsidR="002D1E01">
        <w:t>We</w:t>
      </w:r>
      <w:ins w:id="3" w:author="Pablo Barrero Cruz" w:date="2026-06-20T12:58:00Z" w16du:dateUtc="2026-06-20T10:58:00Z">
        <w:r w:rsidR="0043209F">
          <w:t>b</w:t>
        </w:r>
      </w:ins>
      <w:r w:rsidR="002D1E01">
        <w:t xml:space="preserve"> Token (</w:t>
      </w:r>
      <w:r>
        <w:t>JWT</w:t>
      </w:r>
      <w:r w:rsidR="002D1E01">
        <w:t>)</w:t>
      </w:r>
      <w:r>
        <w:t xml:space="preserve"> y </w:t>
      </w:r>
      <w:r w:rsidR="00024BEA">
        <w:t>“</w:t>
      </w:r>
      <w:r>
        <w:t>refresh tokens</w:t>
      </w:r>
      <w:r w:rsidR="00024BEA">
        <w:t>”</w:t>
      </w:r>
      <w:r>
        <w:t xml:space="preserve"> en </w:t>
      </w:r>
      <w:r w:rsidR="00024BEA">
        <w:t>“</w:t>
      </w:r>
      <w:r>
        <w:t>cookie httpOnly</w:t>
      </w:r>
      <w:r w:rsidR="00024BEA">
        <w:t>”</w:t>
      </w:r>
      <w:r>
        <w:t>. La persistencia combina MariaDB, para usuarios y sesiones, con MongoDB, para preguntas, cuestionarios, intentos y agrupaciones académicas.</w:t>
      </w:r>
    </w:p>
    <w:p w14:paraId="0B001A55" w14:textId="642C4BE8" w:rsidR="00407877" w:rsidRDefault="00407877" w:rsidP="00407877">
      <w:r>
        <w:t xml:space="preserve">Como parte del alcance final se incluyen preguntas de verdadero/falso, opción única, opción múltiple y </w:t>
      </w:r>
      <w:commentRangeStart w:id="4"/>
      <w:r>
        <w:t>preguntas paramétricas cerradas</w:t>
      </w:r>
      <w:commentRangeEnd w:id="4"/>
      <w:r w:rsidR="00E178D3" w:rsidRPr="00817FED">
        <w:rPr>
          <w:rStyle w:val="Refdecomentario"/>
          <w:sz w:val="22"/>
          <w:szCs w:val="22"/>
        </w:rPr>
        <w:commentReference w:id="4"/>
      </w:r>
      <w:r w:rsidR="00817FED" w:rsidRPr="00817FED">
        <w:t>, todas ellas compatibles con la introducción y visualización de contenido matemático mediante sintaxis LaTeX.</w:t>
      </w:r>
      <w:r>
        <w:t xml:space="preserve"> Estas últimas se basan en familias de ejercicios de Cálculo predefinidas por el sistema y se corrigen mediante evaluación numérica con tolerancia, evitando introducir un motor simbólico general que habría aumentado de forma considerable la complejidad del proyecto.</w:t>
      </w:r>
    </w:p>
    <w:p w14:paraId="3DCA11EA" w14:textId="04FFDF13" w:rsidR="00407877" w:rsidRDefault="00407877" w:rsidP="00407877">
      <w:r>
        <w:t xml:space="preserve">El resultado es un </w:t>
      </w:r>
      <w:r w:rsidR="008108EA">
        <w:t xml:space="preserve">producto mínimo </w:t>
      </w:r>
      <w:r w:rsidR="00C1291E">
        <w:t>viable (</w:t>
      </w:r>
      <w:r>
        <w:t>MVP</w:t>
      </w:r>
      <w:r w:rsidR="00C1291E">
        <w:t>)</w:t>
      </w:r>
      <w:r>
        <w:t xml:space="preserve"> funcional, dockerizable y acompañado de documentación de requisitos, casos de uso, decisiones arquitectónicas, planificación, presupuesto, pruebas y manuales. Aunque no pretende competir con plataformas matemáticas avanzadas como STACK o WeBWorK, sí ofrece una alternativa ligera y controlada para un </w:t>
      </w:r>
      <w:r w:rsidR="00167327">
        <w:t>entorno</w:t>
      </w:r>
      <w:r>
        <w:t xml:space="preserve"> universitario en el que se priorizan la usabilidad, la trazabilidad y la facilidad de despliegue.</w:t>
      </w:r>
    </w:p>
    <w:p w14:paraId="545C10B2" w14:textId="0E860605" w:rsidR="0024104A" w:rsidRDefault="0024104A" w:rsidP="00407877">
      <w:pPr>
        <w:rPr>
          <w:rFonts w:asciiTheme="majorHAnsi" w:eastAsiaTheme="majorEastAsia" w:hAnsiTheme="majorHAnsi" w:cstheme="majorBidi"/>
          <w:i/>
          <w:color w:val="000000" w:themeColor="text2" w:themeShade="BF"/>
          <w:spacing w:val="5"/>
          <w:kern w:val="28"/>
          <w:sz w:val="52"/>
          <w:szCs w:val="52"/>
        </w:rPr>
      </w:pPr>
      <w:r>
        <w:rPr>
          <w:i/>
        </w:rPr>
        <w:br w:type="page"/>
      </w:r>
    </w:p>
    <w:p w14:paraId="6AF970F3" w14:textId="77777777" w:rsidR="00900E8E" w:rsidRPr="00875967" w:rsidRDefault="00900E8E" w:rsidP="00900E8E">
      <w:pPr>
        <w:pStyle w:val="Ttulo"/>
        <w:rPr>
          <w:i/>
        </w:rPr>
      </w:pPr>
      <w:r w:rsidRPr="00875967">
        <w:rPr>
          <w:i/>
        </w:rPr>
        <w:lastRenderedPageBreak/>
        <w:t>Palabras Clave</w:t>
      </w:r>
    </w:p>
    <w:p w14:paraId="29E82D8D" w14:textId="77777777" w:rsidR="00407877" w:rsidRDefault="00407877" w:rsidP="00407877">
      <w:r>
        <w:t>Cálculo, cuestionarios, React, NestJS, TypeScript, KaTeX, Docker, preguntas paramétricas.</w:t>
      </w:r>
    </w:p>
    <w:p w14:paraId="54FAC27F" w14:textId="77777777" w:rsidR="0024104A" w:rsidRDefault="0024104A">
      <w:pPr>
        <w:jc w:val="left"/>
        <w:rPr>
          <w:rFonts w:asciiTheme="majorHAnsi" w:eastAsiaTheme="majorEastAsia" w:hAnsiTheme="majorHAnsi" w:cstheme="majorBidi"/>
          <w:i/>
          <w:color w:val="000000" w:themeColor="text2" w:themeShade="BF"/>
          <w:spacing w:val="5"/>
          <w:kern w:val="28"/>
          <w:sz w:val="52"/>
          <w:szCs w:val="52"/>
        </w:rPr>
      </w:pPr>
      <w:r>
        <w:rPr>
          <w:i/>
        </w:rPr>
        <w:br w:type="page"/>
      </w:r>
    </w:p>
    <w:p w14:paraId="330468F1" w14:textId="77777777" w:rsidR="00900E8E" w:rsidRPr="00F1546D" w:rsidRDefault="00900E8E" w:rsidP="00900E8E">
      <w:pPr>
        <w:pStyle w:val="Ttulo"/>
        <w:rPr>
          <w:i/>
          <w:lang w:val="en-US"/>
        </w:rPr>
      </w:pPr>
      <w:r w:rsidRPr="00F1546D">
        <w:rPr>
          <w:i/>
          <w:lang w:val="en-US"/>
        </w:rPr>
        <w:lastRenderedPageBreak/>
        <w:t>Abstract</w:t>
      </w:r>
    </w:p>
    <w:p w14:paraId="7DE19D4D" w14:textId="77777777" w:rsidR="00264D8F" w:rsidRPr="00F1546D" w:rsidRDefault="00264D8F" w:rsidP="00264D8F">
      <w:pPr>
        <w:rPr>
          <w:lang w:val="en-US"/>
        </w:rPr>
      </w:pPr>
      <w:r w:rsidRPr="00F1546D">
        <w:rPr>
          <w:lang w:val="en-US"/>
        </w:rPr>
        <w:t>This Bachelor’s Thesis consists of the design and implementation of a web application aimed at creating and completing self-assessment quizzes for Calculus courses. The main motivation of the project arises from the difficulty teachers face when preparing reusable mathematical quizzes that can be automatically corrected while still providing a reasonably simple user experience for both teachers and students.</w:t>
      </w:r>
    </w:p>
    <w:p w14:paraId="535C9D84" w14:textId="77777777" w:rsidR="00264D8F" w:rsidRPr="00F1546D" w:rsidRDefault="00264D8F" w:rsidP="00264D8F">
      <w:pPr>
        <w:rPr>
          <w:lang w:val="en-US"/>
        </w:rPr>
      </w:pPr>
      <w:r w:rsidRPr="00F1546D">
        <w:rPr>
          <w:lang w:val="en-US"/>
        </w:rPr>
        <w:t>The developed application allows teachers to maintain a question bank, write statements and explanations using mathematical notation, build quizzes from that bank, publish them, restrict their access, review attempts and consult basic analytics. Students, in turn, can register using an institutional email address, access published quizzes, complete them, submit their answers and view the available results according to the policy configured by the teacher.</w:t>
      </w:r>
    </w:p>
    <w:p w14:paraId="2313A540" w14:textId="77777777" w:rsidR="00264D8F" w:rsidRPr="00264D8F" w:rsidRDefault="00264D8F" w:rsidP="00264D8F">
      <w:pPr>
        <w:rPr>
          <w:lang w:val="pt-PT"/>
        </w:rPr>
      </w:pPr>
      <w:r w:rsidRPr="00F1546D">
        <w:rPr>
          <w:lang w:val="en-US"/>
        </w:rPr>
        <w:t xml:space="preserve">The system has been built as a web application divided into a frontend and a backend. The client side has been developed with React, TypeScript and Vite, using Material UI for the interface, react-i18next for internationalization and KaTeX for formula rendering. The backend has been implemented with NestJS and TypeScript, exposing an application programming interface (API) protected by authentication based on JSON Web Tokens (JWT) and refresh tokens stored in httpOnly cookies. </w:t>
      </w:r>
      <w:r w:rsidRPr="00264D8F">
        <w:rPr>
          <w:lang w:val="pt-PT"/>
        </w:rPr>
        <w:t>Persistence combines MariaDB, for users and sessions, with MongoDB, for questions, quizzes, attempts and academic groups.</w:t>
      </w:r>
    </w:p>
    <w:p w14:paraId="43B748FD" w14:textId="77777777" w:rsidR="00264D8F" w:rsidRPr="00264D8F" w:rsidRDefault="00264D8F" w:rsidP="00264D8F">
      <w:pPr>
        <w:rPr>
          <w:lang w:val="pt-PT"/>
        </w:rPr>
      </w:pPr>
      <w:r w:rsidRPr="00264D8F">
        <w:rPr>
          <w:lang w:val="pt-PT"/>
        </w:rPr>
        <w:t>The final scope includes true/false questions, single-choice questions, multiple-choice questions and closed parametric questions, all of them compatible with the input and display of mathematical content using LaTeX syntax. The latter are based on predefined families of Calculus exercises provided by the system and are corrected through numerical evaluation with tolerance, avoiding the introduction of a general symbolic engine that would have considerably increased the complexity of the project.</w:t>
      </w:r>
    </w:p>
    <w:p w14:paraId="6977E959" w14:textId="77777777" w:rsidR="00264D8F" w:rsidRPr="00264D8F" w:rsidRDefault="00264D8F" w:rsidP="00264D8F">
      <w:pPr>
        <w:rPr>
          <w:lang w:val="pt-PT"/>
        </w:rPr>
      </w:pPr>
      <w:r w:rsidRPr="00264D8F">
        <w:rPr>
          <w:lang w:val="pt-PT"/>
        </w:rPr>
        <w:t>The result is a functional, Dockerizable minimum viable product (MVP), accompanied by documentation covering requirements, use cases, architectural decisions, planning, budget, testing and manuals. Although it is not intended to compete with advanced mathematical platforms such as STACK or WeBWorK, it does provide a lightweight and controlled alternative for a university environment in which usability, traceability and ease of deployment are prioritized.</w:t>
      </w:r>
    </w:p>
    <w:p w14:paraId="26B65D8C" w14:textId="77777777" w:rsidR="0024104A" w:rsidRPr="00264D8F" w:rsidRDefault="0024104A">
      <w:pPr>
        <w:jc w:val="left"/>
        <w:rPr>
          <w:rFonts w:asciiTheme="majorHAnsi" w:eastAsiaTheme="majorEastAsia" w:hAnsiTheme="majorHAnsi" w:cstheme="majorBidi"/>
          <w:i/>
          <w:color w:val="000000" w:themeColor="text2"/>
          <w:spacing w:val="5"/>
          <w:kern w:val="28"/>
          <w:sz w:val="52"/>
          <w:szCs w:val="52"/>
          <w:lang w:val="pt-PT"/>
        </w:rPr>
      </w:pPr>
      <w:r w:rsidRPr="00264D8F">
        <w:rPr>
          <w:i/>
          <w:lang w:val="pt-PT"/>
        </w:rPr>
        <w:br w:type="page"/>
      </w:r>
    </w:p>
    <w:p w14:paraId="3D2F86FF" w14:textId="77777777" w:rsidR="00900E8E" w:rsidRPr="00277B38" w:rsidRDefault="00900E8E" w:rsidP="00900E8E">
      <w:pPr>
        <w:pStyle w:val="Ttulo"/>
        <w:rPr>
          <w:i/>
          <w:lang w:val="pt-PT"/>
        </w:rPr>
      </w:pPr>
      <w:r w:rsidRPr="00277B38">
        <w:rPr>
          <w:i/>
          <w:lang w:val="pt-PT"/>
        </w:rPr>
        <w:lastRenderedPageBreak/>
        <w:t>Keywords</w:t>
      </w:r>
    </w:p>
    <w:p w14:paraId="29DA308C" w14:textId="55ED0CC9" w:rsidR="0024104A" w:rsidRPr="00264D8F" w:rsidRDefault="00264D8F">
      <w:pPr>
        <w:jc w:val="left"/>
        <w:rPr>
          <w:lang w:val="pt-PT"/>
        </w:rPr>
      </w:pPr>
      <w:r w:rsidRPr="00264D8F">
        <w:rPr>
          <w:lang w:val="pt-PT"/>
        </w:rPr>
        <w:t>Calculus, quizzes, React, NestJS, TypeScript, KaTeX, Docker, parametric questions.</w:t>
      </w:r>
      <w:r w:rsidR="0024104A" w:rsidRPr="00264D8F">
        <w:rPr>
          <w:lang w:val="pt-PT"/>
        </w:rPr>
        <w:br w:type="page"/>
      </w:r>
    </w:p>
    <w:p w14:paraId="32853AA9" w14:textId="77777777" w:rsidR="00900E8E" w:rsidRDefault="00900E8E" w:rsidP="00900E8E">
      <w:pPr>
        <w:pStyle w:val="Ttulo"/>
      </w:pPr>
      <w:r>
        <w:lastRenderedPageBreak/>
        <w:t>Índice General</w:t>
      </w:r>
    </w:p>
    <w:p w14:paraId="42143A1E" w14:textId="639AD6F5" w:rsidR="00AC0FAC" w:rsidRDefault="00BE2B2E">
      <w:pPr>
        <w:pStyle w:val="TDC1"/>
        <w:tabs>
          <w:tab w:val="left" w:pos="1540"/>
          <w:tab w:val="right" w:leader="dot" w:pos="8354"/>
        </w:tabs>
        <w:rPr>
          <w:ins w:id="5" w:author="Pablo Barrero Cruz" w:date="2026-06-30T16:10:00Z" w16du:dateUtc="2026-06-30T14:10:00Z"/>
          <w:rFonts w:eastAsiaTheme="minorEastAsia"/>
          <w:b w:val="0"/>
          <w:bCs w:val="0"/>
          <w:caps w:val="0"/>
          <w:noProof/>
          <w:kern w:val="2"/>
          <w:sz w:val="24"/>
          <w:szCs w:val="24"/>
          <w:lang w:eastAsia="es-ES"/>
          <w14:ligatures w14:val="standardContextual"/>
        </w:rPr>
      </w:pPr>
      <w:r>
        <w:fldChar w:fldCharType="begin"/>
      </w:r>
      <w:r w:rsidR="00DB36DF">
        <w:instrText xml:space="preserve"> TOC \o "1-3" \h \z \u </w:instrText>
      </w:r>
      <w:r>
        <w:fldChar w:fldCharType="separate"/>
      </w:r>
      <w:ins w:id="6" w:author="Pablo Barrero Cruz" w:date="2026-06-30T16:10:00Z" w16du:dateUtc="2026-06-30T14:10:00Z">
        <w:r w:rsidR="00AC0FAC" w:rsidRPr="00815A76">
          <w:rPr>
            <w:rStyle w:val="Hipervnculo"/>
            <w:noProof/>
          </w:rPr>
          <w:fldChar w:fldCharType="begin"/>
        </w:r>
        <w:r w:rsidR="00AC0FAC" w:rsidRPr="00815A76">
          <w:rPr>
            <w:rStyle w:val="Hipervnculo"/>
            <w:noProof/>
          </w:rPr>
          <w:instrText xml:space="preserve"> </w:instrText>
        </w:r>
        <w:r w:rsidR="00AC0FAC">
          <w:rPr>
            <w:noProof/>
          </w:rPr>
          <w:instrText>HYPERLINK \l "_Toc233728204"</w:instrText>
        </w:r>
        <w:r w:rsidR="00AC0FAC" w:rsidRPr="00815A76">
          <w:rPr>
            <w:rStyle w:val="Hipervnculo"/>
            <w:noProof/>
          </w:rPr>
          <w:instrText xml:space="preserve"> </w:instrText>
        </w:r>
        <w:r w:rsidR="00AC0FAC" w:rsidRPr="00815A76">
          <w:rPr>
            <w:rStyle w:val="Hipervnculo"/>
            <w:noProof/>
          </w:rPr>
        </w:r>
        <w:r w:rsidR="00AC0FAC" w:rsidRPr="00815A76">
          <w:rPr>
            <w:rStyle w:val="Hipervnculo"/>
            <w:noProof/>
          </w:rPr>
          <w:fldChar w:fldCharType="separate"/>
        </w:r>
        <w:r w:rsidR="00AC0FAC" w:rsidRPr="00815A76">
          <w:rPr>
            <w:rStyle w:val="Hipervnculo"/>
            <w:noProof/>
          </w:rPr>
          <w:t>Capítulo 1.</w:t>
        </w:r>
        <w:r w:rsidR="00AC0FAC">
          <w:rPr>
            <w:rFonts w:eastAsiaTheme="minorEastAsia"/>
            <w:b w:val="0"/>
            <w:bCs w:val="0"/>
            <w:caps w:val="0"/>
            <w:noProof/>
            <w:kern w:val="2"/>
            <w:sz w:val="24"/>
            <w:szCs w:val="24"/>
            <w:lang w:eastAsia="es-ES"/>
            <w14:ligatures w14:val="standardContextual"/>
          </w:rPr>
          <w:tab/>
        </w:r>
        <w:r w:rsidR="00AC0FAC" w:rsidRPr="00815A76">
          <w:rPr>
            <w:rStyle w:val="Hipervnculo"/>
            <w:noProof/>
          </w:rPr>
          <w:t>Memoria del Proyecto</w:t>
        </w:r>
        <w:r w:rsidR="00AC0FAC">
          <w:rPr>
            <w:noProof/>
            <w:webHidden/>
          </w:rPr>
          <w:tab/>
        </w:r>
        <w:r w:rsidR="00AC0FAC">
          <w:rPr>
            <w:noProof/>
            <w:webHidden/>
          </w:rPr>
          <w:fldChar w:fldCharType="begin"/>
        </w:r>
        <w:r w:rsidR="00AC0FAC">
          <w:rPr>
            <w:noProof/>
            <w:webHidden/>
          </w:rPr>
          <w:instrText xml:space="preserve"> PAGEREF _Toc233728204 \h </w:instrText>
        </w:r>
      </w:ins>
      <w:r w:rsidR="00AC0FAC">
        <w:rPr>
          <w:noProof/>
          <w:webHidden/>
        </w:rPr>
      </w:r>
      <w:ins w:id="7" w:author="Pablo Barrero Cruz" w:date="2026-06-30T16:10:00Z" w16du:dateUtc="2026-06-30T14:10:00Z">
        <w:r w:rsidR="00AC0FAC">
          <w:rPr>
            <w:noProof/>
            <w:webHidden/>
          </w:rPr>
          <w:fldChar w:fldCharType="separate"/>
        </w:r>
        <w:r w:rsidR="00AC0FAC">
          <w:rPr>
            <w:noProof/>
            <w:webHidden/>
          </w:rPr>
          <w:t>15</w:t>
        </w:r>
        <w:r w:rsidR="00AC0FAC">
          <w:rPr>
            <w:noProof/>
            <w:webHidden/>
          </w:rPr>
          <w:fldChar w:fldCharType="end"/>
        </w:r>
        <w:r w:rsidR="00AC0FAC" w:rsidRPr="00815A76">
          <w:rPr>
            <w:rStyle w:val="Hipervnculo"/>
            <w:noProof/>
          </w:rPr>
          <w:fldChar w:fldCharType="end"/>
        </w:r>
      </w:ins>
    </w:p>
    <w:p w14:paraId="1D0662DF" w14:textId="09A51D89" w:rsidR="00AC0FAC" w:rsidRDefault="00AC0FAC">
      <w:pPr>
        <w:pStyle w:val="TDC2"/>
        <w:rPr>
          <w:ins w:id="8" w:author="Pablo Barrero Cruz" w:date="2026-06-30T16:10:00Z" w16du:dateUtc="2026-06-30T14:10:00Z"/>
          <w:rFonts w:eastAsiaTheme="minorEastAsia"/>
          <w:smallCaps w:val="0"/>
          <w:noProof/>
          <w:kern w:val="2"/>
          <w:sz w:val="24"/>
          <w:szCs w:val="24"/>
          <w:lang w:eastAsia="es-ES"/>
          <w14:ligatures w14:val="standardContextual"/>
        </w:rPr>
      </w:pPr>
      <w:ins w:id="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"_Toc233728205"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1.1</w:t>
        </w:r>
        <w:r>
          <w:rPr>
            <w:rFonts w:eastAsiaTheme="minorEastAsia"/>
            <w:smallCaps w:val="0"/>
            <w:noProof/>
            <w:kern w:val="2"/>
            <w:sz w:val="24"/>
            <w:szCs w:val="24"/>
            <w:lang w:eastAsia="es-ES"/>
            <w14:ligatures w14:val="standardContextual"/>
          </w:rPr>
          <w:tab/>
        </w:r>
        <w:r w:rsidRPr="00815A76">
          <w:rPr>
            <w:rStyle w:val="Hipervnculo"/>
            <w:noProof/>
          </w:rPr>
          <w:t>Resumen de la Motivación, Objetivos y Alcance del Proyecto</w:t>
        </w:r>
        <w:r>
          <w:rPr>
            <w:noProof/>
            <w:webHidden/>
          </w:rPr>
          <w:tab/>
        </w:r>
        <w:r>
          <w:rPr>
            <w:noProof/>
            <w:webHidden/>
          </w:rPr>
          <w:fldChar w:fldCharType="begin"/>
        </w:r>
        <w:r>
          <w:rPr>
            <w:noProof/>
            <w:webHidden/>
          </w:rPr>
          <w:instrText xml:space="preserve"> PAGEREF _Toc233728205 \h </w:instrText>
        </w:r>
      </w:ins>
      <w:r>
        <w:rPr>
          <w:noProof/>
          <w:webHidden/>
        </w:rPr>
      </w:r>
      <w:ins w:id="10" w:author="Pablo Barrero Cruz" w:date="2026-06-30T16:10:00Z" w16du:dateUtc="2026-06-30T14:10:00Z">
        <w:r>
          <w:rPr>
            <w:noProof/>
            <w:webHidden/>
          </w:rPr>
          <w:fldChar w:fldCharType="separate"/>
        </w:r>
        <w:r>
          <w:rPr>
            <w:noProof/>
            <w:webHidden/>
          </w:rPr>
          <w:t>15</w:t>
        </w:r>
        <w:r>
          <w:rPr>
            <w:noProof/>
            <w:webHidden/>
          </w:rPr>
          <w:fldChar w:fldCharType="end"/>
        </w:r>
        <w:r w:rsidRPr="00815A76">
          <w:rPr>
            <w:rStyle w:val="Hipervnculo"/>
            <w:noProof/>
          </w:rPr>
          <w:fldChar w:fldCharType="end"/>
        </w:r>
      </w:ins>
    </w:p>
    <w:p w14:paraId="190BD3EA" w14:textId="0272E57E" w:rsidR="00AC0FAC" w:rsidRDefault="00AC0FAC">
      <w:pPr>
        <w:pStyle w:val="TDC2"/>
        <w:rPr>
          <w:ins w:id="11" w:author="Pablo Barrero Cruz" w:date="2026-06-30T16:10:00Z" w16du:dateUtc="2026-06-30T14:10:00Z"/>
          <w:rFonts w:eastAsiaTheme="minorEastAsia"/>
          <w:smallCaps w:val="0"/>
          <w:noProof/>
          <w:kern w:val="2"/>
          <w:sz w:val="24"/>
          <w:szCs w:val="24"/>
          <w:lang w:eastAsia="es-ES"/>
          <w14:ligatures w14:val="standardContextual"/>
        </w:rPr>
      </w:pPr>
      <w:ins w:id="1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"_Toc233728206"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1.2</w:t>
        </w:r>
        <w:r>
          <w:rPr>
            <w:rFonts w:eastAsiaTheme="minorEastAsia"/>
            <w:smallCaps w:val="0"/>
            <w:noProof/>
            <w:kern w:val="2"/>
            <w:sz w:val="24"/>
            <w:szCs w:val="24"/>
            <w:lang w:eastAsia="es-ES"/>
            <w14:ligatures w14:val="standardContextual"/>
          </w:rPr>
          <w:tab/>
        </w:r>
        <w:r w:rsidRPr="00815A76">
          <w:rPr>
            <w:rStyle w:val="Hipervnculo"/>
            <w:noProof/>
          </w:rPr>
          <w:t>Resumen de Todos los Aspectos</w:t>
        </w:r>
        <w:r>
          <w:rPr>
            <w:noProof/>
            <w:webHidden/>
          </w:rPr>
          <w:tab/>
        </w:r>
        <w:r>
          <w:rPr>
            <w:noProof/>
            <w:webHidden/>
          </w:rPr>
          <w:fldChar w:fldCharType="begin"/>
        </w:r>
        <w:r>
          <w:rPr>
            <w:noProof/>
            <w:webHidden/>
          </w:rPr>
          <w:instrText xml:space="preserve"> PAGEREF _Toc233728206 \h </w:instrText>
        </w:r>
      </w:ins>
      <w:r>
        <w:rPr>
          <w:noProof/>
          <w:webHidden/>
        </w:rPr>
      </w:r>
      <w:ins w:id="13" w:author="Pablo Barrero Cruz" w:date="2026-06-30T16:10:00Z" w16du:dateUtc="2026-06-30T14:10:00Z">
        <w:r>
          <w:rPr>
            <w:noProof/>
            <w:webHidden/>
          </w:rPr>
          <w:fldChar w:fldCharType="separate"/>
        </w:r>
        <w:r>
          <w:rPr>
            <w:noProof/>
            <w:webHidden/>
          </w:rPr>
          <w:t>16</w:t>
        </w:r>
        <w:r>
          <w:rPr>
            <w:noProof/>
            <w:webHidden/>
          </w:rPr>
          <w:fldChar w:fldCharType="end"/>
        </w:r>
        <w:r w:rsidRPr="00815A76">
          <w:rPr>
            <w:rStyle w:val="Hipervnculo"/>
            <w:noProof/>
          </w:rPr>
          <w:fldChar w:fldCharType="end"/>
        </w:r>
      </w:ins>
    </w:p>
    <w:p w14:paraId="75CD75BF" w14:textId="3EDAA399" w:rsidR="00AC0FAC" w:rsidRDefault="00AC0FAC">
      <w:pPr>
        <w:pStyle w:val="TDC1"/>
        <w:tabs>
          <w:tab w:val="left" w:pos="1540"/>
          <w:tab w:val="right" w:leader="dot" w:pos="8354"/>
        </w:tabs>
        <w:rPr>
          <w:ins w:id="14" w:author="Pablo Barrero Cruz" w:date="2026-06-30T16:10:00Z" w16du:dateUtc="2026-06-30T14:10:00Z"/>
          <w:rFonts w:eastAsiaTheme="minorEastAsia"/>
          <w:b w:val="0"/>
          <w:bCs w:val="0"/>
          <w:caps w:val="0"/>
          <w:noProof/>
          <w:kern w:val="2"/>
          <w:sz w:val="24"/>
          <w:szCs w:val="24"/>
          <w:lang w:eastAsia="es-ES"/>
          <w14:ligatures w14:val="standardContextual"/>
        </w:rPr>
      </w:pPr>
      <w:ins w:id="1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"_Toc233728207"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2.</w:t>
        </w:r>
        <w:r>
          <w:rPr>
            <w:rFonts w:eastAsiaTheme="minorEastAsia"/>
            <w:b w:val="0"/>
            <w:bCs w:val="0"/>
            <w:caps w:val="0"/>
            <w:noProof/>
            <w:kern w:val="2"/>
            <w:sz w:val="24"/>
            <w:szCs w:val="24"/>
            <w:lang w:eastAsia="es-ES"/>
            <w14:ligatures w14:val="standardContextual"/>
          </w:rPr>
          <w:tab/>
        </w:r>
        <w:r w:rsidRPr="00815A76">
          <w:rPr>
            <w:rStyle w:val="Hipervnculo"/>
            <w:noProof/>
          </w:rPr>
          <w:t>Introducción</w:t>
        </w:r>
        <w:r>
          <w:rPr>
            <w:noProof/>
            <w:webHidden/>
          </w:rPr>
          <w:tab/>
        </w:r>
        <w:r>
          <w:rPr>
            <w:noProof/>
            <w:webHidden/>
          </w:rPr>
          <w:fldChar w:fldCharType="begin"/>
        </w:r>
        <w:r>
          <w:rPr>
            <w:noProof/>
            <w:webHidden/>
          </w:rPr>
          <w:instrText xml:space="preserve"> PAGEREF _Toc233728207 \h </w:instrText>
        </w:r>
      </w:ins>
      <w:r>
        <w:rPr>
          <w:noProof/>
          <w:webHidden/>
        </w:rPr>
      </w:r>
      <w:ins w:id="16" w:author="Pablo Barrero Cruz" w:date="2026-06-30T16:10:00Z" w16du:dateUtc="2026-06-30T14:10:00Z">
        <w:r>
          <w:rPr>
            <w:noProof/>
            <w:webHidden/>
          </w:rPr>
          <w:fldChar w:fldCharType="separate"/>
        </w:r>
        <w:r>
          <w:rPr>
            <w:noProof/>
            <w:webHidden/>
          </w:rPr>
          <w:t>17</w:t>
        </w:r>
        <w:r>
          <w:rPr>
            <w:noProof/>
            <w:webHidden/>
          </w:rPr>
          <w:fldChar w:fldCharType="end"/>
        </w:r>
        <w:r w:rsidRPr="00815A76">
          <w:rPr>
            <w:rStyle w:val="Hipervnculo"/>
            <w:noProof/>
          </w:rPr>
          <w:fldChar w:fldCharType="end"/>
        </w:r>
      </w:ins>
    </w:p>
    <w:p w14:paraId="662B1400" w14:textId="28508344" w:rsidR="00AC0FAC" w:rsidRDefault="00AC0FAC">
      <w:pPr>
        <w:pStyle w:val="TDC2"/>
        <w:rPr>
          <w:ins w:id="17" w:author="Pablo Barrero Cruz" w:date="2026-06-30T16:10:00Z" w16du:dateUtc="2026-06-30T14:10:00Z"/>
          <w:rFonts w:eastAsiaTheme="minorEastAsia"/>
          <w:smallCaps w:val="0"/>
          <w:noProof/>
          <w:kern w:val="2"/>
          <w:sz w:val="24"/>
          <w:szCs w:val="24"/>
          <w:lang w:eastAsia="es-ES"/>
          <w14:ligatures w14:val="standardContextual"/>
        </w:rPr>
      </w:pPr>
      <w:ins w:id="1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"_Toc233728208"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2.1</w:t>
        </w:r>
        <w:r>
          <w:rPr>
            <w:rFonts w:eastAsiaTheme="minorEastAsia"/>
            <w:smallCaps w:val="0"/>
            <w:noProof/>
            <w:kern w:val="2"/>
            <w:sz w:val="24"/>
            <w:szCs w:val="24"/>
            <w:lang w:eastAsia="es-ES"/>
            <w14:ligatures w14:val="standardContextual"/>
          </w:rPr>
          <w:tab/>
        </w:r>
        <w:r w:rsidRPr="00815A76">
          <w:rPr>
            <w:rStyle w:val="Hipervnculo"/>
            <w:noProof/>
          </w:rPr>
          <w:t>Justificación del Proyecto</w:t>
        </w:r>
        <w:r>
          <w:rPr>
            <w:noProof/>
            <w:webHidden/>
          </w:rPr>
          <w:tab/>
        </w:r>
        <w:r>
          <w:rPr>
            <w:noProof/>
            <w:webHidden/>
          </w:rPr>
          <w:fldChar w:fldCharType="begin"/>
        </w:r>
        <w:r>
          <w:rPr>
            <w:noProof/>
            <w:webHidden/>
          </w:rPr>
          <w:instrText xml:space="preserve"> PAGEREF _Toc233728208 \h </w:instrText>
        </w:r>
      </w:ins>
      <w:r>
        <w:rPr>
          <w:noProof/>
          <w:webHidden/>
        </w:rPr>
      </w:r>
      <w:ins w:id="19" w:author="Pablo Barrero Cruz" w:date="2026-06-30T16:10:00Z" w16du:dateUtc="2026-06-30T14:10:00Z">
        <w:r>
          <w:rPr>
            <w:noProof/>
            <w:webHidden/>
          </w:rPr>
          <w:fldChar w:fldCharType="separate"/>
        </w:r>
        <w:r>
          <w:rPr>
            <w:noProof/>
            <w:webHidden/>
          </w:rPr>
          <w:t>17</w:t>
        </w:r>
        <w:r>
          <w:rPr>
            <w:noProof/>
            <w:webHidden/>
          </w:rPr>
          <w:fldChar w:fldCharType="end"/>
        </w:r>
        <w:r w:rsidRPr="00815A76">
          <w:rPr>
            <w:rStyle w:val="Hipervnculo"/>
            <w:noProof/>
          </w:rPr>
          <w:fldChar w:fldCharType="end"/>
        </w:r>
      </w:ins>
    </w:p>
    <w:p w14:paraId="1DAB2855" w14:textId="30971DF1" w:rsidR="00AC0FAC" w:rsidRDefault="00AC0FAC">
      <w:pPr>
        <w:pStyle w:val="TDC2"/>
        <w:rPr>
          <w:ins w:id="20" w:author="Pablo Barrero Cruz" w:date="2026-06-30T16:10:00Z" w16du:dateUtc="2026-06-30T14:10:00Z"/>
          <w:rFonts w:eastAsiaTheme="minorEastAsia"/>
          <w:smallCaps w:val="0"/>
          <w:noProof/>
          <w:kern w:val="2"/>
          <w:sz w:val="24"/>
          <w:szCs w:val="24"/>
          <w:lang w:eastAsia="es-ES"/>
          <w14:ligatures w14:val="standardContextual"/>
        </w:rPr>
      </w:pPr>
      <w:ins w:id="2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"_Toc233728209"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2.2</w:t>
        </w:r>
        <w:r>
          <w:rPr>
            <w:rFonts w:eastAsiaTheme="minorEastAsia"/>
            <w:smallCaps w:val="0"/>
            <w:noProof/>
            <w:kern w:val="2"/>
            <w:sz w:val="24"/>
            <w:szCs w:val="24"/>
            <w:lang w:eastAsia="es-ES"/>
            <w14:ligatures w14:val="standardContextual"/>
          </w:rPr>
          <w:tab/>
        </w:r>
        <w:r w:rsidRPr="00815A76">
          <w:rPr>
            <w:rStyle w:val="Hipervnculo"/>
            <w:noProof/>
          </w:rPr>
          <w:t>Objetivos del Proyecto</w:t>
        </w:r>
        <w:r>
          <w:rPr>
            <w:noProof/>
            <w:webHidden/>
          </w:rPr>
          <w:tab/>
        </w:r>
        <w:r>
          <w:rPr>
            <w:noProof/>
            <w:webHidden/>
          </w:rPr>
          <w:fldChar w:fldCharType="begin"/>
        </w:r>
        <w:r>
          <w:rPr>
            <w:noProof/>
            <w:webHidden/>
          </w:rPr>
          <w:instrText xml:space="preserve"> PAGEREF _Toc233728209 \h </w:instrText>
        </w:r>
      </w:ins>
      <w:r>
        <w:rPr>
          <w:noProof/>
          <w:webHidden/>
        </w:rPr>
      </w:r>
      <w:ins w:id="22" w:author="Pablo Barrero Cruz" w:date="2026-06-30T16:10:00Z" w16du:dateUtc="2026-06-30T14:10:00Z">
        <w:r>
          <w:rPr>
            <w:noProof/>
            <w:webHidden/>
          </w:rPr>
          <w:fldChar w:fldCharType="separate"/>
        </w:r>
        <w:r>
          <w:rPr>
            <w:noProof/>
            <w:webHidden/>
          </w:rPr>
          <w:t>18</w:t>
        </w:r>
        <w:r>
          <w:rPr>
            <w:noProof/>
            <w:webHidden/>
          </w:rPr>
          <w:fldChar w:fldCharType="end"/>
        </w:r>
        <w:r w:rsidRPr="00815A76">
          <w:rPr>
            <w:rStyle w:val="Hipervnculo"/>
            <w:noProof/>
          </w:rPr>
          <w:fldChar w:fldCharType="end"/>
        </w:r>
      </w:ins>
    </w:p>
    <w:p w14:paraId="4A3700AC" w14:textId="16292158" w:rsidR="00AC0FAC" w:rsidRDefault="00AC0FAC">
      <w:pPr>
        <w:pStyle w:val="TDC2"/>
        <w:rPr>
          <w:ins w:id="23" w:author="Pablo Barrero Cruz" w:date="2026-06-30T16:10:00Z" w16du:dateUtc="2026-06-30T14:10:00Z"/>
          <w:rFonts w:eastAsiaTheme="minorEastAsia"/>
          <w:smallCaps w:val="0"/>
          <w:noProof/>
          <w:kern w:val="2"/>
          <w:sz w:val="24"/>
          <w:szCs w:val="24"/>
          <w:lang w:eastAsia="es-ES"/>
          <w14:ligatures w14:val="standardContextual"/>
        </w:rPr>
      </w:pPr>
      <w:ins w:id="2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"_Toc233728210"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2.3</w:t>
        </w:r>
        <w:r>
          <w:rPr>
            <w:rFonts w:eastAsiaTheme="minorEastAsia"/>
            <w:smallCaps w:val="0"/>
            <w:noProof/>
            <w:kern w:val="2"/>
            <w:sz w:val="24"/>
            <w:szCs w:val="24"/>
            <w:lang w:eastAsia="es-ES"/>
            <w14:ligatures w14:val="standardContextual"/>
          </w:rPr>
          <w:tab/>
        </w:r>
        <w:r w:rsidRPr="00815A76">
          <w:rPr>
            <w:rStyle w:val="Hipervnculo"/>
            <w:noProof/>
          </w:rPr>
          <w:t>Estudio de la Situación Actual</w:t>
        </w:r>
        <w:r>
          <w:rPr>
            <w:noProof/>
            <w:webHidden/>
          </w:rPr>
          <w:tab/>
        </w:r>
        <w:r>
          <w:rPr>
            <w:noProof/>
            <w:webHidden/>
          </w:rPr>
          <w:fldChar w:fldCharType="begin"/>
        </w:r>
        <w:r>
          <w:rPr>
            <w:noProof/>
            <w:webHidden/>
          </w:rPr>
          <w:instrText xml:space="preserve"> PAGEREF _Toc233728210 \h </w:instrText>
        </w:r>
      </w:ins>
      <w:r>
        <w:rPr>
          <w:noProof/>
          <w:webHidden/>
        </w:rPr>
      </w:r>
      <w:ins w:id="25" w:author="Pablo Barrero Cruz" w:date="2026-06-30T16:10:00Z" w16du:dateUtc="2026-06-30T14:10:00Z">
        <w:r>
          <w:rPr>
            <w:noProof/>
            <w:webHidden/>
          </w:rPr>
          <w:fldChar w:fldCharType="separate"/>
        </w:r>
        <w:r>
          <w:rPr>
            <w:noProof/>
            <w:webHidden/>
          </w:rPr>
          <w:t>19</w:t>
        </w:r>
        <w:r>
          <w:rPr>
            <w:noProof/>
            <w:webHidden/>
          </w:rPr>
          <w:fldChar w:fldCharType="end"/>
        </w:r>
        <w:r w:rsidRPr="00815A76">
          <w:rPr>
            <w:rStyle w:val="Hipervnculo"/>
            <w:noProof/>
          </w:rPr>
          <w:fldChar w:fldCharType="end"/>
        </w:r>
      </w:ins>
    </w:p>
    <w:p w14:paraId="3B219E60" w14:textId="31857D0E" w:rsidR="00AC0FAC" w:rsidRDefault="00AC0FAC">
      <w:pPr>
        <w:pStyle w:val="TDC3"/>
        <w:tabs>
          <w:tab w:val="left" w:pos="1320"/>
          <w:tab w:val="right" w:leader="dot" w:pos="8354"/>
        </w:tabs>
        <w:rPr>
          <w:ins w:id="26" w:author="Pablo Barrero Cruz" w:date="2026-06-30T16:10:00Z" w16du:dateUtc="2026-06-30T14:10:00Z"/>
          <w:rFonts w:eastAsiaTheme="minorEastAsia"/>
          <w:i w:val="0"/>
          <w:iCs w:val="0"/>
          <w:noProof/>
          <w:kern w:val="2"/>
          <w:sz w:val="24"/>
          <w:szCs w:val="24"/>
          <w:lang w:eastAsia="es-ES"/>
          <w14:ligatures w14:val="standardContextual"/>
        </w:rPr>
      </w:pPr>
      <w:ins w:id="2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"_Toc233728211"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2.3.1</w:t>
        </w:r>
        <w:r>
          <w:rPr>
            <w:rFonts w:eastAsiaTheme="minorEastAsia"/>
            <w:i w:val="0"/>
            <w:iCs w:val="0"/>
            <w:noProof/>
            <w:kern w:val="2"/>
            <w:sz w:val="24"/>
            <w:szCs w:val="24"/>
            <w:lang w:eastAsia="es-ES"/>
            <w14:ligatures w14:val="standardContextual"/>
          </w:rPr>
          <w:tab/>
        </w:r>
        <w:r w:rsidRPr="00815A76">
          <w:rPr>
            <w:rStyle w:val="Hipervnculo"/>
            <w:noProof/>
          </w:rPr>
          <w:t>Evaluación de alternativas</w:t>
        </w:r>
        <w:r>
          <w:rPr>
            <w:noProof/>
            <w:webHidden/>
          </w:rPr>
          <w:tab/>
        </w:r>
        <w:r>
          <w:rPr>
            <w:noProof/>
            <w:webHidden/>
          </w:rPr>
          <w:fldChar w:fldCharType="begin"/>
        </w:r>
        <w:r>
          <w:rPr>
            <w:noProof/>
            <w:webHidden/>
          </w:rPr>
          <w:instrText xml:space="preserve"> PAGEREF _Toc233728211 \h </w:instrText>
        </w:r>
      </w:ins>
      <w:r>
        <w:rPr>
          <w:noProof/>
          <w:webHidden/>
        </w:rPr>
      </w:r>
      <w:ins w:id="28" w:author="Pablo Barrero Cruz" w:date="2026-06-30T16:10:00Z" w16du:dateUtc="2026-06-30T14:10:00Z">
        <w:r>
          <w:rPr>
            <w:noProof/>
            <w:webHidden/>
          </w:rPr>
          <w:fldChar w:fldCharType="separate"/>
        </w:r>
        <w:r>
          <w:rPr>
            <w:noProof/>
            <w:webHidden/>
          </w:rPr>
          <w:t>20</w:t>
        </w:r>
        <w:r>
          <w:rPr>
            <w:noProof/>
            <w:webHidden/>
          </w:rPr>
          <w:fldChar w:fldCharType="end"/>
        </w:r>
        <w:r w:rsidRPr="00815A76">
          <w:rPr>
            <w:rStyle w:val="Hipervnculo"/>
            <w:noProof/>
          </w:rPr>
          <w:fldChar w:fldCharType="end"/>
        </w:r>
      </w:ins>
    </w:p>
    <w:p w14:paraId="13C5A531" w14:textId="5A127FB9" w:rsidR="00AC0FAC" w:rsidRDefault="00AC0FAC">
      <w:pPr>
        <w:pStyle w:val="TDC3"/>
        <w:tabs>
          <w:tab w:val="left" w:pos="1320"/>
          <w:tab w:val="right" w:leader="dot" w:pos="8354"/>
        </w:tabs>
        <w:rPr>
          <w:ins w:id="29" w:author="Pablo Barrero Cruz" w:date="2026-06-30T16:10:00Z" w16du:dateUtc="2026-06-30T14:10:00Z"/>
          <w:rFonts w:eastAsiaTheme="minorEastAsia"/>
          <w:i w:val="0"/>
          <w:iCs w:val="0"/>
          <w:noProof/>
          <w:kern w:val="2"/>
          <w:sz w:val="24"/>
          <w:szCs w:val="24"/>
          <w:lang w:eastAsia="es-ES"/>
          <w14:ligatures w14:val="standardContextual"/>
        </w:rPr>
      </w:pPr>
      <w:ins w:id="3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"_Toc233728212"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2.3.2</w:t>
        </w:r>
        <w:r>
          <w:rPr>
            <w:rFonts w:eastAsiaTheme="minorEastAsia"/>
            <w:i w:val="0"/>
            <w:iCs w:val="0"/>
            <w:noProof/>
            <w:kern w:val="2"/>
            <w:sz w:val="24"/>
            <w:szCs w:val="24"/>
            <w:lang w:eastAsia="es-ES"/>
            <w14:ligatures w14:val="standardContextual"/>
          </w:rPr>
          <w:tab/>
        </w:r>
        <w:r w:rsidRPr="00815A76">
          <w:rPr>
            <w:rStyle w:val="Hipervnculo"/>
            <w:noProof/>
          </w:rPr>
          <w:t>Comparativa y conclusiones</w:t>
        </w:r>
        <w:r>
          <w:rPr>
            <w:noProof/>
            <w:webHidden/>
          </w:rPr>
          <w:tab/>
        </w:r>
        <w:r>
          <w:rPr>
            <w:noProof/>
            <w:webHidden/>
          </w:rPr>
          <w:fldChar w:fldCharType="begin"/>
        </w:r>
        <w:r>
          <w:rPr>
            <w:noProof/>
            <w:webHidden/>
          </w:rPr>
          <w:instrText xml:space="preserve"> PAGEREF _Toc233728212 \h </w:instrText>
        </w:r>
      </w:ins>
      <w:r>
        <w:rPr>
          <w:noProof/>
          <w:webHidden/>
        </w:rPr>
      </w:r>
      <w:ins w:id="31" w:author="Pablo Barrero Cruz" w:date="2026-06-30T16:10:00Z" w16du:dateUtc="2026-06-30T14:10:00Z">
        <w:r>
          <w:rPr>
            <w:noProof/>
            <w:webHidden/>
          </w:rPr>
          <w:fldChar w:fldCharType="separate"/>
        </w:r>
        <w:r>
          <w:rPr>
            <w:noProof/>
            <w:webHidden/>
          </w:rPr>
          <w:t>23</w:t>
        </w:r>
        <w:r>
          <w:rPr>
            <w:noProof/>
            <w:webHidden/>
          </w:rPr>
          <w:fldChar w:fldCharType="end"/>
        </w:r>
        <w:r w:rsidRPr="00815A76">
          <w:rPr>
            <w:rStyle w:val="Hipervnculo"/>
            <w:noProof/>
          </w:rPr>
          <w:fldChar w:fldCharType="end"/>
        </w:r>
      </w:ins>
    </w:p>
    <w:p w14:paraId="205EF3E3" w14:textId="247E6724" w:rsidR="00AC0FAC" w:rsidRDefault="00AC0FAC">
      <w:pPr>
        <w:pStyle w:val="TDC1"/>
        <w:tabs>
          <w:tab w:val="left" w:pos="1540"/>
          <w:tab w:val="right" w:leader="dot" w:pos="8354"/>
        </w:tabs>
        <w:rPr>
          <w:ins w:id="32" w:author="Pablo Barrero Cruz" w:date="2026-06-30T16:10:00Z" w16du:dateUtc="2026-06-30T14:10:00Z"/>
          <w:rFonts w:eastAsiaTheme="minorEastAsia"/>
          <w:b w:val="0"/>
          <w:bCs w:val="0"/>
          <w:caps w:val="0"/>
          <w:noProof/>
          <w:kern w:val="2"/>
          <w:sz w:val="24"/>
          <w:szCs w:val="24"/>
          <w:lang w:eastAsia="es-ES"/>
          <w14:ligatures w14:val="standardContextual"/>
        </w:rPr>
      </w:pPr>
      <w:ins w:id="3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"_Toc233728213"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3.</w:t>
        </w:r>
        <w:r>
          <w:rPr>
            <w:rFonts w:eastAsiaTheme="minorEastAsia"/>
            <w:b w:val="0"/>
            <w:bCs w:val="0"/>
            <w:caps w:val="0"/>
            <w:noProof/>
            <w:kern w:val="2"/>
            <w:sz w:val="24"/>
            <w:szCs w:val="24"/>
            <w:lang w:eastAsia="es-ES"/>
            <w14:ligatures w14:val="standardContextual"/>
          </w:rPr>
          <w:tab/>
        </w:r>
        <w:r w:rsidRPr="00815A76">
          <w:rPr>
            <w:rStyle w:val="Hipervnculo"/>
            <w:noProof/>
          </w:rPr>
          <w:t>Aspectos Teóricos</w:t>
        </w:r>
        <w:r>
          <w:rPr>
            <w:noProof/>
            <w:webHidden/>
          </w:rPr>
          <w:tab/>
        </w:r>
        <w:r>
          <w:rPr>
            <w:noProof/>
            <w:webHidden/>
          </w:rPr>
          <w:fldChar w:fldCharType="begin"/>
        </w:r>
        <w:r>
          <w:rPr>
            <w:noProof/>
            <w:webHidden/>
          </w:rPr>
          <w:instrText xml:space="preserve"> PAGEREF _Toc233728213 \h </w:instrText>
        </w:r>
      </w:ins>
      <w:r>
        <w:rPr>
          <w:noProof/>
          <w:webHidden/>
        </w:rPr>
      </w:r>
      <w:ins w:id="34" w:author="Pablo Barrero Cruz" w:date="2026-06-30T16:10:00Z" w16du:dateUtc="2026-06-30T14:10:00Z">
        <w:r>
          <w:rPr>
            <w:noProof/>
            <w:webHidden/>
          </w:rPr>
          <w:fldChar w:fldCharType="separate"/>
        </w:r>
        <w:r>
          <w:rPr>
            <w:noProof/>
            <w:webHidden/>
          </w:rPr>
          <w:t>25</w:t>
        </w:r>
        <w:r>
          <w:rPr>
            <w:noProof/>
            <w:webHidden/>
          </w:rPr>
          <w:fldChar w:fldCharType="end"/>
        </w:r>
        <w:r w:rsidRPr="00815A76">
          <w:rPr>
            <w:rStyle w:val="Hipervnculo"/>
            <w:noProof/>
          </w:rPr>
          <w:fldChar w:fldCharType="end"/>
        </w:r>
      </w:ins>
    </w:p>
    <w:p w14:paraId="75BF0FF2" w14:textId="72DC4CC3" w:rsidR="00AC0FAC" w:rsidRDefault="00AC0FAC">
      <w:pPr>
        <w:pStyle w:val="TDC2"/>
        <w:rPr>
          <w:ins w:id="35" w:author="Pablo Barrero Cruz" w:date="2026-06-30T16:10:00Z" w16du:dateUtc="2026-06-30T14:10:00Z"/>
          <w:rFonts w:eastAsiaTheme="minorEastAsia"/>
          <w:smallCaps w:val="0"/>
          <w:noProof/>
          <w:kern w:val="2"/>
          <w:sz w:val="24"/>
          <w:szCs w:val="24"/>
          <w:lang w:eastAsia="es-ES"/>
          <w14:ligatures w14:val="standardContextual"/>
        </w:rPr>
      </w:pPr>
      <w:ins w:id="3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"_Toc233728214"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3.1</w:t>
        </w:r>
        <w:r>
          <w:rPr>
            <w:rFonts w:eastAsiaTheme="minorEastAsia"/>
            <w:smallCaps w:val="0"/>
            <w:noProof/>
            <w:kern w:val="2"/>
            <w:sz w:val="24"/>
            <w:szCs w:val="24"/>
            <w:lang w:eastAsia="es-ES"/>
            <w14:ligatures w14:val="standardContextual"/>
          </w:rPr>
          <w:tab/>
        </w:r>
        <w:r w:rsidRPr="00815A76">
          <w:rPr>
            <w:rStyle w:val="Hipervnculo"/>
            <w:noProof/>
          </w:rPr>
          <w:t>Autoevaluación y cuestionarios en Cálculo</w:t>
        </w:r>
        <w:r>
          <w:rPr>
            <w:noProof/>
            <w:webHidden/>
          </w:rPr>
          <w:tab/>
        </w:r>
        <w:r>
          <w:rPr>
            <w:noProof/>
            <w:webHidden/>
          </w:rPr>
          <w:fldChar w:fldCharType="begin"/>
        </w:r>
        <w:r>
          <w:rPr>
            <w:noProof/>
            <w:webHidden/>
          </w:rPr>
          <w:instrText xml:space="preserve"> PAGEREF _Toc233728214 \h </w:instrText>
        </w:r>
      </w:ins>
      <w:r>
        <w:rPr>
          <w:noProof/>
          <w:webHidden/>
        </w:rPr>
      </w:r>
      <w:ins w:id="37" w:author="Pablo Barrero Cruz" w:date="2026-06-30T16:10:00Z" w16du:dateUtc="2026-06-30T14:10:00Z">
        <w:r>
          <w:rPr>
            <w:noProof/>
            <w:webHidden/>
          </w:rPr>
          <w:fldChar w:fldCharType="separate"/>
        </w:r>
        <w:r>
          <w:rPr>
            <w:noProof/>
            <w:webHidden/>
          </w:rPr>
          <w:t>25</w:t>
        </w:r>
        <w:r>
          <w:rPr>
            <w:noProof/>
            <w:webHidden/>
          </w:rPr>
          <w:fldChar w:fldCharType="end"/>
        </w:r>
        <w:r w:rsidRPr="00815A76">
          <w:rPr>
            <w:rStyle w:val="Hipervnculo"/>
            <w:noProof/>
          </w:rPr>
          <w:fldChar w:fldCharType="end"/>
        </w:r>
      </w:ins>
    </w:p>
    <w:p w14:paraId="3DD3B7DE" w14:textId="457032D9" w:rsidR="00AC0FAC" w:rsidRDefault="00AC0FAC">
      <w:pPr>
        <w:pStyle w:val="TDC2"/>
        <w:rPr>
          <w:ins w:id="38" w:author="Pablo Barrero Cruz" w:date="2026-06-30T16:10:00Z" w16du:dateUtc="2026-06-30T14:10:00Z"/>
          <w:rFonts w:eastAsiaTheme="minorEastAsia"/>
          <w:smallCaps w:val="0"/>
          <w:noProof/>
          <w:kern w:val="2"/>
          <w:sz w:val="24"/>
          <w:szCs w:val="24"/>
          <w:lang w:eastAsia="es-ES"/>
          <w14:ligatures w14:val="standardContextual"/>
        </w:rPr>
      </w:pPr>
      <w:ins w:id="3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"_Toc233728215"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3.2</w:t>
        </w:r>
        <w:r>
          <w:rPr>
            <w:rFonts w:eastAsiaTheme="minorEastAsia"/>
            <w:smallCaps w:val="0"/>
            <w:noProof/>
            <w:kern w:val="2"/>
            <w:sz w:val="24"/>
            <w:szCs w:val="24"/>
            <w:lang w:eastAsia="es-ES"/>
            <w14:ligatures w14:val="standardContextual"/>
          </w:rPr>
          <w:tab/>
        </w:r>
        <w:r w:rsidRPr="00815A76">
          <w:rPr>
            <w:rStyle w:val="Hipervnculo"/>
            <w:noProof/>
          </w:rPr>
          <w:t>Banco de preguntas</w:t>
        </w:r>
        <w:r>
          <w:rPr>
            <w:noProof/>
            <w:webHidden/>
          </w:rPr>
          <w:tab/>
        </w:r>
        <w:r>
          <w:rPr>
            <w:noProof/>
            <w:webHidden/>
          </w:rPr>
          <w:fldChar w:fldCharType="begin"/>
        </w:r>
        <w:r>
          <w:rPr>
            <w:noProof/>
            <w:webHidden/>
          </w:rPr>
          <w:instrText xml:space="preserve"> PAGEREF _Toc233728215 \h </w:instrText>
        </w:r>
      </w:ins>
      <w:r>
        <w:rPr>
          <w:noProof/>
          <w:webHidden/>
        </w:rPr>
      </w:r>
      <w:ins w:id="40" w:author="Pablo Barrero Cruz" w:date="2026-06-30T16:10:00Z" w16du:dateUtc="2026-06-30T14:10:00Z">
        <w:r>
          <w:rPr>
            <w:noProof/>
            <w:webHidden/>
          </w:rPr>
          <w:fldChar w:fldCharType="separate"/>
        </w:r>
        <w:r>
          <w:rPr>
            <w:noProof/>
            <w:webHidden/>
          </w:rPr>
          <w:t>25</w:t>
        </w:r>
        <w:r>
          <w:rPr>
            <w:noProof/>
            <w:webHidden/>
          </w:rPr>
          <w:fldChar w:fldCharType="end"/>
        </w:r>
        <w:r w:rsidRPr="00815A76">
          <w:rPr>
            <w:rStyle w:val="Hipervnculo"/>
            <w:noProof/>
          </w:rPr>
          <w:fldChar w:fldCharType="end"/>
        </w:r>
      </w:ins>
    </w:p>
    <w:p w14:paraId="7E418A59" w14:textId="5F7A15F0" w:rsidR="00AC0FAC" w:rsidRDefault="00AC0FAC">
      <w:pPr>
        <w:pStyle w:val="TDC2"/>
        <w:rPr>
          <w:ins w:id="41" w:author="Pablo Barrero Cruz" w:date="2026-06-30T16:10:00Z" w16du:dateUtc="2026-06-30T14:10:00Z"/>
          <w:rFonts w:eastAsiaTheme="minorEastAsia"/>
          <w:smallCaps w:val="0"/>
          <w:noProof/>
          <w:kern w:val="2"/>
          <w:sz w:val="24"/>
          <w:szCs w:val="24"/>
          <w:lang w:eastAsia="es-ES"/>
          <w14:ligatures w14:val="standardContextual"/>
        </w:rPr>
      </w:pPr>
      <w:ins w:id="4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"_Toc233728216"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3.3</w:t>
        </w:r>
        <w:r>
          <w:rPr>
            <w:rFonts w:eastAsiaTheme="minorEastAsia"/>
            <w:smallCaps w:val="0"/>
            <w:noProof/>
            <w:kern w:val="2"/>
            <w:sz w:val="24"/>
            <w:szCs w:val="24"/>
            <w:lang w:eastAsia="es-ES"/>
            <w14:ligatures w14:val="standardContextual"/>
          </w:rPr>
          <w:tab/>
        </w:r>
        <w:r w:rsidRPr="00815A76">
          <w:rPr>
            <w:rStyle w:val="Hipervnculo"/>
            <w:noProof/>
          </w:rPr>
          <w:t>Notación matemática</w:t>
        </w:r>
        <w:r>
          <w:rPr>
            <w:noProof/>
            <w:webHidden/>
          </w:rPr>
          <w:tab/>
        </w:r>
        <w:r>
          <w:rPr>
            <w:noProof/>
            <w:webHidden/>
          </w:rPr>
          <w:fldChar w:fldCharType="begin"/>
        </w:r>
        <w:r>
          <w:rPr>
            <w:noProof/>
            <w:webHidden/>
          </w:rPr>
          <w:instrText xml:space="preserve"> PAGEREF _Toc233728216 \h </w:instrText>
        </w:r>
      </w:ins>
      <w:r>
        <w:rPr>
          <w:noProof/>
          <w:webHidden/>
        </w:rPr>
      </w:r>
      <w:ins w:id="43" w:author="Pablo Barrero Cruz" w:date="2026-06-30T16:10:00Z" w16du:dateUtc="2026-06-30T14:10:00Z">
        <w:r>
          <w:rPr>
            <w:noProof/>
            <w:webHidden/>
          </w:rPr>
          <w:fldChar w:fldCharType="separate"/>
        </w:r>
        <w:r>
          <w:rPr>
            <w:noProof/>
            <w:webHidden/>
          </w:rPr>
          <w:t>26</w:t>
        </w:r>
        <w:r>
          <w:rPr>
            <w:noProof/>
            <w:webHidden/>
          </w:rPr>
          <w:fldChar w:fldCharType="end"/>
        </w:r>
        <w:r w:rsidRPr="00815A76">
          <w:rPr>
            <w:rStyle w:val="Hipervnculo"/>
            <w:noProof/>
          </w:rPr>
          <w:fldChar w:fldCharType="end"/>
        </w:r>
      </w:ins>
    </w:p>
    <w:p w14:paraId="33657C35" w14:textId="0110E6DA" w:rsidR="00AC0FAC" w:rsidRDefault="00AC0FAC">
      <w:pPr>
        <w:pStyle w:val="TDC2"/>
        <w:rPr>
          <w:ins w:id="44" w:author="Pablo Barrero Cruz" w:date="2026-06-30T16:10:00Z" w16du:dateUtc="2026-06-30T14:10:00Z"/>
          <w:rFonts w:eastAsiaTheme="minorEastAsia"/>
          <w:smallCaps w:val="0"/>
          <w:noProof/>
          <w:kern w:val="2"/>
          <w:sz w:val="24"/>
          <w:szCs w:val="24"/>
          <w:lang w:eastAsia="es-ES"/>
          <w14:ligatures w14:val="standardContextual"/>
        </w:rPr>
      </w:pPr>
      <w:ins w:id="4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"_Toc233728217"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3.4</w:t>
        </w:r>
        <w:r>
          <w:rPr>
            <w:rFonts w:eastAsiaTheme="minorEastAsia"/>
            <w:smallCaps w:val="0"/>
            <w:noProof/>
            <w:kern w:val="2"/>
            <w:sz w:val="24"/>
            <w:szCs w:val="24"/>
            <w:lang w:eastAsia="es-ES"/>
            <w14:ligatures w14:val="standardContextual"/>
          </w:rPr>
          <w:tab/>
        </w:r>
        <w:r w:rsidRPr="00815A76">
          <w:rPr>
            <w:rStyle w:val="Hipervnculo"/>
            <w:noProof/>
          </w:rPr>
          <w:t>Tipos de pregunta</w:t>
        </w:r>
        <w:r>
          <w:rPr>
            <w:noProof/>
            <w:webHidden/>
          </w:rPr>
          <w:tab/>
        </w:r>
        <w:r>
          <w:rPr>
            <w:noProof/>
            <w:webHidden/>
          </w:rPr>
          <w:fldChar w:fldCharType="begin"/>
        </w:r>
        <w:r>
          <w:rPr>
            <w:noProof/>
            <w:webHidden/>
          </w:rPr>
          <w:instrText xml:space="preserve"> PAGEREF _Toc233728217 \h </w:instrText>
        </w:r>
      </w:ins>
      <w:r>
        <w:rPr>
          <w:noProof/>
          <w:webHidden/>
        </w:rPr>
      </w:r>
      <w:ins w:id="46" w:author="Pablo Barrero Cruz" w:date="2026-06-30T16:10:00Z" w16du:dateUtc="2026-06-30T14:10:00Z">
        <w:r>
          <w:rPr>
            <w:noProof/>
            <w:webHidden/>
          </w:rPr>
          <w:fldChar w:fldCharType="separate"/>
        </w:r>
        <w:r>
          <w:rPr>
            <w:noProof/>
            <w:webHidden/>
          </w:rPr>
          <w:t>26</w:t>
        </w:r>
        <w:r>
          <w:rPr>
            <w:noProof/>
            <w:webHidden/>
          </w:rPr>
          <w:fldChar w:fldCharType="end"/>
        </w:r>
        <w:r w:rsidRPr="00815A76">
          <w:rPr>
            <w:rStyle w:val="Hipervnculo"/>
            <w:noProof/>
          </w:rPr>
          <w:fldChar w:fldCharType="end"/>
        </w:r>
      </w:ins>
    </w:p>
    <w:p w14:paraId="575ACB1A" w14:textId="223AC20E" w:rsidR="00AC0FAC" w:rsidRDefault="00AC0FAC">
      <w:pPr>
        <w:pStyle w:val="TDC2"/>
        <w:rPr>
          <w:ins w:id="47" w:author="Pablo Barrero Cruz" w:date="2026-06-30T16:10:00Z" w16du:dateUtc="2026-06-30T14:10:00Z"/>
          <w:rFonts w:eastAsiaTheme="minorEastAsia"/>
          <w:smallCaps w:val="0"/>
          <w:noProof/>
          <w:kern w:val="2"/>
          <w:sz w:val="24"/>
          <w:szCs w:val="24"/>
          <w:lang w:eastAsia="es-ES"/>
          <w14:ligatures w14:val="standardContextual"/>
        </w:rPr>
      </w:pPr>
      <w:ins w:id="4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"_Toc233728218"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3.5</w:t>
        </w:r>
        <w:r>
          <w:rPr>
            <w:rFonts w:eastAsiaTheme="minorEastAsia"/>
            <w:smallCaps w:val="0"/>
            <w:noProof/>
            <w:kern w:val="2"/>
            <w:sz w:val="24"/>
            <w:szCs w:val="24"/>
            <w:lang w:eastAsia="es-ES"/>
            <w14:ligatures w14:val="standardContextual"/>
          </w:rPr>
          <w:tab/>
        </w:r>
        <w:r w:rsidRPr="00815A76">
          <w:rPr>
            <w:rStyle w:val="Hipervnculo"/>
            <w:noProof/>
          </w:rPr>
          <w:t>Preguntas paramétricas</w:t>
        </w:r>
        <w:r>
          <w:rPr>
            <w:noProof/>
            <w:webHidden/>
          </w:rPr>
          <w:tab/>
        </w:r>
        <w:r>
          <w:rPr>
            <w:noProof/>
            <w:webHidden/>
          </w:rPr>
          <w:fldChar w:fldCharType="begin"/>
        </w:r>
        <w:r>
          <w:rPr>
            <w:noProof/>
            <w:webHidden/>
          </w:rPr>
          <w:instrText xml:space="preserve"> PAGEREF _Toc233728218 \h </w:instrText>
        </w:r>
      </w:ins>
      <w:r>
        <w:rPr>
          <w:noProof/>
          <w:webHidden/>
        </w:rPr>
      </w:r>
      <w:ins w:id="49" w:author="Pablo Barrero Cruz" w:date="2026-06-30T16:10:00Z" w16du:dateUtc="2026-06-30T14:10:00Z">
        <w:r>
          <w:rPr>
            <w:noProof/>
            <w:webHidden/>
          </w:rPr>
          <w:fldChar w:fldCharType="separate"/>
        </w:r>
        <w:r>
          <w:rPr>
            <w:noProof/>
            <w:webHidden/>
          </w:rPr>
          <w:t>27</w:t>
        </w:r>
        <w:r>
          <w:rPr>
            <w:noProof/>
            <w:webHidden/>
          </w:rPr>
          <w:fldChar w:fldCharType="end"/>
        </w:r>
        <w:r w:rsidRPr="00815A76">
          <w:rPr>
            <w:rStyle w:val="Hipervnculo"/>
            <w:noProof/>
          </w:rPr>
          <w:fldChar w:fldCharType="end"/>
        </w:r>
      </w:ins>
    </w:p>
    <w:p w14:paraId="512E9A15" w14:textId="22953C7F" w:rsidR="00AC0FAC" w:rsidRDefault="00AC0FAC">
      <w:pPr>
        <w:pStyle w:val="TDC2"/>
        <w:rPr>
          <w:ins w:id="50" w:author="Pablo Barrero Cruz" w:date="2026-06-30T16:10:00Z" w16du:dateUtc="2026-06-30T14:10:00Z"/>
          <w:rFonts w:eastAsiaTheme="minorEastAsia"/>
          <w:smallCaps w:val="0"/>
          <w:noProof/>
          <w:kern w:val="2"/>
          <w:sz w:val="24"/>
          <w:szCs w:val="24"/>
          <w:lang w:eastAsia="es-ES"/>
          <w14:ligatures w14:val="standardContextual"/>
        </w:rPr>
      </w:pPr>
      <w:ins w:id="5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"_Toc233728219"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3.6</w:t>
        </w:r>
        <w:r>
          <w:rPr>
            <w:rFonts w:eastAsiaTheme="minorEastAsia"/>
            <w:smallCaps w:val="0"/>
            <w:noProof/>
            <w:kern w:val="2"/>
            <w:sz w:val="24"/>
            <w:szCs w:val="24"/>
            <w:lang w:eastAsia="es-ES"/>
            <w14:ligatures w14:val="standardContextual"/>
          </w:rPr>
          <w:tab/>
        </w:r>
        <w:r w:rsidRPr="00815A76">
          <w:rPr>
            <w:rStyle w:val="Hipervnculo"/>
            <w:noProof/>
          </w:rPr>
          <w:t>Arquitectura web cliente-servidor</w:t>
        </w:r>
        <w:r>
          <w:rPr>
            <w:noProof/>
            <w:webHidden/>
          </w:rPr>
          <w:tab/>
        </w:r>
        <w:r>
          <w:rPr>
            <w:noProof/>
            <w:webHidden/>
          </w:rPr>
          <w:fldChar w:fldCharType="begin"/>
        </w:r>
        <w:r>
          <w:rPr>
            <w:noProof/>
            <w:webHidden/>
          </w:rPr>
          <w:instrText xml:space="preserve"> PAGEREF _Toc233728219 \h </w:instrText>
        </w:r>
      </w:ins>
      <w:r>
        <w:rPr>
          <w:noProof/>
          <w:webHidden/>
        </w:rPr>
      </w:r>
      <w:ins w:id="52" w:author="Pablo Barrero Cruz" w:date="2026-06-30T16:10:00Z" w16du:dateUtc="2026-06-30T14:10:00Z">
        <w:r>
          <w:rPr>
            <w:noProof/>
            <w:webHidden/>
          </w:rPr>
          <w:fldChar w:fldCharType="separate"/>
        </w:r>
        <w:r>
          <w:rPr>
            <w:noProof/>
            <w:webHidden/>
          </w:rPr>
          <w:t>27</w:t>
        </w:r>
        <w:r>
          <w:rPr>
            <w:noProof/>
            <w:webHidden/>
          </w:rPr>
          <w:fldChar w:fldCharType="end"/>
        </w:r>
        <w:r w:rsidRPr="00815A76">
          <w:rPr>
            <w:rStyle w:val="Hipervnculo"/>
            <w:noProof/>
          </w:rPr>
          <w:fldChar w:fldCharType="end"/>
        </w:r>
      </w:ins>
    </w:p>
    <w:p w14:paraId="03D9F837" w14:textId="441081C4" w:rsidR="00AC0FAC" w:rsidRDefault="00AC0FAC">
      <w:pPr>
        <w:pStyle w:val="TDC2"/>
        <w:rPr>
          <w:ins w:id="53" w:author="Pablo Barrero Cruz" w:date="2026-06-30T16:10:00Z" w16du:dateUtc="2026-06-30T14:10:00Z"/>
          <w:rFonts w:eastAsiaTheme="minorEastAsia"/>
          <w:smallCaps w:val="0"/>
          <w:noProof/>
          <w:kern w:val="2"/>
          <w:sz w:val="24"/>
          <w:szCs w:val="24"/>
          <w:lang w:eastAsia="es-ES"/>
          <w14:ligatures w14:val="standardContextual"/>
        </w:rPr>
      </w:pPr>
      <w:ins w:id="5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"_Toc233728224"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3.7</w:t>
        </w:r>
        <w:r>
          <w:rPr>
            <w:rFonts w:eastAsiaTheme="minorEastAsia"/>
            <w:smallCaps w:val="0"/>
            <w:noProof/>
            <w:kern w:val="2"/>
            <w:sz w:val="24"/>
            <w:szCs w:val="24"/>
            <w:lang w:eastAsia="es-ES"/>
            <w14:ligatures w14:val="standardContextual"/>
          </w:rPr>
          <w:tab/>
        </w:r>
        <w:r w:rsidRPr="00815A76">
          <w:rPr>
            <w:rStyle w:val="Hipervnculo"/>
            <w:noProof/>
          </w:rPr>
          <w:t>Seguridad de sesión y control de acceso</w:t>
        </w:r>
        <w:r>
          <w:rPr>
            <w:noProof/>
            <w:webHidden/>
          </w:rPr>
          <w:tab/>
        </w:r>
        <w:r>
          <w:rPr>
            <w:noProof/>
            <w:webHidden/>
          </w:rPr>
          <w:fldChar w:fldCharType="begin"/>
        </w:r>
        <w:r>
          <w:rPr>
            <w:noProof/>
            <w:webHidden/>
          </w:rPr>
          <w:instrText xml:space="preserve"> PAGEREF _Toc233728224 \h </w:instrText>
        </w:r>
      </w:ins>
      <w:r>
        <w:rPr>
          <w:noProof/>
          <w:webHidden/>
        </w:rPr>
      </w:r>
      <w:ins w:id="55" w:author="Pablo Barrero Cruz" w:date="2026-06-30T16:10:00Z" w16du:dateUtc="2026-06-30T14:10:00Z">
        <w:r>
          <w:rPr>
            <w:noProof/>
            <w:webHidden/>
          </w:rPr>
          <w:fldChar w:fldCharType="separate"/>
        </w:r>
        <w:r>
          <w:rPr>
            <w:noProof/>
            <w:webHidden/>
          </w:rPr>
          <w:t>28</w:t>
        </w:r>
        <w:r>
          <w:rPr>
            <w:noProof/>
            <w:webHidden/>
          </w:rPr>
          <w:fldChar w:fldCharType="end"/>
        </w:r>
        <w:r w:rsidRPr="00815A76">
          <w:rPr>
            <w:rStyle w:val="Hipervnculo"/>
            <w:noProof/>
          </w:rPr>
          <w:fldChar w:fldCharType="end"/>
        </w:r>
      </w:ins>
    </w:p>
    <w:p w14:paraId="5C140EA0" w14:textId="1F383CB6" w:rsidR="00AC0FAC" w:rsidRDefault="00AC0FAC">
      <w:pPr>
        <w:pStyle w:val="TDC2"/>
        <w:rPr>
          <w:ins w:id="56" w:author="Pablo Barrero Cruz" w:date="2026-06-30T16:10:00Z" w16du:dateUtc="2026-06-30T14:10:00Z"/>
          <w:rFonts w:eastAsiaTheme="minorEastAsia"/>
          <w:smallCaps w:val="0"/>
          <w:noProof/>
          <w:kern w:val="2"/>
          <w:sz w:val="24"/>
          <w:szCs w:val="24"/>
          <w:lang w:eastAsia="es-ES"/>
          <w14:ligatures w14:val="standardContextual"/>
        </w:rPr>
      </w:pPr>
      <w:ins w:id="5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"_Toc233728225"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3.8</w:t>
        </w:r>
        <w:r>
          <w:rPr>
            <w:rFonts w:eastAsiaTheme="minorEastAsia"/>
            <w:smallCaps w:val="0"/>
            <w:noProof/>
            <w:kern w:val="2"/>
            <w:sz w:val="24"/>
            <w:szCs w:val="24"/>
            <w:lang w:eastAsia="es-ES"/>
            <w14:ligatures w14:val="standardContextual"/>
          </w:rPr>
          <w:tab/>
        </w:r>
        <w:r w:rsidRPr="00815A76">
          <w:rPr>
            <w:rStyle w:val="Hipervnculo"/>
            <w:noProof/>
          </w:rPr>
          <w:t>Contenedores Reproducibles</w:t>
        </w:r>
        <w:r>
          <w:rPr>
            <w:noProof/>
            <w:webHidden/>
          </w:rPr>
          <w:tab/>
        </w:r>
        <w:r>
          <w:rPr>
            <w:noProof/>
            <w:webHidden/>
          </w:rPr>
          <w:fldChar w:fldCharType="begin"/>
        </w:r>
        <w:r>
          <w:rPr>
            <w:noProof/>
            <w:webHidden/>
          </w:rPr>
          <w:instrText xml:space="preserve"> PAGEREF _Toc233728225 \h </w:instrText>
        </w:r>
      </w:ins>
      <w:r>
        <w:rPr>
          <w:noProof/>
          <w:webHidden/>
        </w:rPr>
      </w:r>
      <w:ins w:id="58" w:author="Pablo Barrero Cruz" w:date="2026-06-30T16:10:00Z" w16du:dateUtc="2026-06-30T14:10:00Z">
        <w:r>
          <w:rPr>
            <w:noProof/>
            <w:webHidden/>
          </w:rPr>
          <w:fldChar w:fldCharType="separate"/>
        </w:r>
        <w:r>
          <w:rPr>
            <w:noProof/>
            <w:webHidden/>
          </w:rPr>
          <w:t>28</w:t>
        </w:r>
        <w:r>
          <w:rPr>
            <w:noProof/>
            <w:webHidden/>
          </w:rPr>
          <w:fldChar w:fldCharType="end"/>
        </w:r>
        <w:r w:rsidRPr="00815A76">
          <w:rPr>
            <w:rStyle w:val="Hipervnculo"/>
            <w:noProof/>
          </w:rPr>
          <w:fldChar w:fldCharType="end"/>
        </w:r>
      </w:ins>
    </w:p>
    <w:p w14:paraId="0881F642" w14:textId="348AB8F3" w:rsidR="00AC0FAC" w:rsidRDefault="00AC0FAC">
      <w:pPr>
        <w:pStyle w:val="TDC2"/>
        <w:rPr>
          <w:ins w:id="59" w:author="Pablo Barrero Cruz" w:date="2026-06-30T16:10:00Z" w16du:dateUtc="2026-06-30T14:10:00Z"/>
          <w:rFonts w:eastAsiaTheme="minorEastAsia"/>
          <w:smallCaps w:val="0"/>
          <w:noProof/>
          <w:kern w:val="2"/>
          <w:sz w:val="24"/>
          <w:szCs w:val="24"/>
          <w:lang w:eastAsia="es-ES"/>
          <w14:ligatures w14:val="standardContextual"/>
        </w:rPr>
      </w:pPr>
      <w:ins w:id="6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"_Toc233728226"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3.9</w:t>
        </w:r>
        <w:r>
          <w:rPr>
            <w:rFonts w:eastAsiaTheme="minorEastAsia"/>
            <w:smallCaps w:val="0"/>
            <w:noProof/>
            <w:kern w:val="2"/>
            <w:sz w:val="24"/>
            <w:szCs w:val="24"/>
            <w:lang w:eastAsia="es-ES"/>
            <w14:ligatures w14:val="standardContextual"/>
          </w:rPr>
          <w:tab/>
        </w:r>
        <w:r w:rsidRPr="00815A76">
          <w:rPr>
            <w:rStyle w:val="Hipervnculo"/>
            <w:noProof/>
          </w:rPr>
          <w:t>Pruebas Unitarias e Integración Continua</w:t>
        </w:r>
        <w:r>
          <w:rPr>
            <w:noProof/>
            <w:webHidden/>
          </w:rPr>
          <w:tab/>
        </w:r>
        <w:r>
          <w:rPr>
            <w:noProof/>
            <w:webHidden/>
          </w:rPr>
          <w:fldChar w:fldCharType="begin"/>
        </w:r>
        <w:r>
          <w:rPr>
            <w:noProof/>
            <w:webHidden/>
          </w:rPr>
          <w:instrText xml:space="preserve"> PAGEREF _Toc233728226 \h </w:instrText>
        </w:r>
      </w:ins>
      <w:r>
        <w:rPr>
          <w:noProof/>
          <w:webHidden/>
        </w:rPr>
      </w:r>
      <w:ins w:id="61" w:author="Pablo Barrero Cruz" w:date="2026-06-30T16:10:00Z" w16du:dateUtc="2026-06-30T14:10:00Z">
        <w:r>
          <w:rPr>
            <w:noProof/>
            <w:webHidden/>
          </w:rPr>
          <w:fldChar w:fldCharType="separate"/>
        </w:r>
        <w:r>
          <w:rPr>
            <w:noProof/>
            <w:webHidden/>
          </w:rPr>
          <w:t>29</w:t>
        </w:r>
        <w:r>
          <w:rPr>
            <w:noProof/>
            <w:webHidden/>
          </w:rPr>
          <w:fldChar w:fldCharType="end"/>
        </w:r>
        <w:r w:rsidRPr="00815A76">
          <w:rPr>
            <w:rStyle w:val="Hipervnculo"/>
            <w:noProof/>
          </w:rPr>
          <w:fldChar w:fldCharType="end"/>
        </w:r>
      </w:ins>
    </w:p>
    <w:p w14:paraId="7CD0E531" w14:textId="3E55E222" w:rsidR="00AC0FAC" w:rsidRDefault="00AC0FAC">
      <w:pPr>
        <w:pStyle w:val="TDC1"/>
        <w:tabs>
          <w:tab w:val="left" w:pos="1540"/>
          <w:tab w:val="right" w:leader="dot" w:pos="8354"/>
        </w:tabs>
        <w:rPr>
          <w:ins w:id="62" w:author="Pablo Barrero Cruz" w:date="2026-06-30T16:10:00Z" w16du:dateUtc="2026-06-30T14:10:00Z"/>
          <w:rFonts w:eastAsiaTheme="minorEastAsia"/>
          <w:b w:val="0"/>
          <w:bCs w:val="0"/>
          <w:caps w:val="0"/>
          <w:noProof/>
          <w:kern w:val="2"/>
          <w:sz w:val="24"/>
          <w:szCs w:val="24"/>
          <w:lang w:eastAsia="es-ES"/>
          <w14:ligatures w14:val="standardContextual"/>
        </w:rPr>
      </w:pPr>
      <w:ins w:id="6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"_Toc233728227"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4.</w:t>
        </w:r>
        <w:r>
          <w:rPr>
            <w:rFonts w:eastAsiaTheme="minorEastAsia"/>
            <w:b w:val="0"/>
            <w:bCs w:val="0"/>
            <w:caps w:val="0"/>
            <w:noProof/>
            <w:kern w:val="2"/>
            <w:sz w:val="24"/>
            <w:szCs w:val="24"/>
            <w:lang w:eastAsia="es-ES"/>
            <w14:ligatures w14:val="standardContextual"/>
          </w:rPr>
          <w:tab/>
        </w:r>
        <w:r w:rsidRPr="00815A76">
          <w:rPr>
            <w:rStyle w:val="Hipervnculo"/>
            <w:noProof/>
          </w:rPr>
          <w:t>Planificación del Proyecto y Presupuesto Iniciales</w:t>
        </w:r>
        <w:r>
          <w:rPr>
            <w:noProof/>
            <w:webHidden/>
          </w:rPr>
          <w:tab/>
        </w:r>
        <w:r>
          <w:rPr>
            <w:noProof/>
            <w:webHidden/>
          </w:rPr>
          <w:fldChar w:fldCharType="begin"/>
        </w:r>
        <w:r>
          <w:rPr>
            <w:noProof/>
            <w:webHidden/>
          </w:rPr>
          <w:instrText xml:space="preserve"> PAGEREF _Toc233728227 \h </w:instrText>
        </w:r>
      </w:ins>
      <w:r>
        <w:rPr>
          <w:noProof/>
          <w:webHidden/>
        </w:rPr>
      </w:r>
      <w:ins w:id="64" w:author="Pablo Barrero Cruz" w:date="2026-06-30T16:10:00Z" w16du:dateUtc="2026-06-30T14:10:00Z">
        <w:r>
          <w:rPr>
            <w:noProof/>
            <w:webHidden/>
          </w:rPr>
          <w:fldChar w:fldCharType="separate"/>
        </w:r>
        <w:r>
          <w:rPr>
            <w:noProof/>
            <w:webHidden/>
          </w:rPr>
          <w:t>30</w:t>
        </w:r>
        <w:r>
          <w:rPr>
            <w:noProof/>
            <w:webHidden/>
          </w:rPr>
          <w:fldChar w:fldCharType="end"/>
        </w:r>
        <w:r w:rsidRPr="00815A76">
          <w:rPr>
            <w:rStyle w:val="Hipervnculo"/>
            <w:noProof/>
          </w:rPr>
          <w:fldChar w:fldCharType="end"/>
        </w:r>
      </w:ins>
    </w:p>
    <w:p w14:paraId="74F570E0" w14:textId="0F8BBF78" w:rsidR="00AC0FAC" w:rsidRDefault="00AC0FAC">
      <w:pPr>
        <w:pStyle w:val="TDC2"/>
        <w:rPr>
          <w:ins w:id="65" w:author="Pablo Barrero Cruz" w:date="2026-06-30T16:10:00Z" w16du:dateUtc="2026-06-30T14:10:00Z"/>
          <w:rFonts w:eastAsiaTheme="minorEastAsia"/>
          <w:smallCaps w:val="0"/>
          <w:noProof/>
          <w:kern w:val="2"/>
          <w:sz w:val="24"/>
          <w:szCs w:val="24"/>
          <w:lang w:eastAsia="es-ES"/>
          <w14:ligatures w14:val="standardContextual"/>
        </w:rPr>
      </w:pPr>
      <w:ins w:id="6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"_Toc233728228"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4.1</w:t>
        </w:r>
        <w:r>
          <w:rPr>
            <w:rFonts w:eastAsiaTheme="minorEastAsia"/>
            <w:smallCaps w:val="0"/>
            <w:noProof/>
            <w:kern w:val="2"/>
            <w:sz w:val="24"/>
            <w:szCs w:val="24"/>
            <w:lang w:eastAsia="es-ES"/>
            <w14:ligatures w14:val="standardContextual"/>
          </w:rPr>
          <w:tab/>
        </w:r>
        <w:r w:rsidRPr="00815A76">
          <w:rPr>
            <w:rStyle w:val="Hipervnculo"/>
            <w:noProof/>
          </w:rPr>
          <w:t>Planificación Inicial</w:t>
        </w:r>
        <w:r>
          <w:rPr>
            <w:noProof/>
            <w:webHidden/>
          </w:rPr>
          <w:tab/>
        </w:r>
        <w:r>
          <w:rPr>
            <w:noProof/>
            <w:webHidden/>
          </w:rPr>
          <w:fldChar w:fldCharType="begin"/>
        </w:r>
        <w:r>
          <w:rPr>
            <w:noProof/>
            <w:webHidden/>
          </w:rPr>
          <w:instrText xml:space="preserve"> PAGEREF _Toc233728228 \h </w:instrText>
        </w:r>
      </w:ins>
      <w:r>
        <w:rPr>
          <w:noProof/>
          <w:webHidden/>
        </w:rPr>
      </w:r>
      <w:ins w:id="67" w:author="Pablo Barrero Cruz" w:date="2026-06-30T16:10:00Z" w16du:dateUtc="2026-06-30T14:10:00Z">
        <w:r>
          <w:rPr>
            <w:noProof/>
            <w:webHidden/>
          </w:rPr>
          <w:fldChar w:fldCharType="separate"/>
        </w:r>
        <w:r>
          <w:rPr>
            <w:noProof/>
            <w:webHidden/>
          </w:rPr>
          <w:t>30</w:t>
        </w:r>
        <w:r>
          <w:rPr>
            <w:noProof/>
            <w:webHidden/>
          </w:rPr>
          <w:fldChar w:fldCharType="end"/>
        </w:r>
        <w:r w:rsidRPr="00815A76">
          <w:rPr>
            <w:rStyle w:val="Hipervnculo"/>
            <w:noProof/>
          </w:rPr>
          <w:fldChar w:fldCharType="end"/>
        </w:r>
      </w:ins>
    </w:p>
    <w:p w14:paraId="06F826C2" w14:textId="6843A7AB" w:rsidR="00AC0FAC" w:rsidRDefault="00AC0FAC">
      <w:pPr>
        <w:pStyle w:val="TDC2"/>
        <w:rPr>
          <w:ins w:id="68" w:author="Pablo Barrero Cruz" w:date="2026-06-30T16:10:00Z" w16du:dateUtc="2026-06-30T14:10:00Z"/>
          <w:rFonts w:eastAsiaTheme="minorEastAsia"/>
          <w:smallCaps w:val="0"/>
          <w:noProof/>
          <w:kern w:val="2"/>
          <w:sz w:val="24"/>
          <w:szCs w:val="24"/>
          <w:lang w:eastAsia="es-ES"/>
          <w14:ligatures w14:val="standardContextual"/>
        </w:rPr>
      </w:pPr>
      <w:ins w:id="6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"_Toc233728229"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4.2</w:t>
        </w:r>
        <w:r>
          <w:rPr>
            <w:rFonts w:eastAsiaTheme="minorEastAsia"/>
            <w:smallCaps w:val="0"/>
            <w:noProof/>
            <w:kern w:val="2"/>
            <w:sz w:val="24"/>
            <w:szCs w:val="24"/>
            <w:lang w:eastAsia="es-ES"/>
            <w14:ligatures w14:val="standardContextual"/>
          </w:rPr>
          <w:tab/>
        </w:r>
        <w:r w:rsidRPr="00815A76">
          <w:rPr>
            <w:rStyle w:val="Hipervnculo"/>
            <w:noProof/>
          </w:rPr>
          <w:t>Presupuesto Inicial</w:t>
        </w:r>
        <w:r>
          <w:rPr>
            <w:noProof/>
            <w:webHidden/>
          </w:rPr>
          <w:tab/>
        </w:r>
        <w:r>
          <w:rPr>
            <w:noProof/>
            <w:webHidden/>
          </w:rPr>
          <w:fldChar w:fldCharType="begin"/>
        </w:r>
        <w:r>
          <w:rPr>
            <w:noProof/>
            <w:webHidden/>
          </w:rPr>
          <w:instrText xml:space="preserve"> PAGEREF _Toc233728229 \h </w:instrText>
        </w:r>
      </w:ins>
      <w:r>
        <w:rPr>
          <w:noProof/>
          <w:webHidden/>
        </w:rPr>
      </w:r>
      <w:ins w:id="70" w:author="Pablo Barrero Cruz" w:date="2026-06-30T16:10:00Z" w16du:dateUtc="2026-06-30T14:10:00Z">
        <w:r>
          <w:rPr>
            <w:noProof/>
            <w:webHidden/>
          </w:rPr>
          <w:fldChar w:fldCharType="separate"/>
        </w:r>
        <w:r>
          <w:rPr>
            <w:noProof/>
            <w:webHidden/>
          </w:rPr>
          <w:t>33</w:t>
        </w:r>
        <w:r>
          <w:rPr>
            <w:noProof/>
            <w:webHidden/>
          </w:rPr>
          <w:fldChar w:fldCharType="end"/>
        </w:r>
        <w:r w:rsidRPr="00815A76">
          <w:rPr>
            <w:rStyle w:val="Hipervnculo"/>
            <w:noProof/>
          </w:rPr>
          <w:fldChar w:fldCharType="end"/>
        </w:r>
      </w:ins>
    </w:p>
    <w:p w14:paraId="78F38ACF" w14:textId="1C280261" w:rsidR="00AC0FAC" w:rsidRDefault="00AC0FAC">
      <w:pPr>
        <w:pStyle w:val="TDC3"/>
        <w:tabs>
          <w:tab w:val="left" w:pos="1320"/>
          <w:tab w:val="right" w:leader="dot" w:pos="8354"/>
        </w:tabs>
        <w:rPr>
          <w:ins w:id="71" w:author="Pablo Barrero Cruz" w:date="2026-06-30T16:10:00Z" w16du:dateUtc="2026-06-30T14:10:00Z"/>
          <w:rFonts w:eastAsiaTheme="minorEastAsia"/>
          <w:i w:val="0"/>
          <w:iCs w:val="0"/>
          <w:noProof/>
          <w:kern w:val="2"/>
          <w:sz w:val="24"/>
          <w:szCs w:val="24"/>
          <w:lang w:eastAsia="es-ES"/>
          <w14:ligatures w14:val="standardContextual"/>
        </w:rPr>
      </w:pPr>
      <w:ins w:id="7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"_Toc233728230"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4.2.1</w:t>
        </w:r>
        <w:r>
          <w:rPr>
            <w:rFonts w:eastAsiaTheme="minorEastAsia"/>
            <w:i w:val="0"/>
            <w:iCs w:val="0"/>
            <w:noProof/>
            <w:kern w:val="2"/>
            <w:sz w:val="24"/>
            <w:szCs w:val="24"/>
            <w:lang w:eastAsia="es-ES"/>
            <w14:ligatures w14:val="standardContextual"/>
          </w:rPr>
          <w:tab/>
        </w:r>
        <w:r w:rsidRPr="00815A76">
          <w:rPr>
            <w:rStyle w:val="Hipervnculo"/>
            <w:noProof/>
          </w:rPr>
          <w:t>Desarrollo de Presupuesto Detallado</w:t>
        </w:r>
        <w:r>
          <w:rPr>
            <w:noProof/>
            <w:webHidden/>
          </w:rPr>
          <w:tab/>
        </w:r>
        <w:r>
          <w:rPr>
            <w:noProof/>
            <w:webHidden/>
          </w:rPr>
          <w:fldChar w:fldCharType="begin"/>
        </w:r>
        <w:r>
          <w:rPr>
            <w:noProof/>
            <w:webHidden/>
          </w:rPr>
          <w:instrText xml:space="preserve"> PAGEREF _Toc233728230 \h </w:instrText>
        </w:r>
      </w:ins>
      <w:r>
        <w:rPr>
          <w:noProof/>
          <w:webHidden/>
        </w:rPr>
      </w:r>
      <w:ins w:id="73" w:author="Pablo Barrero Cruz" w:date="2026-06-30T16:10:00Z" w16du:dateUtc="2026-06-30T14:10:00Z">
        <w:r>
          <w:rPr>
            <w:noProof/>
            <w:webHidden/>
          </w:rPr>
          <w:fldChar w:fldCharType="separate"/>
        </w:r>
        <w:r>
          <w:rPr>
            <w:noProof/>
            <w:webHidden/>
          </w:rPr>
          <w:t>33</w:t>
        </w:r>
        <w:r>
          <w:rPr>
            <w:noProof/>
            <w:webHidden/>
          </w:rPr>
          <w:fldChar w:fldCharType="end"/>
        </w:r>
        <w:r w:rsidRPr="00815A76">
          <w:rPr>
            <w:rStyle w:val="Hipervnculo"/>
            <w:noProof/>
          </w:rPr>
          <w:fldChar w:fldCharType="end"/>
        </w:r>
      </w:ins>
    </w:p>
    <w:p w14:paraId="32211917" w14:textId="2370C9CA" w:rsidR="00AC0FAC" w:rsidRDefault="00AC0FAC">
      <w:pPr>
        <w:pStyle w:val="TDC3"/>
        <w:tabs>
          <w:tab w:val="left" w:pos="1320"/>
          <w:tab w:val="right" w:leader="dot" w:pos="8354"/>
        </w:tabs>
        <w:rPr>
          <w:ins w:id="74" w:author="Pablo Barrero Cruz" w:date="2026-06-30T16:10:00Z" w16du:dateUtc="2026-06-30T14:10:00Z"/>
          <w:rFonts w:eastAsiaTheme="minorEastAsia"/>
          <w:i w:val="0"/>
          <w:iCs w:val="0"/>
          <w:noProof/>
          <w:kern w:val="2"/>
          <w:sz w:val="24"/>
          <w:szCs w:val="24"/>
          <w:lang w:eastAsia="es-ES"/>
          <w14:ligatures w14:val="standardContextual"/>
        </w:rPr>
      </w:pPr>
      <w:ins w:id="7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"_Toc233728231"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4.2.2</w:t>
        </w:r>
        <w:r>
          <w:rPr>
            <w:rFonts w:eastAsiaTheme="minorEastAsia"/>
            <w:i w:val="0"/>
            <w:iCs w:val="0"/>
            <w:noProof/>
            <w:kern w:val="2"/>
            <w:sz w:val="24"/>
            <w:szCs w:val="24"/>
            <w:lang w:eastAsia="es-ES"/>
            <w14:ligatures w14:val="standardContextual"/>
          </w:rPr>
          <w:tab/>
        </w:r>
        <w:r w:rsidRPr="00815A76">
          <w:rPr>
            <w:rStyle w:val="Hipervnculo"/>
            <w:noProof/>
          </w:rPr>
          <w:t>Desarrollo de Presupuesto Simplificado</w:t>
        </w:r>
        <w:r>
          <w:rPr>
            <w:noProof/>
            <w:webHidden/>
          </w:rPr>
          <w:tab/>
        </w:r>
        <w:r>
          <w:rPr>
            <w:noProof/>
            <w:webHidden/>
          </w:rPr>
          <w:fldChar w:fldCharType="begin"/>
        </w:r>
        <w:r>
          <w:rPr>
            <w:noProof/>
            <w:webHidden/>
          </w:rPr>
          <w:instrText xml:space="preserve"> PAGEREF _Toc233728231 \h </w:instrText>
        </w:r>
      </w:ins>
      <w:r>
        <w:rPr>
          <w:noProof/>
          <w:webHidden/>
        </w:rPr>
      </w:r>
      <w:ins w:id="76" w:author="Pablo Barrero Cruz" w:date="2026-06-30T16:10:00Z" w16du:dateUtc="2026-06-30T14:10:00Z">
        <w:r>
          <w:rPr>
            <w:noProof/>
            <w:webHidden/>
          </w:rPr>
          <w:fldChar w:fldCharType="separate"/>
        </w:r>
        <w:r>
          <w:rPr>
            <w:noProof/>
            <w:webHidden/>
          </w:rPr>
          <w:t>34</w:t>
        </w:r>
        <w:r>
          <w:rPr>
            <w:noProof/>
            <w:webHidden/>
          </w:rPr>
          <w:fldChar w:fldCharType="end"/>
        </w:r>
        <w:r w:rsidRPr="00815A76">
          <w:rPr>
            <w:rStyle w:val="Hipervnculo"/>
            <w:noProof/>
          </w:rPr>
          <w:fldChar w:fldCharType="end"/>
        </w:r>
      </w:ins>
    </w:p>
    <w:p w14:paraId="3ACC64CB" w14:textId="6DC581F7" w:rsidR="00AC0FAC" w:rsidRDefault="00AC0FAC">
      <w:pPr>
        <w:pStyle w:val="TDC1"/>
        <w:tabs>
          <w:tab w:val="left" w:pos="1540"/>
          <w:tab w:val="right" w:leader="dot" w:pos="8354"/>
        </w:tabs>
        <w:rPr>
          <w:ins w:id="77" w:author="Pablo Barrero Cruz" w:date="2026-06-30T16:10:00Z" w16du:dateUtc="2026-06-30T14:10:00Z"/>
          <w:rFonts w:eastAsiaTheme="minorEastAsia"/>
          <w:b w:val="0"/>
          <w:bCs w:val="0"/>
          <w:caps w:val="0"/>
          <w:noProof/>
          <w:kern w:val="2"/>
          <w:sz w:val="24"/>
          <w:szCs w:val="24"/>
          <w:lang w:eastAsia="es-ES"/>
          <w14:ligatures w14:val="standardContextual"/>
        </w:rPr>
      </w:pPr>
      <w:ins w:id="7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"_Toc233728232"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5.</w:t>
        </w:r>
        <w:r>
          <w:rPr>
            <w:rFonts w:eastAsiaTheme="minorEastAsia"/>
            <w:b w:val="0"/>
            <w:bCs w:val="0"/>
            <w:caps w:val="0"/>
            <w:noProof/>
            <w:kern w:val="2"/>
            <w:sz w:val="24"/>
            <w:szCs w:val="24"/>
            <w:lang w:eastAsia="es-ES"/>
            <w14:ligatures w14:val="standardContextual"/>
          </w:rPr>
          <w:tab/>
        </w:r>
        <w:r w:rsidRPr="00815A76">
          <w:rPr>
            <w:rStyle w:val="Hipervnculo"/>
            <w:noProof/>
          </w:rPr>
          <w:t>Análisis</w:t>
        </w:r>
        <w:r>
          <w:rPr>
            <w:noProof/>
            <w:webHidden/>
          </w:rPr>
          <w:tab/>
        </w:r>
        <w:r>
          <w:rPr>
            <w:noProof/>
            <w:webHidden/>
          </w:rPr>
          <w:fldChar w:fldCharType="begin"/>
        </w:r>
        <w:r>
          <w:rPr>
            <w:noProof/>
            <w:webHidden/>
          </w:rPr>
          <w:instrText xml:space="preserve"> PAGEREF _Toc233728232 \h </w:instrText>
        </w:r>
      </w:ins>
      <w:r>
        <w:rPr>
          <w:noProof/>
          <w:webHidden/>
        </w:rPr>
      </w:r>
      <w:ins w:id="79" w:author="Pablo Barrero Cruz" w:date="2026-06-30T16:10:00Z" w16du:dateUtc="2026-06-30T14:10:00Z">
        <w:r>
          <w:rPr>
            <w:noProof/>
            <w:webHidden/>
          </w:rPr>
          <w:fldChar w:fldCharType="separate"/>
        </w:r>
        <w:r>
          <w:rPr>
            <w:noProof/>
            <w:webHidden/>
          </w:rPr>
          <w:t>35</w:t>
        </w:r>
        <w:r>
          <w:rPr>
            <w:noProof/>
            <w:webHidden/>
          </w:rPr>
          <w:fldChar w:fldCharType="end"/>
        </w:r>
        <w:r w:rsidRPr="00815A76">
          <w:rPr>
            <w:rStyle w:val="Hipervnculo"/>
            <w:noProof/>
          </w:rPr>
          <w:fldChar w:fldCharType="end"/>
        </w:r>
      </w:ins>
    </w:p>
    <w:p w14:paraId="4E4386A1" w14:textId="25CCDD37" w:rsidR="00AC0FAC" w:rsidRDefault="00AC0FAC">
      <w:pPr>
        <w:pStyle w:val="TDC2"/>
        <w:rPr>
          <w:ins w:id="80" w:author="Pablo Barrero Cruz" w:date="2026-06-30T16:10:00Z" w16du:dateUtc="2026-06-30T14:10:00Z"/>
          <w:rFonts w:eastAsiaTheme="minorEastAsia"/>
          <w:smallCaps w:val="0"/>
          <w:noProof/>
          <w:kern w:val="2"/>
          <w:sz w:val="24"/>
          <w:szCs w:val="24"/>
          <w:lang w:eastAsia="es-ES"/>
          <w14:ligatures w14:val="standardContextual"/>
        </w:rPr>
      </w:pPr>
      <w:ins w:id="8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"_Toc233728233"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5.1</w:t>
        </w:r>
        <w:r>
          <w:rPr>
            <w:rFonts w:eastAsiaTheme="minorEastAsia"/>
            <w:smallCaps w:val="0"/>
            <w:noProof/>
            <w:kern w:val="2"/>
            <w:sz w:val="24"/>
            <w:szCs w:val="24"/>
            <w:lang w:eastAsia="es-ES"/>
            <w14:ligatures w14:val="standardContextual"/>
          </w:rPr>
          <w:tab/>
        </w:r>
        <w:r w:rsidRPr="00815A76">
          <w:rPr>
            <w:rStyle w:val="Hipervnculo"/>
            <w:noProof/>
          </w:rPr>
          <w:t>Definición del Sistema</w:t>
        </w:r>
        <w:r>
          <w:rPr>
            <w:noProof/>
            <w:webHidden/>
          </w:rPr>
          <w:tab/>
        </w:r>
        <w:r>
          <w:rPr>
            <w:noProof/>
            <w:webHidden/>
          </w:rPr>
          <w:fldChar w:fldCharType="begin"/>
        </w:r>
        <w:r>
          <w:rPr>
            <w:noProof/>
            <w:webHidden/>
          </w:rPr>
          <w:instrText xml:space="preserve"> PAGEREF _Toc233728233 \h </w:instrText>
        </w:r>
      </w:ins>
      <w:r>
        <w:rPr>
          <w:noProof/>
          <w:webHidden/>
        </w:rPr>
      </w:r>
      <w:ins w:id="82" w:author="Pablo Barrero Cruz" w:date="2026-06-30T16:10:00Z" w16du:dateUtc="2026-06-30T14:10:00Z">
        <w:r>
          <w:rPr>
            <w:noProof/>
            <w:webHidden/>
          </w:rPr>
          <w:fldChar w:fldCharType="separate"/>
        </w:r>
        <w:r>
          <w:rPr>
            <w:noProof/>
            <w:webHidden/>
          </w:rPr>
          <w:t>35</w:t>
        </w:r>
        <w:r>
          <w:rPr>
            <w:noProof/>
            <w:webHidden/>
          </w:rPr>
          <w:fldChar w:fldCharType="end"/>
        </w:r>
        <w:r w:rsidRPr="00815A76">
          <w:rPr>
            <w:rStyle w:val="Hipervnculo"/>
            <w:noProof/>
          </w:rPr>
          <w:fldChar w:fldCharType="end"/>
        </w:r>
      </w:ins>
    </w:p>
    <w:p w14:paraId="0F90A1E3" w14:textId="5F3A3863" w:rsidR="00AC0FAC" w:rsidRDefault="00AC0FAC">
      <w:pPr>
        <w:pStyle w:val="TDC3"/>
        <w:tabs>
          <w:tab w:val="left" w:pos="1320"/>
          <w:tab w:val="right" w:leader="dot" w:pos="8354"/>
        </w:tabs>
        <w:rPr>
          <w:ins w:id="83" w:author="Pablo Barrero Cruz" w:date="2026-06-30T16:10:00Z" w16du:dateUtc="2026-06-30T14:10:00Z"/>
          <w:rFonts w:eastAsiaTheme="minorEastAsia"/>
          <w:i w:val="0"/>
          <w:iCs w:val="0"/>
          <w:noProof/>
          <w:kern w:val="2"/>
          <w:sz w:val="24"/>
          <w:szCs w:val="24"/>
          <w:lang w:eastAsia="es-ES"/>
          <w14:ligatures w14:val="standardContextual"/>
        </w:rPr>
      </w:pPr>
      <w:ins w:id="8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"_Toc233728234"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5.1.1</w:t>
        </w:r>
        <w:r>
          <w:rPr>
            <w:rFonts w:eastAsiaTheme="minorEastAsia"/>
            <w:i w:val="0"/>
            <w:iCs w:val="0"/>
            <w:noProof/>
            <w:kern w:val="2"/>
            <w:sz w:val="24"/>
            <w:szCs w:val="24"/>
            <w:lang w:eastAsia="es-ES"/>
            <w14:ligatures w14:val="standardContextual"/>
          </w:rPr>
          <w:tab/>
        </w:r>
        <w:r w:rsidRPr="00815A76">
          <w:rPr>
            <w:rStyle w:val="Hipervnculo"/>
            <w:noProof/>
          </w:rPr>
          <w:t>Determinación del Alcance del Sistema</w:t>
        </w:r>
        <w:r>
          <w:rPr>
            <w:noProof/>
            <w:webHidden/>
          </w:rPr>
          <w:tab/>
        </w:r>
        <w:r>
          <w:rPr>
            <w:noProof/>
            <w:webHidden/>
          </w:rPr>
          <w:fldChar w:fldCharType="begin"/>
        </w:r>
        <w:r>
          <w:rPr>
            <w:noProof/>
            <w:webHidden/>
          </w:rPr>
          <w:instrText xml:space="preserve"> PAGEREF _Toc233728234 \h </w:instrText>
        </w:r>
      </w:ins>
      <w:r>
        <w:rPr>
          <w:noProof/>
          <w:webHidden/>
        </w:rPr>
      </w:r>
      <w:ins w:id="85" w:author="Pablo Barrero Cruz" w:date="2026-06-30T16:10:00Z" w16du:dateUtc="2026-06-30T14:10:00Z">
        <w:r>
          <w:rPr>
            <w:noProof/>
            <w:webHidden/>
          </w:rPr>
          <w:fldChar w:fldCharType="separate"/>
        </w:r>
        <w:r>
          <w:rPr>
            <w:noProof/>
            <w:webHidden/>
          </w:rPr>
          <w:t>36</w:t>
        </w:r>
        <w:r>
          <w:rPr>
            <w:noProof/>
            <w:webHidden/>
          </w:rPr>
          <w:fldChar w:fldCharType="end"/>
        </w:r>
        <w:r w:rsidRPr="00815A76">
          <w:rPr>
            <w:rStyle w:val="Hipervnculo"/>
            <w:noProof/>
          </w:rPr>
          <w:fldChar w:fldCharType="end"/>
        </w:r>
      </w:ins>
    </w:p>
    <w:p w14:paraId="3A9F3B4F" w14:textId="1B6FB6E9" w:rsidR="00AC0FAC" w:rsidRDefault="00AC0FAC">
      <w:pPr>
        <w:pStyle w:val="TDC2"/>
        <w:rPr>
          <w:ins w:id="86" w:author="Pablo Barrero Cruz" w:date="2026-06-30T16:10:00Z" w16du:dateUtc="2026-06-30T14:10:00Z"/>
          <w:rFonts w:eastAsiaTheme="minorEastAsia"/>
          <w:smallCaps w:val="0"/>
          <w:noProof/>
          <w:kern w:val="2"/>
          <w:sz w:val="24"/>
          <w:szCs w:val="24"/>
          <w:lang w:eastAsia="es-ES"/>
          <w14:ligatures w14:val="standardContextual"/>
        </w:rPr>
      </w:pPr>
      <w:ins w:id="8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"_Toc233728235"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5.2</w:t>
        </w:r>
        <w:r>
          <w:rPr>
            <w:rFonts w:eastAsiaTheme="minorEastAsia"/>
            <w:smallCaps w:val="0"/>
            <w:noProof/>
            <w:kern w:val="2"/>
            <w:sz w:val="24"/>
            <w:szCs w:val="24"/>
            <w:lang w:eastAsia="es-ES"/>
            <w14:ligatures w14:val="standardContextual"/>
          </w:rPr>
          <w:tab/>
        </w:r>
        <w:r w:rsidRPr="00815A76">
          <w:rPr>
            <w:rStyle w:val="Hipervnculo"/>
            <w:noProof/>
          </w:rPr>
          <w:t>Requisitos del Sistema</w:t>
        </w:r>
        <w:r>
          <w:rPr>
            <w:noProof/>
            <w:webHidden/>
          </w:rPr>
          <w:tab/>
        </w:r>
        <w:r>
          <w:rPr>
            <w:noProof/>
            <w:webHidden/>
          </w:rPr>
          <w:fldChar w:fldCharType="begin"/>
        </w:r>
        <w:r>
          <w:rPr>
            <w:noProof/>
            <w:webHidden/>
          </w:rPr>
          <w:instrText xml:space="preserve"> PAGEREF _Toc233728235 \h </w:instrText>
        </w:r>
      </w:ins>
      <w:r>
        <w:rPr>
          <w:noProof/>
          <w:webHidden/>
        </w:rPr>
      </w:r>
      <w:ins w:id="88" w:author="Pablo Barrero Cruz" w:date="2026-06-30T16:10:00Z" w16du:dateUtc="2026-06-30T14:10:00Z">
        <w:r>
          <w:rPr>
            <w:noProof/>
            <w:webHidden/>
          </w:rPr>
          <w:fldChar w:fldCharType="separate"/>
        </w:r>
        <w:r>
          <w:rPr>
            <w:noProof/>
            <w:webHidden/>
          </w:rPr>
          <w:t>37</w:t>
        </w:r>
        <w:r>
          <w:rPr>
            <w:noProof/>
            <w:webHidden/>
          </w:rPr>
          <w:fldChar w:fldCharType="end"/>
        </w:r>
        <w:r w:rsidRPr="00815A76">
          <w:rPr>
            <w:rStyle w:val="Hipervnculo"/>
            <w:noProof/>
          </w:rPr>
          <w:fldChar w:fldCharType="end"/>
        </w:r>
      </w:ins>
    </w:p>
    <w:p w14:paraId="09B3283C" w14:textId="5E46FC01" w:rsidR="00AC0FAC" w:rsidRDefault="00AC0FAC">
      <w:pPr>
        <w:pStyle w:val="TDC3"/>
        <w:tabs>
          <w:tab w:val="left" w:pos="1320"/>
          <w:tab w:val="right" w:leader="dot" w:pos="8354"/>
        </w:tabs>
        <w:rPr>
          <w:ins w:id="89" w:author="Pablo Barrero Cruz" w:date="2026-06-30T16:10:00Z" w16du:dateUtc="2026-06-30T14:10:00Z"/>
          <w:rFonts w:eastAsiaTheme="minorEastAsia"/>
          <w:i w:val="0"/>
          <w:iCs w:val="0"/>
          <w:noProof/>
          <w:kern w:val="2"/>
          <w:sz w:val="24"/>
          <w:szCs w:val="24"/>
          <w:lang w:eastAsia="es-ES"/>
          <w14:ligatures w14:val="standardContextual"/>
        </w:rPr>
      </w:pPr>
      <w:ins w:id="9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"_Toc233728236"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5.2.1</w:t>
        </w:r>
        <w:r>
          <w:rPr>
            <w:rFonts w:eastAsiaTheme="minorEastAsia"/>
            <w:i w:val="0"/>
            <w:iCs w:val="0"/>
            <w:noProof/>
            <w:kern w:val="2"/>
            <w:sz w:val="24"/>
            <w:szCs w:val="24"/>
            <w:lang w:eastAsia="es-ES"/>
            <w14:ligatures w14:val="standardContextual"/>
          </w:rPr>
          <w:tab/>
        </w:r>
        <w:r w:rsidRPr="00815A76">
          <w:rPr>
            <w:rStyle w:val="Hipervnculo"/>
            <w:noProof/>
          </w:rPr>
          <w:t>Obtención de los Requisitos del Sistema</w:t>
        </w:r>
        <w:r>
          <w:rPr>
            <w:noProof/>
            <w:webHidden/>
          </w:rPr>
          <w:tab/>
        </w:r>
        <w:r>
          <w:rPr>
            <w:noProof/>
            <w:webHidden/>
          </w:rPr>
          <w:fldChar w:fldCharType="begin"/>
        </w:r>
        <w:r>
          <w:rPr>
            <w:noProof/>
            <w:webHidden/>
          </w:rPr>
          <w:instrText xml:space="preserve"> PAGEREF _Toc233728236 \h </w:instrText>
        </w:r>
      </w:ins>
      <w:r>
        <w:rPr>
          <w:noProof/>
          <w:webHidden/>
        </w:rPr>
      </w:r>
      <w:ins w:id="91" w:author="Pablo Barrero Cruz" w:date="2026-06-30T16:10:00Z" w16du:dateUtc="2026-06-30T14:10:00Z">
        <w:r>
          <w:rPr>
            <w:noProof/>
            <w:webHidden/>
          </w:rPr>
          <w:fldChar w:fldCharType="separate"/>
        </w:r>
        <w:r>
          <w:rPr>
            <w:noProof/>
            <w:webHidden/>
          </w:rPr>
          <w:t>37</w:t>
        </w:r>
        <w:r>
          <w:rPr>
            <w:noProof/>
            <w:webHidden/>
          </w:rPr>
          <w:fldChar w:fldCharType="end"/>
        </w:r>
        <w:r w:rsidRPr="00815A76">
          <w:rPr>
            <w:rStyle w:val="Hipervnculo"/>
            <w:noProof/>
          </w:rPr>
          <w:fldChar w:fldCharType="end"/>
        </w:r>
      </w:ins>
    </w:p>
    <w:p w14:paraId="391B33CE" w14:textId="52586D3D" w:rsidR="00AC0FAC" w:rsidRDefault="00AC0FAC">
      <w:pPr>
        <w:pStyle w:val="TDC3"/>
        <w:tabs>
          <w:tab w:val="left" w:pos="1320"/>
          <w:tab w:val="right" w:leader="dot" w:pos="8354"/>
        </w:tabs>
        <w:rPr>
          <w:ins w:id="92" w:author="Pablo Barrero Cruz" w:date="2026-06-30T16:10:00Z" w16du:dateUtc="2026-06-30T14:10:00Z"/>
          <w:rFonts w:eastAsiaTheme="minorEastAsia"/>
          <w:i w:val="0"/>
          <w:iCs w:val="0"/>
          <w:noProof/>
          <w:kern w:val="2"/>
          <w:sz w:val="24"/>
          <w:szCs w:val="24"/>
          <w:lang w:eastAsia="es-ES"/>
          <w14:ligatures w14:val="standardContextual"/>
        </w:rPr>
      </w:pPr>
      <w:ins w:id="9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"_Toc233728237"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5.2.2</w:t>
        </w:r>
        <w:r>
          <w:rPr>
            <w:rFonts w:eastAsiaTheme="minorEastAsia"/>
            <w:i w:val="0"/>
            <w:iCs w:val="0"/>
            <w:noProof/>
            <w:kern w:val="2"/>
            <w:sz w:val="24"/>
            <w:szCs w:val="24"/>
            <w:lang w:eastAsia="es-ES"/>
            <w14:ligatures w14:val="standardContextual"/>
          </w:rPr>
          <w:tab/>
        </w:r>
        <w:r w:rsidRPr="00815A76">
          <w:rPr>
            <w:rStyle w:val="Hipervnculo"/>
            <w:noProof/>
          </w:rPr>
          <w:t>Identificación de Actores del Sistema</w:t>
        </w:r>
        <w:r>
          <w:rPr>
            <w:noProof/>
            <w:webHidden/>
          </w:rPr>
          <w:tab/>
        </w:r>
        <w:r>
          <w:rPr>
            <w:noProof/>
            <w:webHidden/>
          </w:rPr>
          <w:fldChar w:fldCharType="begin"/>
        </w:r>
        <w:r>
          <w:rPr>
            <w:noProof/>
            <w:webHidden/>
          </w:rPr>
          <w:instrText xml:space="preserve"> PAGEREF _Toc233728237 \h </w:instrText>
        </w:r>
      </w:ins>
      <w:r>
        <w:rPr>
          <w:noProof/>
          <w:webHidden/>
        </w:rPr>
      </w:r>
      <w:ins w:id="94" w:author="Pablo Barrero Cruz" w:date="2026-06-30T16:10:00Z" w16du:dateUtc="2026-06-30T14:10:00Z">
        <w:r>
          <w:rPr>
            <w:noProof/>
            <w:webHidden/>
          </w:rPr>
          <w:fldChar w:fldCharType="separate"/>
        </w:r>
        <w:r>
          <w:rPr>
            <w:noProof/>
            <w:webHidden/>
          </w:rPr>
          <w:t>46</w:t>
        </w:r>
        <w:r>
          <w:rPr>
            <w:noProof/>
            <w:webHidden/>
          </w:rPr>
          <w:fldChar w:fldCharType="end"/>
        </w:r>
        <w:r w:rsidRPr="00815A76">
          <w:rPr>
            <w:rStyle w:val="Hipervnculo"/>
            <w:noProof/>
          </w:rPr>
          <w:fldChar w:fldCharType="end"/>
        </w:r>
      </w:ins>
    </w:p>
    <w:p w14:paraId="639F2D8A" w14:textId="78A78C8A" w:rsidR="00AC0FAC" w:rsidRDefault="00AC0FAC">
      <w:pPr>
        <w:pStyle w:val="TDC3"/>
        <w:tabs>
          <w:tab w:val="left" w:pos="1320"/>
          <w:tab w:val="right" w:leader="dot" w:pos="8354"/>
        </w:tabs>
        <w:rPr>
          <w:ins w:id="95" w:author="Pablo Barrero Cruz" w:date="2026-06-30T16:10:00Z" w16du:dateUtc="2026-06-30T14:10:00Z"/>
          <w:rFonts w:eastAsiaTheme="minorEastAsia"/>
          <w:i w:val="0"/>
          <w:iCs w:val="0"/>
          <w:noProof/>
          <w:kern w:val="2"/>
          <w:sz w:val="24"/>
          <w:szCs w:val="24"/>
          <w:lang w:eastAsia="es-ES"/>
          <w14:ligatures w14:val="standardContextual"/>
        </w:rPr>
      </w:pPr>
      <w:ins w:id="9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"_Toc233728238"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5.2.3</w:t>
        </w:r>
        <w:r>
          <w:rPr>
            <w:rFonts w:eastAsiaTheme="minorEastAsia"/>
            <w:i w:val="0"/>
            <w:iCs w:val="0"/>
            <w:noProof/>
            <w:kern w:val="2"/>
            <w:sz w:val="24"/>
            <w:szCs w:val="24"/>
            <w:lang w:eastAsia="es-ES"/>
            <w14:ligatures w14:val="standardContextual"/>
          </w:rPr>
          <w:tab/>
        </w:r>
        <w:r w:rsidRPr="00815A76">
          <w:rPr>
            <w:rStyle w:val="Hipervnculo"/>
            <w:noProof/>
          </w:rPr>
          <w:t>Especificación de Casos de Uso</w:t>
        </w:r>
        <w:r>
          <w:rPr>
            <w:noProof/>
            <w:webHidden/>
          </w:rPr>
          <w:tab/>
        </w:r>
        <w:r>
          <w:rPr>
            <w:noProof/>
            <w:webHidden/>
          </w:rPr>
          <w:fldChar w:fldCharType="begin"/>
        </w:r>
        <w:r>
          <w:rPr>
            <w:noProof/>
            <w:webHidden/>
          </w:rPr>
          <w:instrText xml:space="preserve"> PAGEREF _Toc233728238 \h </w:instrText>
        </w:r>
      </w:ins>
      <w:r>
        <w:rPr>
          <w:noProof/>
          <w:webHidden/>
        </w:rPr>
      </w:r>
      <w:ins w:id="97" w:author="Pablo Barrero Cruz" w:date="2026-06-30T16:10:00Z" w16du:dateUtc="2026-06-30T14:10:00Z">
        <w:r>
          <w:rPr>
            <w:noProof/>
            <w:webHidden/>
          </w:rPr>
          <w:fldChar w:fldCharType="separate"/>
        </w:r>
        <w:r>
          <w:rPr>
            <w:noProof/>
            <w:webHidden/>
          </w:rPr>
          <w:t>47</w:t>
        </w:r>
        <w:r>
          <w:rPr>
            <w:noProof/>
            <w:webHidden/>
          </w:rPr>
          <w:fldChar w:fldCharType="end"/>
        </w:r>
        <w:r w:rsidRPr="00815A76">
          <w:rPr>
            <w:rStyle w:val="Hipervnculo"/>
            <w:noProof/>
          </w:rPr>
          <w:fldChar w:fldCharType="end"/>
        </w:r>
      </w:ins>
    </w:p>
    <w:p w14:paraId="6CA300D0" w14:textId="57637EF4" w:rsidR="00AC0FAC" w:rsidRDefault="00AC0FAC">
      <w:pPr>
        <w:pStyle w:val="TDC2"/>
        <w:rPr>
          <w:ins w:id="98" w:author="Pablo Barrero Cruz" w:date="2026-06-30T16:10:00Z" w16du:dateUtc="2026-06-30T14:10:00Z"/>
          <w:rFonts w:eastAsiaTheme="minorEastAsia"/>
          <w:smallCaps w:val="0"/>
          <w:noProof/>
          <w:kern w:val="2"/>
          <w:sz w:val="24"/>
          <w:szCs w:val="24"/>
          <w:lang w:eastAsia="es-ES"/>
          <w14:ligatures w14:val="standardContextual"/>
        </w:rPr>
      </w:pPr>
      <w:ins w:id="9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"_Toc233728239"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5.3</w:t>
        </w:r>
        <w:r>
          <w:rPr>
            <w:rFonts w:eastAsiaTheme="minorEastAsia"/>
            <w:smallCaps w:val="0"/>
            <w:noProof/>
            <w:kern w:val="2"/>
            <w:sz w:val="24"/>
            <w:szCs w:val="24"/>
            <w:lang w:eastAsia="es-ES"/>
            <w14:ligatures w14:val="standardContextual"/>
          </w:rPr>
          <w:tab/>
        </w:r>
        <w:r w:rsidRPr="00815A76">
          <w:rPr>
            <w:rStyle w:val="Hipervnculo"/>
            <w:noProof/>
          </w:rPr>
          <w:t>Identificación de los Subsistemas en la Fase de Análisis</w:t>
        </w:r>
        <w:r>
          <w:rPr>
            <w:noProof/>
            <w:webHidden/>
          </w:rPr>
          <w:tab/>
        </w:r>
        <w:r>
          <w:rPr>
            <w:noProof/>
            <w:webHidden/>
          </w:rPr>
          <w:fldChar w:fldCharType="begin"/>
        </w:r>
        <w:r>
          <w:rPr>
            <w:noProof/>
            <w:webHidden/>
          </w:rPr>
          <w:instrText xml:space="preserve"> PAGEREF _Toc233728239 \h </w:instrText>
        </w:r>
      </w:ins>
      <w:r>
        <w:rPr>
          <w:noProof/>
          <w:webHidden/>
        </w:rPr>
      </w:r>
      <w:ins w:id="100" w:author="Pablo Barrero Cruz" w:date="2026-06-30T16:10:00Z" w16du:dateUtc="2026-06-30T14:10:00Z">
        <w:r>
          <w:rPr>
            <w:noProof/>
            <w:webHidden/>
          </w:rPr>
          <w:fldChar w:fldCharType="separate"/>
        </w:r>
        <w:r>
          <w:rPr>
            <w:noProof/>
            <w:webHidden/>
          </w:rPr>
          <w:t>50</w:t>
        </w:r>
        <w:r>
          <w:rPr>
            <w:noProof/>
            <w:webHidden/>
          </w:rPr>
          <w:fldChar w:fldCharType="end"/>
        </w:r>
        <w:r w:rsidRPr="00815A76">
          <w:rPr>
            <w:rStyle w:val="Hipervnculo"/>
            <w:noProof/>
          </w:rPr>
          <w:fldChar w:fldCharType="end"/>
        </w:r>
      </w:ins>
    </w:p>
    <w:p w14:paraId="44632B2A" w14:textId="6465D6B1" w:rsidR="00AC0FAC" w:rsidRDefault="00AC0FAC">
      <w:pPr>
        <w:pStyle w:val="TDC3"/>
        <w:tabs>
          <w:tab w:val="left" w:pos="1320"/>
          <w:tab w:val="right" w:leader="dot" w:pos="8354"/>
        </w:tabs>
        <w:rPr>
          <w:ins w:id="101" w:author="Pablo Barrero Cruz" w:date="2026-06-30T16:10:00Z" w16du:dateUtc="2026-06-30T14:10:00Z"/>
          <w:rFonts w:eastAsiaTheme="minorEastAsia"/>
          <w:i w:val="0"/>
          <w:iCs w:val="0"/>
          <w:noProof/>
          <w:kern w:val="2"/>
          <w:sz w:val="24"/>
          <w:szCs w:val="24"/>
          <w:lang w:eastAsia="es-ES"/>
          <w14:ligatures w14:val="standardContextual"/>
        </w:rPr>
      </w:pPr>
      <w:ins w:id="10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"_Toc233728240"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5.3.1</w:t>
        </w:r>
        <w:r>
          <w:rPr>
            <w:rFonts w:eastAsiaTheme="minorEastAsia"/>
            <w:i w:val="0"/>
            <w:iCs w:val="0"/>
            <w:noProof/>
            <w:kern w:val="2"/>
            <w:sz w:val="24"/>
            <w:szCs w:val="24"/>
            <w:lang w:eastAsia="es-ES"/>
            <w14:ligatures w14:val="standardContextual"/>
          </w:rPr>
          <w:tab/>
        </w:r>
        <w:r w:rsidRPr="00815A76">
          <w:rPr>
            <w:rStyle w:val="Hipervnculo"/>
            <w:noProof/>
          </w:rPr>
          <w:t>Descripción de los Subsistemas</w:t>
        </w:r>
        <w:r>
          <w:rPr>
            <w:noProof/>
            <w:webHidden/>
          </w:rPr>
          <w:tab/>
        </w:r>
        <w:r>
          <w:rPr>
            <w:noProof/>
            <w:webHidden/>
          </w:rPr>
          <w:fldChar w:fldCharType="begin"/>
        </w:r>
        <w:r>
          <w:rPr>
            <w:noProof/>
            <w:webHidden/>
          </w:rPr>
          <w:instrText xml:space="preserve"> PAGEREF _Toc233728240 \h </w:instrText>
        </w:r>
      </w:ins>
      <w:r>
        <w:rPr>
          <w:noProof/>
          <w:webHidden/>
        </w:rPr>
      </w:r>
      <w:ins w:id="103" w:author="Pablo Barrero Cruz" w:date="2026-06-30T16:10:00Z" w16du:dateUtc="2026-06-30T14:10:00Z">
        <w:r>
          <w:rPr>
            <w:noProof/>
            <w:webHidden/>
          </w:rPr>
          <w:fldChar w:fldCharType="separate"/>
        </w:r>
        <w:r>
          <w:rPr>
            <w:noProof/>
            <w:webHidden/>
          </w:rPr>
          <w:t>50</w:t>
        </w:r>
        <w:r>
          <w:rPr>
            <w:noProof/>
            <w:webHidden/>
          </w:rPr>
          <w:fldChar w:fldCharType="end"/>
        </w:r>
        <w:r w:rsidRPr="00815A76">
          <w:rPr>
            <w:rStyle w:val="Hipervnculo"/>
            <w:noProof/>
          </w:rPr>
          <w:fldChar w:fldCharType="end"/>
        </w:r>
      </w:ins>
    </w:p>
    <w:p w14:paraId="2B7BD0FC" w14:textId="7F05EC10" w:rsidR="00AC0FAC" w:rsidRDefault="00AC0FAC">
      <w:pPr>
        <w:pStyle w:val="TDC3"/>
        <w:tabs>
          <w:tab w:val="left" w:pos="1320"/>
          <w:tab w:val="right" w:leader="dot" w:pos="8354"/>
        </w:tabs>
        <w:rPr>
          <w:ins w:id="104" w:author="Pablo Barrero Cruz" w:date="2026-06-30T16:10:00Z" w16du:dateUtc="2026-06-30T14:10:00Z"/>
          <w:rFonts w:eastAsiaTheme="minorEastAsia"/>
          <w:i w:val="0"/>
          <w:iCs w:val="0"/>
          <w:noProof/>
          <w:kern w:val="2"/>
          <w:sz w:val="24"/>
          <w:szCs w:val="24"/>
          <w:lang w:eastAsia="es-ES"/>
          <w14:ligatures w14:val="standardContextual"/>
        </w:rPr>
      </w:pPr>
      <w:ins w:id="10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"_Toc233728241"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5.3.2</w:t>
        </w:r>
        <w:r>
          <w:rPr>
            <w:rFonts w:eastAsiaTheme="minorEastAsia"/>
            <w:i w:val="0"/>
            <w:iCs w:val="0"/>
            <w:noProof/>
            <w:kern w:val="2"/>
            <w:sz w:val="24"/>
            <w:szCs w:val="24"/>
            <w:lang w:eastAsia="es-ES"/>
            <w14:ligatures w14:val="standardContextual"/>
          </w:rPr>
          <w:tab/>
        </w:r>
        <w:r w:rsidRPr="00815A76">
          <w:rPr>
            <w:rStyle w:val="Hipervnculo"/>
            <w:noProof/>
          </w:rPr>
          <w:t>Descripción de los Interfaces entre Subsistemas</w:t>
        </w:r>
        <w:r>
          <w:rPr>
            <w:noProof/>
            <w:webHidden/>
          </w:rPr>
          <w:tab/>
        </w:r>
        <w:r>
          <w:rPr>
            <w:noProof/>
            <w:webHidden/>
          </w:rPr>
          <w:fldChar w:fldCharType="begin"/>
        </w:r>
        <w:r>
          <w:rPr>
            <w:noProof/>
            <w:webHidden/>
          </w:rPr>
          <w:instrText xml:space="preserve"> PAGEREF _Toc233728241 \h </w:instrText>
        </w:r>
      </w:ins>
      <w:r>
        <w:rPr>
          <w:noProof/>
          <w:webHidden/>
        </w:rPr>
      </w:r>
      <w:ins w:id="106" w:author="Pablo Barrero Cruz" w:date="2026-06-30T16:10:00Z" w16du:dateUtc="2026-06-30T14:10:00Z">
        <w:r>
          <w:rPr>
            <w:noProof/>
            <w:webHidden/>
          </w:rPr>
          <w:fldChar w:fldCharType="separate"/>
        </w:r>
        <w:r>
          <w:rPr>
            <w:noProof/>
            <w:webHidden/>
          </w:rPr>
          <w:t>51</w:t>
        </w:r>
        <w:r>
          <w:rPr>
            <w:noProof/>
            <w:webHidden/>
          </w:rPr>
          <w:fldChar w:fldCharType="end"/>
        </w:r>
        <w:r w:rsidRPr="00815A76">
          <w:rPr>
            <w:rStyle w:val="Hipervnculo"/>
            <w:noProof/>
          </w:rPr>
          <w:fldChar w:fldCharType="end"/>
        </w:r>
      </w:ins>
    </w:p>
    <w:p w14:paraId="480D2E82" w14:textId="686C5C9C" w:rsidR="00AC0FAC" w:rsidRDefault="00AC0FAC">
      <w:pPr>
        <w:pStyle w:val="TDC2"/>
        <w:rPr>
          <w:ins w:id="107" w:author="Pablo Barrero Cruz" w:date="2026-06-30T16:10:00Z" w16du:dateUtc="2026-06-30T14:10:00Z"/>
          <w:rFonts w:eastAsiaTheme="minorEastAsia"/>
          <w:smallCaps w:val="0"/>
          <w:noProof/>
          <w:kern w:val="2"/>
          <w:sz w:val="24"/>
          <w:szCs w:val="24"/>
          <w:lang w:eastAsia="es-ES"/>
          <w14:ligatures w14:val="standardContextual"/>
        </w:rPr>
      </w:pPr>
      <w:ins w:id="10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"_Toc233728242"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5.4</w:t>
        </w:r>
        <w:r>
          <w:rPr>
            <w:rFonts w:eastAsiaTheme="minorEastAsia"/>
            <w:smallCaps w:val="0"/>
            <w:noProof/>
            <w:kern w:val="2"/>
            <w:sz w:val="24"/>
            <w:szCs w:val="24"/>
            <w:lang w:eastAsia="es-ES"/>
            <w14:ligatures w14:val="standardContextual"/>
          </w:rPr>
          <w:tab/>
        </w:r>
        <w:r w:rsidRPr="00815A76">
          <w:rPr>
            <w:rStyle w:val="Hipervnculo"/>
            <w:noProof/>
          </w:rPr>
          <w:t>Diagrama de Clases Preliminar del Análisis</w:t>
        </w:r>
        <w:r>
          <w:rPr>
            <w:noProof/>
            <w:webHidden/>
          </w:rPr>
          <w:tab/>
        </w:r>
        <w:r>
          <w:rPr>
            <w:noProof/>
            <w:webHidden/>
          </w:rPr>
          <w:fldChar w:fldCharType="begin"/>
        </w:r>
        <w:r>
          <w:rPr>
            <w:noProof/>
            <w:webHidden/>
          </w:rPr>
          <w:instrText xml:space="preserve"> PAGEREF _Toc233728242 \h </w:instrText>
        </w:r>
      </w:ins>
      <w:r>
        <w:rPr>
          <w:noProof/>
          <w:webHidden/>
        </w:rPr>
      </w:r>
      <w:ins w:id="109" w:author="Pablo Barrero Cruz" w:date="2026-06-30T16:10:00Z" w16du:dateUtc="2026-06-30T14:10:00Z">
        <w:r>
          <w:rPr>
            <w:noProof/>
            <w:webHidden/>
          </w:rPr>
          <w:fldChar w:fldCharType="separate"/>
        </w:r>
        <w:r>
          <w:rPr>
            <w:noProof/>
            <w:webHidden/>
          </w:rPr>
          <w:t>53</w:t>
        </w:r>
        <w:r>
          <w:rPr>
            <w:noProof/>
            <w:webHidden/>
          </w:rPr>
          <w:fldChar w:fldCharType="end"/>
        </w:r>
        <w:r w:rsidRPr="00815A76">
          <w:rPr>
            <w:rStyle w:val="Hipervnculo"/>
            <w:noProof/>
          </w:rPr>
          <w:fldChar w:fldCharType="end"/>
        </w:r>
      </w:ins>
    </w:p>
    <w:p w14:paraId="3CBE1EB3" w14:textId="79C8D70B" w:rsidR="00AC0FAC" w:rsidRDefault="00AC0FAC">
      <w:pPr>
        <w:pStyle w:val="TDC3"/>
        <w:tabs>
          <w:tab w:val="left" w:pos="1320"/>
          <w:tab w:val="right" w:leader="dot" w:pos="8354"/>
        </w:tabs>
        <w:rPr>
          <w:ins w:id="110" w:author="Pablo Barrero Cruz" w:date="2026-06-30T16:10:00Z" w16du:dateUtc="2026-06-30T14:10:00Z"/>
          <w:rFonts w:eastAsiaTheme="minorEastAsia"/>
          <w:i w:val="0"/>
          <w:iCs w:val="0"/>
          <w:noProof/>
          <w:kern w:val="2"/>
          <w:sz w:val="24"/>
          <w:szCs w:val="24"/>
          <w:lang w:eastAsia="es-ES"/>
          <w14:ligatures w14:val="standardContextual"/>
        </w:rPr>
      </w:pPr>
      <w:ins w:id="11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"_Toc233728243"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5.4.1</w:t>
        </w:r>
        <w:r>
          <w:rPr>
            <w:rFonts w:eastAsiaTheme="minorEastAsia"/>
            <w:i w:val="0"/>
            <w:iCs w:val="0"/>
            <w:noProof/>
            <w:kern w:val="2"/>
            <w:sz w:val="24"/>
            <w:szCs w:val="24"/>
            <w:lang w:eastAsia="es-ES"/>
            <w14:ligatures w14:val="standardContextual"/>
          </w:rPr>
          <w:tab/>
        </w:r>
        <w:r w:rsidRPr="00815A76">
          <w:rPr>
            <w:rStyle w:val="Hipervnculo"/>
            <w:noProof/>
          </w:rPr>
          <w:t>Diagrama de Clases</w:t>
        </w:r>
        <w:r>
          <w:rPr>
            <w:noProof/>
            <w:webHidden/>
          </w:rPr>
          <w:tab/>
        </w:r>
        <w:r>
          <w:rPr>
            <w:noProof/>
            <w:webHidden/>
          </w:rPr>
          <w:fldChar w:fldCharType="begin"/>
        </w:r>
        <w:r>
          <w:rPr>
            <w:noProof/>
            <w:webHidden/>
          </w:rPr>
          <w:instrText xml:space="preserve"> PAGEREF _Toc233728243 \h </w:instrText>
        </w:r>
      </w:ins>
      <w:r>
        <w:rPr>
          <w:noProof/>
          <w:webHidden/>
        </w:rPr>
      </w:r>
      <w:ins w:id="112" w:author="Pablo Barrero Cruz" w:date="2026-06-30T16:10:00Z" w16du:dateUtc="2026-06-30T14:10:00Z">
        <w:r>
          <w:rPr>
            <w:noProof/>
            <w:webHidden/>
          </w:rPr>
          <w:fldChar w:fldCharType="separate"/>
        </w:r>
        <w:r>
          <w:rPr>
            <w:noProof/>
            <w:webHidden/>
          </w:rPr>
          <w:t>54</w:t>
        </w:r>
        <w:r>
          <w:rPr>
            <w:noProof/>
            <w:webHidden/>
          </w:rPr>
          <w:fldChar w:fldCharType="end"/>
        </w:r>
        <w:r w:rsidRPr="00815A76">
          <w:rPr>
            <w:rStyle w:val="Hipervnculo"/>
            <w:noProof/>
          </w:rPr>
          <w:fldChar w:fldCharType="end"/>
        </w:r>
      </w:ins>
    </w:p>
    <w:p w14:paraId="64AC7AF6" w14:textId="6799942D" w:rsidR="00AC0FAC" w:rsidRDefault="00AC0FAC">
      <w:pPr>
        <w:pStyle w:val="TDC3"/>
        <w:tabs>
          <w:tab w:val="left" w:pos="1320"/>
          <w:tab w:val="right" w:leader="dot" w:pos="8354"/>
        </w:tabs>
        <w:rPr>
          <w:ins w:id="113" w:author="Pablo Barrero Cruz" w:date="2026-06-30T16:10:00Z" w16du:dateUtc="2026-06-30T14:10:00Z"/>
          <w:rFonts w:eastAsiaTheme="minorEastAsia"/>
          <w:i w:val="0"/>
          <w:iCs w:val="0"/>
          <w:noProof/>
          <w:kern w:val="2"/>
          <w:sz w:val="24"/>
          <w:szCs w:val="24"/>
          <w:lang w:eastAsia="es-ES"/>
          <w14:ligatures w14:val="standardContextual"/>
        </w:rPr>
      </w:pPr>
      <w:ins w:id="11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"_Toc233728244"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5.4.2</w:t>
        </w:r>
        <w:r>
          <w:rPr>
            <w:rFonts w:eastAsiaTheme="minorEastAsia"/>
            <w:i w:val="0"/>
            <w:iCs w:val="0"/>
            <w:noProof/>
            <w:kern w:val="2"/>
            <w:sz w:val="24"/>
            <w:szCs w:val="24"/>
            <w:lang w:eastAsia="es-ES"/>
            <w14:ligatures w14:val="standardContextual"/>
          </w:rPr>
          <w:tab/>
        </w:r>
        <w:r w:rsidRPr="00815A76">
          <w:rPr>
            <w:rStyle w:val="Hipervnculo"/>
            <w:noProof/>
          </w:rPr>
          <w:t>Descripción de las Clases</w:t>
        </w:r>
        <w:r>
          <w:rPr>
            <w:noProof/>
            <w:webHidden/>
          </w:rPr>
          <w:tab/>
        </w:r>
        <w:r>
          <w:rPr>
            <w:noProof/>
            <w:webHidden/>
          </w:rPr>
          <w:fldChar w:fldCharType="begin"/>
        </w:r>
        <w:r>
          <w:rPr>
            <w:noProof/>
            <w:webHidden/>
          </w:rPr>
          <w:instrText xml:space="preserve"> PAGEREF _Toc233728244 \h </w:instrText>
        </w:r>
      </w:ins>
      <w:r>
        <w:rPr>
          <w:noProof/>
          <w:webHidden/>
        </w:rPr>
      </w:r>
      <w:ins w:id="115" w:author="Pablo Barrero Cruz" w:date="2026-06-30T16:10:00Z" w16du:dateUtc="2026-06-30T14:10:00Z">
        <w:r>
          <w:rPr>
            <w:noProof/>
            <w:webHidden/>
          </w:rPr>
          <w:fldChar w:fldCharType="separate"/>
        </w:r>
        <w:r>
          <w:rPr>
            <w:noProof/>
            <w:webHidden/>
          </w:rPr>
          <w:t>54</w:t>
        </w:r>
        <w:r>
          <w:rPr>
            <w:noProof/>
            <w:webHidden/>
          </w:rPr>
          <w:fldChar w:fldCharType="end"/>
        </w:r>
        <w:r w:rsidRPr="00815A76">
          <w:rPr>
            <w:rStyle w:val="Hipervnculo"/>
            <w:noProof/>
          </w:rPr>
          <w:fldChar w:fldCharType="end"/>
        </w:r>
      </w:ins>
    </w:p>
    <w:p w14:paraId="47F62993" w14:textId="01CBF5E5" w:rsidR="00AC0FAC" w:rsidRDefault="00AC0FAC">
      <w:pPr>
        <w:pStyle w:val="TDC2"/>
        <w:rPr>
          <w:ins w:id="116" w:author="Pablo Barrero Cruz" w:date="2026-06-30T16:10:00Z" w16du:dateUtc="2026-06-30T14:10:00Z"/>
          <w:rFonts w:eastAsiaTheme="minorEastAsia"/>
          <w:smallCaps w:val="0"/>
          <w:noProof/>
          <w:kern w:val="2"/>
          <w:sz w:val="24"/>
          <w:szCs w:val="24"/>
          <w:lang w:eastAsia="es-ES"/>
          <w14:ligatures w14:val="standardContextual"/>
        </w:rPr>
      </w:pPr>
      <w:ins w:id="11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"_Toc233728245"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w:t>
        </w:r>
        <w:r>
          <w:rPr>
            <w:rFonts w:eastAsiaTheme="minorEastAsia"/>
            <w:smallCaps w:val="0"/>
            <w:noProof/>
            <w:kern w:val="2"/>
            <w:sz w:val="24"/>
            <w:szCs w:val="24"/>
            <w:lang w:eastAsia="es-ES"/>
            <w14:ligatures w14:val="standardContextual"/>
          </w:rPr>
          <w:tab/>
        </w:r>
        <w:r w:rsidRPr="00815A76">
          <w:rPr>
            <w:rStyle w:val="Hipervnculo"/>
            <w:noProof/>
          </w:rPr>
          <w:t>Análisis de Casos de Uso y Escenarios</w:t>
        </w:r>
        <w:r>
          <w:rPr>
            <w:noProof/>
            <w:webHidden/>
          </w:rPr>
          <w:tab/>
        </w:r>
        <w:r>
          <w:rPr>
            <w:noProof/>
            <w:webHidden/>
          </w:rPr>
          <w:fldChar w:fldCharType="begin"/>
        </w:r>
        <w:r>
          <w:rPr>
            <w:noProof/>
            <w:webHidden/>
          </w:rPr>
          <w:instrText xml:space="preserve"> PAGEREF _Toc233728245 \h </w:instrText>
        </w:r>
      </w:ins>
      <w:r>
        <w:rPr>
          <w:noProof/>
          <w:webHidden/>
        </w:rPr>
      </w:r>
      <w:ins w:id="118" w:author="Pablo Barrero Cruz" w:date="2026-06-30T16:10:00Z" w16du:dateUtc="2026-06-30T14:10:00Z">
        <w:r>
          <w:rPr>
            <w:noProof/>
            <w:webHidden/>
          </w:rPr>
          <w:fldChar w:fldCharType="separate"/>
        </w:r>
        <w:r>
          <w:rPr>
            <w:noProof/>
            <w:webHidden/>
          </w:rPr>
          <w:t>57</w:t>
        </w:r>
        <w:r>
          <w:rPr>
            <w:noProof/>
            <w:webHidden/>
          </w:rPr>
          <w:fldChar w:fldCharType="end"/>
        </w:r>
        <w:r w:rsidRPr="00815A76">
          <w:rPr>
            <w:rStyle w:val="Hipervnculo"/>
            <w:noProof/>
          </w:rPr>
          <w:fldChar w:fldCharType="end"/>
        </w:r>
      </w:ins>
    </w:p>
    <w:p w14:paraId="49A5D00F" w14:textId="3E13A014" w:rsidR="00AC0FAC" w:rsidRDefault="00AC0FAC">
      <w:pPr>
        <w:pStyle w:val="TDC3"/>
        <w:tabs>
          <w:tab w:val="left" w:pos="1320"/>
          <w:tab w:val="right" w:leader="dot" w:pos="8354"/>
        </w:tabs>
        <w:rPr>
          <w:ins w:id="119" w:author="Pablo Barrero Cruz" w:date="2026-06-30T16:10:00Z" w16du:dateUtc="2026-06-30T14:10:00Z"/>
          <w:rFonts w:eastAsiaTheme="minorEastAsia"/>
          <w:i w:val="0"/>
          <w:iCs w:val="0"/>
          <w:noProof/>
          <w:kern w:val="2"/>
          <w:sz w:val="24"/>
          <w:szCs w:val="24"/>
          <w:lang w:eastAsia="es-ES"/>
          <w14:ligatures w14:val="standardContextual"/>
        </w:rPr>
      </w:pPr>
      <w:ins w:id="12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"_Toc233728246"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5.5.1</w:t>
        </w:r>
        <w:r>
          <w:rPr>
            <w:rFonts w:eastAsiaTheme="minorEastAsia"/>
            <w:i w:val="0"/>
            <w:iCs w:val="0"/>
            <w:noProof/>
            <w:kern w:val="2"/>
            <w:sz w:val="24"/>
            <w:szCs w:val="24"/>
            <w:lang w:eastAsia="es-ES"/>
            <w14:ligatures w14:val="standardContextual"/>
          </w:rPr>
          <w:tab/>
        </w:r>
        <w:r w:rsidRPr="00815A76">
          <w:rPr>
            <w:rStyle w:val="Hipervnculo"/>
            <w:noProof/>
          </w:rPr>
          <w:t>UC-01 - Iniciar sesión</w:t>
        </w:r>
        <w:r>
          <w:rPr>
            <w:noProof/>
            <w:webHidden/>
          </w:rPr>
          <w:tab/>
        </w:r>
        <w:r>
          <w:rPr>
            <w:noProof/>
            <w:webHidden/>
          </w:rPr>
          <w:fldChar w:fldCharType="begin"/>
        </w:r>
        <w:r>
          <w:rPr>
            <w:noProof/>
            <w:webHidden/>
          </w:rPr>
          <w:instrText xml:space="preserve"> PAGEREF _Toc233728246 \h </w:instrText>
        </w:r>
      </w:ins>
      <w:r>
        <w:rPr>
          <w:noProof/>
          <w:webHidden/>
        </w:rPr>
      </w:r>
      <w:ins w:id="121" w:author="Pablo Barrero Cruz" w:date="2026-06-30T16:10:00Z" w16du:dateUtc="2026-06-30T14:10:00Z">
        <w:r>
          <w:rPr>
            <w:noProof/>
            <w:webHidden/>
          </w:rPr>
          <w:fldChar w:fldCharType="separate"/>
        </w:r>
        <w:r>
          <w:rPr>
            <w:noProof/>
            <w:webHidden/>
          </w:rPr>
          <w:t>57</w:t>
        </w:r>
        <w:r>
          <w:rPr>
            <w:noProof/>
            <w:webHidden/>
          </w:rPr>
          <w:fldChar w:fldCharType="end"/>
        </w:r>
        <w:r w:rsidRPr="00815A76">
          <w:rPr>
            <w:rStyle w:val="Hipervnculo"/>
            <w:noProof/>
          </w:rPr>
          <w:fldChar w:fldCharType="end"/>
        </w:r>
      </w:ins>
    </w:p>
    <w:p w14:paraId="792B9940" w14:textId="6679A07B" w:rsidR="00AC0FAC" w:rsidRDefault="00AC0FAC">
      <w:pPr>
        <w:pStyle w:val="TDC3"/>
        <w:tabs>
          <w:tab w:val="left" w:pos="1320"/>
          <w:tab w:val="right" w:leader="dot" w:pos="8354"/>
        </w:tabs>
        <w:rPr>
          <w:ins w:id="122" w:author="Pablo Barrero Cruz" w:date="2026-06-30T16:10:00Z" w16du:dateUtc="2026-06-30T14:10:00Z"/>
          <w:rFonts w:eastAsiaTheme="minorEastAsia"/>
          <w:i w:val="0"/>
          <w:iCs w:val="0"/>
          <w:noProof/>
          <w:kern w:val="2"/>
          <w:sz w:val="24"/>
          <w:szCs w:val="24"/>
          <w:lang w:eastAsia="es-ES"/>
          <w14:ligatures w14:val="standardContextual"/>
        </w:rPr>
      </w:pPr>
      <w:ins w:id="12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"_Toc233728247"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5.5.2</w:t>
        </w:r>
        <w:r>
          <w:rPr>
            <w:rFonts w:eastAsiaTheme="minorEastAsia"/>
            <w:i w:val="0"/>
            <w:iCs w:val="0"/>
            <w:noProof/>
            <w:kern w:val="2"/>
            <w:sz w:val="24"/>
            <w:szCs w:val="24"/>
            <w:lang w:eastAsia="es-ES"/>
            <w14:ligatures w14:val="standardContextual"/>
          </w:rPr>
          <w:tab/>
        </w:r>
        <w:r w:rsidRPr="00815A76">
          <w:rPr>
            <w:rStyle w:val="Hipervnculo"/>
            <w:noProof/>
          </w:rPr>
          <w:t>UC-02 - Cerrar sesión</w:t>
        </w:r>
        <w:r>
          <w:rPr>
            <w:noProof/>
            <w:webHidden/>
          </w:rPr>
          <w:tab/>
        </w:r>
        <w:r>
          <w:rPr>
            <w:noProof/>
            <w:webHidden/>
          </w:rPr>
          <w:fldChar w:fldCharType="begin"/>
        </w:r>
        <w:r>
          <w:rPr>
            <w:noProof/>
            <w:webHidden/>
          </w:rPr>
          <w:instrText xml:space="preserve"> PAGEREF _Toc233728247 \h </w:instrText>
        </w:r>
      </w:ins>
      <w:r>
        <w:rPr>
          <w:noProof/>
          <w:webHidden/>
        </w:rPr>
      </w:r>
      <w:ins w:id="124" w:author="Pablo Barrero Cruz" w:date="2026-06-30T16:10:00Z" w16du:dateUtc="2026-06-30T14:10:00Z">
        <w:r>
          <w:rPr>
            <w:noProof/>
            <w:webHidden/>
          </w:rPr>
          <w:fldChar w:fldCharType="separate"/>
        </w:r>
        <w:r>
          <w:rPr>
            <w:noProof/>
            <w:webHidden/>
          </w:rPr>
          <w:t>58</w:t>
        </w:r>
        <w:r>
          <w:rPr>
            <w:noProof/>
            <w:webHidden/>
          </w:rPr>
          <w:fldChar w:fldCharType="end"/>
        </w:r>
        <w:r w:rsidRPr="00815A76">
          <w:rPr>
            <w:rStyle w:val="Hipervnculo"/>
            <w:noProof/>
          </w:rPr>
          <w:fldChar w:fldCharType="end"/>
        </w:r>
      </w:ins>
    </w:p>
    <w:p w14:paraId="18A3293C" w14:textId="3EA981DD" w:rsidR="00AC0FAC" w:rsidRDefault="00AC0FAC">
      <w:pPr>
        <w:pStyle w:val="TDC3"/>
        <w:tabs>
          <w:tab w:val="left" w:pos="1320"/>
          <w:tab w:val="right" w:leader="dot" w:pos="8354"/>
        </w:tabs>
        <w:rPr>
          <w:ins w:id="125" w:author="Pablo Barrero Cruz" w:date="2026-06-30T16:10:00Z" w16du:dateUtc="2026-06-30T14:10:00Z"/>
          <w:rFonts w:eastAsiaTheme="minorEastAsia"/>
          <w:i w:val="0"/>
          <w:iCs w:val="0"/>
          <w:noProof/>
          <w:kern w:val="2"/>
          <w:sz w:val="24"/>
          <w:szCs w:val="24"/>
          <w:lang w:eastAsia="es-ES"/>
          <w14:ligatures w14:val="standardContextual"/>
        </w:rPr>
      </w:pPr>
      <w:ins w:id="12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"_Toc233728248"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5.5.3</w:t>
        </w:r>
        <w:r>
          <w:rPr>
            <w:rFonts w:eastAsiaTheme="minorEastAsia"/>
            <w:i w:val="0"/>
            <w:iCs w:val="0"/>
            <w:noProof/>
            <w:kern w:val="2"/>
            <w:sz w:val="24"/>
            <w:szCs w:val="24"/>
            <w:lang w:eastAsia="es-ES"/>
            <w14:ligatures w14:val="standardContextual"/>
          </w:rPr>
          <w:tab/>
        </w:r>
        <w:r w:rsidRPr="00815A76">
          <w:rPr>
            <w:rStyle w:val="Hipervnculo"/>
            <w:noProof/>
          </w:rPr>
          <w:t>UC-03 - Gestionar usuarios</w:t>
        </w:r>
        <w:r>
          <w:rPr>
            <w:noProof/>
            <w:webHidden/>
          </w:rPr>
          <w:tab/>
        </w:r>
        <w:r>
          <w:rPr>
            <w:noProof/>
            <w:webHidden/>
          </w:rPr>
          <w:fldChar w:fldCharType="begin"/>
        </w:r>
        <w:r>
          <w:rPr>
            <w:noProof/>
            <w:webHidden/>
          </w:rPr>
          <w:instrText xml:space="preserve"> PAGEREF _Toc233728248 \h </w:instrText>
        </w:r>
      </w:ins>
      <w:r>
        <w:rPr>
          <w:noProof/>
          <w:webHidden/>
        </w:rPr>
      </w:r>
      <w:ins w:id="127" w:author="Pablo Barrero Cruz" w:date="2026-06-30T16:10:00Z" w16du:dateUtc="2026-06-30T14:10:00Z">
        <w:r>
          <w:rPr>
            <w:noProof/>
            <w:webHidden/>
          </w:rPr>
          <w:fldChar w:fldCharType="separate"/>
        </w:r>
        <w:r>
          <w:rPr>
            <w:noProof/>
            <w:webHidden/>
          </w:rPr>
          <w:t>58</w:t>
        </w:r>
        <w:r>
          <w:rPr>
            <w:noProof/>
            <w:webHidden/>
          </w:rPr>
          <w:fldChar w:fldCharType="end"/>
        </w:r>
        <w:r w:rsidRPr="00815A76">
          <w:rPr>
            <w:rStyle w:val="Hipervnculo"/>
            <w:noProof/>
          </w:rPr>
          <w:fldChar w:fldCharType="end"/>
        </w:r>
      </w:ins>
    </w:p>
    <w:p w14:paraId="46719560" w14:textId="641BBBF8" w:rsidR="00AC0FAC" w:rsidRDefault="00AC0FAC">
      <w:pPr>
        <w:pStyle w:val="TDC3"/>
        <w:tabs>
          <w:tab w:val="left" w:pos="1320"/>
          <w:tab w:val="right" w:leader="dot" w:pos="8354"/>
        </w:tabs>
        <w:rPr>
          <w:ins w:id="128" w:author="Pablo Barrero Cruz" w:date="2026-06-30T16:10:00Z" w16du:dateUtc="2026-06-30T14:10:00Z"/>
          <w:rFonts w:eastAsiaTheme="minorEastAsia"/>
          <w:i w:val="0"/>
          <w:iCs w:val="0"/>
          <w:noProof/>
          <w:kern w:val="2"/>
          <w:sz w:val="24"/>
          <w:szCs w:val="24"/>
          <w:lang w:eastAsia="es-ES"/>
          <w14:ligatures w14:val="standardContextual"/>
        </w:rPr>
      </w:pPr>
      <w:ins w:id="129" w:author="Pablo Barrero Cruz" w:date="2026-06-30T16:10:00Z" w16du:dateUtc="2026-06-30T14:10:00Z">
        <w:r w:rsidRPr="00815A76">
          <w:rPr>
            <w:rStyle w:val="Hipervnculo"/>
            <w:noProof/>
          </w:rPr>
          <w:lastRenderedPageBreak/>
          <w:fldChar w:fldCharType="begin"/>
        </w:r>
        <w:r w:rsidRPr="00815A76">
          <w:rPr>
            <w:rStyle w:val="Hipervnculo"/>
            <w:noProof/>
          </w:rPr>
          <w:instrText xml:space="preserve"> </w:instrText>
        </w:r>
        <w:r>
          <w:rPr>
            <w:noProof/>
          </w:rPr>
          <w:instrText>HYPERLINK \l "_Toc233728249"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5.5.4</w:t>
        </w:r>
        <w:r>
          <w:rPr>
            <w:rFonts w:eastAsiaTheme="minorEastAsia"/>
            <w:i w:val="0"/>
            <w:iCs w:val="0"/>
            <w:noProof/>
            <w:kern w:val="2"/>
            <w:sz w:val="24"/>
            <w:szCs w:val="24"/>
            <w:lang w:eastAsia="es-ES"/>
            <w14:ligatures w14:val="standardContextual"/>
          </w:rPr>
          <w:tab/>
        </w:r>
        <w:r w:rsidRPr="00815A76">
          <w:rPr>
            <w:rStyle w:val="Hipervnculo"/>
            <w:noProof/>
          </w:rPr>
          <w:t>UC-04 - Crear pregunta</w:t>
        </w:r>
        <w:r>
          <w:rPr>
            <w:noProof/>
            <w:webHidden/>
          </w:rPr>
          <w:tab/>
        </w:r>
        <w:r>
          <w:rPr>
            <w:noProof/>
            <w:webHidden/>
          </w:rPr>
          <w:fldChar w:fldCharType="begin"/>
        </w:r>
        <w:r>
          <w:rPr>
            <w:noProof/>
            <w:webHidden/>
          </w:rPr>
          <w:instrText xml:space="preserve"> PAGEREF _Toc233728249 \h </w:instrText>
        </w:r>
      </w:ins>
      <w:r>
        <w:rPr>
          <w:noProof/>
          <w:webHidden/>
        </w:rPr>
      </w:r>
      <w:ins w:id="130" w:author="Pablo Barrero Cruz" w:date="2026-06-30T16:10:00Z" w16du:dateUtc="2026-06-30T14:10:00Z">
        <w:r>
          <w:rPr>
            <w:noProof/>
            <w:webHidden/>
          </w:rPr>
          <w:fldChar w:fldCharType="separate"/>
        </w:r>
        <w:r>
          <w:rPr>
            <w:noProof/>
            <w:webHidden/>
          </w:rPr>
          <w:t>59</w:t>
        </w:r>
        <w:r>
          <w:rPr>
            <w:noProof/>
            <w:webHidden/>
          </w:rPr>
          <w:fldChar w:fldCharType="end"/>
        </w:r>
        <w:r w:rsidRPr="00815A76">
          <w:rPr>
            <w:rStyle w:val="Hipervnculo"/>
            <w:noProof/>
          </w:rPr>
          <w:fldChar w:fldCharType="end"/>
        </w:r>
      </w:ins>
    </w:p>
    <w:p w14:paraId="0E7C4EA8" w14:textId="00F308E1" w:rsidR="00AC0FAC" w:rsidRDefault="00AC0FAC">
      <w:pPr>
        <w:pStyle w:val="TDC3"/>
        <w:tabs>
          <w:tab w:val="left" w:pos="1320"/>
          <w:tab w:val="right" w:leader="dot" w:pos="8354"/>
        </w:tabs>
        <w:rPr>
          <w:ins w:id="131" w:author="Pablo Barrero Cruz" w:date="2026-06-30T16:10:00Z" w16du:dateUtc="2026-06-30T14:10:00Z"/>
          <w:rFonts w:eastAsiaTheme="minorEastAsia"/>
          <w:i w:val="0"/>
          <w:iCs w:val="0"/>
          <w:noProof/>
          <w:kern w:val="2"/>
          <w:sz w:val="24"/>
          <w:szCs w:val="24"/>
          <w:lang w:eastAsia="es-ES"/>
          <w14:ligatures w14:val="standardContextual"/>
        </w:rPr>
      </w:pPr>
      <w:ins w:id="13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"_Toc233728250"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5.5.5</w:t>
        </w:r>
        <w:r>
          <w:rPr>
            <w:rFonts w:eastAsiaTheme="minorEastAsia"/>
            <w:i w:val="0"/>
            <w:iCs w:val="0"/>
            <w:noProof/>
            <w:kern w:val="2"/>
            <w:sz w:val="24"/>
            <w:szCs w:val="24"/>
            <w:lang w:eastAsia="es-ES"/>
            <w14:ligatures w14:val="standardContextual"/>
          </w:rPr>
          <w:tab/>
        </w:r>
        <w:r w:rsidRPr="00815A76">
          <w:rPr>
            <w:rStyle w:val="Hipervnculo"/>
            <w:noProof/>
          </w:rPr>
          <w:t>UC-05 - Editar o archivar pregunta</w:t>
        </w:r>
        <w:r>
          <w:rPr>
            <w:noProof/>
            <w:webHidden/>
          </w:rPr>
          <w:tab/>
        </w:r>
        <w:r>
          <w:rPr>
            <w:noProof/>
            <w:webHidden/>
          </w:rPr>
          <w:fldChar w:fldCharType="begin"/>
        </w:r>
        <w:r>
          <w:rPr>
            <w:noProof/>
            <w:webHidden/>
          </w:rPr>
          <w:instrText xml:space="preserve"> PAGEREF _Toc233728250 \h </w:instrText>
        </w:r>
      </w:ins>
      <w:r>
        <w:rPr>
          <w:noProof/>
          <w:webHidden/>
        </w:rPr>
      </w:r>
      <w:ins w:id="133" w:author="Pablo Barrero Cruz" w:date="2026-06-30T16:10:00Z" w16du:dateUtc="2026-06-30T14:10:00Z">
        <w:r>
          <w:rPr>
            <w:noProof/>
            <w:webHidden/>
          </w:rPr>
          <w:fldChar w:fldCharType="separate"/>
        </w:r>
        <w:r>
          <w:rPr>
            <w:noProof/>
            <w:webHidden/>
          </w:rPr>
          <w:t>60</w:t>
        </w:r>
        <w:r>
          <w:rPr>
            <w:noProof/>
            <w:webHidden/>
          </w:rPr>
          <w:fldChar w:fldCharType="end"/>
        </w:r>
        <w:r w:rsidRPr="00815A76">
          <w:rPr>
            <w:rStyle w:val="Hipervnculo"/>
            <w:noProof/>
          </w:rPr>
          <w:fldChar w:fldCharType="end"/>
        </w:r>
      </w:ins>
    </w:p>
    <w:p w14:paraId="51E24125" w14:textId="027077F3" w:rsidR="00AC0FAC" w:rsidRDefault="00AC0FAC">
      <w:pPr>
        <w:pStyle w:val="TDC3"/>
        <w:tabs>
          <w:tab w:val="left" w:pos="1320"/>
          <w:tab w:val="right" w:leader="dot" w:pos="8354"/>
        </w:tabs>
        <w:rPr>
          <w:ins w:id="134" w:author="Pablo Barrero Cruz" w:date="2026-06-30T16:10:00Z" w16du:dateUtc="2026-06-30T14:10:00Z"/>
          <w:rFonts w:eastAsiaTheme="minorEastAsia"/>
          <w:i w:val="0"/>
          <w:iCs w:val="0"/>
          <w:noProof/>
          <w:kern w:val="2"/>
          <w:sz w:val="24"/>
          <w:szCs w:val="24"/>
          <w:lang w:eastAsia="es-ES"/>
          <w14:ligatures w14:val="standardContextual"/>
        </w:rPr>
      </w:pPr>
      <w:ins w:id="13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"_Toc233728251"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5.5.6</w:t>
        </w:r>
        <w:r>
          <w:rPr>
            <w:rFonts w:eastAsiaTheme="minorEastAsia"/>
            <w:i w:val="0"/>
            <w:iCs w:val="0"/>
            <w:noProof/>
            <w:kern w:val="2"/>
            <w:sz w:val="24"/>
            <w:szCs w:val="24"/>
            <w:lang w:eastAsia="es-ES"/>
            <w14:ligatures w14:val="standardContextual"/>
          </w:rPr>
          <w:tab/>
        </w:r>
        <w:r w:rsidRPr="00815A76">
          <w:rPr>
            <w:rStyle w:val="Hipervnculo"/>
            <w:noProof/>
          </w:rPr>
          <w:t>UC-06 - Crear cuestionario</w:t>
        </w:r>
        <w:r>
          <w:rPr>
            <w:noProof/>
            <w:webHidden/>
          </w:rPr>
          <w:tab/>
        </w:r>
        <w:r>
          <w:rPr>
            <w:noProof/>
            <w:webHidden/>
          </w:rPr>
          <w:fldChar w:fldCharType="begin"/>
        </w:r>
        <w:r>
          <w:rPr>
            <w:noProof/>
            <w:webHidden/>
          </w:rPr>
          <w:instrText xml:space="preserve"> PAGEREF _Toc233728251 \h </w:instrText>
        </w:r>
      </w:ins>
      <w:r>
        <w:rPr>
          <w:noProof/>
          <w:webHidden/>
        </w:rPr>
      </w:r>
      <w:ins w:id="136" w:author="Pablo Barrero Cruz" w:date="2026-06-30T16:10:00Z" w16du:dateUtc="2026-06-30T14:10:00Z">
        <w:r>
          <w:rPr>
            <w:noProof/>
            <w:webHidden/>
          </w:rPr>
          <w:fldChar w:fldCharType="separate"/>
        </w:r>
        <w:r>
          <w:rPr>
            <w:noProof/>
            <w:webHidden/>
          </w:rPr>
          <w:t>61</w:t>
        </w:r>
        <w:r>
          <w:rPr>
            <w:noProof/>
            <w:webHidden/>
          </w:rPr>
          <w:fldChar w:fldCharType="end"/>
        </w:r>
        <w:r w:rsidRPr="00815A76">
          <w:rPr>
            <w:rStyle w:val="Hipervnculo"/>
            <w:noProof/>
          </w:rPr>
          <w:fldChar w:fldCharType="end"/>
        </w:r>
      </w:ins>
    </w:p>
    <w:p w14:paraId="6FEA1888" w14:textId="038CBFCF" w:rsidR="00AC0FAC" w:rsidRDefault="00AC0FAC">
      <w:pPr>
        <w:pStyle w:val="TDC3"/>
        <w:tabs>
          <w:tab w:val="left" w:pos="1320"/>
          <w:tab w:val="right" w:leader="dot" w:pos="8354"/>
        </w:tabs>
        <w:rPr>
          <w:ins w:id="137" w:author="Pablo Barrero Cruz" w:date="2026-06-30T16:10:00Z" w16du:dateUtc="2026-06-30T14:10:00Z"/>
          <w:rFonts w:eastAsiaTheme="minorEastAsia"/>
          <w:i w:val="0"/>
          <w:iCs w:val="0"/>
          <w:noProof/>
          <w:kern w:val="2"/>
          <w:sz w:val="24"/>
          <w:szCs w:val="24"/>
          <w:lang w:eastAsia="es-ES"/>
          <w14:ligatures w14:val="standardContextual"/>
        </w:rPr>
      </w:pPr>
      <w:ins w:id="13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"_Toc233728252"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5.5.7</w:t>
        </w:r>
        <w:r>
          <w:rPr>
            <w:rFonts w:eastAsiaTheme="minorEastAsia"/>
            <w:i w:val="0"/>
            <w:iCs w:val="0"/>
            <w:noProof/>
            <w:kern w:val="2"/>
            <w:sz w:val="24"/>
            <w:szCs w:val="24"/>
            <w:lang w:eastAsia="es-ES"/>
            <w14:ligatures w14:val="standardContextual"/>
          </w:rPr>
          <w:tab/>
        </w:r>
        <w:r w:rsidRPr="00815A76">
          <w:rPr>
            <w:rStyle w:val="Hipervnculo"/>
            <w:noProof/>
          </w:rPr>
          <w:t>UC-07 - Configurar cuestionario</w:t>
        </w:r>
        <w:r>
          <w:rPr>
            <w:noProof/>
            <w:webHidden/>
          </w:rPr>
          <w:tab/>
        </w:r>
        <w:r>
          <w:rPr>
            <w:noProof/>
            <w:webHidden/>
          </w:rPr>
          <w:fldChar w:fldCharType="begin"/>
        </w:r>
        <w:r>
          <w:rPr>
            <w:noProof/>
            <w:webHidden/>
          </w:rPr>
          <w:instrText xml:space="preserve"> PAGEREF _Toc233728252 \h </w:instrText>
        </w:r>
      </w:ins>
      <w:r>
        <w:rPr>
          <w:noProof/>
          <w:webHidden/>
        </w:rPr>
      </w:r>
      <w:ins w:id="139" w:author="Pablo Barrero Cruz" w:date="2026-06-30T16:10:00Z" w16du:dateUtc="2026-06-30T14:10:00Z">
        <w:r>
          <w:rPr>
            <w:noProof/>
            <w:webHidden/>
          </w:rPr>
          <w:fldChar w:fldCharType="separate"/>
        </w:r>
        <w:r>
          <w:rPr>
            <w:noProof/>
            <w:webHidden/>
          </w:rPr>
          <w:t>62</w:t>
        </w:r>
        <w:r>
          <w:rPr>
            <w:noProof/>
            <w:webHidden/>
          </w:rPr>
          <w:fldChar w:fldCharType="end"/>
        </w:r>
        <w:r w:rsidRPr="00815A76">
          <w:rPr>
            <w:rStyle w:val="Hipervnculo"/>
            <w:noProof/>
          </w:rPr>
          <w:fldChar w:fldCharType="end"/>
        </w:r>
      </w:ins>
    </w:p>
    <w:p w14:paraId="02BC0F6C" w14:textId="2C30BE43" w:rsidR="00AC0FAC" w:rsidRDefault="00AC0FAC">
      <w:pPr>
        <w:pStyle w:val="TDC3"/>
        <w:tabs>
          <w:tab w:val="left" w:pos="1320"/>
          <w:tab w:val="right" w:leader="dot" w:pos="8354"/>
        </w:tabs>
        <w:rPr>
          <w:ins w:id="140" w:author="Pablo Barrero Cruz" w:date="2026-06-30T16:10:00Z" w16du:dateUtc="2026-06-30T14:10:00Z"/>
          <w:rFonts w:eastAsiaTheme="minorEastAsia"/>
          <w:i w:val="0"/>
          <w:iCs w:val="0"/>
          <w:noProof/>
          <w:kern w:val="2"/>
          <w:sz w:val="24"/>
          <w:szCs w:val="24"/>
          <w:lang w:eastAsia="es-ES"/>
          <w14:ligatures w14:val="standardContextual"/>
        </w:rPr>
      </w:pPr>
      <w:ins w:id="14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"_Toc233728253"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5.5.8</w:t>
        </w:r>
        <w:r>
          <w:rPr>
            <w:rFonts w:eastAsiaTheme="minorEastAsia"/>
            <w:i w:val="0"/>
            <w:iCs w:val="0"/>
            <w:noProof/>
            <w:kern w:val="2"/>
            <w:sz w:val="24"/>
            <w:szCs w:val="24"/>
            <w:lang w:eastAsia="es-ES"/>
            <w14:ligatures w14:val="standardContextual"/>
          </w:rPr>
          <w:tab/>
        </w:r>
        <w:r w:rsidRPr="00815A76">
          <w:rPr>
            <w:rStyle w:val="Hipervnculo"/>
            <w:noProof/>
          </w:rPr>
          <w:t>UC-08 - Publicar o despublicar cuestionario</w:t>
        </w:r>
        <w:r>
          <w:rPr>
            <w:noProof/>
            <w:webHidden/>
          </w:rPr>
          <w:tab/>
        </w:r>
        <w:r>
          <w:rPr>
            <w:noProof/>
            <w:webHidden/>
          </w:rPr>
          <w:fldChar w:fldCharType="begin"/>
        </w:r>
        <w:r>
          <w:rPr>
            <w:noProof/>
            <w:webHidden/>
          </w:rPr>
          <w:instrText xml:space="preserve"> PAGEREF _Toc233728253 \h </w:instrText>
        </w:r>
      </w:ins>
      <w:r>
        <w:rPr>
          <w:noProof/>
          <w:webHidden/>
        </w:rPr>
      </w:r>
      <w:ins w:id="142" w:author="Pablo Barrero Cruz" w:date="2026-06-30T16:10:00Z" w16du:dateUtc="2026-06-30T14:10:00Z">
        <w:r>
          <w:rPr>
            <w:noProof/>
            <w:webHidden/>
          </w:rPr>
          <w:fldChar w:fldCharType="separate"/>
        </w:r>
        <w:r>
          <w:rPr>
            <w:noProof/>
            <w:webHidden/>
          </w:rPr>
          <w:t>63</w:t>
        </w:r>
        <w:r>
          <w:rPr>
            <w:noProof/>
            <w:webHidden/>
          </w:rPr>
          <w:fldChar w:fldCharType="end"/>
        </w:r>
        <w:r w:rsidRPr="00815A76">
          <w:rPr>
            <w:rStyle w:val="Hipervnculo"/>
            <w:noProof/>
          </w:rPr>
          <w:fldChar w:fldCharType="end"/>
        </w:r>
      </w:ins>
    </w:p>
    <w:p w14:paraId="03A85903" w14:textId="44D3E5E8" w:rsidR="00AC0FAC" w:rsidRDefault="00AC0FAC">
      <w:pPr>
        <w:pStyle w:val="TDC3"/>
        <w:tabs>
          <w:tab w:val="left" w:pos="1320"/>
          <w:tab w:val="right" w:leader="dot" w:pos="8354"/>
        </w:tabs>
        <w:rPr>
          <w:ins w:id="143" w:author="Pablo Barrero Cruz" w:date="2026-06-30T16:10:00Z" w16du:dateUtc="2026-06-30T14:10:00Z"/>
          <w:rFonts w:eastAsiaTheme="minorEastAsia"/>
          <w:i w:val="0"/>
          <w:iCs w:val="0"/>
          <w:noProof/>
          <w:kern w:val="2"/>
          <w:sz w:val="24"/>
          <w:szCs w:val="24"/>
          <w:lang w:eastAsia="es-ES"/>
          <w14:ligatures w14:val="standardContextual"/>
        </w:rPr>
      </w:pPr>
      <w:ins w:id="14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"_Toc233728254"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5.5.9</w:t>
        </w:r>
        <w:r>
          <w:rPr>
            <w:rFonts w:eastAsiaTheme="minorEastAsia"/>
            <w:i w:val="0"/>
            <w:iCs w:val="0"/>
            <w:noProof/>
            <w:kern w:val="2"/>
            <w:sz w:val="24"/>
            <w:szCs w:val="24"/>
            <w:lang w:eastAsia="es-ES"/>
            <w14:ligatures w14:val="standardContextual"/>
          </w:rPr>
          <w:tab/>
        </w:r>
        <w:r w:rsidRPr="00815A76">
          <w:rPr>
            <w:rStyle w:val="Hipervnculo"/>
            <w:noProof/>
          </w:rPr>
          <w:t>UC-09 - Ver cuestionarios disponibles</w:t>
        </w:r>
        <w:r>
          <w:rPr>
            <w:noProof/>
            <w:webHidden/>
          </w:rPr>
          <w:tab/>
        </w:r>
        <w:r>
          <w:rPr>
            <w:noProof/>
            <w:webHidden/>
          </w:rPr>
          <w:fldChar w:fldCharType="begin"/>
        </w:r>
        <w:r>
          <w:rPr>
            <w:noProof/>
            <w:webHidden/>
          </w:rPr>
          <w:instrText xml:space="preserve"> PAGEREF _Toc233728254 \h </w:instrText>
        </w:r>
      </w:ins>
      <w:r>
        <w:rPr>
          <w:noProof/>
          <w:webHidden/>
        </w:rPr>
      </w:r>
      <w:ins w:id="145" w:author="Pablo Barrero Cruz" w:date="2026-06-30T16:10:00Z" w16du:dateUtc="2026-06-30T14:10:00Z">
        <w:r>
          <w:rPr>
            <w:noProof/>
            <w:webHidden/>
          </w:rPr>
          <w:fldChar w:fldCharType="separate"/>
        </w:r>
        <w:r>
          <w:rPr>
            <w:noProof/>
            <w:webHidden/>
          </w:rPr>
          <w:t>64</w:t>
        </w:r>
        <w:r>
          <w:rPr>
            <w:noProof/>
            <w:webHidden/>
          </w:rPr>
          <w:fldChar w:fldCharType="end"/>
        </w:r>
        <w:r w:rsidRPr="00815A76">
          <w:rPr>
            <w:rStyle w:val="Hipervnculo"/>
            <w:noProof/>
          </w:rPr>
          <w:fldChar w:fldCharType="end"/>
        </w:r>
      </w:ins>
    </w:p>
    <w:p w14:paraId="6C6B7319" w14:textId="611C7720" w:rsidR="00AC0FAC" w:rsidRDefault="00AC0FAC">
      <w:pPr>
        <w:pStyle w:val="TDC3"/>
        <w:tabs>
          <w:tab w:val="left" w:pos="1320"/>
          <w:tab w:val="right" w:leader="dot" w:pos="8354"/>
        </w:tabs>
        <w:rPr>
          <w:ins w:id="146" w:author="Pablo Barrero Cruz" w:date="2026-06-30T16:10:00Z" w16du:dateUtc="2026-06-30T14:10:00Z"/>
          <w:rFonts w:eastAsiaTheme="minorEastAsia"/>
          <w:i w:val="0"/>
          <w:iCs w:val="0"/>
          <w:noProof/>
          <w:kern w:val="2"/>
          <w:sz w:val="24"/>
          <w:szCs w:val="24"/>
          <w:lang w:eastAsia="es-ES"/>
          <w14:ligatures w14:val="standardContextual"/>
        </w:rPr>
      </w:pPr>
      <w:ins w:id="14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"_Toc233728255"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5.5.10</w:t>
        </w:r>
        <w:r>
          <w:rPr>
            <w:rFonts w:eastAsiaTheme="minorEastAsia"/>
            <w:i w:val="0"/>
            <w:iCs w:val="0"/>
            <w:noProof/>
            <w:kern w:val="2"/>
            <w:sz w:val="24"/>
            <w:szCs w:val="24"/>
            <w:lang w:eastAsia="es-ES"/>
            <w14:ligatures w14:val="standardContextual"/>
          </w:rPr>
          <w:tab/>
        </w:r>
        <w:r w:rsidRPr="00815A76">
          <w:rPr>
            <w:rStyle w:val="Hipervnculo"/>
            <w:noProof/>
          </w:rPr>
          <w:t>UC-10 - Realizar cuestionario</w:t>
        </w:r>
        <w:r>
          <w:rPr>
            <w:noProof/>
            <w:webHidden/>
          </w:rPr>
          <w:tab/>
        </w:r>
        <w:r>
          <w:rPr>
            <w:noProof/>
            <w:webHidden/>
          </w:rPr>
          <w:fldChar w:fldCharType="begin"/>
        </w:r>
        <w:r>
          <w:rPr>
            <w:noProof/>
            <w:webHidden/>
          </w:rPr>
          <w:instrText xml:space="preserve"> PAGEREF _Toc233728255 \h </w:instrText>
        </w:r>
      </w:ins>
      <w:r>
        <w:rPr>
          <w:noProof/>
          <w:webHidden/>
        </w:rPr>
      </w:r>
      <w:ins w:id="148" w:author="Pablo Barrero Cruz" w:date="2026-06-30T16:10:00Z" w16du:dateUtc="2026-06-30T14:10:00Z">
        <w:r>
          <w:rPr>
            <w:noProof/>
            <w:webHidden/>
          </w:rPr>
          <w:fldChar w:fldCharType="separate"/>
        </w:r>
        <w:r>
          <w:rPr>
            <w:noProof/>
            <w:webHidden/>
          </w:rPr>
          <w:t>64</w:t>
        </w:r>
        <w:r>
          <w:rPr>
            <w:noProof/>
            <w:webHidden/>
          </w:rPr>
          <w:fldChar w:fldCharType="end"/>
        </w:r>
        <w:r w:rsidRPr="00815A76">
          <w:rPr>
            <w:rStyle w:val="Hipervnculo"/>
            <w:noProof/>
          </w:rPr>
          <w:fldChar w:fldCharType="end"/>
        </w:r>
      </w:ins>
    </w:p>
    <w:p w14:paraId="712B80F4" w14:textId="1AE98A87" w:rsidR="00AC0FAC" w:rsidRDefault="00AC0FAC">
      <w:pPr>
        <w:pStyle w:val="TDC3"/>
        <w:tabs>
          <w:tab w:val="left" w:pos="1320"/>
          <w:tab w:val="right" w:leader="dot" w:pos="8354"/>
        </w:tabs>
        <w:rPr>
          <w:ins w:id="149" w:author="Pablo Barrero Cruz" w:date="2026-06-30T16:10:00Z" w16du:dateUtc="2026-06-30T14:10:00Z"/>
          <w:rFonts w:eastAsiaTheme="minorEastAsia"/>
          <w:i w:val="0"/>
          <w:iCs w:val="0"/>
          <w:noProof/>
          <w:kern w:val="2"/>
          <w:sz w:val="24"/>
          <w:szCs w:val="24"/>
          <w:lang w:eastAsia="es-ES"/>
          <w14:ligatures w14:val="standardContextual"/>
        </w:rPr>
      </w:pPr>
      <w:ins w:id="15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"_Toc233728256"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5.5.11</w:t>
        </w:r>
        <w:r>
          <w:rPr>
            <w:rFonts w:eastAsiaTheme="minorEastAsia"/>
            <w:i w:val="0"/>
            <w:iCs w:val="0"/>
            <w:noProof/>
            <w:kern w:val="2"/>
            <w:sz w:val="24"/>
            <w:szCs w:val="24"/>
            <w:lang w:eastAsia="es-ES"/>
            <w14:ligatures w14:val="standardContextual"/>
          </w:rPr>
          <w:tab/>
        </w:r>
        <w:r w:rsidRPr="00815A76">
          <w:rPr>
            <w:rStyle w:val="Hipervnculo"/>
            <w:noProof/>
          </w:rPr>
          <w:t>UC-11 - Consultar resultados y “feedback”</w:t>
        </w:r>
        <w:r>
          <w:rPr>
            <w:noProof/>
            <w:webHidden/>
          </w:rPr>
          <w:tab/>
        </w:r>
        <w:r>
          <w:rPr>
            <w:noProof/>
            <w:webHidden/>
          </w:rPr>
          <w:fldChar w:fldCharType="begin"/>
        </w:r>
        <w:r>
          <w:rPr>
            <w:noProof/>
            <w:webHidden/>
          </w:rPr>
          <w:instrText xml:space="preserve"> PAGEREF _Toc233728256 \h </w:instrText>
        </w:r>
      </w:ins>
      <w:r>
        <w:rPr>
          <w:noProof/>
          <w:webHidden/>
        </w:rPr>
      </w:r>
      <w:ins w:id="151" w:author="Pablo Barrero Cruz" w:date="2026-06-30T16:10:00Z" w16du:dateUtc="2026-06-30T14:10:00Z">
        <w:r>
          <w:rPr>
            <w:noProof/>
            <w:webHidden/>
          </w:rPr>
          <w:fldChar w:fldCharType="separate"/>
        </w:r>
        <w:r>
          <w:rPr>
            <w:noProof/>
            <w:webHidden/>
          </w:rPr>
          <w:t>65</w:t>
        </w:r>
        <w:r>
          <w:rPr>
            <w:noProof/>
            <w:webHidden/>
          </w:rPr>
          <w:fldChar w:fldCharType="end"/>
        </w:r>
        <w:r w:rsidRPr="00815A76">
          <w:rPr>
            <w:rStyle w:val="Hipervnculo"/>
            <w:noProof/>
          </w:rPr>
          <w:fldChar w:fldCharType="end"/>
        </w:r>
      </w:ins>
    </w:p>
    <w:p w14:paraId="2CFEFD83" w14:textId="5BA4D03F" w:rsidR="00AC0FAC" w:rsidRDefault="00AC0FAC">
      <w:pPr>
        <w:pStyle w:val="TDC3"/>
        <w:tabs>
          <w:tab w:val="left" w:pos="1320"/>
          <w:tab w:val="right" w:leader="dot" w:pos="8354"/>
        </w:tabs>
        <w:rPr>
          <w:ins w:id="152" w:author="Pablo Barrero Cruz" w:date="2026-06-30T16:10:00Z" w16du:dateUtc="2026-06-30T14:10:00Z"/>
          <w:rFonts w:eastAsiaTheme="minorEastAsia"/>
          <w:i w:val="0"/>
          <w:iCs w:val="0"/>
          <w:noProof/>
          <w:kern w:val="2"/>
          <w:sz w:val="24"/>
          <w:szCs w:val="24"/>
          <w:lang w:eastAsia="es-ES"/>
          <w14:ligatures w14:val="standardContextual"/>
        </w:rPr>
      </w:pPr>
      <w:ins w:id="15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"_Toc233728257"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5.5.12</w:t>
        </w:r>
        <w:r>
          <w:rPr>
            <w:rFonts w:eastAsiaTheme="minorEastAsia"/>
            <w:i w:val="0"/>
            <w:iCs w:val="0"/>
            <w:noProof/>
            <w:kern w:val="2"/>
            <w:sz w:val="24"/>
            <w:szCs w:val="24"/>
            <w:lang w:eastAsia="es-ES"/>
            <w14:ligatures w14:val="standardContextual"/>
          </w:rPr>
          <w:tab/>
        </w:r>
        <w:r w:rsidRPr="00815A76">
          <w:rPr>
            <w:rStyle w:val="Hipervnculo"/>
            <w:noProof/>
          </w:rPr>
          <w:t>UC-12 - Consultar analíticas</w:t>
        </w:r>
        <w:r>
          <w:rPr>
            <w:noProof/>
            <w:webHidden/>
          </w:rPr>
          <w:tab/>
        </w:r>
        <w:r>
          <w:rPr>
            <w:noProof/>
            <w:webHidden/>
          </w:rPr>
          <w:fldChar w:fldCharType="begin"/>
        </w:r>
        <w:r>
          <w:rPr>
            <w:noProof/>
            <w:webHidden/>
          </w:rPr>
          <w:instrText xml:space="preserve"> PAGEREF _Toc233728257 \h </w:instrText>
        </w:r>
      </w:ins>
      <w:r>
        <w:rPr>
          <w:noProof/>
          <w:webHidden/>
        </w:rPr>
      </w:r>
      <w:ins w:id="154" w:author="Pablo Barrero Cruz" w:date="2026-06-30T16:10:00Z" w16du:dateUtc="2026-06-30T14:10:00Z">
        <w:r>
          <w:rPr>
            <w:noProof/>
            <w:webHidden/>
          </w:rPr>
          <w:fldChar w:fldCharType="separate"/>
        </w:r>
        <w:r>
          <w:rPr>
            <w:noProof/>
            <w:webHidden/>
          </w:rPr>
          <w:t>66</w:t>
        </w:r>
        <w:r>
          <w:rPr>
            <w:noProof/>
            <w:webHidden/>
          </w:rPr>
          <w:fldChar w:fldCharType="end"/>
        </w:r>
        <w:r w:rsidRPr="00815A76">
          <w:rPr>
            <w:rStyle w:val="Hipervnculo"/>
            <w:noProof/>
          </w:rPr>
          <w:fldChar w:fldCharType="end"/>
        </w:r>
      </w:ins>
    </w:p>
    <w:p w14:paraId="4D506195" w14:textId="145FD5CC" w:rsidR="00AC0FAC" w:rsidRDefault="00AC0FAC">
      <w:pPr>
        <w:pStyle w:val="TDC3"/>
        <w:tabs>
          <w:tab w:val="left" w:pos="1320"/>
          <w:tab w:val="right" w:leader="dot" w:pos="8354"/>
        </w:tabs>
        <w:rPr>
          <w:ins w:id="155" w:author="Pablo Barrero Cruz" w:date="2026-06-30T16:10:00Z" w16du:dateUtc="2026-06-30T14:10:00Z"/>
          <w:rFonts w:eastAsiaTheme="minorEastAsia"/>
          <w:i w:val="0"/>
          <w:iCs w:val="0"/>
          <w:noProof/>
          <w:kern w:val="2"/>
          <w:sz w:val="24"/>
          <w:szCs w:val="24"/>
          <w:lang w:eastAsia="es-ES"/>
          <w14:ligatures w14:val="standardContextual"/>
        </w:rPr>
      </w:pPr>
      <w:ins w:id="15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"_Toc233728258"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5.5.13</w:t>
        </w:r>
        <w:r>
          <w:rPr>
            <w:rFonts w:eastAsiaTheme="minorEastAsia"/>
            <w:i w:val="0"/>
            <w:iCs w:val="0"/>
            <w:noProof/>
            <w:kern w:val="2"/>
            <w:sz w:val="24"/>
            <w:szCs w:val="24"/>
            <w:lang w:eastAsia="es-ES"/>
            <w14:ligatures w14:val="standardContextual"/>
          </w:rPr>
          <w:tab/>
        </w:r>
        <w:r w:rsidRPr="00815A76">
          <w:rPr>
            <w:rStyle w:val="Hipervnculo"/>
            <w:noProof/>
          </w:rPr>
          <w:t>UC-13 - Registrarse</w:t>
        </w:r>
        <w:r>
          <w:rPr>
            <w:noProof/>
            <w:webHidden/>
          </w:rPr>
          <w:tab/>
        </w:r>
        <w:r>
          <w:rPr>
            <w:noProof/>
            <w:webHidden/>
          </w:rPr>
          <w:fldChar w:fldCharType="begin"/>
        </w:r>
        <w:r>
          <w:rPr>
            <w:noProof/>
            <w:webHidden/>
          </w:rPr>
          <w:instrText xml:space="preserve"> PAGEREF _Toc233728258 \h </w:instrText>
        </w:r>
      </w:ins>
      <w:r>
        <w:rPr>
          <w:noProof/>
          <w:webHidden/>
        </w:rPr>
      </w:r>
      <w:ins w:id="157" w:author="Pablo Barrero Cruz" w:date="2026-06-30T16:10:00Z" w16du:dateUtc="2026-06-30T14:10:00Z">
        <w:r>
          <w:rPr>
            <w:noProof/>
            <w:webHidden/>
          </w:rPr>
          <w:fldChar w:fldCharType="separate"/>
        </w:r>
        <w:r>
          <w:rPr>
            <w:noProof/>
            <w:webHidden/>
          </w:rPr>
          <w:t>66</w:t>
        </w:r>
        <w:r>
          <w:rPr>
            <w:noProof/>
            <w:webHidden/>
          </w:rPr>
          <w:fldChar w:fldCharType="end"/>
        </w:r>
        <w:r w:rsidRPr="00815A76">
          <w:rPr>
            <w:rStyle w:val="Hipervnculo"/>
            <w:noProof/>
          </w:rPr>
          <w:fldChar w:fldCharType="end"/>
        </w:r>
      </w:ins>
    </w:p>
    <w:p w14:paraId="1FBC668D" w14:textId="0F8A6653" w:rsidR="00AC0FAC" w:rsidRDefault="00AC0FAC">
      <w:pPr>
        <w:pStyle w:val="TDC3"/>
        <w:tabs>
          <w:tab w:val="left" w:pos="1320"/>
          <w:tab w:val="right" w:leader="dot" w:pos="8354"/>
        </w:tabs>
        <w:rPr>
          <w:ins w:id="158" w:author="Pablo Barrero Cruz" w:date="2026-06-30T16:10:00Z" w16du:dateUtc="2026-06-30T14:10:00Z"/>
          <w:rFonts w:eastAsiaTheme="minorEastAsia"/>
          <w:i w:val="0"/>
          <w:iCs w:val="0"/>
          <w:noProof/>
          <w:kern w:val="2"/>
          <w:sz w:val="24"/>
          <w:szCs w:val="24"/>
          <w:lang w:eastAsia="es-ES"/>
          <w14:ligatures w14:val="standardContextual"/>
        </w:rPr>
      </w:pPr>
      <w:ins w:id="15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"_Toc233728259"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5.5.14</w:t>
        </w:r>
        <w:r>
          <w:rPr>
            <w:rFonts w:eastAsiaTheme="minorEastAsia"/>
            <w:i w:val="0"/>
            <w:iCs w:val="0"/>
            <w:noProof/>
            <w:kern w:val="2"/>
            <w:sz w:val="24"/>
            <w:szCs w:val="24"/>
            <w:lang w:eastAsia="es-ES"/>
            <w14:ligatures w14:val="standardContextual"/>
          </w:rPr>
          <w:tab/>
        </w:r>
        <w:r w:rsidRPr="00815A76">
          <w:rPr>
            <w:rStyle w:val="Hipervnculo"/>
            <w:noProof/>
          </w:rPr>
          <w:t>UC-14 - Restaurar sesión</w:t>
        </w:r>
        <w:r>
          <w:rPr>
            <w:noProof/>
            <w:webHidden/>
          </w:rPr>
          <w:tab/>
        </w:r>
        <w:r>
          <w:rPr>
            <w:noProof/>
            <w:webHidden/>
          </w:rPr>
          <w:fldChar w:fldCharType="begin"/>
        </w:r>
        <w:r>
          <w:rPr>
            <w:noProof/>
            <w:webHidden/>
          </w:rPr>
          <w:instrText xml:space="preserve"> PAGEREF _Toc233728259 \h </w:instrText>
        </w:r>
      </w:ins>
      <w:r>
        <w:rPr>
          <w:noProof/>
          <w:webHidden/>
        </w:rPr>
      </w:r>
      <w:ins w:id="160" w:author="Pablo Barrero Cruz" w:date="2026-06-30T16:10:00Z" w16du:dateUtc="2026-06-30T14:10:00Z">
        <w:r>
          <w:rPr>
            <w:noProof/>
            <w:webHidden/>
          </w:rPr>
          <w:fldChar w:fldCharType="separate"/>
        </w:r>
        <w:r>
          <w:rPr>
            <w:noProof/>
            <w:webHidden/>
          </w:rPr>
          <w:t>67</w:t>
        </w:r>
        <w:r>
          <w:rPr>
            <w:noProof/>
            <w:webHidden/>
          </w:rPr>
          <w:fldChar w:fldCharType="end"/>
        </w:r>
        <w:r w:rsidRPr="00815A76">
          <w:rPr>
            <w:rStyle w:val="Hipervnculo"/>
            <w:noProof/>
          </w:rPr>
          <w:fldChar w:fldCharType="end"/>
        </w:r>
      </w:ins>
    </w:p>
    <w:p w14:paraId="19B6E566" w14:textId="29EF3979" w:rsidR="00AC0FAC" w:rsidRDefault="00AC0FAC">
      <w:pPr>
        <w:pStyle w:val="TDC3"/>
        <w:tabs>
          <w:tab w:val="left" w:pos="1320"/>
          <w:tab w:val="right" w:leader="dot" w:pos="8354"/>
        </w:tabs>
        <w:rPr>
          <w:ins w:id="161" w:author="Pablo Barrero Cruz" w:date="2026-06-30T16:10:00Z" w16du:dateUtc="2026-06-30T14:10:00Z"/>
          <w:rFonts w:eastAsiaTheme="minorEastAsia"/>
          <w:i w:val="0"/>
          <w:iCs w:val="0"/>
          <w:noProof/>
          <w:kern w:val="2"/>
          <w:sz w:val="24"/>
          <w:szCs w:val="24"/>
          <w:lang w:eastAsia="es-ES"/>
          <w14:ligatures w14:val="standardContextual"/>
        </w:rPr>
      </w:pPr>
      <w:ins w:id="16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"_Toc233728260"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5.5.15</w:t>
        </w:r>
        <w:r>
          <w:rPr>
            <w:rFonts w:eastAsiaTheme="minorEastAsia"/>
            <w:i w:val="0"/>
            <w:iCs w:val="0"/>
            <w:noProof/>
            <w:kern w:val="2"/>
            <w:sz w:val="24"/>
            <w:szCs w:val="24"/>
            <w:lang w:eastAsia="es-ES"/>
            <w14:ligatures w14:val="standardContextual"/>
          </w:rPr>
          <w:tab/>
        </w:r>
        <w:r w:rsidRPr="00815A76">
          <w:rPr>
            <w:rStyle w:val="Hipervnculo"/>
            <w:noProof/>
          </w:rPr>
          <w:t>UC-15 - Consultar perfil</w:t>
        </w:r>
        <w:r>
          <w:rPr>
            <w:noProof/>
            <w:webHidden/>
          </w:rPr>
          <w:tab/>
        </w:r>
        <w:r>
          <w:rPr>
            <w:noProof/>
            <w:webHidden/>
          </w:rPr>
          <w:fldChar w:fldCharType="begin"/>
        </w:r>
        <w:r>
          <w:rPr>
            <w:noProof/>
            <w:webHidden/>
          </w:rPr>
          <w:instrText xml:space="preserve"> PAGEREF _Toc233728260 \h </w:instrText>
        </w:r>
      </w:ins>
      <w:r>
        <w:rPr>
          <w:noProof/>
          <w:webHidden/>
        </w:rPr>
      </w:r>
      <w:ins w:id="163" w:author="Pablo Barrero Cruz" w:date="2026-06-30T16:10:00Z" w16du:dateUtc="2026-06-30T14:10:00Z">
        <w:r>
          <w:rPr>
            <w:noProof/>
            <w:webHidden/>
          </w:rPr>
          <w:fldChar w:fldCharType="separate"/>
        </w:r>
        <w:r>
          <w:rPr>
            <w:noProof/>
            <w:webHidden/>
          </w:rPr>
          <w:t>68</w:t>
        </w:r>
        <w:r>
          <w:rPr>
            <w:noProof/>
            <w:webHidden/>
          </w:rPr>
          <w:fldChar w:fldCharType="end"/>
        </w:r>
        <w:r w:rsidRPr="00815A76">
          <w:rPr>
            <w:rStyle w:val="Hipervnculo"/>
            <w:noProof/>
          </w:rPr>
          <w:fldChar w:fldCharType="end"/>
        </w:r>
      </w:ins>
    </w:p>
    <w:p w14:paraId="188B3A0C" w14:textId="1B58C4AB" w:rsidR="00AC0FAC" w:rsidRDefault="00AC0FAC">
      <w:pPr>
        <w:pStyle w:val="TDC3"/>
        <w:tabs>
          <w:tab w:val="left" w:pos="1320"/>
          <w:tab w:val="right" w:leader="dot" w:pos="8354"/>
        </w:tabs>
        <w:rPr>
          <w:ins w:id="164" w:author="Pablo Barrero Cruz" w:date="2026-06-30T16:10:00Z" w16du:dateUtc="2026-06-30T14:10:00Z"/>
          <w:rFonts w:eastAsiaTheme="minorEastAsia"/>
          <w:i w:val="0"/>
          <w:iCs w:val="0"/>
          <w:noProof/>
          <w:kern w:val="2"/>
          <w:sz w:val="24"/>
          <w:szCs w:val="24"/>
          <w:lang w:eastAsia="es-ES"/>
          <w14:ligatures w14:val="standardContextual"/>
        </w:rPr>
      </w:pPr>
      <w:ins w:id="16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"_Toc233728261"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5.5.16</w:t>
        </w:r>
        <w:r>
          <w:rPr>
            <w:rFonts w:eastAsiaTheme="minorEastAsia"/>
            <w:i w:val="0"/>
            <w:iCs w:val="0"/>
            <w:noProof/>
            <w:kern w:val="2"/>
            <w:sz w:val="24"/>
            <w:szCs w:val="24"/>
            <w:lang w:eastAsia="es-ES"/>
            <w14:ligatures w14:val="standardContextual"/>
          </w:rPr>
          <w:tab/>
        </w:r>
        <w:r w:rsidRPr="00815A76">
          <w:rPr>
            <w:rStyle w:val="Hipervnculo"/>
            <w:noProof/>
          </w:rPr>
          <w:t>UC-16 - Cambiar contraseña propia</w:t>
        </w:r>
        <w:r>
          <w:rPr>
            <w:noProof/>
            <w:webHidden/>
          </w:rPr>
          <w:tab/>
        </w:r>
        <w:r>
          <w:rPr>
            <w:noProof/>
            <w:webHidden/>
          </w:rPr>
          <w:fldChar w:fldCharType="begin"/>
        </w:r>
        <w:r>
          <w:rPr>
            <w:noProof/>
            <w:webHidden/>
          </w:rPr>
          <w:instrText xml:space="preserve"> PAGEREF _Toc233728261 \h </w:instrText>
        </w:r>
      </w:ins>
      <w:r>
        <w:rPr>
          <w:noProof/>
          <w:webHidden/>
        </w:rPr>
      </w:r>
      <w:ins w:id="166" w:author="Pablo Barrero Cruz" w:date="2026-06-30T16:10:00Z" w16du:dateUtc="2026-06-30T14:10:00Z">
        <w:r>
          <w:rPr>
            <w:noProof/>
            <w:webHidden/>
          </w:rPr>
          <w:fldChar w:fldCharType="separate"/>
        </w:r>
        <w:r>
          <w:rPr>
            <w:noProof/>
            <w:webHidden/>
          </w:rPr>
          <w:t>69</w:t>
        </w:r>
        <w:r>
          <w:rPr>
            <w:noProof/>
            <w:webHidden/>
          </w:rPr>
          <w:fldChar w:fldCharType="end"/>
        </w:r>
        <w:r w:rsidRPr="00815A76">
          <w:rPr>
            <w:rStyle w:val="Hipervnculo"/>
            <w:noProof/>
          </w:rPr>
          <w:fldChar w:fldCharType="end"/>
        </w:r>
      </w:ins>
    </w:p>
    <w:p w14:paraId="303E967B" w14:textId="6931A2F0" w:rsidR="00AC0FAC" w:rsidRDefault="00AC0FAC">
      <w:pPr>
        <w:pStyle w:val="TDC3"/>
        <w:tabs>
          <w:tab w:val="left" w:pos="1320"/>
          <w:tab w:val="right" w:leader="dot" w:pos="8354"/>
        </w:tabs>
        <w:rPr>
          <w:ins w:id="167" w:author="Pablo Barrero Cruz" w:date="2026-06-30T16:10:00Z" w16du:dateUtc="2026-06-30T14:10:00Z"/>
          <w:rFonts w:eastAsiaTheme="minorEastAsia"/>
          <w:i w:val="0"/>
          <w:iCs w:val="0"/>
          <w:noProof/>
          <w:kern w:val="2"/>
          <w:sz w:val="24"/>
          <w:szCs w:val="24"/>
          <w:lang w:eastAsia="es-ES"/>
          <w14:ligatures w14:val="standardContextual"/>
        </w:rPr>
      </w:pPr>
      <w:ins w:id="16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"_Toc233728262"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5.5.17</w:t>
        </w:r>
        <w:r>
          <w:rPr>
            <w:rFonts w:eastAsiaTheme="minorEastAsia"/>
            <w:i w:val="0"/>
            <w:iCs w:val="0"/>
            <w:noProof/>
            <w:kern w:val="2"/>
            <w:sz w:val="24"/>
            <w:szCs w:val="24"/>
            <w:lang w:eastAsia="es-ES"/>
            <w14:ligatures w14:val="standardContextual"/>
          </w:rPr>
          <w:tab/>
        </w:r>
        <w:r w:rsidRPr="00815A76">
          <w:rPr>
            <w:rStyle w:val="Hipervnculo"/>
            <w:noProof/>
          </w:rPr>
          <w:t>UC-17 - Exportar resultados CSV</w:t>
        </w:r>
        <w:r>
          <w:rPr>
            <w:noProof/>
            <w:webHidden/>
          </w:rPr>
          <w:tab/>
        </w:r>
        <w:r>
          <w:rPr>
            <w:noProof/>
            <w:webHidden/>
          </w:rPr>
          <w:fldChar w:fldCharType="begin"/>
        </w:r>
        <w:r>
          <w:rPr>
            <w:noProof/>
            <w:webHidden/>
          </w:rPr>
          <w:instrText xml:space="preserve"> PAGEREF _Toc233728262 \h </w:instrText>
        </w:r>
      </w:ins>
      <w:r>
        <w:rPr>
          <w:noProof/>
          <w:webHidden/>
        </w:rPr>
      </w:r>
      <w:ins w:id="169" w:author="Pablo Barrero Cruz" w:date="2026-06-30T16:10:00Z" w16du:dateUtc="2026-06-30T14:10:00Z">
        <w:r>
          <w:rPr>
            <w:noProof/>
            <w:webHidden/>
          </w:rPr>
          <w:fldChar w:fldCharType="separate"/>
        </w:r>
        <w:r>
          <w:rPr>
            <w:noProof/>
            <w:webHidden/>
          </w:rPr>
          <w:t>70</w:t>
        </w:r>
        <w:r>
          <w:rPr>
            <w:noProof/>
            <w:webHidden/>
          </w:rPr>
          <w:fldChar w:fldCharType="end"/>
        </w:r>
        <w:r w:rsidRPr="00815A76">
          <w:rPr>
            <w:rStyle w:val="Hipervnculo"/>
            <w:noProof/>
          </w:rPr>
          <w:fldChar w:fldCharType="end"/>
        </w:r>
      </w:ins>
    </w:p>
    <w:p w14:paraId="6C1FC865" w14:textId="574AA73A" w:rsidR="00AC0FAC" w:rsidRDefault="00AC0FAC">
      <w:pPr>
        <w:pStyle w:val="TDC3"/>
        <w:tabs>
          <w:tab w:val="left" w:pos="1320"/>
          <w:tab w:val="right" w:leader="dot" w:pos="8354"/>
        </w:tabs>
        <w:rPr>
          <w:ins w:id="170" w:author="Pablo Barrero Cruz" w:date="2026-06-30T16:10:00Z" w16du:dateUtc="2026-06-30T14:10:00Z"/>
          <w:rFonts w:eastAsiaTheme="minorEastAsia"/>
          <w:i w:val="0"/>
          <w:iCs w:val="0"/>
          <w:noProof/>
          <w:kern w:val="2"/>
          <w:sz w:val="24"/>
          <w:szCs w:val="24"/>
          <w:lang w:eastAsia="es-ES"/>
          <w14:ligatures w14:val="standardContextual"/>
        </w:rPr>
      </w:pPr>
      <w:ins w:id="17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"_Toc233728263"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5.5.18</w:t>
        </w:r>
        <w:r>
          <w:rPr>
            <w:rFonts w:eastAsiaTheme="minorEastAsia"/>
            <w:i w:val="0"/>
            <w:iCs w:val="0"/>
            <w:noProof/>
            <w:kern w:val="2"/>
            <w:sz w:val="24"/>
            <w:szCs w:val="24"/>
            <w:lang w:eastAsia="es-ES"/>
            <w14:ligatures w14:val="standardContextual"/>
          </w:rPr>
          <w:tab/>
        </w:r>
        <w:r w:rsidRPr="00815A76">
          <w:rPr>
            <w:rStyle w:val="Hipervnculo"/>
            <w:noProof/>
          </w:rPr>
          <w:t>UC-18 - Consultar historial propio</w:t>
        </w:r>
        <w:r>
          <w:rPr>
            <w:noProof/>
            <w:webHidden/>
          </w:rPr>
          <w:tab/>
        </w:r>
        <w:r>
          <w:rPr>
            <w:noProof/>
            <w:webHidden/>
          </w:rPr>
          <w:fldChar w:fldCharType="begin"/>
        </w:r>
        <w:r>
          <w:rPr>
            <w:noProof/>
            <w:webHidden/>
          </w:rPr>
          <w:instrText xml:space="preserve"> PAGEREF _Toc233728263 \h </w:instrText>
        </w:r>
      </w:ins>
      <w:r>
        <w:rPr>
          <w:noProof/>
          <w:webHidden/>
        </w:rPr>
      </w:r>
      <w:ins w:id="172" w:author="Pablo Barrero Cruz" w:date="2026-06-30T16:10:00Z" w16du:dateUtc="2026-06-30T14:10:00Z">
        <w:r>
          <w:rPr>
            <w:noProof/>
            <w:webHidden/>
          </w:rPr>
          <w:fldChar w:fldCharType="separate"/>
        </w:r>
        <w:r>
          <w:rPr>
            <w:noProof/>
            <w:webHidden/>
          </w:rPr>
          <w:t>71</w:t>
        </w:r>
        <w:r>
          <w:rPr>
            <w:noProof/>
            <w:webHidden/>
          </w:rPr>
          <w:fldChar w:fldCharType="end"/>
        </w:r>
        <w:r w:rsidRPr="00815A76">
          <w:rPr>
            <w:rStyle w:val="Hipervnculo"/>
            <w:noProof/>
          </w:rPr>
          <w:fldChar w:fldCharType="end"/>
        </w:r>
      </w:ins>
    </w:p>
    <w:p w14:paraId="1A57B11F" w14:textId="68944D34" w:rsidR="00AC0FAC" w:rsidRDefault="00AC0FAC">
      <w:pPr>
        <w:pStyle w:val="TDC3"/>
        <w:tabs>
          <w:tab w:val="left" w:pos="1320"/>
          <w:tab w:val="right" w:leader="dot" w:pos="8354"/>
        </w:tabs>
        <w:rPr>
          <w:ins w:id="173" w:author="Pablo Barrero Cruz" w:date="2026-06-30T16:10:00Z" w16du:dateUtc="2026-06-30T14:10:00Z"/>
          <w:rFonts w:eastAsiaTheme="minorEastAsia"/>
          <w:i w:val="0"/>
          <w:iCs w:val="0"/>
          <w:noProof/>
          <w:kern w:val="2"/>
          <w:sz w:val="24"/>
          <w:szCs w:val="24"/>
          <w:lang w:eastAsia="es-ES"/>
          <w14:ligatures w14:val="standardContextual"/>
        </w:rPr>
      </w:pPr>
      <w:ins w:id="17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"_Toc233728264"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5.5.19</w:t>
        </w:r>
        <w:r>
          <w:rPr>
            <w:rFonts w:eastAsiaTheme="minorEastAsia"/>
            <w:i w:val="0"/>
            <w:iCs w:val="0"/>
            <w:noProof/>
            <w:kern w:val="2"/>
            <w:sz w:val="24"/>
            <w:szCs w:val="24"/>
            <w:lang w:eastAsia="es-ES"/>
            <w14:ligatures w14:val="standardContextual"/>
          </w:rPr>
          <w:tab/>
        </w:r>
        <w:r w:rsidRPr="00815A76">
          <w:rPr>
            <w:rStyle w:val="Hipervnculo"/>
            <w:noProof/>
          </w:rPr>
          <w:t>UC-19 - Inspeccionar detalle de intento</w:t>
        </w:r>
        <w:r>
          <w:rPr>
            <w:noProof/>
            <w:webHidden/>
          </w:rPr>
          <w:tab/>
        </w:r>
        <w:r>
          <w:rPr>
            <w:noProof/>
            <w:webHidden/>
          </w:rPr>
          <w:fldChar w:fldCharType="begin"/>
        </w:r>
        <w:r>
          <w:rPr>
            <w:noProof/>
            <w:webHidden/>
          </w:rPr>
          <w:instrText xml:space="preserve"> PAGEREF _Toc233728264 \h </w:instrText>
        </w:r>
      </w:ins>
      <w:r>
        <w:rPr>
          <w:noProof/>
          <w:webHidden/>
        </w:rPr>
      </w:r>
      <w:ins w:id="175" w:author="Pablo Barrero Cruz" w:date="2026-06-30T16:10:00Z" w16du:dateUtc="2026-06-30T14:10:00Z">
        <w:r>
          <w:rPr>
            <w:noProof/>
            <w:webHidden/>
          </w:rPr>
          <w:fldChar w:fldCharType="separate"/>
        </w:r>
        <w:r>
          <w:rPr>
            <w:noProof/>
            <w:webHidden/>
          </w:rPr>
          <w:t>71</w:t>
        </w:r>
        <w:r>
          <w:rPr>
            <w:noProof/>
            <w:webHidden/>
          </w:rPr>
          <w:fldChar w:fldCharType="end"/>
        </w:r>
        <w:r w:rsidRPr="00815A76">
          <w:rPr>
            <w:rStyle w:val="Hipervnculo"/>
            <w:noProof/>
          </w:rPr>
          <w:fldChar w:fldCharType="end"/>
        </w:r>
      </w:ins>
    </w:p>
    <w:p w14:paraId="3132B16D" w14:textId="1431DC95" w:rsidR="00AC0FAC" w:rsidRDefault="00AC0FAC">
      <w:pPr>
        <w:pStyle w:val="TDC3"/>
        <w:tabs>
          <w:tab w:val="left" w:pos="1320"/>
          <w:tab w:val="right" w:leader="dot" w:pos="8354"/>
        </w:tabs>
        <w:rPr>
          <w:ins w:id="176" w:author="Pablo Barrero Cruz" w:date="2026-06-30T16:10:00Z" w16du:dateUtc="2026-06-30T14:10:00Z"/>
          <w:rFonts w:eastAsiaTheme="minorEastAsia"/>
          <w:i w:val="0"/>
          <w:iCs w:val="0"/>
          <w:noProof/>
          <w:kern w:val="2"/>
          <w:sz w:val="24"/>
          <w:szCs w:val="24"/>
          <w:lang w:eastAsia="es-ES"/>
          <w14:ligatures w14:val="standardContextual"/>
        </w:rPr>
      </w:pPr>
      <w:ins w:id="17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"_Toc233728265"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5.5.20</w:t>
        </w:r>
        <w:r>
          <w:rPr>
            <w:rFonts w:eastAsiaTheme="minorEastAsia"/>
            <w:i w:val="0"/>
            <w:iCs w:val="0"/>
            <w:noProof/>
            <w:kern w:val="2"/>
            <w:sz w:val="24"/>
            <w:szCs w:val="24"/>
            <w:lang w:eastAsia="es-ES"/>
            <w14:ligatures w14:val="standardContextual"/>
          </w:rPr>
          <w:tab/>
        </w:r>
        <w:r w:rsidRPr="00815A76">
          <w:rPr>
            <w:rStyle w:val="Hipervnculo"/>
            <w:noProof/>
          </w:rPr>
          <w:t>UC-20 - Gestionar grupos</w:t>
        </w:r>
        <w:r>
          <w:rPr>
            <w:noProof/>
            <w:webHidden/>
          </w:rPr>
          <w:tab/>
        </w:r>
        <w:r>
          <w:rPr>
            <w:noProof/>
            <w:webHidden/>
          </w:rPr>
          <w:fldChar w:fldCharType="begin"/>
        </w:r>
        <w:r>
          <w:rPr>
            <w:noProof/>
            <w:webHidden/>
          </w:rPr>
          <w:instrText xml:space="preserve"> PAGEREF _Toc233728265 \h </w:instrText>
        </w:r>
      </w:ins>
      <w:r>
        <w:rPr>
          <w:noProof/>
          <w:webHidden/>
        </w:rPr>
      </w:r>
      <w:ins w:id="178" w:author="Pablo Barrero Cruz" w:date="2026-06-30T16:10:00Z" w16du:dateUtc="2026-06-30T14:10:00Z">
        <w:r>
          <w:rPr>
            <w:noProof/>
            <w:webHidden/>
          </w:rPr>
          <w:fldChar w:fldCharType="separate"/>
        </w:r>
        <w:r>
          <w:rPr>
            <w:noProof/>
            <w:webHidden/>
          </w:rPr>
          <w:t>72</w:t>
        </w:r>
        <w:r>
          <w:rPr>
            <w:noProof/>
            <w:webHidden/>
          </w:rPr>
          <w:fldChar w:fldCharType="end"/>
        </w:r>
        <w:r w:rsidRPr="00815A76">
          <w:rPr>
            <w:rStyle w:val="Hipervnculo"/>
            <w:noProof/>
          </w:rPr>
          <w:fldChar w:fldCharType="end"/>
        </w:r>
      </w:ins>
    </w:p>
    <w:p w14:paraId="00CD8129" w14:textId="7B4232E8" w:rsidR="00AC0FAC" w:rsidRDefault="00AC0FAC">
      <w:pPr>
        <w:pStyle w:val="TDC3"/>
        <w:tabs>
          <w:tab w:val="left" w:pos="1320"/>
          <w:tab w:val="right" w:leader="dot" w:pos="8354"/>
        </w:tabs>
        <w:rPr>
          <w:ins w:id="179" w:author="Pablo Barrero Cruz" w:date="2026-06-30T16:10:00Z" w16du:dateUtc="2026-06-30T14:10:00Z"/>
          <w:rFonts w:eastAsiaTheme="minorEastAsia"/>
          <w:i w:val="0"/>
          <w:iCs w:val="0"/>
          <w:noProof/>
          <w:kern w:val="2"/>
          <w:sz w:val="24"/>
          <w:szCs w:val="24"/>
          <w:lang w:eastAsia="es-ES"/>
          <w14:ligatures w14:val="standardContextual"/>
        </w:rPr>
      </w:pPr>
      <w:ins w:id="18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"_Toc233728266"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5.5.21</w:t>
        </w:r>
        <w:r>
          <w:rPr>
            <w:rFonts w:eastAsiaTheme="minorEastAsia"/>
            <w:i w:val="0"/>
            <w:iCs w:val="0"/>
            <w:noProof/>
            <w:kern w:val="2"/>
            <w:sz w:val="24"/>
            <w:szCs w:val="24"/>
            <w:lang w:eastAsia="es-ES"/>
            <w14:ligatures w14:val="standardContextual"/>
          </w:rPr>
          <w:tab/>
        </w:r>
        <w:r w:rsidRPr="00815A76">
          <w:rPr>
            <w:rStyle w:val="Hipervnculo"/>
            <w:noProof/>
          </w:rPr>
          <w:t>UC-21 - Asignar cuestionario a grupos</w:t>
        </w:r>
        <w:r>
          <w:rPr>
            <w:noProof/>
            <w:webHidden/>
          </w:rPr>
          <w:tab/>
        </w:r>
        <w:r>
          <w:rPr>
            <w:noProof/>
            <w:webHidden/>
          </w:rPr>
          <w:fldChar w:fldCharType="begin"/>
        </w:r>
        <w:r>
          <w:rPr>
            <w:noProof/>
            <w:webHidden/>
          </w:rPr>
          <w:instrText xml:space="preserve"> PAGEREF _Toc233728266 \h </w:instrText>
        </w:r>
      </w:ins>
      <w:r>
        <w:rPr>
          <w:noProof/>
          <w:webHidden/>
        </w:rPr>
      </w:r>
      <w:ins w:id="181" w:author="Pablo Barrero Cruz" w:date="2026-06-30T16:10:00Z" w16du:dateUtc="2026-06-30T14:10:00Z">
        <w:r>
          <w:rPr>
            <w:noProof/>
            <w:webHidden/>
          </w:rPr>
          <w:fldChar w:fldCharType="separate"/>
        </w:r>
        <w:r>
          <w:rPr>
            <w:noProof/>
            <w:webHidden/>
          </w:rPr>
          <w:t>73</w:t>
        </w:r>
        <w:r>
          <w:rPr>
            <w:noProof/>
            <w:webHidden/>
          </w:rPr>
          <w:fldChar w:fldCharType="end"/>
        </w:r>
        <w:r w:rsidRPr="00815A76">
          <w:rPr>
            <w:rStyle w:val="Hipervnculo"/>
            <w:noProof/>
          </w:rPr>
          <w:fldChar w:fldCharType="end"/>
        </w:r>
      </w:ins>
    </w:p>
    <w:p w14:paraId="66E0BE36" w14:textId="02B4C7FE" w:rsidR="00AC0FAC" w:rsidRDefault="00AC0FAC">
      <w:pPr>
        <w:pStyle w:val="TDC2"/>
        <w:rPr>
          <w:ins w:id="182" w:author="Pablo Barrero Cruz" w:date="2026-06-30T16:10:00Z" w16du:dateUtc="2026-06-30T14:10:00Z"/>
          <w:rFonts w:eastAsiaTheme="minorEastAsia"/>
          <w:smallCaps w:val="0"/>
          <w:noProof/>
          <w:kern w:val="2"/>
          <w:sz w:val="24"/>
          <w:szCs w:val="24"/>
          <w:lang w:eastAsia="es-ES"/>
          <w14:ligatures w14:val="standardContextual"/>
        </w:rPr>
      </w:pPr>
      <w:ins w:id="18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"_Toc233728267"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5.6</w:t>
        </w:r>
        <w:r>
          <w:rPr>
            <w:rFonts w:eastAsiaTheme="minorEastAsia"/>
            <w:smallCaps w:val="0"/>
            <w:noProof/>
            <w:kern w:val="2"/>
            <w:sz w:val="24"/>
            <w:szCs w:val="24"/>
            <w:lang w:eastAsia="es-ES"/>
            <w14:ligatures w14:val="standardContextual"/>
          </w:rPr>
          <w:tab/>
        </w:r>
        <w:r w:rsidRPr="00815A76">
          <w:rPr>
            <w:rStyle w:val="Hipervnculo"/>
            <w:noProof/>
          </w:rPr>
          <w:t>Relación Escenarios – Casos de Uso – Requisitos</w:t>
        </w:r>
        <w:r>
          <w:rPr>
            <w:noProof/>
            <w:webHidden/>
          </w:rPr>
          <w:tab/>
        </w:r>
        <w:r>
          <w:rPr>
            <w:noProof/>
            <w:webHidden/>
          </w:rPr>
          <w:fldChar w:fldCharType="begin"/>
        </w:r>
        <w:r>
          <w:rPr>
            <w:noProof/>
            <w:webHidden/>
          </w:rPr>
          <w:instrText xml:space="preserve"> PAGEREF _Toc233728267 \h </w:instrText>
        </w:r>
      </w:ins>
      <w:r>
        <w:rPr>
          <w:noProof/>
          <w:webHidden/>
        </w:rPr>
      </w:r>
      <w:ins w:id="184" w:author="Pablo Barrero Cruz" w:date="2026-06-30T16:10:00Z" w16du:dateUtc="2026-06-30T14:10:00Z">
        <w:r>
          <w:rPr>
            <w:noProof/>
            <w:webHidden/>
          </w:rPr>
          <w:fldChar w:fldCharType="separate"/>
        </w:r>
        <w:r>
          <w:rPr>
            <w:noProof/>
            <w:webHidden/>
          </w:rPr>
          <w:t>74</w:t>
        </w:r>
        <w:r>
          <w:rPr>
            <w:noProof/>
            <w:webHidden/>
          </w:rPr>
          <w:fldChar w:fldCharType="end"/>
        </w:r>
        <w:r w:rsidRPr="00815A76">
          <w:rPr>
            <w:rStyle w:val="Hipervnculo"/>
            <w:noProof/>
          </w:rPr>
          <w:fldChar w:fldCharType="end"/>
        </w:r>
      </w:ins>
    </w:p>
    <w:p w14:paraId="56EDFFEC" w14:textId="15AF8A32" w:rsidR="00AC0FAC" w:rsidRDefault="00AC0FAC">
      <w:pPr>
        <w:pStyle w:val="TDC2"/>
        <w:rPr>
          <w:ins w:id="185" w:author="Pablo Barrero Cruz" w:date="2026-06-30T16:10:00Z" w16du:dateUtc="2026-06-30T14:10:00Z"/>
          <w:rFonts w:eastAsiaTheme="minorEastAsia"/>
          <w:smallCaps w:val="0"/>
          <w:noProof/>
          <w:kern w:val="2"/>
          <w:sz w:val="24"/>
          <w:szCs w:val="24"/>
          <w:lang w:eastAsia="es-ES"/>
          <w14:ligatures w14:val="standardContextual"/>
        </w:rPr>
      </w:pPr>
      <w:ins w:id="18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"_Toc233728268"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5.7</w:t>
        </w:r>
        <w:r>
          <w:rPr>
            <w:rFonts w:eastAsiaTheme="minorEastAsia"/>
            <w:smallCaps w:val="0"/>
            <w:noProof/>
            <w:kern w:val="2"/>
            <w:sz w:val="24"/>
            <w:szCs w:val="24"/>
            <w:lang w:eastAsia="es-ES"/>
            <w14:ligatures w14:val="standardContextual"/>
          </w:rPr>
          <w:tab/>
        </w:r>
        <w:r w:rsidRPr="00815A76">
          <w:rPr>
            <w:rStyle w:val="Hipervnculo"/>
            <w:noProof/>
          </w:rPr>
          <w:t>Análisis de Interfaces de Usuario</w:t>
        </w:r>
        <w:r>
          <w:rPr>
            <w:noProof/>
            <w:webHidden/>
          </w:rPr>
          <w:tab/>
        </w:r>
        <w:r>
          <w:rPr>
            <w:noProof/>
            <w:webHidden/>
          </w:rPr>
          <w:fldChar w:fldCharType="begin"/>
        </w:r>
        <w:r>
          <w:rPr>
            <w:noProof/>
            <w:webHidden/>
          </w:rPr>
          <w:instrText xml:space="preserve"> PAGEREF _Toc233728268 \h </w:instrText>
        </w:r>
      </w:ins>
      <w:r>
        <w:rPr>
          <w:noProof/>
          <w:webHidden/>
        </w:rPr>
      </w:r>
      <w:ins w:id="187" w:author="Pablo Barrero Cruz" w:date="2026-06-30T16:10:00Z" w16du:dateUtc="2026-06-30T14:10:00Z">
        <w:r>
          <w:rPr>
            <w:noProof/>
            <w:webHidden/>
          </w:rPr>
          <w:fldChar w:fldCharType="separate"/>
        </w:r>
        <w:r>
          <w:rPr>
            <w:noProof/>
            <w:webHidden/>
          </w:rPr>
          <w:t>76</w:t>
        </w:r>
        <w:r>
          <w:rPr>
            <w:noProof/>
            <w:webHidden/>
          </w:rPr>
          <w:fldChar w:fldCharType="end"/>
        </w:r>
        <w:r w:rsidRPr="00815A76">
          <w:rPr>
            <w:rStyle w:val="Hipervnculo"/>
            <w:noProof/>
          </w:rPr>
          <w:fldChar w:fldCharType="end"/>
        </w:r>
      </w:ins>
    </w:p>
    <w:p w14:paraId="037FF208" w14:textId="05E6D2B8" w:rsidR="00AC0FAC" w:rsidRDefault="00AC0FAC">
      <w:pPr>
        <w:pStyle w:val="TDC3"/>
        <w:tabs>
          <w:tab w:val="left" w:pos="1320"/>
          <w:tab w:val="right" w:leader="dot" w:pos="8354"/>
        </w:tabs>
        <w:rPr>
          <w:ins w:id="188" w:author="Pablo Barrero Cruz" w:date="2026-06-30T16:10:00Z" w16du:dateUtc="2026-06-30T14:10:00Z"/>
          <w:rFonts w:eastAsiaTheme="minorEastAsia"/>
          <w:i w:val="0"/>
          <w:iCs w:val="0"/>
          <w:noProof/>
          <w:kern w:val="2"/>
          <w:sz w:val="24"/>
          <w:szCs w:val="24"/>
          <w:lang w:eastAsia="es-ES"/>
          <w14:ligatures w14:val="standardContextual"/>
        </w:rPr>
      </w:pPr>
      <w:ins w:id="18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"_Toc233728269"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5.7.1</w:t>
        </w:r>
        <w:r>
          <w:rPr>
            <w:rFonts w:eastAsiaTheme="minorEastAsia"/>
            <w:i w:val="0"/>
            <w:iCs w:val="0"/>
            <w:noProof/>
            <w:kern w:val="2"/>
            <w:sz w:val="24"/>
            <w:szCs w:val="24"/>
            <w:lang w:eastAsia="es-ES"/>
            <w14:ligatures w14:val="standardContextual"/>
          </w:rPr>
          <w:tab/>
        </w:r>
        <w:r w:rsidRPr="00815A76">
          <w:rPr>
            <w:rStyle w:val="Hipervnculo"/>
            <w:noProof/>
          </w:rPr>
          <w:t>Descripción de la Interfaz</w:t>
        </w:r>
        <w:r>
          <w:rPr>
            <w:noProof/>
            <w:webHidden/>
          </w:rPr>
          <w:tab/>
        </w:r>
        <w:r>
          <w:rPr>
            <w:noProof/>
            <w:webHidden/>
          </w:rPr>
          <w:fldChar w:fldCharType="begin"/>
        </w:r>
        <w:r>
          <w:rPr>
            <w:noProof/>
            <w:webHidden/>
          </w:rPr>
          <w:instrText xml:space="preserve"> PAGEREF _Toc233728269 \h </w:instrText>
        </w:r>
      </w:ins>
      <w:r>
        <w:rPr>
          <w:noProof/>
          <w:webHidden/>
        </w:rPr>
      </w:r>
      <w:ins w:id="190" w:author="Pablo Barrero Cruz" w:date="2026-06-30T16:10:00Z" w16du:dateUtc="2026-06-30T14:10:00Z">
        <w:r>
          <w:rPr>
            <w:noProof/>
            <w:webHidden/>
          </w:rPr>
          <w:fldChar w:fldCharType="separate"/>
        </w:r>
        <w:r>
          <w:rPr>
            <w:noProof/>
            <w:webHidden/>
          </w:rPr>
          <w:t>76</w:t>
        </w:r>
        <w:r>
          <w:rPr>
            <w:noProof/>
            <w:webHidden/>
          </w:rPr>
          <w:fldChar w:fldCharType="end"/>
        </w:r>
        <w:r w:rsidRPr="00815A76">
          <w:rPr>
            <w:rStyle w:val="Hipervnculo"/>
            <w:noProof/>
          </w:rPr>
          <w:fldChar w:fldCharType="end"/>
        </w:r>
      </w:ins>
    </w:p>
    <w:p w14:paraId="5E74C298" w14:textId="2E7453AB" w:rsidR="00AC0FAC" w:rsidRDefault="00AC0FAC">
      <w:pPr>
        <w:pStyle w:val="TDC3"/>
        <w:tabs>
          <w:tab w:val="left" w:pos="1320"/>
          <w:tab w:val="right" w:leader="dot" w:pos="8354"/>
        </w:tabs>
        <w:rPr>
          <w:ins w:id="191" w:author="Pablo Barrero Cruz" w:date="2026-06-30T16:10:00Z" w16du:dateUtc="2026-06-30T14:10:00Z"/>
          <w:rFonts w:eastAsiaTheme="minorEastAsia"/>
          <w:i w:val="0"/>
          <w:iCs w:val="0"/>
          <w:noProof/>
          <w:kern w:val="2"/>
          <w:sz w:val="24"/>
          <w:szCs w:val="24"/>
          <w:lang w:eastAsia="es-ES"/>
          <w14:ligatures w14:val="standardContextual"/>
        </w:rPr>
      </w:pPr>
      <w:ins w:id="19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"_Toc233728270"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5.7.2</w:t>
        </w:r>
        <w:r>
          <w:rPr>
            <w:rFonts w:eastAsiaTheme="minorEastAsia"/>
            <w:i w:val="0"/>
            <w:iCs w:val="0"/>
            <w:noProof/>
            <w:kern w:val="2"/>
            <w:sz w:val="24"/>
            <w:szCs w:val="24"/>
            <w:lang w:eastAsia="es-ES"/>
            <w14:ligatures w14:val="standardContextual"/>
          </w:rPr>
          <w:tab/>
        </w:r>
        <w:r w:rsidRPr="00815A76">
          <w:rPr>
            <w:rStyle w:val="Hipervnculo"/>
            <w:noProof/>
          </w:rPr>
          <w:t>Descripción del Comportamiento de la Interfaz</w:t>
        </w:r>
        <w:r>
          <w:rPr>
            <w:noProof/>
            <w:webHidden/>
          </w:rPr>
          <w:tab/>
        </w:r>
        <w:r>
          <w:rPr>
            <w:noProof/>
            <w:webHidden/>
          </w:rPr>
          <w:fldChar w:fldCharType="begin"/>
        </w:r>
        <w:r>
          <w:rPr>
            <w:noProof/>
            <w:webHidden/>
          </w:rPr>
          <w:instrText xml:space="preserve"> PAGEREF _Toc233728270 \h </w:instrText>
        </w:r>
      </w:ins>
      <w:r>
        <w:rPr>
          <w:noProof/>
          <w:webHidden/>
        </w:rPr>
      </w:r>
      <w:ins w:id="193" w:author="Pablo Barrero Cruz" w:date="2026-06-30T16:10:00Z" w16du:dateUtc="2026-06-30T14:10:00Z">
        <w:r>
          <w:rPr>
            <w:noProof/>
            <w:webHidden/>
          </w:rPr>
          <w:fldChar w:fldCharType="separate"/>
        </w:r>
        <w:r>
          <w:rPr>
            <w:noProof/>
            <w:webHidden/>
          </w:rPr>
          <w:t>78</w:t>
        </w:r>
        <w:r>
          <w:rPr>
            <w:noProof/>
            <w:webHidden/>
          </w:rPr>
          <w:fldChar w:fldCharType="end"/>
        </w:r>
        <w:r w:rsidRPr="00815A76">
          <w:rPr>
            <w:rStyle w:val="Hipervnculo"/>
            <w:noProof/>
          </w:rPr>
          <w:fldChar w:fldCharType="end"/>
        </w:r>
      </w:ins>
    </w:p>
    <w:p w14:paraId="405A2912" w14:textId="7145D983" w:rsidR="00AC0FAC" w:rsidRDefault="00AC0FAC">
      <w:pPr>
        <w:pStyle w:val="TDC3"/>
        <w:tabs>
          <w:tab w:val="left" w:pos="1320"/>
          <w:tab w:val="right" w:leader="dot" w:pos="8354"/>
        </w:tabs>
        <w:rPr>
          <w:ins w:id="194" w:author="Pablo Barrero Cruz" w:date="2026-06-30T16:10:00Z" w16du:dateUtc="2026-06-30T14:10:00Z"/>
          <w:rFonts w:eastAsiaTheme="minorEastAsia"/>
          <w:i w:val="0"/>
          <w:iCs w:val="0"/>
          <w:noProof/>
          <w:kern w:val="2"/>
          <w:sz w:val="24"/>
          <w:szCs w:val="24"/>
          <w:lang w:eastAsia="es-ES"/>
          <w14:ligatures w14:val="standardContextual"/>
        </w:rPr>
      </w:pPr>
      <w:ins w:id="19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"_Toc233728271"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5.7.3</w:t>
        </w:r>
        <w:r>
          <w:rPr>
            <w:rFonts w:eastAsiaTheme="minorEastAsia"/>
            <w:i w:val="0"/>
            <w:iCs w:val="0"/>
            <w:noProof/>
            <w:kern w:val="2"/>
            <w:sz w:val="24"/>
            <w:szCs w:val="24"/>
            <w:lang w:eastAsia="es-ES"/>
            <w14:ligatures w14:val="standardContextual"/>
          </w:rPr>
          <w:tab/>
        </w:r>
        <w:r w:rsidRPr="00815A76">
          <w:rPr>
            <w:rStyle w:val="Hipervnculo"/>
            <w:noProof/>
          </w:rPr>
          <w:t>Diagrama de Navegabilidad</w:t>
        </w:r>
        <w:r>
          <w:rPr>
            <w:noProof/>
            <w:webHidden/>
          </w:rPr>
          <w:tab/>
        </w:r>
        <w:r>
          <w:rPr>
            <w:noProof/>
            <w:webHidden/>
          </w:rPr>
          <w:fldChar w:fldCharType="begin"/>
        </w:r>
        <w:r>
          <w:rPr>
            <w:noProof/>
            <w:webHidden/>
          </w:rPr>
          <w:instrText xml:space="preserve"> PAGEREF _Toc233728271 \h </w:instrText>
        </w:r>
      </w:ins>
      <w:r>
        <w:rPr>
          <w:noProof/>
          <w:webHidden/>
        </w:rPr>
      </w:r>
      <w:ins w:id="196" w:author="Pablo Barrero Cruz" w:date="2026-06-30T16:10:00Z" w16du:dateUtc="2026-06-30T14:10:00Z">
        <w:r>
          <w:rPr>
            <w:noProof/>
            <w:webHidden/>
          </w:rPr>
          <w:fldChar w:fldCharType="separate"/>
        </w:r>
        <w:r>
          <w:rPr>
            <w:noProof/>
            <w:webHidden/>
          </w:rPr>
          <w:t>79</w:t>
        </w:r>
        <w:r>
          <w:rPr>
            <w:noProof/>
            <w:webHidden/>
          </w:rPr>
          <w:fldChar w:fldCharType="end"/>
        </w:r>
        <w:r w:rsidRPr="00815A76">
          <w:rPr>
            <w:rStyle w:val="Hipervnculo"/>
            <w:noProof/>
          </w:rPr>
          <w:fldChar w:fldCharType="end"/>
        </w:r>
      </w:ins>
    </w:p>
    <w:p w14:paraId="5DE667F0" w14:textId="3320DC4A" w:rsidR="00AC0FAC" w:rsidRDefault="00AC0FAC">
      <w:pPr>
        <w:pStyle w:val="TDC2"/>
        <w:rPr>
          <w:ins w:id="197" w:author="Pablo Barrero Cruz" w:date="2026-06-30T16:10:00Z" w16du:dateUtc="2026-06-30T14:10:00Z"/>
          <w:rFonts w:eastAsiaTheme="minorEastAsia"/>
          <w:smallCaps w:val="0"/>
          <w:noProof/>
          <w:kern w:val="2"/>
          <w:sz w:val="24"/>
          <w:szCs w:val="24"/>
          <w:lang w:eastAsia="es-ES"/>
          <w14:ligatures w14:val="standardContextual"/>
        </w:rPr>
      </w:pPr>
      <w:ins w:id="19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"_Toc233728272"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5.8</w:t>
        </w:r>
        <w:r>
          <w:rPr>
            <w:rFonts w:eastAsiaTheme="minorEastAsia"/>
            <w:smallCaps w:val="0"/>
            <w:noProof/>
            <w:kern w:val="2"/>
            <w:sz w:val="24"/>
            <w:szCs w:val="24"/>
            <w:lang w:eastAsia="es-ES"/>
            <w14:ligatures w14:val="standardContextual"/>
          </w:rPr>
          <w:tab/>
        </w:r>
        <w:r w:rsidRPr="00815A76">
          <w:rPr>
            <w:rStyle w:val="Hipervnculo"/>
            <w:noProof/>
          </w:rPr>
          <w:t>Especificación del Plan de Pruebas</w:t>
        </w:r>
        <w:r>
          <w:rPr>
            <w:noProof/>
            <w:webHidden/>
          </w:rPr>
          <w:tab/>
        </w:r>
        <w:r>
          <w:rPr>
            <w:noProof/>
            <w:webHidden/>
          </w:rPr>
          <w:fldChar w:fldCharType="begin"/>
        </w:r>
        <w:r>
          <w:rPr>
            <w:noProof/>
            <w:webHidden/>
          </w:rPr>
          <w:instrText xml:space="preserve"> PAGEREF _Toc233728272 \h </w:instrText>
        </w:r>
      </w:ins>
      <w:r>
        <w:rPr>
          <w:noProof/>
          <w:webHidden/>
        </w:rPr>
      </w:r>
      <w:ins w:id="199" w:author="Pablo Barrero Cruz" w:date="2026-06-30T16:10:00Z" w16du:dateUtc="2026-06-30T14:10:00Z">
        <w:r>
          <w:rPr>
            <w:noProof/>
            <w:webHidden/>
          </w:rPr>
          <w:fldChar w:fldCharType="separate"/>
        </w:r>
        <w:r>
          <w:rPr>
            <w:noProof/>
            <w:webHidden/>
          </w:rPr>
          <w:t>79</w:t>
        </w:r>
        <w:r>
          <w:rPr>
            <w:noProof/>
            <w:webHidden/>
          </w:rPr>
          <w:fldChar w:fldCharType="end"/>
        </w:r>
        <w:r w:rsidRPr="00815A76">
          <w:rPr>
            <w:rStyle w:val="Hipervnculo"/>
            <w:noProof/>
          </w:rPr>
          <w:fldChar w:fldCharType="end"/>
        </w:r>
      </w:ins>
    </w:p>
    <w:p w14:paraId="6B2E3834" w14:textId="08FEB60D" w:rsidR="00AC0FAC" w:rsidRDefault="00AC0FAC">
      <w:pPr>
        <w:pStyle w:val="TDC3"/>
        <w:tabs>
          <w:tab w:val="left" w:pos="1320"/>
          <w:tab w:val="right" w:leader="dot" w:pos="8354"/>
        </w:tabs>
        <w:rPr>
          <w:ins w:id="200" w:author="Pablo Barrero Cruz" w:date="2026-06-30T16:10:00Z" w16du:dateUtc="2026-06-30T14:10:00Z"/>
          <w:rFonts w:eastAsiaTheme="minorEastAsia"/>
          <w:i w:val="0"/>
          <w:iCs w:val="0"/>
          <w:noProof/>
          <w:kern w:val="2"/>
          <w:sz w:val="24"/>
          <w:szCs w:val="24"/>
          <w:lang w:eastAsia="es-ES"/>
          <w14:ligatures w14:val="standardContextual"/>
        </w:rPr>
      </w:pPr>
      <w:ins w:id="20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"_Toc233728273"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5.8.1</w:t>
        </w:r>
        <w:r>
          <w:rPr>
            <w:rFonts w:eastAsiaTheme="minorEastAsia"/>
            <w:i w:val="0"/>
            <w:iCs w:val="0"/>
            <w:noProof/>
            <w:kern w:val="2"/>
            <w:sz w:val="24"/>
            <w:szCs w:val="24"/>
            <w:lang w:eastAsia="es-ES"/>
            <w14:ligatures w14:val="standardContextual"/>
          </w:rPr>
          <w:tab/>
        </w:r>
        <w:r w:rsidRPr="00815A76">
          <w:rPr>
            <w:rStyle w:val="Hipervnculo"/>
            <w:noProof/>
            <w:lang w:eastAsia="es-ES" w:bidi="es-ES"/>
          </w:rPr>
          <w:t>Pruebas Unitarias</w:t>
        </w:r>
        <w:r>
          <w:rPr>
            <w:noProof/>
            <w:webHidden/>
          </w:rPr>
          <w:tab/>
        </w:r>
        <w:r>
          <w:rPr>
            <w:noProof/>
            <w:webHidden/>
          </w:rPr>
          <w:fldChar w:fldCharType="begin"/>
        </w:r>
        <w:r>
          <w:rPr>
            <w:noProof/>
            <w:webHidden/>
          </w:rPr>
          <w:instrText xml:space="preserve"> PAGEREF _Toc233728273 \h </w:instrText>
        </w:r>
      </w:ins>
      <w:r>
        <w:rPr>
          <w:noProof/>
          <w:webHidden/>
        </w:rPr>
      </w:r>
      <w:ins w:id="202" w:author="Pablo Barrero Cruz" w:date="2026-06-30T16:10:00Z" w16du:dateUtc="2026-06-30T14:10:00Z">
        <w:r>
          <w:rPr>
            <w:noProof/>
            <w:webHidden/>
          </w:rPr>
          <w:fldChar w:fldCharType="separate"/>
        </w:r>
        <w:r>
          <w:rPr>
            <w:noProof/>
            <w:webHidden/>
          </w:rPr>
          <w:t>80</w:t>
        </w:r>
        <w:r>
          <w:rPr>
            <w:noProof/>
            <w:webHidden/>
          </w:rPr>
          <w:fldChar w:fldCharType="end"/>
        </w:r>
        <w:r w:rsidRPr="00815A76">
          <w:rPr>
            <w:rStyle w:val="Hipervnculo"/>
            <w:noProof/>
          </w:rPr>
          <w:fldChar w:fldCharType="end"/>
        </w:r>
      </w:ins>
    </w:p>
    <w:p w14:paraId="672F10CF" w14:textId="01B0925A" w:rsidR="00AC0FAC" w:rsidRDefault="00AC0FAC">
      <w:pPr>
        <w:pStyle w:val="TDC3"/>
        <w:tabs>
          <w:tab w:val="left" w:pos="1320"/>
          <w:tab w:val="right" w:leader="dot" w:pos="8354"/>
        </w:tabs>
        <w:rPr>
          <w:ins w:id="203" w:author="Pablo Barrero Cruz" w:date="2026-06-30T16:10:00Z" w16du:dateUtc="2026-06-30T14:10:00Z"/>
          <w:rFonts w:eastAsiaTheme="minorEastAsia"/>
          <w:i w:val="0"/>
          <w:iCs w:val="0"/>
          <w:noProof/>
          <w:kern w:val="2"/>
          <w:sz w:val="24"/>
          <w:szCs w:val="24"/>
          <w:lang w:eastAsia="es-ES"/>
          <w14:ligatures w14:val="standardContextual"/>
        </w:rPr>
      </w:pPr>
      <w:ins w:id="20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"_Toc233728274"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5.8.2</w:t>
        </w:r>
        <w:r>
          <w:rPr>
            <w:rFonts w:eastAsiaTheme="minorEastAsia"/>
            <w:i w:val="0"/>
            <w:iCs w:val="0"/>
            <w:noProof/>
            <w:kern w:val="2"/>
            <w:sz w:val="24"/>
            <w:szCs w:val="24"/>
            <w:lang w:eastAsia="es-ES"/>
            <w14:ligatures w14:val="standardContextual"/>
          </w:rPr>
          <w:tab/>
        </w:r>
        <w:r w:rsidRPr="00815A76">
          <w:rPr>
            <w:rStyle w:val="Hipervnculo"/>
            <w:noProof/>
            <w:lang w:eastAsia="es-ES" w:bidi="es-ES"/>
          </w:rPr>
          <w:t>Pruebas de Integración y del Sistema</w:t>
        </w:r>
        <w:r>
          <w:rPr>
            <w:noProof/>
            <w:webHidden/>
          </w:rPr>
          <w:tab/>
        </w:r>
        <w:r>
          <w:rPr>
            <w:noProof/>
            <w:webHidden/>
          </w:rPr>
          <w:fldChar w:fldCharType="begin"/>
        </w:r>
        <w:r>
          <w:rPr>
            <w:noProof/>
            <w:webHidden/>
          </w:rPr>
          <w:instrText xml:space="preserve"> PAGEREF _Toc233728274 \h </w:instrText>
        </w:r>
      </w:ins>
      <w:r>
        <w:rPr>
          <w:noProof/>
          <w:webHidden/>
        </w:rPr>
      </w:r>
      <w:ins w:id="205" w:author="Pablo Barrero Cruz" w:date="2026-06-30T16:10:00Z" w16du:dateUtc="2026-06-30T14:10:00Z">
        <w:r>
          <w:rPr>
            <w:noProof/>
            <w:webHidden/>
          </w:rPr>
          <w:fldChar w:fldCharType="separate"/>
        </w:r>
        <w:r>
          <w:rPr>
            <w:noProof/>
            <w:webHidden/>
          </w:rPr>
          <w:t>82</w:t>
        </w:r>
        <w:r>
          <w:rPr>
            <w:noProof/>
            <w:webHidden/>
          </w:rPr>
          <w:fldChar w:fldCharType="end"/>
        </w:r>
        <w:r w:rsidRPr="00815A76">
          <w:rPr>
            <w:rStyle w:val="Hipervnculo"/>
            <w:noProof/>
          </w:rPr>
          <w:fldChar w:fldCharType="end"/>
        </w:r>
      </w:ins>
    </w:p>
    <w:p w14:paraId="13A4C106" w14:textId="72BC2BD2" w:rsidR="00AC0FAC" w:rsidRDefault="00AC0FAC">
      <w:pPr>
        <w:pStyle w:val="TDC3"/>
        <w:tabs>
          <w:tab w:val="left" w:pos="1320"/>
          <w:tab w:val="right" w:leader="dot" w:pos="8354"/>
        </w:tabs>
        <w:rPr>
          <w:ins w:id="206" w:author="Pablo Barrero Cruz" w:date="2026-06-30T16:10:00Z" w16du:dateUtc="2026-06-30T14:10:00Z"/>
          <w:rFonts w:eastAsiaTheme="minorEastAsia"/>
          <w:i w:val="0"/>
          <w:iCs w:val="0"/>
          <w:noProof/>
          <w:kern w:val="2"/>
          <w:sz w:val="24"/>
          <w:szCs w:val="24"/>
          <w:lang w:eastAsia="es-ES"/>
          <w14:ligatures w14:val="standardContextual"/>
        </w:rPr>
      </w:pPr>
      <w:ins w:id="20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"_Toc233728275"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5.8.3</w:t>
        </w:r>
        <w:r>
          <w:rPr>
            <w:rFonts w:eastAsiaTheme="minorEastAsia"/>
            <w:i w:val="0"/>
            <w:iCs w:val="0"/>
            <w:noProof/>
            <w:kern w:val="2"/>
            <w:sz w:val="24"/>
            <w:szCs w:val="24"/>
            <w:lang w:eastAsia="es-ES"/>
            <w14:ligatures w14:val="standardContextual"/>
          </w:rPr>
          <w:tab/>
        </w:r>
        <w:r w:rsidRPr="00815A76">
          <w:rPr>
            <w:rStyle w:val="Hipervnculo"/>
            <w:noProof/>
            <w:lang w:eastAsia="es-ES" w:bidi="es-ES"/>
          </w:rPr>
          <w:t>Pruebas de Usabilidad y Accesibilidad</w:t>
        </w:r>
        <w:r>
          <w:rPr>
            <w:noProof/>
            <w:webHidden/>
          </w:rPr>
          <w:tab/>
        </w:r>
        <w:r>
          <w:rPr>
            <w:noProof/>
            <w:webHidden/>
          </w:rPr>
          <w:fldChar w:fldCharType="begin"/>
        </w:r>
        <w:r>
          <w:rPr>
            <w:noProof/>
            <w:webHidden/>
          </w:rPr>
          <w:instrText xml:space="preserve"> PAGEREF _Toc233728275 \h </w:instrText>
        </w:r>
      </w:ins>
      <w:r>
        <w:rPr>
          <w:noProof/>
          <w:webHidden/>
        </w:rPr>
      </w:r>
      <w:ins w:id="208" w:author="Pablo Barrero Cruz" w:date="2026-06-30T16:10:00Z" w16du:dateUtc="2026-06-30T14:10:00Z">
        <w:r>
          <w:rPr>
            <w:noProof/>
            <w:webHidden/>
          </w:rPr>
          <w:fldChar w:fldCharType="separate"/>
        </w:r>
        <w:r>
          <w:rPr>
            <w:noProof/>
            <w:webHidden/>
          </w:rPr>
          <w:t>83</w:t>
        </w:r>
        <w:r>
          <w:rPr>
            <w:noProof/>
            <w:webHidden/>
          </w:rPr>
          <w:fldChar w:fldCharType="end"/>
        </w:r>
        <w:r w:rsidRPr="00815A76">
          <w:rPr>
            <w:rStyle w:val="Hipervnculo"/>
            <w:noProof/>
          </w:rPr>
          <w:fldChar w:fldCharType="end"/>
        </w:r>
      </w:ins>
    </w:p>
    <w:p w14:paraId="328DC545" w14:textId="2AAB0D7D" w:rsidR="00AC0FAC" w:rsidRDefault="00AC0FAC">
      <w:pPr>
        <w:pStyle w:val="TDC3"/>
        <w:tabs>
          <w:tab w:val="left" w:pos="1320"/>
          <w:tab w:val="right" w:leader="dot" w:pos="8354"/>
        </w:tabs>
        <w:rPr>
          <w:ins w:id="209" w:author="Pablo Barrero Cruz" w:date="2026-06-30T16:10:00Z" w16du:dateUtc="2026-06-30T14:10:00Z"/>
          <w:rFonts w:eastAsiaTheme="minorEastAsia"/>
          <w:i w:val="0"/>
          <w:iCs w:val="0"/>
          <w:noProof/>
          <w:kern w:val="2"/>
          <w:sz w:val="24"/>
          <w:szCs w:val="24"/>
          <w:lang w:eastAsia="es-ES"/>
          <w14:ligatures w14:val="standardContextual"/>
        </w:rPr>
      </w:pPr>
      <w:ins w:id="21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"_Toc233728276"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5.8.4</w:t>
        </w:r>
        <w:r>
          <w:rPr>
            <w:rFonts w:eastAsiaTheme="minorEastAsia"/>
            <w:i w:val="0"/>
            <w:iCs w:val="0"/>
            <w:noProof/>
            <w:kern w:val="2"/>
            <w:sz w:val="24"/>
            <w:szCs w:val="24"/>
            <w:lang w:eastAsia="es-ES"/>
            <w14:ligatures w14:val="standardContextual"/>
          </w:rPr>
          <w:tab/>
        </w:r>
        <w:r w:rsidRPr="00815A76">
          <w:rPr>
            <w:rStyle w:val="Hipervnculo"/>
            <w:noProof/>
            <w:lang w:eastAsia="es-ES" w:bidi="es-ES"/>
          </w:rPr>
          <w:t>Pruebas de Rendimiento Básico</w:t>
        </w:r>
        <w:r>
          <w:rPr>
            <w:noProof/>
            <w:webHidden/>
          </w:rPr>
          <w:tab/>
        </w:r>
        <w:r>
          <w:rPr>
            <w:noProof/>
            <w:webHidden/>
          </w:rPr>
          <w:fldChar w:fldCharType="begin"/>
        </w:r>
        <w:r>
          <w:rPr>
            <w:noProof/>
            <w:webHidden/>
          </w:rPr>
          <w:instrText xml:space="preserve"> PAGEREF _Toc233728276 \h </w:instrText>
        </w:r>
      </w:ins>
      <w:r>
        <w:rPr>
          <w:noProof/>
          <w:webHidden/>
        </w:rPr>
      </w:r>
      <w:ins w:id="211" w:author="Pablo Barrero Cruz" w:date="2026-06-30T16:10:00Z" w16du:dateUtc="2026-06-30T14:10:00Z">
        <w:r>
          <w:rPr>
            <w:noProof/>
            <w:webHidden/>
          </w:rPr>
          <w:fldChar w:fldCharType="separate"/>
        </w:r>
        <w:r>
          <w:rPr>
            <w:noProof/>
            <w:webHidden/>
          </w:rPr>
          <w:t>84</w:t>
        </w:r>
        <w:r>
          <w:rPr>
            <w:noProof/>
            <w:webHidden/>
          </w:rPr>
          <w:fldChar w:fldCharType="end"/>
        </w:r>
        <w:r w:rsidRPr="00815A76">
          <w:rPr>
            <w:rStyle w:val="Hipervnculo"/>
            <w:noProof/>
          </w:rPr>
          <w:fldChar w:fldCharType="end"/>
        </w:r>
      </w:ins>
    </w:p>
    <w:p w14:paraId="03D5A37D" w14:textId="1D9D0C94" w:rsidR="00AC0FAC" w:rsidRDefault="00AC0FAC">
      <w:pPr>
        <w:pStyle w:val="TDC3"/>
        <w:tabs>
          <w:tab w:val="left" w:pos="1320"/>
          <w:tab w:val="right" w:leader="dot" w:pos="8354"/>
        </w:tabs>
        <w:rPr>
          <w:ins w:id="212" w:author="Pablo Barrero Cruz" w:date="2026-06-30T16:10:00Z" w16du:dateUtc="2026-06-30T14:10:00Z"/>
          <w:rFonts w:eastAsiaTheme="minorEastAsia"/>
          <w:i w:val="0"/>
          <w:iCs w:val="0"/>
          <w:noProof/>
          <w:kern w:val="2"/>
          <w:sz w:val="24"/>
          <w:szCs w:val="24"/>
          <w:lang w:eastAsia="es-ES"/>
          <w14:ligatures w14:val="standardContextual"/>
        </w:rPr>
      </w:pPr>
      <w:ins w:id="21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"_Toc233728277"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5.8.5</w:t>
        </w:r>
        <w:r>
          <w:rPr>
            <w:rFonts w:eastAsiaTheme="minorEastAsia"/>
            <w:i w:val="0"/>
            <w:iCs w:val="0"/>
            <w:noProof/>
            <w:kern w:val="2"/>
            <w:sz w:val="24"/>
            <w:szCs w:val="24"/>
            <w:lang w:eastAsia="es-ES"/>
            <w14:ligatures w14:val="standardContextual"/>
          </w:rPr>
          <w:tab/>
        </w:r>
        <w:r w:rsidRPr="00815A76">
          <w:rPr>
            <w:rStyle w:val="Hipervnculo"/>
            <w:noProof/>
            <w:lang w:eastAsia="es-ES" w:bidi="es-ES"/>
          </w:rPr>
          <w:t>Pruebas de Código y Validación Automática</w:t>
        </w:r>
        <w:r>
          <w:rPr>
            <w:noProof/>
            <w:webHidden/>
          </w:rPr>
          <w:tab/>
        </w:r>
        <w:r>
          <w:rPr>
            <w:noProof/>
            <w:webHidden/>
          </w:rPr>
          <w:fldChar w:fldCharType="begin"/>
        </w:r>
        <w:r>
          <w:rPr>
            <w:noProof/>
            <w:webHidden/>
          </w:rPr>
          <w:instrText xml:space="preserve"> PAGEREF _Toc233728277 \h </w:instrText>
        </w:r>
      </w:ins>
      <w:r>
        <w:rPr>
          <w:noProof/>
          <w:webHidden/>
        </w:rPr>
      </w:r>
      <w:ins w:id="214" w:author="Pablo Barrero Cruz" w:date="2026-06-30T16:10:00Z" w16du:dateUtc="2026-06-30T14:10:00Z">
        <w:r>
          <w:rPr>
            <w:noProof/>
            <w:webHidden/>
          </w:rPr>
          <w:fldChar w:fldCharType="separate"/>
        </w:r>
        <w:r>
          <w:rPr>
            <w:noProof/>
            <w:webHidden/>
          </w:rPr>
          <w:t>85</w:t>
        </w:r>
        <w:r>
          <w:rPr>
            <w:noProof/>
            <w:webHidden/>
          </w:rPr>
          <w:fldChar w:fldCharType="end"/>
        </w:r>
        <w:r w:rsidRPr="00815A76">
          <w:rPr>
            <w:rStyle w:val="Hipervnculo"/>
            <w:noProof/>
          </w:rPr>
          <w:fldChar w:fldCharType="end"/>
        </w:r>
      </w:ins>
    </w:p>
    <w:p w14:paraId="35EDA776" w14:textId="49CE0B25" w:rsidR="00AC0FAC" w:rsidRDefault="00AC0FAC">
      <w:pPr>
        <w:pStyle w:val="TDC1"/>
        <w:tabs>
          <w:tab w:val="left" w:pos="1540"/>
          <w:tab w:val="right" w:leader="dot" w:pos="8354"/>
        </w:tabs>
        <w:rPr>
          <w:ins w:id="215" w:author="Pablo Barrero Cruz" w:date="2026-06-30T16:10:00Z" w16du:dateUtc="2026-06-30T14:10:00Z"/>
          <w:rFonts w:eastAsiaTheme="minorEastAsia"/>
          <w:b w:val="0"/>
          <w:bCs w:val="0"/>
          <w:caps w:val="0"/>
          <w:noProof/>
          <w:kern w:val="2"/>
          <w:sz w:val="24"/>
          <w:szCs w:val="24"/>
          <w:lang w:eastAsia="es-ES"/>
          <w14:ligatures w14:val="standardContextual"/>
        </w:rPr>
      </w:pPr>
      <w:ins w:id="21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"_Toc233728278"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6.</w:t>
        </w:r>
        <w:r>
          <w:rPr>
            <w:rFonts w:eastAsiaTheme="minorEastAsia"/>
            <w:b w:val="0"/>
            <w:bCs w:val="0"/>
            <w:caps w:val="0"/>
            <w:noProof/>
            <w:kern w:val="2"/>
            <w:sz w:val="24"/>
            <w:szCs w:val="24"/>
            <w:lang w:eastAsia="es-ES"/>
            <w14:ligatures w14:val="standardContextual"/>
          </w:rPr>
          <w:tab/>
        </w:r>
        <w:r w:rsidRPr="00815A76">
          <w:rPr>
            <w:rStyle w:val="Hipervnculo"/>
            <w:noProof/>
          </w:rPr>
          <w:t>Diseño del Sistema</w:t>
        </w:r>
        <w:r>
          <w:rPr>
            <w:noProof/>
            <w:webHidden/>
          </w:rPr>
          <w:tab/>
        </w:r>
        <w:r>
          <w:rPr>
            <w:noProof/>
            <w:webHidden/>
          </w:rPr>
          <w:fldChar w:fldCharType="begin"/>
        </w:r>
        <w:r>
          <w:rPr>
            <w:noProof/>
            <w:webHidden/>
          </w:rPr>
          <w:instrText xml:space="preserve"> PAGEREF _Toc233728278 \h </w:instrText>
        </w:r>
      </w:ins>
      <w:r>
        <w:rPr>
          <w:noProof/>
          <w:webHidden/>
        </w:rPr>
      </w:r>
      <w:ins w:id="217" w:author="Pablo Barrero Cruz" w:date="2026-06-30T16:10:00Z" w16du:dateUtc="2026-06-30T14:10:00Z">
        <w:r>
          <w:rPr>
            <w:noProof/>
            <w:webHidden/>
          </w:rPr>
          <w:fldChar w:fldCharType="separate"/>
        </w:r>
        <w:r>
          <w:rPr>
            <w:noProof/>
            <w:webHidden/>
          </w:rPr>
          <w:t>87</w:t>
        </w:r>
        <w:r>
          <w:rPr>
            <w:noProof/>
            <w:webHidden/>
          </w:rPr>
          <w:fldChar w:fldCharType="end"/>
        </w:r>
        <w:r w:rsidRPr="00815A76">
          <w:rPr>
            <w:rStyle w:val="Hipervnculo"/>
            <w:noProof/>
          </w:rPr>
          <w:fldChar w:fldCharType="end"/>
        </w:r>
      </w:ins>
    </w:p>
    <w:p w14:paraId="793E246B" w14:textId="7142747B" w:rsidR="00AC0FAC" w:rsidRDefault="00AC0FAC">
      <w:pPr>
        <w:pStyle w:val="TDC2"/>
        <w:rPr>
          <w:ins w:id="218" w:author="Pablo Barrero Cruz" w:date="2026-06-30T16:10:00Z" w16du:dateUtc="2026-06-30T14:10:00Z"/>
          <w:rFonts w:eastAsiaTheme="minorEastAsia"/>
          <w:smallCaps w:val="0"/>
          <w:noProof/>
          <w:kern w:val="2"/>
          <w:sz w:val="24"/>
          <w:szCs w:val="24"/>
          <w:lang w:eastAsia="es-ES"/>
          <w14:ligatures w14:val="standardContextual"/>
        </w:rPr>
      </w:pPr>
      <w:ins w:id="21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"_Toc233728279"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6.1</w:t>
        </w:r>
        <w:r>
          <w:rPr>
            <w:rFonts w:eastAsiaTheme="minorEastAsia"/>
            <w:smallCaps w:val="0"/>
            <w:noProof/>
            <w:kern w:val="2"/>
            <w:sz w:val="24"/>
            <w:szCs w:val="24"/>
            <w:lang w:eastAsia="es-ES"/>
            <w14:ligatures w14:val="standardContextual"/>
          </w:rPr>
          <w:tab/>
        </w:r>
        <w:r w:rsidRPr="00815A76">
          <w:rPr>
            <w:rStyle w:val="Hipervnculo"/>
            <w:noProof/>
          </w:rPr>
          <w:t>Arquitectura del Sistema</w:t>
        </w:r>
        <w:r>
          <w:rPr>
            <w:noProof/>
            <w:webHidden/>
          </w:rPr>
          <w:tab/>
        </w:r>
        <w:r>
          <w:rPr>
            <w:noProof/>
            <w:webHidden/>
          </w:rPr>
          <w:fldChar w:fldCharType="begin"/>
        </w:r>
        <w:r>
          <w:rPr>
            <w:noProof/>
            <w:webHidden/>
          </w:rPr>
          <w:instrText xml:space="preserve"> PAGEREF _Toc233728279 \h </w:instrText>
        </w:r>
      </w:ins>
      <w:r>
        <w:rPr>
          <w:noProof/>
          <w:webHidden/>
        </w:rPr>
      </w:r>
      <w:ins w:id="220" w:author="Pablo Barrero Cruz" w:date="2026-06-30T16:10:00Z" w16du:dateUtc="2026-06-30T14:10:00Z">
        <w:r>
          <w:rPr>
            <w:noProof/>
            <w:webHidden/>
          </w:rPr>
          <w:fldChar w:fldCharType="separate"/>
        </w:r>
        <w:r>
          <w:rPr>
            <w:noProof/>
            <w:webHidden/>
          </w:rPr>
          <w:t>87</w:t>
        </w:r>
        <w:r>
          <w:rPr>
            <w:noProof/>
            <w:webHidden/>
          </w:rPr>
          <w:fldChar w:fldCharType="end"/>
        </w:r>
        <w:r w:rsidRPr="00815A76">
          <w:rPr>
            <w:rStyle w:val="Hipervnculo"/>
            <w:noProof/>
          </w:rPr>
          <w:fldChar w:fldCharType="end"/>
        </w:r>
      </w:ins>
    </w:p>
    <w:p w14:paraId="600812CE" w14:textId="27EA3553" w:rsidR="00AC0FAC" w:rsidRDefault="00AC0FAC">
      <w:pPr>
        <w:pStyle w:val="TDC3"/>
        <w:tabs>
          <w:tab w:val="left" w:pos="1320"/>
          <w:tab w:val="right" w:leader="dot" w:pos="8354"/>
        </w:tabs>
        <w:rPr>
          <w:ins w:id="221" w:author="Pablo Barrero Cruz" w:date="2026-06-30T16:10:00Z" w16du:dateUtc="2026-06-30T14:10:00Z"/>
          <w:rFonts w:eastAsiaTheme="minorEastAsia"/>
          <w:i w:val="0"/>
          <w:iCs w:val="0"/>
          <w:noProof/>
          <w:kern w:val="2"/>
          <w:sz w:val="24"/>
          <w:szCs w:val="24"/>
          <w:lang w:eastAsia="es-ES"/>
          <w14:ligatures w14:val="standardContextual"/>
        </w:rPr>
      </w:pPr>
      <w:ins w:id="22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"_Toc233728280"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6.1.1</w:t>
        </w:r>
        <w:r>
          <w:rPr>
            <w:rFonts w:eastAsiaTheme="minorEastAsia"/>
            <w:i w:val="0"/>
            <w:iCs w:val="0"/>
            <w:noProof/>
            <w:kern w:val="2"/>
            <w:sz w:val="24"/>
            <w:szCs w:val="24"/>
            <w:lang w:eastAsia="es-ES"/>
            <w14:ligatures w14:val="standardContextual"/>
          </w:rPr>
          <w:tab/>
        </w:r>
        <w:r w:rsidRPr="00815A76">
          <w:rPr>
            <w:rStyle w:val="Hipervnculo"/>
            <w:noProof/>
          </w:rPr>
          <w:t>Diagramas de Paquetes</w:t>
        </w:r>
        <w:r>
          <w:rPr>
            <w:noProof/>
            <w:webHidden/>
          </w:rPr>
          <w:tab/>
        </w:r>
        <w:r>
          <w:rPr>
            <w:noProof/>
            <w:webHidden/>
          </w:rPr>
          <w:fldChar w:fldCharType="begin"/>
        </w:r>
        <w:r>
          <w:rPr>
            <w:noProof/>
            <w:webHidden/>
          </w:rPr>
          <w:instrText xml:space="preserve"> PAGEREF _Toc233728280 \h </w:instrText>
        </w:r>
      </w:ins>
      <w:r>
        <w:rPr>
          <w:noProof/>
          <w:webHidden/>
        </w:rPr>
      </w:r>
      <w:ins w:id="223" w:author="Pablo Barrero Cruz" w:date="2026-06-30T16:10:00Z" w16du:dateUtc="2026-06-30T14:10:00Z">
        <w:r>
          <w:rPr>
            <w:noProof/>
            <w:webHidden/>
          </w:rPr>
          <w:fldChar w:fldCharType="separate"/>
        </w:r>
        <w:r>
          <w:rPr>
            <w:noProof/>
            <w:webHidden/>
          </w:rPr>
          <w:t>87</w:t>
        </w:r>
        <w:r>
          <w:rPr>
            <w:noProof/>
            <w:webHidden/>
          </w:rPr>
          <w:fldChar w:fldCharType="end"/>
        </w:r>
        <w:r w:rsidRPr="00815A76">
          <w:rPr>
            <w:rStyle w:val="Hipervnculo"/>
            <w:noProof/>
          </w:rPr>
          <w:fldChar w:fldCharType="end"/>
        </w:r>
      </w:ins>
    </w:p>
    <w:p w14:paraId="30C66571" w14:textId="7A046014" w:rsidR="00AC0FAC" w:rsidRDefault="00AC0FAC">
      <w:pPr>
        <w:pStyle w:val="TDC3"/>
        <w:tabs>
          <w:tab w:val="left" w:pos="1320"/>
          <w:tab w:val="right" w:leader="dot" w:pos="8354"/>
        </w:tabs>
        <w:rPr>
          <w:ins w:id="224" w:author="Pablo Barrero Cruz" w:date="2026-06-30T16:10:00Z" w16du:dateUtc="2026-06-30T14:10:00Z"/>
          <w:rFonts w:eastAsiaTheme="minorEastAsia"/>
          <w:i w:val="0"/>
          <w:iCs w:val="0"/>
          <w:noProof/>
          <w:kern w:val="2"/>
          <w:sz w:val="24"/>
          <w:szCs w:val="24"/>
          <w:lang w:eastAsia="es-ES"/>
          <w14:ligatures w14:val="standardContextual"/>
        </w:rPr>
      </w:pPr>
      <w:ins w:id="22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"_Toc233728281"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6.1.2</w:t>
        </w:r>
        <w:r>
          <w:rPr>
            <w:rFonts w:eastAsiaTheme="minorEastAsia"/>
            <w:i w:val="0"/>
            <w:iCs w:val="0"/>
            <w:noProof/>
            <w:kern w:val="2"/>
            <w:sz w:val="24"/>
            <w:szCs w:val="24"/>
            <w:lang w:eastAsia="es-ES"/>
            <w14:ligatures w14:val="standardContextual"/>
          </w:rPr>
          <w:tab/>
        </w:r>
        <w:r w:rsidRPr="00815A76">
          <w:rPr>
            <w:rStyle w:val="Hipervnculo"/>
            <w:noProof/>
          </w:rPr>
          <w:t>Diagramas de Componentes</w:t>
        </w:r>
        <w:r>
          <w:rPr>
            <w:noProof/>
            <w:webHidden/>
          </w:rPr>
          <w:tab/>
        </w:r>
        <w:r>
          <w:rPr>
            <w:noProof/>
            <w:webHidden/>
          </w:rPr>
          <w:fldChar w:fldCharType="begin"/>
        </w:r>
        <w:r>
          <w:rPr>
            <w:noProof/>
            <w:webHidden/>
          </w:rPr>
          <w:instrText xml:space="preserve"> PAGEREF _Toc233728281 \h </w:instrText>
        </w:r>
      </w:ins>
      <w:r>
        <w:rPr>
          <w:noProof/>
          <w:webHidden/>
        </w:rPr>
      </w:r>
      <w:ins w:id="226" w:author="Pablo Barrero Cruz" w:date="2026-06-30T16:10:00Z" w16du:dateUtc="2026-06-30T14:10:00Z">
        <w:r>
          <w:rPr>
            <w:noProof/>
            <w:webHidden/>
          </w:rPr>
          <w:fldChar w:fldCharType="separate"/>
        </w:r>
        <w:r>
          <w:rPr>
            <w:noProof/>
            <w:webHidden/>
          </w:rPr>
          <w:t>88</w:t>
        </w:r>
        <w:r>
          <w:rPr>
            <w:noProof/>
            <w:webHidden/>
          </w:rPr>
          <w:fldChar w:fldCharType="end"/>
        </w:r>
        <w:r w:rsidRPr="00815A76">
          <w:rPr>
            <w:rStyle w:val="Hipervnculo"/>
            <w:noProof/>
          </w:rPr>
          <w:fldChar w:fldCharType="end"/>
        </w:r>
      </w:ins>
    </w:p>
    <w:p w14:paraId="462E7C83" w14:textId="77BEB446" w:rsidR="00AC0FAC" w:rsidRDefault="00AC0FAC">
      <w:pPr>
        <w:pStyle w:val="TDC3"/>
        <w:tabs>
          <w:tab w:val="left" w:pos="1320"/>
          <w:tab w:val="right" w:leader="dot" w:pos="8354"/>
        </w:tabs>
        <w:rPr>
          <w:ins w:id="227" w:author="Pablo Barrero Cruz" w:date="2026-06-30T16:10:00Z" w16du:dateUtc="2026-06-30T14:10:00Z"/>
          <w:rFonts w:eastAsiaTheme="minorEastAsia"/>
          <w:i w:val="0"/>
          <w:iCs w:val="0"/>
          <w:noProof/>
          <w:kern w:val="2"/>
          <w:sz w:val="24"/>
          <w:szCs w:val="24"/>
          <w:lang w:eastAsia="es-ES"/>
          <w14:ligatures w14:val="standardContextual"/>
        </w:rPr>
      </w:pPr>
      <w:ins w:id="22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"_Toc233728282"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6.1.3</w:t>
        </w:r>
        <w:r>
          <w:rPr>
            <w:rFonts w:eastAsiaTheme="minorEastAsia"/>
            <w:i w:val="0"/>
            <w:iCs w:val="0"/>
            <w:noProof/>
            <w:kern w:val="2"/>
            <w:sz w:val="24"/>
            <w:szCs w:val="24"/>
            <w:lang w:eastAsia="es-ES"/>
            <w14:ligatures w14:val="standardContextual"/>
          </w:rPr>
          <w:tab/>
        </w:r>
        <w:r w:rsidRPr="00815A76">
          <w:rPr>
            <w:rStyle w:val="Hipervnculo"/>
            <w:noProof/>
          </w:rPr>
          <w:t>Diagramas de Despliegue</w:t>
        </w:r>
        <w:r>
          <w:rPr>
            <w:noProof/>
            <w:webHidden/>
          </w:rPr>
          <w:tab/>
        </w:r>
        <w:r>
          <w:rPr>
            <w:noProof/>
            <w:webHidden/>
          </w:rPr>
          <w:fldChar w:fldCharType="begin"/>
        </w:r>
        <w:r>
          <w:rPr>
            <w:noProof/>
            <w:webHidden/>
          </w:rPr>
          <w:instrText xml:space="preserve"> PAGEREF _Toc233728282 \h </w:instrText>
        </w:r>
      </w:ins>
      <w:r>
        <w:rPr>
          <w:noProof/>
          <w:webHidden/>
        </w:rPr>
      </w:r>
      <w:ins w:id="229" w:author="Pablo Barrero Cruz" w:date="2026-06-30T16:10:00Z" w16du:dateUtc="2026-06-30T14:10:00Z">
        <w:r>
          <w:rPr>
            <w:noProof/>
            <w:webHidden/>
          </w:rPr>
          <w:fldChar w:fldCharType="separate"/>
        </w:r>
        <w:r>
          <w:rPr>
            <w:noProof/>
            <w:webHidden/>
          </w:rPr>
          <w:t>89</w:t>
        </w:r>
        <w:r>
          <w:rPr>
            <w:noProof/>
            <w:webHidden/>
          </w:rPr>
          <w:fldChar w:fldCharType="end"/>
        </w:r>
        <w:r w:rsidRPr="00815A76">
          <w:rPr>
            <w:rStyle w:val="Hipervnculo"/>
            <w:noProof/>
          </w:rPr>
          <w:fldChar w:fldCharType="end"/>
        </w:r>
      </w:ins>
    </w:p>
    <w:p w14:paraId="006B8CFA" w14:textId="06EFA2D0" w:rsidR="00AC0FAC" w:rsidRDefault="00AC0FAC">
      <w:pPr>
        <w:pStyle w:val="TDC2"/>
        <w:rPr>
          <w:ins w:id="230" w:author="Pablo Barrero Cruz" w:date="2026-06-30T16:10:00Z" w16du:dateUtc="2026-06-30T14:10:00Z"/>
          <w:rFonts w:eastAsiaTheme="minorEastAsia"/>
          <w:smallCaps w:val="0"/>
          <w:noProof/>
          <w:kern w:val="2"/>
          <w:sz w:val="24"/>
          <w:szCs w:val="24"/>
          <w:lang w:eastAsia="es-ES"/>
          <w14:ligatures w14:val="standardContextual"/>
        </w:rPr>
      </w:pPr>
      <w:ins w:id="23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"_Toc233728283"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6.2</w:t>
        </w:r>
        <w:r>
          <w:rPr>
            <w:rFonts w:eastAsiaTheme="minorEastAsia"/>
            <w:smallCaps w:val="0"/>
            <w:noProof/>
            <w:kern w:val="2"/>
            <w:sz w:val="24"/>
            <w:szCs w:val="24"/>
            <w:lang w:eastAsia="es-ES"/>
            <w14:ligatures w14:val="standardContextual"/>
          </w:rPr>
          <w:tab/>
        </w:r>
        <w:r w:rsidRPr="00815A76">
          <w:rPr>
            <w:rStyle w:val="Hipervnculo"/>
            <w:noProof/>
          </w:rPr>
          <w:t>Diseño de Clases</w:t>
        </w:r>
        <w:r>
          <w:rPr>
            <w:noProof/>
            <w:webHidden/>
          </w:rPr>
          <w:tab/>
        </w:r>
        <w:r>
          <w:rPr>
            <w:noProof/>
            <w:webHidden/>
          </w:rPr>
          <w:fldChar w:fldCharType="begin"/>
        </w:r>
        <w:r>
          <w:rPr>
            <w:noProof/>
            <w:webHidden/>
          </w:rPr>
          <w:instrText xml:space="preserve"> PAGEREF _Toc233728283 \h </w:instrText>
        </w:r>
      </w:ins>
      <w:r>
        <w:rPr>
          <w:noProof/>
          <w:webHidden/>
        </w:rPr>
      </w:r>
      <w:ins w:id="232" w:author="Pablo Barrero Cruz" w:date="2026-06-30T16:10:00Z" w16du:dateUtc="2026-06-30T14:10:00Z">
        <w:r>
          <w:rPr>
            <w:noProof/>
            <w:webHidden/>
          </w:rPr>
          <w:fldChar w:fldCharType="separate"/>
        </w:r>
        <w:r>
          <w:rPr>
            <w:noProof/>
            <w:webHidden/>
          </w:rPr>
          <w:t>91</w:t>
        </w:r>
        <w:r>
          <w:rPr>
            <w:noProof/>
            <w:webHidden/>
          </w:rPr>
          <w:fldChar w:fldCharType="end"/>
        </w:r>
        <w:r w:rsidRPr="00815A76">
          <w:rPr>
            <w:rStyle w:val="Hipervnculo"/>
            <w:noProof/>
          </w:rPr>
          <w:fldChar w:fldCharType="end"/>
        </w:r>
      </w:ins>
    </w:p>
    <w:p w14:paraId="390C0F10" w14:textId="36EFB0C8" w:rsidR="00AC0FAC" w:rsidRDefault="00AC0FAC">
      <w:pPr>
        <w:pStyle w:val="TDC3"/>
        <w:tabs>
          <w:tab w:val="left" w:pos="1320"/>
          <w:tab w:val="right" w:leader="dot" w:pos="8354"/>
        </w:tabs>
        <w:rPr>
          <w:ins w:id="233" w:author="Pablo Barrero Cruz" w:date="2026-06-30T16:10:00Z" w16du:dateUtc="2026-06-30T14:10:00Z"/>
          <w:rFonts w:eastAsiaTheme="minorEastAsia"/>
          <w:i w:val="0"/>
          <w:iCs w:val="0"/>
          <w:noProof/>
          <w:kern w:val="2"/>
          <w:sz w:val="24"/>
          <w:szCs w:val="24"/>
          <w:lang w:eastAsia="es-ES"/>
          <w14:ligatures w14:val="standardContextual"/>
        </w:rPr>
      </w:pPr>
      <w:ins w:id="23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"_Toc233728284"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6.2.1</w:t>
        </w:r>
        <w:r>
          <w:rPr>
            <w:rFonts w:eastAsiaTheme="minorEastAsia"/>
            <w:i w:val="0"/>
            <w:iCs w:val="0"/>
            <w:noProof/>
            <w:kern w:val="2"/>
            <w:sz w:val="24"/>
            <w:szCs w:val="24"/>
            <w:lang w:eastAsia="es-ES"/>
            <w14:ligatures w14:val="standardContextual"/>
          </w:rPr>
          <w:tab/>
        </w:r>
        <w:r w:rsidRPr="00815A76">
          <w:rPr>
            <w:rStyle w:val="Hipervnculo"/>
            <w:noProof/>
          </w:rPr>
          <w:t>Diagrama de Clases</w:t>
        </w:r>
        <w:r>
          <w:rPr>
            <w:noProof/>
            <w:webHidden/>
          </w:rPr>
          <w:tab/>
        </w:r>
        <w:r>
          <w:rPr>
            <w:noProof/>
            <w:webHidden/>
          </w:rPr>
          <w:fldChar w:fldCharType="begin"/>
        </w:r>
        <w:r>
          <w:rPr>
            <w:noProof/>
            <w:webHidden/>
          </w:rPr>
          <w:instrText xml:space="preserve"> PAGEREF _Toc233728284 \h </w:instrText>
        </w:r>
      </w:ins>
      <w:r>
        <w:rPr>
          <w:noProof/>
          <w:webHidden/>
        </w:rPr>
      </w:r>
      <w:ins w:id="235" w:author="Pablo Barrero Cruz" w:date="2026-06-30T16:10:00Z" w16du:dateUtc="2026-06-30T14:10:00Z">
        <w:r>
          <w:rPr>
            <w:noProof/>
            <w:webHidden/>
          </w:rPr>
          <w:fldChar w:fldCharType="separate"/>
        </w:r>
        <w:r>
          <w:rPr>
            <w:noProof/>
            <w:webHidden/>
          </w:rPr>
          <w:t>91</w:t>
        </w:r>
        <w:r>
          <w:rPr>
            <w:noProof/>
            <w:webHidden/>
          </w:rPr>
          <w:fldChar w:fldCharType="end"/>
        </w:r>
        <w:r w:rsidRPr="00815A76">
          <w:rPr>
            <w:rStyle w:val="Hipervnculo"/>
            <w:noProof/>
          </w:rPr>
          <w:fldChar w:fldCharType="end"/>
        </w:r>
      </w:ins>
    </w:p>
    <w:p w14:paraId="1EAAB427" w14:textId="3A32485F" w:rsidR="00AC0FAC" w:rsidRDefault="00AC0FAC">
      <w:pPr>
        <w:pStyle w:val="TDC3"/>
        <w:tabs>
          <w:tab w:val="left" w:pos="1320"/>
          <w:tab w:val="right" w:leader="dot" w:pos="8354"/>
        </w:tabs>
        <w:rPr>
          <w:ins w:id="236" w:author="Pablo Barrero Cruz" w:date="2026-06-30T16:10:00Z" w16du:dateUtc="2026-06-30T14:10:00Z"/>
          <w:rFonts w:eastAsiaTheme="minorEastAsia"/>
          <w:i w:val="0"/>
          <w:iCs w:val="0"/>
          <w:noProof/>
          <w:kern w:val="2"/>
          <w:sz w:val="24"/>
          <w:szCs w:val="24"/>
          <w:lang w:eastAsia="es-ES"/>
          <w14:ligatures w14:val="standardContextual"/>
        </w:rPr>
      </w:pPr>
      <w:ins w:id="23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"_Toc233728285"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6.2.2</w:t>
        </w:r>
        <w:r>
          <w:rPr>
            <w:rFonts w:eastAsiaTheme="minorEastAsia"/>
            <w:i w:val="0"/>
            <w:iCs w:val="0"/>
            <w:noProof/>
            <w:kern w:val="2"/>
            <w:sz w:val="24"/>
            <w:szCs w:val="24"/>
            <w:lang w:eastAsia="es-ES"/>
            <w14:ligatures w14:val="standardContextual"/>
          </w:rPr>
          <w:tab/>
        </w:r>
        <w:r w:rsidRPr="00815A76">
          <w:rPr>
            <w:rStyle w:val="Hipervnculo"/>
            <w:noProof/>
          </w:rPr>
          <w:t>Descripción de las Clases Principales</w:t>
        </w:r>
        <w:r>
          <w:rPr>
            <w:noProof/>
            <w:webHidden/>
          </w:rPr>
          <w:tab/>
        </w:r>
        <w:r>
          <w:rPr>
            <w:noProof/>
            <w:webHidden/>
          </w:rPr>
          <w:fldChar w:fldCharType="begin"/>
        </w:r>
        <w:r>
          <w:rPr>
            <w:noProof/>
            <w:webHidden/>
          </w:rPr>
          <w:instrText xml:space="preserve"> PAGEREF _Toc233728285 \h </w:instrText>
        </w:r>
      </w:ins>
      <w:r>
        <w:rPr>
          <w:noProof/>
          <w:webHidden/>
        </w:rPr>
      </w:r>
      <w:ins w:id="238" w:author="Pablo Barrero Cruz" w:date="2026-06-30T16:10:00Z" w16du:dateUtc="2026-06-30T14:10:00Z">
        <w:r>
          <w:rPr>
            <w:noProof/>
            <w:webHidden/>
          </w:rPr>
          <w:fldChar w:fldCharType="separate"/>
        </w:r>
        <w:r>
          <w:rPr>
            <w:noProof/>
            <w:webHidden/>
          </w:rPr>
          <w:t>92</w:t>
        </w:r>
        <w:r>
          <w:rPr>
            <w:noProof/>
            <w:webHidden/>
          </w:rPr>
          <w:fldChar w:fldCharType="end"/>
        </w:r>
        <w:r w:rsidRPr="00815A76">
          <w:rPr>
            <w:rStyle w:val="Hipervnculo"/>
            <w:noProof/>
          </w:rPr>
          <w:fldChar w:fldCharType="end"/>
        </w:r>
      </w:ins>
    </w:p>
    <w:p w14:paraId="15CE0B38" w14:textId="023C6FD8" w:rsidR="00AC0FAC" w:rsidRDefault="00AC0FAC">
      <w:pPr>
        <w:pStyle w:val="TDC3"/>
        <w:tabs>
          <w:tab w:val="left" w:pos="1320"/>
          <w:tab w:val="right" w:leader="dot" w:pos="8354"/>
        </w:tabs>
        <w:rPr>
          <w:ins w:id="239" w:author="Pablo Barrero Cruz" w:date="2026-06-30T16:10:00Z" w16du:dateUtc="2026-06-30T14:10:00Z"/>
          <w:rFonts w:eastAsiaTheme="minorEastAsia"/>
          <w:i w:val="0"/>
          <w:iCs w:val="0"/>
          <w:noProof/>
          <w:kern w:val="2"/>
          <w:sz w:val="24"/>
          <w:szCs w:val="24"/>
          <w:lang w:eastAsia="es-ES"/>
          <w14:ligatures w14:val="standardContextual"/>
        </w:rPr>
      </w:pPr>
      <w:ins w:id="24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"_Toc233728286"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6.2.3</w:t>
        </w:r>
        <w:r>
          <w:rPr>
            <w:rFonts w:eastAsiaTheme="minorEastAsia"/>
            <w:i w:val="0"/>
            <w:iCs w:val="0"/>
            <w:noProof/>
            <w:kern w:val="2"/>
            <w:sz w:val="24"/>
            <w:szCs w:val="24"/>
            <w:lang w:eastAsia="es-ES"/>
            <w14:ligatures w14:val="standardContextual"/>
          </w:rPr>
          <w:tab/>
        </w:r>
        <w:r w:rsidRPr="00815A76">
          <w:rPr>
            <w:rStyle w:val="Hipervnculo"/>
            <w:noProof/>
          </w:rPr>
          <w:t>Relaciones entre Clases</w:t>
        </w:r>
        <w:r>
          <w:rPr>
            <w:noProof/>
            <w:webHidden/>
          </w:rPr>
          <w:tab/>
        </w:r>
        <w:r>
          <w:rPr>
            <w:noProof/>
            <w:webHidden/>
          </w:rPr>
          <w:fldChar w:fldCharType="begin"/>
        </w:r>
        <w:r>
          <w:rPr>
            <w:noProof/>
            <w:webHidden/>
          </w:rPr>
          <w:instrText xml:space="preserve"> PAGEREF _Toc233728286 \h </w:instrText>
        </w:r>
      </w:ins>
      <w:r>
        <w:rPr>
          <w:noProof/>
          <w:webHidden/>
        </w:rPr>
      </w:r>
      <w:ins w:id="241" w:author="Pablo Barrero Cruz" w:date="2026-06-30T16:10:00Z" w16du:dateUtc="2026-06-30T14:10:00Z">
        <w:r>
          <w:rPr>
            <w:noProof/>
            <w:webHidden/>
          </w:rPr>
          <w:fldChar w:fldCharType="separate"/>
        </w:r>
        <w:r>
          <w:rPr>
            <w:noProof/>
            <w:webHidden/>
          </w:rPr>
          <w:t>92</w:t>
        </w:r>
        <w:r>
          <w:rPr>
            <w:noProof/>
            <w:webHidden/>
          </w:rPr>
          <w:fldChar w:fldCharType="end"/>
        </w:r>
        <w:r w:rsidRPr="00815A76">
          <w:rPr>
            <w:rStyle w:val="Hipervnculo"/>
            <w:noProof/>
          </w:rPr>
          <w:fldChar w:fldCharType="end"/>
        </w:r>
      </w:ins>
    </w:p>
    <w:p w14:paraId="1C912F06" w14:textId="5CCCBA75" w:rsidR="00AC0FAC" w:rsidRDefault="00AC0FAC">
      <w:pPr>
        <w:pStyle w:val="TDC3"/>
        <w:tabs>
          <w:tab w:val="left" w:pos="1320"/>
          <w:tab w:val="right" w:leader="dot" w:pos="8354"/>
        </w:tabs>
        <w:rPr>
          <w:ins w:id="242" w:author="Pablo Barrero Cruz" w:date="2026-06-30T16:10:00Z" w16du:dateUtc="2026-06-30T14:10:00Z"/>
          <w:rFonts w:eastAsiaTheme="minorEastAsia"/>
          <w:i w:val="0"/>
          <w:iCs w:val="0"/>
          <w:noProof/>
          <w:kern w:val="2"/>
          <w:sz w:val="24"/>
          <w:szCs w:val="24"/>
          <w:lang w:eastAsia="es-ES"/>
          <w14:ligatures w14:val="standardContextual"/>
        </w:rPr>
      </w:pPr>
      <w:ins w:id="24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"_Toc233728287"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6.2.4</w:t>
        </w:r>
        <w:r>
          <w:rPr>
            <w:rFonts w:eastAsiaTheme="minorEastAsia"/>
            <w:i w:val="0"/>
            <w:iCs w:val="0"/>
            <w:noProof/>
            <w:kern w:val="2"/>
            <w:sz w:val="24"/>
            <w:szCs w:val="24"/>
            <w:lang w:eastAsia="es-ES"/>
            <w14:ligatures w14:val="standardContextual"/>
          </w:rPr>
          <w:tab/>
        </w:r>
        <w:r w:rsidRPr="00815A76">
          <w:rPr>
            <w:rStyle w:val="Hipervnculo"/>
            <w:noProof/>
          </w:rPr>
          <w:t>Clases de Servicio y Control</w:t>
        </w:r>
        <w:r>
          <w:rPr>
            <w:noProof/>
            <w:webHidden/>
          </w:rPr>
          <w:tab/>
        </w:r>
        <w:r>
          <w:rPr>
            <w:noProof/>
            <w:webHidden/>
          </w:rPr>
          <w:fldChar w:fldCharType="begin"/>
        </w:r>
        <w:r>
          <w:rPr>
            <w:noProof/>
            <w:webHidden/>
          </w:rPr>
          <w:instrText xml:space="preserve"> PAGEREF _Toc233728287 \h </w:instrText>
        </w:r>
      </w:ins>
      <w:r>
        <w:rPr>
          <w:noProof/>
          <w:webHidden/>
        </w:rPr>
      </w:r>
      <w:ins w:id="244" w:author="Pablo Barrero Cruz" w:date="2026-06-30T16:10:00Z" w16du:dateUtc="2026-06-30T14:10:00Z">
        <w:r>
          <w:rPr>
            <w:noProof/>
            <w:webHidden/>
          </w:rPr>
          <w:fldChar w:fldCharType="separate"/>
        </w:r>
        <w:r>
          <w:rPr>
            <w:noProof/>
            <w:webHidden/>
          </w:rPr>
          <w:t>93</w:t>
        </w:r>
        <w:r>
          <w:rPr>
            <w:noProof/>
            <w:webHidden/>
          </w:rPr>
          <w:fldChar w:fldCharType="end"/>
        </w:r>
        <w:r w:rsidRPr="00815A76">
          <w:rPr>
            <w:rStyle w:val="Hipervnculo"/>
            <w:noProof/>
          </w:rPr>
          <w:fldChar w:fldCharType="end"/>
        </w:r>
      </w:ins>
    </w:p>
    <w:p w14:paraId="08C5BE31" w14:textId="3FDC6459" w:rsidR="00AC0FAC" w:rsidRDefault="00AC0FAC">
      <w:pPr>
        <w:pStyle w:val="TDC3"/>
        <w:tabs>
          <w:tab w:val="left" w:pos="1320"/>
          <w:tab w:val="right" w:leader="dot" w:pos="8354"/>
        </w:tabs>
        <w:rPr>
          <w:ins w:id="245" w:author="Pablo Barrero Cruz" w:date="2026-06-30T16:10:00Z" w16du:dateUtc="2026-06-30T14:10:00Z"/>
          <w:rFonts w:eastAsiaTheme="minorEastAsia"/>
          <w:i w:val="0"/>
          <w:iCs w:val="0"/>
          <w:noProof/>
          <w:kern w:val="2"/>
          <w:sz w:val="24"/>
          <w:szCs w:val="24"/>
          <w:lang w:eastAsia="es-ES"/>
          <w14:ligatures w14:val="standardContextual"/>
        </w:rPr>
      </w:pPr>
      <w:ins w:id="24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"_Toc233728288"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6.2.5</w:t>
        </w:r>
        <w:r>
          <w:rPr>
            <w:rFonts w:eastAsiaTheme="minorEastAsia"/>
            <w:i w:val="0"/>
            <w:iCs w:val="0"/>
            <w:noProof/>
            <w:kern w:val="2"/>
            <w:sz w:val="24"/>
            <w:szCs w:val="24"/>
            <w:lang w:eastAsia="es-ES"/>
            <w14:ligatures w14:val="standardContextual"/>
          </w:rPr>
          <w:tab/>
        </w:r>
        <w:r w:rsidRPr="00815A76">
          <w:rPr>
            <w:rStyle w:val="Hipervnculo"/>
            <w:noProof/>
          </w:rPr>
          <w:t>Justificación del Diseño</w:t>
        </w:r>
        <w:r>
          <w:rPr>
            <w:noProof/>
            <w:webHidden/>
          </w:rPr>
          <w:tab/>
        </w:r>
        <w:r>
          <w:rPr>
            <w:noProof/>
            <w:webHidden/>
          </w:rPr>
          <w:fldChar w:fldCharType="begin"/>
        </w:r>
        <w:r>
          <w:rPr>
            <w:noProof/>
            <w:webHidden/>
          </w:rPr>
          <w:instrText xml:space="preserve"> PAGEREF _Toc233728288 \h </w:instrText>
        </w:r>
      </w:ins>
      <w:r>
        <w:rPr>
          <w:noProof/>
          <w:webHidden/>
        </w:rPr>
      </w:r>
      <w:ins w:id="247" w:author="Pablo Barrero Cruz" w:date="2026-06-30T16:10:00Z" w16du:dateUtc="2026-06-30T14:10:00Z">
        <w:r>
          <w:rPr>
            <w:noProof/>
            <w:webHidden/>
          </w:rPr>
          <w:fldChar w:fldCharType="separate"/>
        </w:r>
        <w:r>
          <w:rPr>
            <w:noProof/>
            <w:webHidden/>
          </w:rPr>
          <w:t>93</w:t>
        </w:r>
        <w:r>
          <w:rPr>
            <w:noProof/>
            <w:webHidden/>
          </w:rPr>
          <w:fldChar w:fldCharType="end"/>
        </w:r>
        <w:r w:rsidRPr="00815A76">
          <w:rPr>
            <w:rStyle w:val="Hipervnculo"/>
            <w:noProof/>
          </w:rPr>
          <w:fldChar w:fldCharType="end"/>
        </w:r>
      </w:ins>
    </w:p>
    <w:p w14:paraId="251E1C71" w14:textId="4C16E359" w:rsidR="00AC0FAC" w:rsidRDefault="00AC0FAC">
      <w:pPr>
        <w:pStyle w:val="TDC2"/>
        <w:rPr>
          <w:ins w:id="248" w:author="Pablo Barrero Cruz" w:date="2026-06-30T16:10:00Z" w16du:dateUtc="2026-06-30T14:10:00Z"/>
          <w:rFonts w:eastAsiaTheme="minorEastAsia"/>
          <w:smallCaps w:val="0"/>
          <w:noProof/>
          <w:kern w:val="2"/>
          <w:sz w:val="24"/>
          <w:szCs w:val="24"/>
          <w:lang w:eastAsia="es-ES"/>
          <w14:ligatures w14:val="standardContextual"/>
        </w:rPr>
      </w:pPr>
      <w:ins w:id="24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"_Toc233728289"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6.3</w:t>
        </w:r>
        <w:r>
          <w:rPr>
            <w:rFonts w:eastAsiaTheme="minorEastAsia"/>
            <w:smallCaps w:val="0"/>
            <w:noProof/>
            <w:kern w:val="2"/>
            <w:sz w:val="24"/>
            <w:szCs w:val="24"/>
            <w:lang w:eastAsia="es-ES"/>
            <w14:ligatures w14:val="standardContextual"/>
          </w:rPr>
          <w:tab/>
        </w:r>
        <w:r w:rsidRPr="00815A76">
          <w:rPr>
            <w:rStyle w:val="Hipervnculo"/>
            <w:noProof/>
          </w:rPr>
          <w:t>Diagramas de Interacción y Estados</w:t>
        </w:r>
        <w:r>
          <w:rPr>
            <w:noProof/>
            <w:webHidden/>
          </w:rPr>
          <w:tab/>
        </w:r>
        <w:r>
          <w:rPr>
            <w:noProof/>
            <w:webHidden/>
          </w:rPr>
          <w:fldChar w:fldCharType="begin"/>
        </w:r>
        <w:r>
          <w:rPr>
            <w:noProof/>
            <w:webHidden/>
          </w:rPr>
          <w:instrText xml:space="preserve"> PAGEREF _Toc233728289 \h </w:instrText>
        </w:r>
      </w:ins>
      <w:r>
        <w:rPr>
          <w:noProof/>
          <w:webHidden/>
        </w:rPr>
      </w:r>
      <w:ins w:id="250" w:author="Pablo Barrero Cruz" w:date="2026-06-30T16:10:00Z" w16du:dateUtc="2026-06-30T14:10:00Z">
        <w:r>
          <w:rPr>
            <w:noProof/>
            <w:webHidden/>
          </w:rPr>
          <w:fldChar w:fldCharType="separate"/>
        </w:r>
        <w:r>
          <w:rPr>
            <w:noProof/>
            <w:webHidden/>
          </w:rPr>
          <w:t>95</w:t>
        </w:r>
        <w:r>
          <w:rPr>
            <w:noProof/>
            <w:webHidden/>
          </w:rPr>
          <w:fldChar w:fldCharType="end"/>
        </w:r>
        <w:r w:rsidRPr="00815A76">
          <w:rPr>
            <w:rStyle w:val="Hipervnculo"/>
            <w:noProof/>
          </w:rPr>
          <w:fldChar w:fldCharType="end"/>
        </w:r>
      </w:ins>
    </w:p>
    <w:p w14:paraId="0F35EF33" w14:textId="55A26789" w:rsidR="00AC0FAC" w:rsidRDefault="00AC0FAC">
      <w:pPr>
        <w:pStyle w:val="TDC3"/>
        <w:tabs>
          <w:tab w:val="left" w:pos="1320"/>
          <w:tab w:val="right" w:leader="dot" w:pos="8354"/>
        </w:tabs>
        <w:rPr>
          <w:ins w:id="251" w:author="Pablo Barrero Cruz" w:date="2026-06-30T16:10:00Z" w16du:dateUtc="2026-06-30T14:10:00Z"/>
          <w:rFonts w:eastAsiaTheme="minorEastAsia"/>
          <w:i w:val="0"/>
          <w:iCs w:val="0"/>
          <w:noProof/>
          <w:kern w:val="2"/>
          <w:sz w:val="24"/>
          <w:szCs w:val="24"/>
          <w:lang w:eastAsia="es-ES"/>
          <w14:ligatures w14:val="standardContextual"/>
        </w:rPr>
      </w:pPr>
      <w:ins w:id="25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"_Toc233728290"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6.3.1</w:t>
        </w:r>
        <w:r>
          <w:rPr>
            <w:rFonts w:eastAsiaTheme="minorEastAsia"/>
            <w:i w:val="0"/>
            <w:iCs w:val="0"/>
            <w:noProof/>
            <w:kern w:val="2"/>
            <w:sz w:val="24"/>
            <w:szCs w:val="24"/>
            <w:lang w:eastAsia="es-ES"/>
            <w14:ligatures w14:val="standardContextual"/>
          </w:rPr>
          <w:tab/>
        </w:r>
        <w:r w:rsidRPr="00815A76">
          <w:rPr>
            <w:rStyle w:val="Hipervnculo"/>
            <w:noProof/>
          </w:rPr>
          <w:t>Caso de Uso UC-10: Realizar cuestionario</w:t>
        </w:r>
        <w:r>
          <w:rPr>
            <w:noProof/>
            <w:webHidden/>
          </w:rPr>
          <w:tab/>
        </w:r>
        <w:r>
          <w:rPr>
            <w:noProof/>
            <w:webHidden/>
          </w:rPr>
          <w:fldChar w:fldCharType="begin"/>
        </w:r>
        <w:r>
          <w:rPr>
            <w:noProof/>
            <w:webHidden/>
          </w:rPr>
          <w:instrText xml:space="preserve"> PAGEREF _Toc233728290 \h </w:instrText>
        </w:r>
      </w:ins>
      <w:r>
        <w:rPr>
          <w:noProof/>
          <w:webHidden/>
        </w:rPr>
      </w:r>
      <w:ins w:id="253" w:author="Pablo Barrero Cruz" w:date="2026-06-30T16:10:00Z" w16du:dateUtc="2026-06-30T14:10:00Z">
        <w:r>
          <w:rPr>
            <w:noProof/>
            <w:webHidden/>
          </w:rPr>
          <w:fldChar w:fldCharType="separate"/>
        </w:r>
        <w:r>
          <w:rPr>
            <w:noProof/>
            <w:webHidden/>
          </w:rPr>
          <w:t>95</w:t>
        </w:r>
        <w:r>
          <w:rPr>
            <w:noProof/>
            <w:webHidden/>
          </w:rPr>
          <w:fldChar w:fldCharType="end"/>
        </w:r>
        <w:r w:rsidRPr="00815A76">
          <w:rPr>
            <w:rStyle w:val="Hipervnculo"/>
            <w:noProof/>
          </w:rPr>
          <w:fldChar w:fldCharType="end"/>
        </w:r>
      </w:ins>
    </w:p>
    <w:p w14:paraId="23262A55" w14:textId="6A1521DA" w:rsidR="00AC0FAC" w:rsidRDefault="00AC0FAC">
      <w:pPr>
        <w:pStyle w:val="TDC3"/>
        <w:tabs>
          <w:tab w:val="left" w:pos="1320"/>
          <w:tab w:val="right" w:leader="dot" w:pos="8354"/>
        </w:tabs>
        <w:rPr>
          <w:ins w:id="254" w:author="Pablo Barrero Cruz" w:date="2026-06-30T16:10:00Z" w16du:dateUtc="2026-06-30T14:10:00Z"/>
          <w:rFonts w:eastAsiaTheme="minorEastAsia"/>
          <w:i w:val="0"/>
          <w:iCs w:val="0"/>
          <w:noProof/>
          <w:kern w:val="2"/>
          <w:sz w:val="24"/>
          <w:szCs w:val="24"/>
          <w:lang w:eastAsia="es-ES"/>
          <w14:ligatures w14:val="standardContextual"/>
        </w:rPr>
      </w:pPr>
      <w:ins w:id="25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"_Toc233728291"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6.3.2</w:t>
        </w:r>
        <w:r>
          <w:rPr>
            <w:rFonts w:eastAsiaTheme="minorEastAsia"/>
            <w:i w:val="0"/>
            <w:iCs w:val="0"/>
            <w:noProof/>
            <w:kern w:val="2"/>
            <w:sz w:val="24"/>
            <w:szCs w:val="24"/>
            <w:lang w:eastAsia="es-ES"/>
            <w14:ligatures w14:val="standardContextual"/>
          </w:rPr>
          <w:tab/>
        </w:r>
        <w:r w:rsidRPr="00815A76">
          <w:rPr>
            <w:rStyle w:val="Hipervnculo"/>
            <w:noProof/>
          </w:rPr>
          <w:t>Caso de Uso UC-12: Consultar analíticas</w:t>
        </w:r>
        <w:r>
          <w:rPr>
            <w:noProof/>
            <w:webHidden/>
          </w:rPr>
          <w:tab/>
        </w:r>
        <w:r>
          <w:rPr>
            <w:noProof/>
            <w:webHidden/>
          </w:rPr>
          <w:fldChar w:fldCharType="begin"/>
        </w:r>
        <w:r>
          <w:rPr>
            <w:noProof/>
            <w:webHidden/>
          </w:rPr>
          <w:instrText xml:space="preserve"> PAGEREF _Toc233728291 \h </w:instrText>
        </w:r>
      </w:ins>
      <w:r>
        <w:rPr>
          <w:noProof/>
          <w:webHidden/>
        </w:rPr>
      </w:r>
      <w:ins w:id="256" w:author="Pablo Barrero Cruz" w:date="2026-06-30T16:10:00Z" w16du:dateUtc="2026-06-30T14:10:00Z">
        <w:r>
          <w:rPr>
            <w:noProof/>
            <w:webHidden/>
          </w:rPr>
          <w:fldChar w:fldCharType="separate"/>
        </w:r>
        <w:r>
          <w:rPr>
            <w:noProof/>
            <w:webHidden/>
          </w:rPr>
          <w:t>96</w:t>
        </w:r>
        <w:r>
          <w:rPr>
            <w:noProof/>
            <w:webHidden/>
          </w:rPr>
          <w:fldChar w:fldCharType="end"/>
        </w:r>
        <w:r w:rsidRPr="00815A76">
          <w:rPr>
            <w:rStyle w:val="Hipervnculo"/>
            <w:noProof/>
          </w:rPr>
          <w:fldChar w:fldCharType="end"/>
        </w:r>
      </w:ins>
    </w:p>
    <w:p w14:paraId="0A32B834" w14:textId="453CE066" w:rsidR="00AC0FAC" w:rsidRDefault="00AC0FAC">
      <w:pPr>
        <w:pStyle w:val="TDC3"/>
        <w:tabs>
          <w:tab w:val="left" w:pos="1320"/>
          <w:tab w:val="right" w:leader="dot" w:pos="8354"/>
        </w:tabs>
        <w:rPr>
          <w:ins w:id="257" w:author="Pablo Barrero Cruz" w:date="2026-06-30T16:10:00Z" w16du:dateUtc="2026-06-30T14:10:00Z"/>
          <w:rFonts w:eastAsiaTheme="minorEastAsia"/>
          <w:i w:val="0"/>
          <w:iCs w:val="0"/>
          <w:noProof/>
          <w:kern w:val="2"/>
          <w:sz w:val="24"/>
          <w:szCs w:val="24"/>
          <w:lang w:eastAsia="es-ES"/>
          <w14:ligatures w14:val="standardContextual"/>
        </w:rPr>
      </w:pPr>
      <w:ins w:id="25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"_Toc233728292"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6.3.3</w:t>
        </w:r>
        <w:r>
          <w:rPr>
            <w:rFonts w:eastAsiaTheme="minorEastAsia"/>
            <w:i w:val="0"/>
            <w:iCs w:val="0"/>
            <w:noProof/>
            <w:kern w:val="2"/>
            <w:sz w:val="24"/>
            <w:szCs w:val="24"/>
            <w:lang w:eastAsia="es-ES"/>
            <w14:ligatures w14:val="standardContextual"/>
          </w:rPr>
          <w:tab/>
        </w:r>
        <w:r w:rsidRPr="00815A76">
          <w:rPr>
            <w:rStyle w:val="Hipervnculo"/>
            <w:noProof/>
          </w:rPr>
          <w:t>Diagramas de Estados de las Clases</w:t>
        </w:r>
        <w:r>
          <w:rPr>
            <w:noProof/>
            <w:webHidden/>
          </w:rPr>
          <w:tab/>
        </w:r>
        <w:r>
          <w:rPr>
            <w:noProof/>
            <w:webHidden/>
          </w:rPr>
          <w:fldChar w:fldCharType="begin"/>
        </w:r>
        <w:r>
          <w:rPr>
            <w:noProof/>
            <w:webHidden/>
          </w:rPr>
          <w:instrText xml:space="preserve"> PAGEREF _Toc233728292 \h </w:instrText>
        </w:r>
      </w:ins>
      <w:r>
        <w:rPr>
          <w:noProof/>
          <w:webHidden/>
        </w:rPr>
      </w:r>
      <w:ins w:id="259" w:author="Pablo Barrero Cruz" w:date="2026-06-30T16:10:00Z" w16du:dateUtc="2026-06-30T14:10:00Z">
        <w:r>
          <w:rPr>
            <w:noProof/>
            <w:webHidden/>
          </w:rPr>
          <w:fldChar w:fldCharType="separate"/>
        </w:r>
        <w:r>
          <w:rPr>
            <w:noProof/>
            <w:webHidden/>
          </w:rPr>
          <w:t>97</w:t>
        </w:r>
        <w:r>
          <w:rPr>
            <w:noProof/>
            <w:webHidden/>
          </w:rPr>
          <w:fldChar w:fldCharType="end"/>
        </w:r>
        <w:r w:rsidRPr="00815A76">
          <w:rPr>
            <w:rStyle w:val="Hipervnculo"/>
            <w:noProof/>
          </w:rPr>
          <w:fldChar w:fldCharType="end"/>
        </w:r>
      </w:ins>
    </w:p>
    <w:p w14:paraId="56D154A4" w14:textId="0FEFD93F" w:rsidR="00AC0FAC" w:rsidRDefault="00AC0FAC">
      <w:pPr>
        <w:pStyle w:val="TDC3"/>
        <w:tabs>
          <w:tab w:val="left" w:pos="1320"/>
          <w:tab w:val="right" w:leader="dot" w:pos="8354"/>
        </w:tabs>
        <w:rPr>
          <w:ins w:id="260" w:author="Pablo Barrero Cruz" w:date="2026-06-30T16:10:00Z" w16du:dateUtc="2026-06-30T14:10:00Z"/>
          <w:rFonts w:eastAsiaTheme="minorEastAsia"/>
          <w:i w:val="0"/>
          <w:iCs w:val="0"/>
          <w:noProof/>
          <w:kern w:val="2"/>
          <w:sz w:val="24"/>
          <w:szCs w:val="24"/>
          <w:lang w:eastAsia="es-ES"/>
          <w14:ligatures w14:val="standardContextual"/>
        </w:rPr>
      </w:pPr>
      <w:ins w:id="26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"_Toc233728293"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6.3.4</w:t>
        </w:r>
        <w:r>
          <w:rPr>
            <w:rFonts w:eastAsiaTheme="minorEastAsia"/>
            <w:i w:val="0"/>
            <w:iCs w:val="0"/>
            <w:noProof/>
            <w:kern w:val="2"/>
            <w:sz w:val="24"/>
            <w:szCs w:val="24"/>
            <w:lang w:eastAsia="es-ES"/>
            <w14:ligatures w14:val="standardContextual"/>
          </w:rPr>
          <w:tab/>
        </w:r>
        <w:r w:rsidRPr="00815A76">
          <w:rPr>
            <w:rStyle w:val="Hipervnculo"/>
            <w:noProof/>
          </w:rPr>
          <w:t>Resumen de decisiones de diseño</w:t>
        </w:r>
        <w:r>
          <w:rPr>
            <w:noProof/>
            <w:webHidden/>
          </w:rPr>
          <w:tab/>
        </w:r>
        <w:r>
          <w:rPr>
            <w:noProof/>
            <w:webHidden/>
          </w:rPr>
          <w:fldChar w:fldCharType="begin"/>
        </w:r>
        <w:r>
          <w:rPr>
            <w:noProof/>
            <w:webHidden/>
          </w:rPr>
          <w:instrText xml:space="preserve"> PAGEREF _Toc233728293 \h </w:instrText>
        </w:r>
      </w:ins>
      <w:r>
        <w:rPr>
          <w:noProof/>
          <w:webHidden/>
        </w:rPr>
      </w:r>
      <w:ins w:id="262" w:author="Pablo Barrero Cruz" w:date="2026-06-30T16:10:00Z" w16du:dateUtc="2026-06-30T14:10:00Z">
        <w:r>
          <w:rPr>
            <w:noProof/>
            <w:webHidden/>
          </w:rPr>
          <w:fldChar w:fldCharType="separate"/>
        </w:r>
        <w:r>
          <w:rPr>
            <w:noProof/>
            <w:webHidden/>
          </w:rPr>
          <w:t>99</w:t>
        </w:r>
        <w:r>
          <w:rPr>
            <w:noProof/>
            <w:webHidden/>
          </w:rPr>
          <w:fldChar w:fldCharType="end"/>
        </w:r>
        <w:r w:rsidRPr="00815A76">
          <w:rPr>
            <w:rStyle w:val="Hipervnculo"/>
            <w:noProof/>
          </w:rPr>
          <w:fldChar w:fldCharType="end"/>
        </w:r>
      </w:ins>
    </w:p>
    <w:p w14:paraId="37A908CC" w14:textId="38E777C0" w:rsidR="00AC0FAC" w:rsidRDefault="00AC0FAC">
      <w:pPr>
        <w:pStyle w:val="TDC2"/>
        <w:rPr>
          <w:ins w:id="263" w:author="Pablo Barrero Cruz" w:date="2026-06-30T16:10:00Z" w16du:dateUtc="2026-06-30T14:10:00Z"/>
          <w:rFonts w:eastAsiaTheme="minorEastAsia"/>
          <w:smallCaps w:val="0"/>
          <w:noProof/>
          <w:kern w:val="2"/>
          <w:sz w:val="24"/>
          <w:szCs w:val="24"/>
          <w:lang w:eastAsia="es-ES"/>
          <w14:ligatures w14:val="standardContextual"/>
        </w:rPr>
      </w:pPr>
      <w:ins w:id="26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"_Toc233728294"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6.4</w:t>
        </w:r>
        <w:r>
          <w:rPr>
            <w:rFonts w:eastAsiaTheme="minorEastAsia"/>
            <w:smallCaps w:val="0"/>
            <w:noProof/>
            <w:kern w:val="2"/>
            <w:sz w:val="24"/>
            <w:szCs w:val="24"/>
            <w:lang w:eastAsia="es-ES"/>
            <w14:ligatures w14:val="standardContextual"/>
          </w:rPr>
          <w:tab/>
        </w:r>
        <w:r w:rsidRPr="00815A76">
          <w:rPr>
            <w:rStyle w:val="Hipervnculo"/>
            <w:noProof/>
          </w:rPr>
          <w:t>Diagramas de Actividades</w:t>
        </w:r>
        <w:r>
          <w:rPr>
            <w:noProof/>
            <w:webHidden/>
          </w:rPr>
          <w:tab/>
        </w:r>
        <w:r>
          <w:rPr>
            <w:noProof/>
            <w:webHidden/>
          </w:rPr>
          <w:fldChar w:fldCharType="begin"/>
        </w:r>
        <w:r>
          <w:rPr>
            <w:noProof/>
            <w:webHidden/>
          </w:rPr>
          <w:instrText xml:space="preserve"> PAGEREF _Toc233728294 \h </w:instrText>
        </w:r>
      </w:ins>
      <w:r>
        <w:rPr>
          <w:noProof/>
          <w:webHidden/>
        </w:rPr>
      </w:r>
      <w:ins w:id="265" w:author="Pablo Barrero Cruz" w:date="2026-06-30T16:10:00Z" w16du:dateUtc="2026-06-30T14:10:00Z">
        <w:r>
          <w:rPr>
            <w:noProof/>
            <w:webHidden/>
          </w:rPr>
          <w:fldChar w:fldCharType="separate"/>
        </w:r>
        <w:r>
          <w:rPr>
            <w:noProof/>
            <w:webHidden/>
          </w:rPr>
          <w:t>100</w:t>
        </w:r>
        <w:r>
          <w:rPr>
            <w:noProof/>
            <w:webHidden/>
          </w:rPr>
          <w:fldChar w:fldCharType="end"/>
        </w:r>
        <w:r w:rsidRPr="00815A76">
          <w:rPr>
            <w:rStyle w:val="Hipervnculo"/>
            <w:noProof/>
          </w:rPr>
          <w:fldChar w:fldCharType="end"/>
        </w:r>
      </w:ins>
    </w:p>
    <w:p w14:paraId="6AC33F31" w14:textId="00CFA065" w:rsidR="00AC0FAC" w:rsidRDefault="00AC0FAC">
      <w:pPr>
        <w:pStyle w:val="TDC3"/>
        <w:tabs>
          <w:tab w:val="left" w:pos="1320"/>
          <w:tab w:val="right" w:leader="dot" w:pos="8354"/>
        </w:tabs>
        <w:rPr>
          <w:ins w:id="266" w:author="Pablo Barrero Cruz" w:date="2026-06-30T16:10:00Z" w16du:dateUtc="2026-06-30T14:10:00Z"/>
          <w:rFonts w:eastAsiaTheme="minorEastAsia"/>
          <w:i w:val="0"/>
          <w:iCs w:val="0"/>
          <w:noProof/>
          <w:kern w:val="2"/>
          <w:sz w:val="24"/>
          <w:szCs w:val="24"/>
          <w:lang w:eastAsia="es-ES"/>
          <w14:ligatures w14:val="standardContextual"/>
        </w:rPr>
      </w:pPr>
      <w:ins w:id="26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"_Toc233728295"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6.4.1</w:t>
        </w:r>
        <w:r>
          <w:rPr>
            <w:rFonts w:eastAsiaTheme="minorEastAsia"/>
            <w:i w:val="0"/>
            <w:iCs w:val="0"/>
            <w:noProof/>
            <w:kern w:val="2"/>
            <w:sz w:val="24"/>
            <w:szCs w:val="24"/>
            <w:lang w:eastAsia="es-ES"/>
            <w14:ligatures w14:val="standardContextual"/>
          </w:rPr>
          <w:tab/>
        </w:r>
        <w:r w:rsidRPr="00815A76">
          <w:rPr>
            <w:rStyle w:val="Hipervnculo"/>
            <w:noProof/>
          </w:rPr>
          <w:t>Actividad: crear y publicar cuestionario</w:t>
        </w:r>
        <w:r>
          <w:rPr>
            <w:noProof/>
            <w:webHidden/>
          </w:rPr>
          <w:tab/>
        </w:r>
        <w:r>
          <w:rPr>
            <w:noProof/>
            <w:webHidden/>
          </w:rPr>
          <w:fldChar w:fldCharType="begin"/>
        </w:r>
        <w:r>
          <w:rPr>
            <w:noProof/>
            <w:webHidden/>
          </w:rPr>
          <w:instrText xml:space="preserve"> PAGEREF _Toc233728295 \h </w:instrText>
        </w:r>
      </w:ins>
      <w:r>
        <w:rPr>
          <w:noProof/>
          <w:webHidden/>
        </w:rPr>
      </w:r>
      <w:ins w:id="268" w:author="Pablo Barrero Cruz" w:date="2026-06-30T16:10:00Z" w16du:dateUtc="2026-06-30T14:10:00Z">
        <w:r>
          <w:rPr>
            <w:noProof/>
            <w:webHidden/>
          </w:rPr>
          <w:fldChar w:fldCharType="separate"/>
        </w:r>
        <w:r>
          <w:rPr>
            <w:noProof/>
            <w:webHidden/>
          </w:rPr>
          <w:t>100</w:t>
        </w:r>
        <w:r>
          <w:rPr>
            <w:noProof/>
            <w:webHidden/>
          </w:rPr>
          <w:fldChar w:fldCharType="end"/>
        </w:r>
        <w:r w:rsidRPr="00815A76">
          <w:rPr>
            <w:rStyle w:val="Hipervnculo"/>
            <w:noProof/>
          </w:rPr>
          <w:fldChar w:fldCharType="end"/>
        </w:r>
      </w:ins>
    </w:p>
    <w:p w14:paraId="5F5C26C5" w14:textId="5F837F0A" w:rsidR="00AC0FAC" w:rsidRDefault="00AC0FAC">
      <w:pPr>
        <w:pStyle w:val="TDC3"/>
        <w:tabs>
          <w:tab w:val="left" w:pos="1320"/>
          <w:tab w:val="right" w:leader="dot" w:pos="8354"/>
        </w:tabs>
        <w:rPr>
          <w:ins w:id="269" w:author="Pablo Barrero Cruz" w:date="2026-06-30T16:10:00Z" w16du:dateUtc="2026-06-30T14:10:00Z"/>
          <w:rFonts w:eastAsiaTheme="minorEastAsia"/>
          <w:i w:val="0"/>
          <w:iCs w:val="0"/>
          <w:noProof/>
          <w:kern w:val="2"/>
          <w:sz w:val="24"/>
          <w:szCs w:val="24"/>
          <w:lang w:eastAsia="es-ES"/>
          <w14:ligatures w14:val="standardContextual"/>
        </w:rPr>
      </w:pPr>
      <w:ins w:id="27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"_Toc233728296"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6.4.2</w:t>
        </w:r>
        <w:r>
          <w:rPr>
            <w:rFonts w:eastAsiaTheme="minorEastAsia"/>
            <w:i w:val="0"/>
            <w:iCs w:val="0"/>
            <w:noProof/>
            <w:kern w:val="2"/>
            <w:sz w:val="24"/>
            <w:szCs w:val="24"/>
            <w:lang w:eastAsia="es-ES"/>
            <w14:ligatures w14:val="standardContextual"/>
          </w:rPr>
          <w:tab/>
        </w:r>
        <w:r w:rsidRPr="00815A76">
          <w:rPr>
            <w:rStyle w:val="Hipervnculo"/>
            <w:noProof/>
          </w:rPr>
          <w:t>Actividad: realizar cuestionario</w:t>
        </w:r>
        <w:r>
          <w:rPr>
            <w:noProof/>
            <w:webHidden/>
          </w:rPr>
          <w:tab/>
        </w:r>
        <w:r>
          <w:rPr>
            <w:noProof/>
            <w:webHidden/>
          </w:rPr>
          <w:fldChar w:fldCharType="begin"/>
        </w:r>
        <w:r>
          <w:rPr>
            <w:noProof/>
            <w:webHidden/>
          </w:rPr>
          <w:instrText xml:space="preserve"> PAGEREF _Toc233728296 \h </w:instrText>
        </w:r>
      </w:ins>
      <w:r>
        <w:rPr>
          <w:noProof/>
          <w:webHidden/>
        </w:rPr>
      </w:r>
      <w:ins w:id="271" w:author="Pablo Barrero Cruz" w:date="2026-06-30T16:10:00Z" w16du:dateUtc="2026-06-30T14:10:00Z">
        <w:r>
          <w:rPr>
            <w:noProof/>
            <w:webHidden/>
          </w:rPr>
          <w:fldChar w:fldCharType="separate"/>
        </w:r>
        <w:r>
          <w:rPr>
            <w:noProof/>
            <w:webHidden/>
          </w:rPr>
          <w:t>102</w:t>
        </w:r>
        <w:r>
          <w:rPr>
            <w:noProof/>
            <w:webHidden/>
          </w:rPr>
          <w:fldChar w:fldCharType="end"/>
        </w:r>
        <w:r w:rsidRPr="00815A76">
          <w:rPr>
            <w:rStyle w:val="Hipervnculo"/>
            <w:noProof/>
          </w:rPr>
          <w:fldChar w:fldCharType="end"/>
        </w:r>
      </w:ins>
    </w:p>
    <w:p w14:paraId="6D4849F3" w14:textId="64846004" w:rsidR="00AC0FAC" w:rsidRDefault="00AC0FAC">
      <w:pPr>
        <w:pStyle w:val="TDC3"/>
        <w:tabs>
          <w:tab w:val="left" w:pos="1320"/>
          <w:tab w:val="right" w:leader="dot" w:pos="8354"/>
        </w:tabs>
        <w:rPr>
          <w:ins w:id="272" w:author="Pablo Barrero Cruz" w:date="2026-06-30T16:10:00Z" w16du:dateUtc="2026-06-30T14:10:00Z"/>
          <w:rFonts w:eastAsiaTheme="minorEastAsia"/>
          <w:i w:val="0"/>
          <w:iCs w:val="0"/>
          <w:noProof/>
          <w:kern w:val="2"/>
          <w:sz w:val="24"/>
          <w:szCs w:val="24"/>
          <w:lang w:eastAsia="es-ES"/>
          <w14:ligatures w14:val="standardContextual"/>
        </w:rPr>
      </w:pPr>
      <w:ins w:id="27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"_Toc233728297"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6.4.3</w:t>
        </w:r>
        <w:r>
          <w:rPr>
            <w:rFonts w:eastAsiaTheme="minorEastAsia"/>
            <w:i w:val="0"/>
            <w:iCs w:val="0"/>
            <w:noProof/>
            <w:kern w:val="2"/>
            <w:sz w:val="24"/>
            <w:szCs w:val="24"/>
            <w:lang w:eastAsia="es-ES"/>
            <w14:ligatures w14:val="standardContextual"/>
          </w:rPr>
          <w:tab/>
        </w:r>
        <w:r w:rsidRPr="00815A76">
          <w:rPr>
            <w:rStyle w:val="Hipervnculo"/>
            <w:noProof/>
          </w:rPr>
          <w:t>Actividad: consultar analíticas y exportar resultados</w:t>
        </w:r>
        <w:r>
          <w:rPr>
            <w:noProof/>
            <w:webHidden/>
          </w:rPr>
          <w:tab/>
        </w:r>
        <w:r>
          <w:rPr>
            <w:noProof/>
            <w:webHidden/>
          </w:rPr>
          <w:fldChar w:fldCharType="begin"/>
        </w:r>
        <w:r>
          <w:rPr>
            <w:noProof/>
            <w:webHidden/>
          </w:rPr>
          <w:instrText xml:space="preserve"> PAGEREF _Toc233728297 \h </w:instrText>
        </w:r>
      </w:ins>
      <w:r>
        <w:rPr>
          <w:noProof/>
          <w:webHidden/>
        </w:rPr>
      </w:r>
      <w:ins w:id="274" w:author="Pablo Barrero Cruz" w:date="2026-06-30T16:10:00Z" w16du:dateUtc="2026-06-30T14:10:00Z">
        <w:r>
          <w:rPr>
            <w:noProof/>
            <w:webHidden/>
          </w:rPr>
          <w:fldChar w:fldCharType="separate"/>
        </w:r>
        <w:r>
          <w:rPr>
            <w:noProof/>
            <w:webHidden/>
          </w:rPr>
          <w:t>104</w:t>
        </w:r>
        <w:r>
          <w:rPr>
            <w:noProof/>
            <w:webHidden/>
          </w:rPr>
          <w:fldChar w:fldCharType="end"/>
        </w:r>
        <w:r w:rsidRPr="00815A76">
          <w:rPr>
            <w:rStyle w:val="Hipervnculo"/>
            <w:noProof/>
          </w:rPr>
          <w:fldChar w:fldCharType="end"/>
        </w:r>
      </w:ins>
    </w:p>
    <w:p w14:paraId="0949EF2F" w14:textId="36A5415B" w:rsidR="00AC0FAC" w:rsidRDefault="00AC0FAC">
      <w:pPr>
        <w:pStyle w:val="TDC3"/>
        <w:tabs>
          <w:tab w:val="left" w:pos="1320"/>
          <w:tab w:val="right" w:leader="dot" w:pos="8354"/>
        </w:tabs>
        <w:rPr>
          <w:ins w:id="275" w:author="Pablo Barrero Cruz" w:date="2026-06-30T16:10:00Z" w16du:dateUtc="2026-06-30T14:10:00Z"/>
          <w:rFonts w:eastAsiaTheme="minorEastAsia"/>
          <w:i w:val="0"/>
          <w:iCs w:val="0"/>
          <w:noProof/>
          <w:kern w:val="2"/>
          <w:sz w:val="24"/>
          <w:szCs w:val="24"/>
          <w:lang w:eastAsia="es-ES"/>
          <w14:ligatures w14:val="standardContextual"/>
        </w:rPr>
      </w:pPr>
      <w:ins w:id="276" w:author="Pablo Barrero Cruz" w:date="2026-06-30T16:10:00Z" w16du:dateUtc="2026-06-30T14:10:00Z">
        <w:r w:rsidRPr="00815A76">
          <w:rPr>
            <w:rStyle w:val="Hipervnculo"/>
            <w:noProof/>
          </w:rPr>
          <w:lastRenderedPageBreak/>
          <w:fldChar w:fldCharType="begin"/>
        </w:r>
        <w:r w:rsidRPr="00815A76">
          <w:rPr>
            <w:rStyle w:val="Hipervnculo"/>
            <w:noProof/>
          </w:rPr>
          <w:instrText xml:space="preserve"> </w:instrText>
        </w:r>
        <w:r>
          <w:rPr>
            <w:noProof/>
          </w:rPr>
          <w:instrText>HYPERLINK \l "_Toc233728298"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6.4.4</w:t>
        </w:r>
        <w:r>
          <w:rPr>
            <w:rFonts w:eastAsiaTheme="minorEastAsia"/>
            <w:i w:val="0"/>
            <w:iCs w:val="0"/>
            <w:noProof/>
            <w:kern w:val="2"/>
            <w:sz w:val="24"/>
            <w:szCs w:val="24"/>
            <w:lang w:eastAsia="es-ES"/>
            <w14:ligatures w14:val="standardContextual"/>
          </w:rPr>
          <w:tab/>
        </w:r>
        <w:r w:rsidRPr="00815A76">
          <w:rPr>
            <w:rStyle w:val="Hipervnculo"/>
            <w:noProof/>
          </w:rPr>
          <w:t>Resumen de actividades diseñadas</w:t>
        </w:r>
        <w:r>
          <w:rPr>
            <w:noProof/>
            <w:webHidden/>
          </w:rPr>
          <w:tab/>
        </w:r>
        <w:r>
          <w:rPr>
            <w:noProof/>
            <w:webHidden/>
          </w:rPr>
          <w:fldChar w:fldCharType="begin"/>
        </w:r>
        <w:r>
          <w:rPr>
            <w:noProof/>
            <w:webHidden/>
          </w:rPr>
          <w:instrText xml:space="preserve"> PAGEREF _Toc233728298 \h </w:instrText>
        </w:r>
      </w:ins>
      <w:r>
        <w:rPr>
          <w:noProof/>
          <w:webHidden/>
        </w:rPr>
      </w:r>
      <w:ins w:id="277" w:author="Pablo Barrero Cruz" w:date="2026-06-30T16:10:00Z" w16du:dateUtc="2026-06-30T14:10:00Z">
        <w:r>
          <w:rPr>
            <w:noProof/>
            <w:webHidden/>
          </w:rPr>
          <w:fldChar w:fldCharType="separate"/>
        </w:r>
        <w:r>
          <w:rPr>
            <w:noProof/>
            <w:webHidden/>
          </w:rPr>
          <w:t>106</w:t>
        </w:r>
        <w:r>
          <w:rPr>
            <w:noProof/>
            <w:webHidden/>
          </w:rPr>
          <w:fldChar w:fldCharType="end"/>
        </w:r>
        <w:r w:rsidRPr="00815A76">
          <w:rPr>
            <w:rStyle w:val="Hipervnculo"/>
            <w:noProof/>
          </w:rPr>
          <w:fldChar w:fldCharType="end"/>
        </w:r>
      </w:ins>
    </w:p>
    <w:p w14:paraId="746993F2" w14:textId="496C444E" w:rsidR="00AC0FAC" w:rsidRDefault="00AC0FAC">
      <w:pPr>
        <w:pStyle w:val="TDC2"/>
        <w:rPr>
          <w:ins w:id="278" w:author="Pablo Barrero Cruz" w:date="2026-06-30T16:10:00Z" w16du:dateUtc="2026-06-30T14:10:00Z"/>
          <w:rFonts w:eastAsiaTheme="minorEastAsia"/>
          <w:smallCaps w:val="0"/>
          <w:noProof/>
          <w:kern w:val="2"/>
          <w:sz w:val="24"/>
          <w:szCs w:val="24"/>
          <w:lang w:eastAsia="es-ES"/>
          <w14:ligatures w14:val="standardContextual"/>
        </w:rPr>
      </w:pPr>
      <w:ins w:id="27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"_Toc233728299"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6.5</w:t>
        </w:r>
        <w:r>
          <w:rPr>
            <w:rFonts w:eastAsiaTheme="minorEastAsia"/>
            <w:smallCaps w:val="0"/>
            <w:noProof/>
            <w:kern w:val="2"/>
            <w:sz w:val="24"/>
            <w:szCs w:val="24"/>
            <w:lang w:eastAsia="es-ES"/>
            <w14:ligatures w14:val="standardContextual"/>
          </w:rPr>
          <w:tab/>
        </w:r>
        <w:r w:rsidRPr="00815A76">
          <w:rPr>
            <w:rStyle w:val="Hipervnculo"/>
            <w:noProof/>
          </w:rPr>
          <w:t>Diseño de la Base de Datos</w:t>
        </w:r>
        <w:r>
          <w:rPr>
            <w:noProof/>
            <w:webHidden/>
          </w:rPr>
          <w:tab/>
        </w:r>
        <w:r>
          <w:rPr>
            <w:noProof/>
            <w:webHidden/>
          </w:rPr>
          <w:fldChar w:fldCharType="begin"/>
        </w:r>
        <w:r>
          <w:rPr>
            <w:noProof/>
            <w:webHidden/>
          </w:rPr>
          <w:instrText xml:space="preserve"> PAGEREF _Toc233728299 \h </w:instrText>
        </w:r>
      </w:ins>
      <w:r>
        <w:rPr>
          <w:noProof/>
          <w:webHidden/>
        </w:rPr>
      </w:r>
      <w:ins w:id="280" w:author="Pablo Barrero Cruz" w:date="2026-06-30T16:10:00Z" w16du:dateUtc="2026-06-30T14:10:00Z">
        <w:r>
          <w:rPr>
            <w:noProof/>
            <w:webHidden/>
          </w:rPr>
          <w:fldChar w:fldCharType="separate"/>
        </w:r>
        <w:r>
          <w:rPr>
            <w:noProof/>
            <w:webHidden/>
          </w:rPr>
          <w:t>107</w:t>
        </w:r>
        <w:r>
          <w:rPr>
            <w:noProof/>
            <w:webHidden/>
          </w:rPr>
          <w:fldChar w:fldCharType="end"/>
        </w:r>
        <w:r w:rsidRPr="00815A76">
          <w:rPr>
            <w:rStyle w:val="Hipervnculo"/>
            <w:noProof/>
          </w:rPr>
          <w:fldChar w:fldCharType="end"/>
        </w:r>
      </w:ins>
    </w:p>
    <w:p w14:paraId="115D9BC2" w14:textId="67E8936E" w:rsidR="00AC0FAC" w:rsidRDefault="00AC0FAC">
      <w:pPr>
        <w:pStyle w:val="TDC3"/>
        <w:tabs>
          <w:tab w:val="left" w:pos="1320"/>
          <w:tab w:val="right" w:leader="dot" w:pos="8354"/>
        </w:tabs>
        <w:rPr>
          <w:ins w:id="281" w:author="Pablo Barrero Cruz" w:date="2026-06-30T16:10:00Z" w16du:dateUtc="2026-06-30T14:10:00Z"/>
          <w:rFonts w:eastAsiaTheme="minorEastAsia"/>
          <w:i w:val="0"/>
          <w:iCs w:val="0"/>
          <w:noProof/>
          <w:kern w:val="2"/>
          <w:sz w:val="24"/>
          <w:szCs w:val="24"/>
          <w:lang w:eastAsia="es-ES"/>
          <w14:ligatures w14:val="standardContextual"/>
        </w:rPr>
      </w:pPr>
      <w:ins w:id="28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"_Toc233728300"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6.5.1</w:t>
        </w:r>
        <w:r>
          <w:rPr>
            <w:rFonts w:eastAsiaTheme="minorEastAsia"/>
            <w:i w:val="0"/>
            <w:iCs w:val="0"/>
            <w:noProof/>
            <w:kern w:val="2"/>
            <w:sz w:val="24"/>
            <w:szCs w:val="24"/>
            <w:lang w:eastAsia="es-ES"/>
            <w14:ligatures w14:val="standardContextual"/>
          </w:rPr>
          <w:tab/>
        </w:r>
        <w:r w:rsidRPr="00815A76">
          <w:rPr>
            <w:rStyle w:val="Hipervnculo"/>
            <w:noProof/>
          </w:rPr>
          <w:t>Descripción del SGBD Usado</w:t>
        </w:r>
        <w:r>
          <w:rPr>
            <w:noProof/>
            <w:webHidden/>
          </w:rPr>
          <w:tab/>
        </w:r>
        <w:r>
          <w:rPr>
            <w:noProof/>
            <w:webHidden/>
          </w:rPr>
          <w:fldChar w:fldCharType="begin"/>
        </w:r>
        <w:r>
          <w:rPr>
            <w:noProof/>
            <w:webHidden/>
          </w:rPr>
          <w:instrText xml:space="preserve"> PAGEREF _Toc233728300 \h </w:instrText>
        </w:r>
      </w:ins>
      <w:r>
        <w:rPr>
          <w:noProof/>
          <w:webHidden/>
        </w:rPr>
      </w:r>
      <w:ins w:id="283" w:author="Pablo Barrero Cruz" w:date="2026-06-30T16:10:00Z" w16du:dateUtc="2026-06-30T14:10:00Z">
        <w:r>
          <w:rPr>
            <w:noProof/>
            <w:webHidden/>
          </w:rPr>
          <w:fldChar w:fldCharType="separate"/>
        </w:r>
        <w:r>
          <w:rPr>
            <w:noProof/>
            <w:webHidden/>
          </w:rPr>
          <w:t>107</w:t>
        </w:r>
        <w:r>
          <w:rPr>
            <w:noProof/>
            <w:webHidden/>
          </w:rPr>
          <w:fldChar w:fldCharType="end"/>
        </w:r>
        <w:r w:rsidRPr="00815A76">
          <w:rPr>
            <w:rStyle w:val="Hipervnculo"/>
            <w:noProof/>
          </w:rPr>
          <w:fldChar w:fldCharType="end"/>
        </w:r>
      </w:ins>
    </w:p>
    <w:p w14:paraId="4F2D2A3B" w14:textId="4B67DE89" w:rsidR="00AC0FAC" w:rsidRDefault="00AC0FAC">
      <w:pPr>
        <w:pStyle w:val="TDC3"/>
        <w:tabs>
          <w:tab w:val="left" w:pos="1320"/>
          <w:tab w:val="right" w:leader="dot" w:pos="8354"/>
        </w:tabs>
        <w:rPr>
          <w:ins w:id="284" w:author="Pablo Barrero Cruz" w:date="2026-06-30T16:10:00Z" w16du:dateUtc="2026-06-30T14:10:00Z"/>
          <w:rFonts w:eastAsiaTheme="minorEastAsia"/>
          <w:i w:val="0"/>
          <w:iCs w:val="0"/>
          <w:noProof/>
          <w:kern w:val="2"/>
          <w:sz w:val="24"/>
          <w:szCs w:val="24"/>
          <w:lang w:eastAsia="es-ES"/>
          <w14:ligatures w14:val="standardContextual"/>
        </w:rPr>
      </w:pPr>
      <w:ins w:id="28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"_Toc233728301"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6.5.2</w:t>
        </w:r>
        <w:r>
          <w:rPr>
            <w:rFonts w:eastAsiaTheme="minorEastAsia"/>
            <w:i w:val="0"/>
            <w:iCs w:val="0"/>
            <w:noProof/>
            <w:kern w:val="2"/>
            <w:sz w:val="24"/>
            <w:szCs w:val="24"/>
            <w:lang w:eastAsia="es-ES"/>
            <w14:ligatures w14:val="standardContextual"/>
          </w:rPr>
          <w:tab/>
        </w:r>
        <w:r w:rsidRPr="00815A76">
          <w:rPr>
            <w:rStyle w:val="Hipervnculo"/>
            <w:noProof/>
          </w:rPr>
          <w:t>Integración del SGBD en Nuestro Sistema</w:t>
        </w:r>
        <w:r>
          <w:rPr>
            <w:noProof/>
            <w:webHidden/>
          </w:rPr>
          <w:tab/>
        </w:r>
        <w:r>
          <w:rPr>
            <w:noProof/>
            <w:webHidden/>
          </w:rPr>
          <w:fldChar w:fldCharType="begin"/>
        </w:r>
        <w:r>
          <w:rPr>
            <w:noProof/>
            <w:webHidden/>
          </w:rPr>
          <w:instrText xml:space="preserve"> PAGEREF _Toc233728301 \h </w:instrText>
        </w:r>
      </w:ins>
      <w:r>
        <w:rPr>
          <w:noProof/>
          <w:webHidden/>
        </w:rPr>
      </w:r>
      <w:ins w:id="286" w:author="Pablo Barrero Cruz" w:date="2026-06-30T16:10:00Z" w16du:dateUtc="2026-06-30T14:10:00Z">
        <w:r>
          <w:rPr>
            <w:noProof/>
            <w:webHidden/>
          </w:rPr>
          <w:fldChar w:fldCharType="separate"/>
        </w:r>
        <w:r>
          <w:rPr>
            <w:noProof/>
            <w:webHidden/>
          </w:rPr>
          <w:t>107</w:t>
        </w:r>
        <w:r>
          <w:rPr>
            <w:noProof/>
            <w:webHidden/>
          </w:rPr>
          <w:fldChar w:fldCharType="end"/>
        </w:r>
        <w:r w:rsidRPr="00815A76">
          <w:rPr>
            <w:rStyle w:val="Hipervnculo"/>
            <w:noProof/>
          </w:rPr>
          <w:fldChar w:fldCharType="end"/>
        </w:r>
      </w:ins>
    </w:p>
    <w:p w14:paraId="12BA0196" w14:textId="6EF2CACB" w:rsidR="00AC0FAC" w:rsidRDefault="00AC0FAC">
      <w:pPr>
        <w:pStyle w:val="TDC3"/>
        <w:tabs>
          <w:tab w:val="left" w:pos="1320"/>
          <w:tab w:val="right" w:leader="dot" w:pos="8354"/>
        </w:tabs>
        <w:rPr>
          <w:ins w:id="287" w:author="Pablo Barrero Cruz" w:date="2026-06-30T16:10:00Z" w16du:dateUtc="2026-06-30T14:10:00Z"/>
          <w:rFonts w:eastAsiaTheme="minorEastAsia"/>
          <w:i w:val="0"/>
          <w:iCs w:val="0"/>
          <w:noProof/>
          <w:kern w:val="2"/>
          <w:sz w:val="24"/>
          <w:szCs w:val="24"/>
          <w:lang w:eastAsia="es-ES"/>
          <w14:ligatures w14:val="standardContextual"/>
        </w:rPr>
      </w:pPr>
      <w:ins w:id="28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"_Toc233728302"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6.5.3</w:t>
        </w:r>
        <w:r>
          <w:rPr>
            <w:rFonts w:eastAsiaTheme="minorEastAsia"/>
            <w:i w:val="0"/>
            <w:iCs w:val="0"/>
            <w:noProof/>
            <w:kern w:val="2"/>
            <w:sz w:val="24"/>
            <w:szCs w:val="24"/>
            <w:lang w:eastAsia="es-ES"/>
            <w14:ligatures w14:val="standardContextual"/>
          </w:rPr>
          <w:tab/>
        </w:r>
        <w:r w:rsidRPr="00815A76">
          <w:rPr>
            <w:rStyle w:val="Hipervnculo"/>
            <w:noProof/>
          </w:rPr>
          <w:t>Modelo Relacional</w:t>
        </w:r>
        <w:r>
          <w:rPr>
            <w:noProof/>
            <w:webHidden/>
          </w:rPr>
          <w:tab/>
        </w:r>
        <w:r>
          <w:rPr>
            <w:noProof/>
            <w:webHidden/>
          </w:rPr>
          <w:fldChar w:fldCharType="begin"/>
        </w:r>
        <w:r>
          <w:rPr>
            <w:noProof/>
            <w:webHidden/>
          </w:rPr>
          <w:instrText xml:space="preserve"> PAGEREF _Toc233728302 \h </w:instrText>
        </w:r>
      </w:ins>
      <w:r>
        <w:rPr>
          <w:noProof/>
          <w:webHidden/>
        </w:rPr>
      </w:r>
      <w:ins w:id="289" w:author="Pablo Barrero Cruz" w:date="2026-06-30T16:10:00Z" w16du:dateUtc="2026-06-30T14:10:00Z">
        <w:r>
          <w:rPr>
            <w:noProof/>
            <w:webHidden/>
          </w:rPr>
          <w:fldChar w:fldCharType="separate"/>
        </w:r>
        <w:r>
          <w:rPr>
            <w:noProof/>
            <w:webHidden/>
          </w:rPr>
          <w:t>108</w:t>
        </w:r>
        <w:r>
          <w:rPr>
            <w:noProof/>
            <w:webHidden/>
          </w:rPr>
          <w:fldChar w:fldCharType="end"/>
        </w:r>
        <w:r w:rsidRPr="00815A76">
          <w:rPr>
            <w:rStyle w:val="Hipervnculo"/>
            <w:noProof/>
          </w:rPr>
          <w:fldChar w:fldCharType="end"/>
        </w:r>
      </w:ins>
    </w:p>
    <w:p w14:paraId="04DB9D67" w14:textId="78CD6C5F" w:rsidR="00AC0FAC" w:rsidRDefault="00AC0FAC">
      <w:pPr>
        <w:pStyle w:val="TDC3"/>
        <w:tabs>
          <w:tab w:val="left" w:pos="1320"/>
          <w:tab w:val="right" w:leader="dot" w:pos="8354"/>
        </w:tabs>
        <w:rPr>
          <w:ins w:id="290" w:author="Pablo Barrero Cruz" w:date="2026-06-30T16:10:00Z" w16du:dateUtc="2026-06-30T14:10:00Z"/>
          <w:rFonts w:eastAsiaTheme="minorEastAsia"/>
          <w:i w:val="0"/>
          <w:iCs w:val="0"/>
          <w:noProof/>
          <w:kern w:val="2"/>
          <w:sz w:val="24"/>
          <w:szCs w:val="24"/>
          <w:lang w:eastAsia="es-ES"/>
          <w14:ligatures w14:val="standardContextual"/>
        </w:rPr>
      </w:pPr>
      <w:ins w:id="29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"_Toc233728303"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6.5.4</w:t>
        </w:r>
        <w:r>
          <w:rPr>
            <w:rFonts w:eastAsiaTheme="minorEastAsia"/>
            <w:i w:val="0"/>
            <w:iCs w:val="0"/>
            <w:noProof/>
            <w:kern w:val="2"/>
            <w:sz w:val="24"/>
            <w:szCs w:val="24"/>
            <w:lang w:eastAsia="es-ES"/>
            <w14:ligatures w14:val="standardContextual"/>
          </w:rPr>
          <w:tab/>
        </w:r>
        <w:r w:rsidRPr="00815A76">
          <w:rPr>
            <w:rStyle w:val="Hipervnculo"/>
            <w:noProof/>
          </w:rPr>
          <w:t>Modelo Documental</w:t>
        </w:r>
        <w:r>
          <w:rPr>
            <w:noProof/>
            <w:webHidden/>
          </w:rPr>
          <w:tab/>
        </w:r>
        <w:r>
          <w:rPr>
            <w:noProof/>
            <w:webHidden/>
          </w:rPr>
          <w:fldChar w:fldCharType="begin"/>
        </w:r>
        <w:r>
          <w:rPr>
            <w:noProof/>
            <w:webHidden/>
          </w:rPr>
          <w:instrText xml:space="preserve"> PAGEREF _Toc233728303 \h </w:instrText>
        </w:r>
      </w:ins>
      <w:r>
        <w:rPr>
          <w:noProof/>
          <w:webHidden/>
        </w:rPr>
      </w:r>
      <w:ins w:id="292" w:author="Pablo Barrero Cruz" w:date="2026-06-30T16:10:00Z" w16du:dateUtc="2026-06-30T14:10:00Z">
        <w:r>
          <w:rPr>
            <w:noProof/>
            <w:webHidden/>
          </w:rPr>
          <w:fldChar w:fldCharType="separate"/>
        </w:r>
        <w:r>
          <w:rPr>
            <w:noProof/>
            <w:webHidden/>
          </w:rPr>
          <w:t>109</w:t>
        </w:r>
        <w:r>
          <w:rPr>
            <w:noProof/>
            <w:webHidden/>
          </w:rPr>
          <w:fldChar w:fldCharType="end"/>
        </w:r>
        <w:r w:rsidRPr="00815A76">
          <w:rPr>
            <w:rStyle w:val="Hipervnculo"/>
            <w:noProof/>
          </w:rPr>
          <w:fldChar w:fldCharType="end"/>
        </w:r>
      </w:ins>
    </w:p>
    <w:p w14:paraId="78323DF3" w14:textId="15D54C67" w:rsidR="00AC0FAC" w:rsidRDefault="00AC0FAC">
      <w:pPr>
        <w:pStyle w:val="TDC3"/>
        <w:tabs>
          <w:tab w:val="left" w:pos="1320"/>
          <w:tab w:val="right" w:leader="dot" w:pos="8354"/>
        </w:tabs>
        <w:rPr>
          <w:ins w:id="293" w:author="Pablo Barrero Cruz" w:date="2026-06-30T16:10:00Z" w16du:dateUtc="2026-06-30T14:10:00Z"/>
          <w:rFonts w:eastAsiaTheme="minorEastAsia"/>
          <w:i w:val="0"/>
          <w:iCs w:val="0"/>
          <w:noProof/>
          <w:kern w:val="2"/>
          <w:sz w:val="24"/>
          <w:szCs w:val="24"/>
          <w:lang w:eastAsia="es-ES"/>
          <w14:ligatures w14:val="standardContextual"/>
        </w:rPr>
      </w:pPr>
      <w:ins w:id="29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"_Toc233728304"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6.5.5</w:t>
        </w:r>
        <w:r>
          <w:rPr>
            <w:rFonts w:eastAsiaTheme="minorEastAsia"/>
            <w:i w:val="0"/>
            <w:iCs w:val="0"/>
            <w:noProof/>
            <w:kern w:val="2"/>
            <w:sz w:val="24"/>
            <w:szCs w:val="24"/>
            <w:lang w:eastAsia="es-ES"/>
            <w14:ligatures w14:val="standardContextual"/>
          </w:rPr>
          <w:tab/>
        </w:r>
        <w:r w:rsidRPr="00815A76">
          <w:rPr>
            <w:rStyle w:val="Hipervnculo"/>
            <w:noProof/>
          </w:rPr>
          <w:t>Diagrama E-R</w:t>
        </w:r>
        <w:r>
          <w:rPr>
            <w:noProof/>
            <w:webHidden/>
          </w:rPr>
          <w:tab/>
        </w:r>
        <w:r>
          <w:rPr>
            <w:noProof/>
            <w:webHidden/>
          </w:rPr>
          <w:fldChar w:fldCharType="begin"/>
        </w:r>
        <w:r>
          <w:rPr>
            <w:noProof/>
            <w:webHidden/>
          </w:rPr>
          <w:instrText xml:space="preserve"> PAGEREF _Toc233728304 \h </w:instrText>
        </w:r>
      </w:ins>
      <w:r>
        <w:rPr>
          <w:noProof/>
          <w:webHidden/>
        </w:rPr>
      </w:r>
      <w:ins w:id="295" w:author="Pablo Barrero Cruz" w:date="2026-06-30T16:10:00Z" w16du:dateUtc="2026-06-30T14:10:00Z">
        <w:r>
          <w:rPr>
            <w:noProof/>
            <w:webHidden/>
          </w:rPr>
          <w:fldChar w:fldCharType="separate"/>
        </w:r>
        <w:r>
          <w:rPr>
            <w:noProof/>
            <w:webHidden/>
          </w:rPr>
          <w:t>109</w:t>
        </w:r>
        <w:r>
          <w:rPr>
            <w:noProof/>
            <w:webHidden/>
          </w:rPr>
          <w:fldChar w:fldCharType="end"/>
        </w:r>
        <w:r w:rsidRPr="00815A76">
          <w:rPr>
            <w:rStyle w:val="Hipervnculo"/>
            <w:noProof/>
          </w:rPr>
          <w:fldChar w:fldCharType="end"/>
        </w:r>
      </w:ins>
    </w:p>
    <w:p w14:paraId="3A7F82B2" w14:textId="7313A858" w:rsidR="00AC0FAC" w:rsidRDefault="00AC0FAC">
      <w:pPr>
        <w:pStyle w:val="TDC3"/>
        <w:tabs>
          <w:tab w:val="left" w:pos="1320"/>
          <w:tab w:val="right" w:leader="dot" w:pos="8354"/>
        </w:tabs>
        <w:rPr>
          <w:ins w:id="296" w:author="Pablo Barrero Cruz" w:date="2026-06-30T16:10:00Z" w16du:dateUtc="2026-06-30T14:10:00Z"/>
          <w:rFonts w:eastAsiaTheme="minorEastAsia"/>
          <w:i w:val="0"/>
          <w:iCs w:val="0"/>
          <w:noProof/>
          <w:kern w:val="2"/>
          <w:sz w:val="24"/>
          <w:szCs w:val="24"/>
          <w:lang w:eastAsia="es-ES"/>
          <w14:ligatures w14:val="standardContextual"/>
        </w:rPr>
      </w:pPr>
      <w:ins w:id="29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"_Toc233728305"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6.5.6</w:t>
        </w:r>
        <w:r>
          <w:rPr>
            <w:rFonts w:eastAsiaTheme="minorEastAsia"/>
            <w:i w:val="0"/>
            <w:iCs w:val="0"/>
            <w:noProof/>
            <w:kern w:val="2"/>
            <w:sz w:val="24"/>
            <w:szCs w:val="24"/>
            <w:lang w:eastAsia="es-ES"/>
            <w14:ligatures w14:val="standardContextual"/>
          </w:rPr>
          <w:tab/>
        </w:r>
        <w:r w:rsidRPr="00815A76">
          <w:rPr>
            <w:rStyle w:val="Hipervnculo"/>
            <w:noProof/>
          </w:rPr>
          <w:t>Justificación del diseño</w:t>
        </w:r>
        <w:r>
          <w:rPr>
            <w:noProof/>
            <w:webHidden/>
          </w:rPr>
          <w:tab/>
        </w:r>
        <w:r>
          <w:rPr>
            <w:noProof/>
            <w:webHidden/>
          </w:rPr>
          <w:fldChar w:fldCharType="begin"/>
        </w:r>
        <w:r>
          <w:rPr>
            <w:noProof/>
            <w:webHidden/>
          </w:rPr>
          <w:instrText xml:space="preserve"> PAGEREF _Toc233728305 \h </w:instrText>
        </w:r>
      </w:ins>
      <w:r>
        <w:rPr>
          <w:noProof/>
          <w:webHidden/>
        </w:rPr>
      </w:r>
      <w:ins w:id="298" w:author="Pablo Barrero Cruz" w:date="2026-06-30T16:10:00Z" w16du:dateUtc="2026-06-30T14:10:00Z">
        <w:r>
          <w:rPr>
            <w:noProof/>
            <w:webHidden/>
          </w:rPr>
          <w:fldChar w:fldCharType="separate"/>
        </w:r>
        <w:r>
          <w:rPr>
            <w:noProof/>
            <w:webHidden/>
          </w:rPr>
          <w:t>110</w:t>
        </w:r>
        <w:r>
          <w:rPr>
            <w:noProof/>
            <w:webHidden/>
          </w:rPr>
          <w:fldChar w:fldCharType="end"/>
        </w:r>
        <w:r w:rsidRPr="00815A76">
          <w:rPr>
            <w:rStyle w:val="Hipervnculo"/>
            <w:noProof/>
          </w:rPr>
          <w:fldChar w:fldCharType="end"/>
        </w:r>
      </w:ins>
    </w:p>
    <w:p w14:paraId="48C5C466" w14:textId="09A41EF6" w:rsidR="00AC0FAC" w:rsidRDefault="00AC0FAC">
      <w:pPr>
        <w:pStyle w:val="TDC2"/>
        <w:rPr>
          <w:ins w:id="299" w:author="Pablo Barrero Cruz" w:date="2026-06-30T16:10:00Z" w16du:dateUtc="2026-06-30T14:10:00Z"/>
          <w:rFonts w:eastAsiaTheme="minorEastAsia"/>
          <w:smallCaps w:val="0"/>
          <w:noProof/>
          <w:kern w:val="2"/>
          <w:sz w:val="24"/>
          <w:szCs w:val="24"/>
          <w:lang w:eastAsia="es-ES"/>
          <w14:ligatures w14:val="standardContextual"/>
        </w:rPr>
      </w:pPr>
      <w:ins w:id="30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"_Toc233728306"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6.6</w:t>
        </w:r>
        <w:r>
          <w:rPr>
            <w:rFonts w:eastAsiaTheme="minorEastAsia"/>
            <w:smallCaps w:val="0"/>
            <w:noProof/>
            <w:kern w:val="2"/>
            <w:sz w:val="24"/>
            <w:szCs w:val="24"/>
            <w:lang w:eastAsia="es-ES"/>
            <w14:ligatures w14:val="standardContextual"/>
          </w:rPr>
          <w:tab/>
        </w:r>
        <w:r w:rsidRPr="00815A76">
          <w:rPr>
            <w:rStyle w:val="Hipervnculo"/>
            <w:noProof/>
          </w:rPr>
          <w:t>Diseño de la Interfaz</w:t>
        </w:r>
        <w:r>
          <w:rPr>
            <w:noProof/>
            <w:webHidden/>
          </w:rPr>
          <w:tab/>
        </w:r>
        <w:r>
          <w:rPr>
            <w:noProof/>
            <w:webHidden/>
          </w:rPr>
          <w:fldChar w:fldCharType="begin"/>
        </w:r>
        <w:r>
          <w:rPr>
            <w:noProof/>
            <w:webHidden/>
          </w:rPr>
          <w:instrText xml:space="preserve"> PAGEREF _Toc233728306 \h </w:instrText>
        </w:r>
      </w:ins>
      <w:r>
        <w:rPr>
          <w:noProof/>
          <w:webHidden/>
        </w:rPr>
      </w:r>
      <w:ins w:id="301" w:author="Pablo Barrero Cruz" w:date="2026-06-30T16:10:00Z" w16du:dateUtc="2026-06-30T14:10:00Z">
        <w:r>
          <w:rPr>
            <w:noProof/>
            <w:webHidden/>
          </w:rPr>
          <w:fldChar w:fldCharType="separate"/>
        </w:r>
        <w:r>
          <w:rPr>
            <w:noProof/>
            <w:webHidden/>
          </w:rPr>
          <w:t>112</w:t>
        </w:r>
        <w:r>
          <w:rPr>
            <w:noProof/>
            <w:webHidden/>
          </w:rPr>
          <w:fldChar w:fldCharType="end"/>
        </w:r>
        <w:r w:rsidRPr="00815A76">
          <w:rPr>
            <w:rStyle w:val="Hipervnculo"/>
            <w:noProof/>
          </w:rPr>
          <w:fldChar w:fldCharType="end"/>
        </w:r>
      </w:ins>
    </w:p>
    <w:p w14:paraId="660C5FCF" w14:textId="78225086" w:rsidR="00AC0FAC" w:rsidRDefault="00AC0FAC">
      <w:pPr>
        <w:pStyle w:val="TDC3"/>
        <w:tabs>
          <w:tab w:val="left" w:pos="1320"/>
          <w:tab w:val="right" w:leader="dot" w:pos="8354"/>
        </w:tabs>
        <w:rPr>
          <w:ins w:id="302" w:author="Pablo Barrero Cruz" w:date="2026-06-30T16:10:00Z" w16du:dateUtc="2026-06-30T14:10:00Z"/>
          <w:rFonts w:eastAsiaTheme="minorEastAsia"/>
          <w:i w:val="0"/>
          <w:iCs w:val="0"/>
          <w:noProof/>
          <w:kern w:val="2"/>
          <w:sz w:val="24"/>
          <w:szCs w:val="24"/>
          <w:lang w:eastAsia="es-ES"/>
          <w14:ligatures w14:val="standardContextual"/>
        </w:rPr>
      </w:pPr>
      <w:ins w:id="30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"_Toc233728307"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6.6.1</w:t>
        </w:r>
        <w:r>
          <w:rPr>
            <w:rFonts w:eastAsiaTheme="minorEastAsia"/>
            <w:i w:val="0"/>
            <w:iCs w:val="0"/>
            <w:noProof/>
            <w:kern w:val="2"/>
            <w:sz w:val="24"/>
            <w:szCs w:val="24"/>
            <w:lang w:eastAsia="es-ES"/>
            <w14:ligatures w14:val="standardContextual"/>
          </w:rPr>
          <w:tab/>
        </w:r>
        <w:r w:rsidRPr="00815A76">
          <w:rPr>
            <w:rStyle w:val="Hipervnculo"/>
            <w:noProof/>
          </w:rPr>
          <w:t>Criterios generales de diseño</w:t>
        </w:r>
        <w:r>
          <w:rPr>
            <w:noProof/>
            <w:webHidden/>
          </w:rPr>
          <w:tab/>
        </w:r>
        <w:r>
          <w:rPr>
            <w:noProof/>
            <w:webHidden/>
          </w:rPr>
          <w:fldChar w:fldCharType="begin"/>
        </w:r>
        <w:r>
          <w:rPr>
            <w:noProof/>
            <w:webHidden/>
          </w:rPr>
          <w:instrText xml:space="preserve"> PAGEREF _Toc233728307 \h </w:instrText>
        </w:r>
      </w:ins>
      <w:r>
        <w:rPr>
          <w:noProof/>
          <w:webHidden/>
        </w:rPr>
      </w:r>
      <w:ins w:id="304" w:author="Pablo Barrero Cruz" w:date="2026-06-30T16:10:00Z" w16du:dateUtc="2026-06-30T14:10:00Z">
        <w:r>
          <w:rPr>
            <w:noProof/>
            <w:webHidden/>
          </w:rPr>
          <w:fldChar w:fldCharType="separate"/>
        </w:r>
        <w:r>
          <w:rPr>
            <w:noProof/>
            <w:webHidden/>
          </w:rPr>
          <w:t>112</w:t>
        </w:r>
        <w:r>
          <w:rPr>
            <w:noProof/>
            <w:webHidden/>
          </w:rPr>
          <w:fldChar w:fldCharType="end"/>
        </w:r>
        <w:r w:rsidRPr="00815A76">
          <w:rPr>
            <w:rStyle w:val="Hipervnculo"/>
            <w:noProof/>
          </w:rPr>
          <w:fldChar w:fldCharType="end"/>
        </w:r>
      </w:ins>
    </w:p>
    <w:p w14:paraId="03C4717A" w14:textId="33AAEC33" w:rsidR="00AC0FAC" w:rsidRDefault="00AC0FAC">
      <w:pPr>
        <w:pStyle w:val="TDC3"/>
        <w:tabs>
          <w:tab w:val="left" w:pos="1320"/>
          <w:tab w:val="right" w:leader="dot" w:pos="8354"/>
        </w:tabs>
        <w:rPr>
          <w:ins w:id="305" w:author="Pablo Barrero Cruz" w:date="2026-06-30T16:10:00Z" w16du:dateUtc="2026-06-30T14:10:00Z"/>
          <w:rFonts w:eastAsiaTheme="minorEastAsia"/>
          <w:i w:val="0"/>
          <w:iCs w:val="0"/>
          <w:noProof/>
          <w:kern w:val="2"/>
          <w:sz w:val="24"/>
          <w:szCs w:val="24"/>
          <w:lang w:eastAsia="es-ES"/>
          <w14:ligatures w14:val="standardContextual"/>
        </w:rPr>
      </w:pPr>
      <w:ins w:id="30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"_Toc233728308"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6.6.2</w:t>
        </w:r>
        <w:r>
          <w:rPr>
            <w:rFonts w:eastAsiaTheme="minorEastAsia"/>
            <w:i w:val="0"/>
            <w:iCs w:val="0"/>
            <w:noProof/>
            <w:kern w:val="2"/>
            <w:sz w:val="24"/>
            <w:szCs w:val="24"/>
            <w:lang w:eastAsia="es-ES"/>
            <w14:ligatures w14:val="standardContextual"/>
          </w:rPr>
          <w:tab/>
        </w:r>
        <w:r w:rsidRPr="00815A76">
          <w:rPr>
            <w:rStyle w:val="Hipervnculo"/>
            <w:noProof/>
          </w:rPr>
          <w:t>Estructura general de la interfaz</w:t>
        </w:r>
        <w:r>
          <w:rPr>
            <w:noProof/>
            <w:webHidden/>
          </w:rPr>
          <w:tab/>
        </w:r>
        <w:r>
          <w:rPr>
            <w:noProof/>
            <w:webHidden/>
          </w:rPr>
          <w:fldChar w:fldCharType="begin"/>
        </w:r>
        <w:r>
          <w:rPr>
            <w:noProof/>
            <w:webHidden/>
          </w:rPr>
          <w:instrText xml:space="preserve"> PAGEREF _Toc233728308 \h </w:instrText>
        </w:r>
      </w:ins>
      <w:r>
        <w:rPr>
          <w:noProof/>
          <w:webHidden/>
        </w:rPr>
      </w:r>
      <w:ins w:id="307" w:author="Pablo Barrero Cruz" w:date="2026-06-30T16:10:00Z" w16du:dateUtc="2026-06-30T14:10:00Z">
        <w:r>
          <w:rPr>
            <w:noProof/>
            <w:webHidden/>
          </w:rPr>
          <w:fldChar w:fldCharType="separate"/>
        </w:r>
        <w:r>
          <w:rPr>
            <w:noProof/>
            <w:webHidden/>
          </w:rPr>
          <w:t>112</w:t>
        </w:r>
        <w:r>
          <w:rPr>
            <w:noProof/>
            <w:webHidden/>
          </w:rPr>
          <w:fldChar w:fldCharType="end"/>
        </w:r>
        <w:r w:rsidRPr="00815A76">
          <w:rPr>
            <w:rStyle w:val="Hipervnculo"/>
            <w:noProof/>
          </w:rPr>
          <w:fldChar w:fldCharType="end"/>
        </w:r>
      </w:ins>
    </w:p>
    <w:p w14:paraId="224210AA" w14:textId="4FE12EA4" w:rsidR="00AC0FAC" w:rsidRDefault="00AC0FAC">
      <w:pPr>
        <w:pStyle w:val="TDC3"/>
        <w:tabs>
          <w:tab w:val="left" w:pos="1320"/>
          <w:tab w:val="right" w:leader="dot" w:pos="8354"/>
        </w:tabs>
        <w:rPr>
          <w:ins w:id="308" w:author="Pablo Barrero Cruz" w:date="2026-06-30T16:10:00Z" w16du:dateUtc="2026-06-30T14:10:00Z"/>
          <w:rFonts w:eastAsiaTheme="minorEastAsia"/>
          <w:i w:val="0"/>
          <w:iCs w:val="0"/>
          <w:noProof/>
          <w:kern w:val="2"/>
          <w:sz w:val="24"/>
          <w:szCs w:val="24"/>
          <w:lang w:eastAsia="es-ES"/>
          <w14:ligatures w14:val="standardContextual"/>
        </w:rPr>
      </w:pPr>
      <w:ins w:id="30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"_Toc233728309"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6.6.3</w:t>
        </w:r>
        <w:r>
          <w:rPr>
            <w:rFonts w:eastAsiaTheme="minorEastAsia"/>
            <w:i w:val="0"/>
            <w:iCs w:val="0"/>
            <w:noProof/>
            <w:kern w:val="2"/>
            <w:sz w:val="24"/>
            <w:szCs w:val="24"/>
            <w:lang w:eastAsia="es-ES"/>
            <w14:ligatures w14:val="standardContextual"/>
          </w:rPr>
          <w:tab/>
        </w:r>
        <w:r w:rsidRPr="00815A76">
          <w:rPr>
            <w:rStyle w:val="Hipervnculo"/>
            <w:noProof/>
          </w:rPr>
          <w:t>Pantallas principales</w:t>
        </w:r>
        <w:r>
          <w:rPr>
            <w:noProof/>
            <w:webHidden/>
          </w:rPr>
          <w:tab/>
        </w:r>
        <w:r>
          <w:rPr>
            <w:noProof/>
            <w:webHidden/>
          </w:rPr>
          <w:fldChar w:fldCharType="begin"/>
        </w:r>
        <w:r>
          <w:rPr>
            <w:noProof/>
            <w:webHidden/>
          </w:rPr>
          <w:instrText xml:space="preserve"> PAGEREF _Toc233728309 \h </w:instrText>
        </w:r>
      </w:ins>
      <w:r>
        <w:rPr>
          <w:noProof/>
          <w:webHidden/>
        </w:rPr>
      </w:r>
      <w:ins w:id="310" w:author="Pablo Barrero Cruz" w:date="2026-06-30T16:10:00Z" w16du:dateUtc="2026-06-30T14:10:00Z">
        <w:r>
          <w:rPr>
            <w:noProof/>
            <w:webHidden/>
          </w:rPr>
          <w:fldChar w:fldCharType="separate"/>
        </w:r>
        <w:r>
          <w:rPr>
            <w:noProof/>
            <w:webHidden/>
          </w:rPr>
          <w:t>113</w:t>
        </w:r>
        <w:r>
          <w:rPr>
            <w:noProof/>
            <w:webHidden/>
          </w:rPr>
          <w:fldChar w:fldCharType="end"/>
        </w:r>
        <w:r w:rsidRPr="00815A76">
          <w:rPr>
            <w:rStyle w:val="Hipervnculo"/>
            <w:noProof/>
          </w:rPr>
          <w:fldChar w:fldCharType="end"/>
        </w:r>
      </w:ins>
    </w:p>
    <w:p w14:paraId="5B861E33" w14:textId="50475ECA" w:rsidR="00AC0FAC" w:rsidRDefault="00AC0FAC">
      <w:pPr>
        <w:pStyle w:val="TDC3"/>
        <w:tabs>
          <w:tab w:val="left" w:pos="1320"/>
          <w:tab w:val="right" w:leader="dot" w:pos="8354"/>
        </w:tabs>
        <w:rPr>
          <w:ins w:id="311" w:author="Pablo Barrero Cruz" w:date="2026-06-30T16:10:00Z" w16du:dateUtc="2026-06-30T14:10:00Z"/>
          <w:rFonts w:eastAsiaTheme="minorEastAsia"/>
          <w:i w:val="0"/>
          <w:iCs w:val="0"/>
          <w:noProof/>
          <w:kern w:val="2"/>
          <w:sz w:val="24"/>
          <w:szCs w:val="24"/>
          <w:lang w:eastAsia="es-ES"/>
          <w14:ligatures w14:val="standardContextual"/>
        </w:rPr>
      </w:pPr>
      <w:ins w:id="31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"_Toc233728310"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6.6.4</w:t>
        </w:r>
        <w:r>
          <w:rPr>
            <w:rFonts w:eastAsiaTheme="minorEastAsia"/>
            <w:i w:val="0"/>
            <w:iCs w:val="0"/>
            <w:noProof/>
            <w:kern w:val="2"/>
            <w:sz w:val="24"/>
            <w:szCs w:val="24"/>
            <w:lang w:eastAsia="es-ES"/>
            <w14:ligatures w14:val="standardContextual"/>
          </w:rPr>
          <w:tab/>
        </w:r>
        <w:r w:rsidRPr="00815A76">
          <w:rPr>
            <w:rStyle w:val="Hipervnculo"/>
            <w:noProof/>
          </w:rPr>
          <w:t>Diseño de la interfaz del alumno</w:t>
        </w:r>
        <w:r>
          <w:rPr>
            <w:noProof/>
            <w:webHidden/>
          </w:rPr>
          <w:tab/>
        </w:r>
        <w:r>
          <w:rPr>
            <w:noProof/>
            <w:webHidden/>
          </w:rPr>
          <w:fldChar w:fldCharType="begin"/>
        </w:r>
        <w:r>
          <w:rPr>
            <w:noProof/>
            <w:webHidden/>
          </w:rPr>
          <w:instrText xml:space="preserve"> PAGEREF _Toc233728310 \h </w:instrText>
        </w:r>
      </w:ins>
      <w:r>
        <w:rPr>
          <w:noProof/>
          <w:webHidden/>
        </w:rPr>
      </w:r>
      <w:ins w:id="313" w:author="Pablo Barrero Cruz" w:date="2026-06-30T16:10:00Z" w16du:dateUtc="2026-06-30T14:10:00Z">
        <w:r>
          <w:rPr>
            <w:noProof/>
            <w:webHidden/>
          </w:rPr>
          <w:fldChar w:fldCharType="separate"/>
        </w:r>
        <w:r>
          <w:rPr>
            <w:noProof/>
            <w:webHidden/>
          </w:rPr>
          <w:t>114</w:t>
        </w:r>
        <w:r>
          <w:rPr>
            <w:noProof/>
            <w:webHidden/>
          </w:rPr>
          <w:fldChar w:fldCharType="end"/>
        </w:r>
        <w:r w:rsidRPr="00815A76">
          <w:rPr>
            <w:rStyle w:val="Hipervnculo"/>
            <w:noProof/>
          </w:rPr>
          <w:fldChar w:fldCharType="end"/>
        </w:r>
      </w:ins>
    </w:p>
    <w:p w14:paraId="43417F91" w14:textId="3D26F217" w:rsidR="00AC0FAC" w:rsidRDefault="00AC0FAC">
      <w:pPr>
        <w:pStyle w:val="TDC3"/>
        <w:tabs>
          <w:tab w:val="left" w:pos="1320"/>
          <w:tab w:val="right" w:leader="dot" w:pos="8354"/>
        </w:tabs>
        <w:rPr>
          <w:ins w:id="314" w:author="Pablo Barrero Cruz" w:date="2026-06-30T16:10:00Z" w16du:dateUtc="2026-06-30T14:10:00Z"/>
          <w:rFonts w:eastAsiaTheme="minorEastAsia"/>
          <w:i w:val="0"/>
          <w:iCs w:val="0"/>
          <w:noProof/>
          <w:kern w:val="2"/>
          <w:sz w:val="24"/>
          <w:szCs w:val="24"/>
          <w:lang w:eastAsia="es-ES"/>
          <w14:ligatures w14:val="standardContextual"/>
        </w:rPr>
      </w:pPr>
      <w:ins w:id="31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"_Toc233728311"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6.6.5</w:t>
        </w:r>
        <w:r>
          <w:rPr>
            <w:rFonts w:eastAsiaTheme="minorEastAsia"/>
            <w:i w:val="0"/>
            <w:iCs w:val="0"/>
            <w:noProof/>
            <w:kern w:val="2"/>
            <w:sz w:val="24"/>
            <w:szCs w:val="24"/>
            <w:lang w:eastAsia="es-ES"/>
            <w14:ligatures w14:val="standardContextual"/>
          </w:rPr>
          <w:tab/>
        </w:r>
        <w:r w:rsidRPr="00815A76">
          <w:rPr>
            <w:rStyle w:val="Hipervnculo"/>
            <w:noProof/>
          </w:rPr>
          <w:t>Diseño de la interfaz del profesor</w:t>
        </w:r>
        <w:r>
          <w:rPr>
            <w:noProof/>
            <w:webHidden/>
          </w:rPr>
          <w:tab/>
        </w:r>
        <w:r>
          <w:rPr>
            <w:noProof/>
            <w:webHidden/>
          </w:rPr>
          <w:fldChar w:fldCharType="begin"/>
        </w:r>
        <w:r>
          <w:rPr>
            <w:noProof/>
            <w:webHidden/>
          </w:rPr>
          <w:instrText xml:space="preserve"> PAGEREF _Toc233728311 \h </w:instrText>
        </w:r>
      </w:ins>
      <w:r>
        <w:rPr>
          <w:noProof/>
          <w:webHidden/>
        </w:rPr>
      </w:r>
      <w:ins w:id="316" w:author="Pablo Barrero Cruz" w:date="2026-06-30T16:10:00Z" w16du:dateUtc="2026-06-30T14:10:00Z">
        <w:r>
          <w:rPr>
            <w:noProof/>
            <w:webHidden/>
          </w:rPr>
          <w:fldChar w:fldCharType="separate"/>
        </w:r>
        <w:r>
          <w:rPr>
            <w:noProof/>
            <w:webHidden/>
          </w:rPr>
          <w:t>114</w:t>
        </w:r>
        <w:r>
          <w:rPr>
            <w:noProof/>
            <w:webHidden/>
          </w:rPr>
          <w:fldChar w:fldCharType="end"/>
        </w:r>
        <w:r w:rsidRPr="00815A76">
          <w:rPr>
            <w:rStyle w:val="Hipervnculo"/>
            <w:noProof/>
          </w:rPr>
          <w:fldChar w:fldCharType="end"/>
        </w:r>
      </w:ins>
    </w:p>
    <w:p w14:paraId="42C7ACE0" w14:textId="2F603880" w:rsidR="00AC0FAC" w:rsidRDefault="00AC0FAC">
      <w:pPr>
        <w:pStyle w:val="TDC3"/>
        <w:tabs>
          <w:tab w:val="left" w:pos="1320"/>
          <w:tab w:val="right" w:leader="dot" w:pos="8354"/>
        </w:tabs>
        <w:rPr>
          <w:ins w:id="317" w:author="Pablo Barrero Cruz" w:date="2026-06-30T16:10:00Z" w16du:dateUtc="2026-06-30T14:10:00Z"/>
          <w:rFonts w:eastAsiaTheme="minorEastAsia"/>
          <w:i w:val="0"/>
          <w:iCs w:val="0"/>
          <w:noProof/>
          <w:kern w:val="2"/>
          <w:sz w:val="24"/>
          <w:szCs w:val="24"/>
          <w:lang w:eastAsia="es-ES"/>
          <w14:ligatures w14:val="standardContextual"/>
        </w:rPr>
      </w:pPr>
      <w:ins w:id="31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"_Toc233728312"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6.6.6</w:t>
        </w:r>
        <w:r>
          <w:rPr>
            <w:rFonts w:eastAsiaTheme="minorEastAsia"/>
            <w:i w:val="0"/>
            <w:iCs w:val="0"/>
            <w:noProof/>
            <w:kern w:val="2"/>
            <w:sz w:val="24"/>
            <w:szCs w:val="24"/>
            <w:lang w:eastAsia="es-ES"/>
            <w14:ligatures w14:val="standardContextual"/>
          </w:rPr>
          <w:tab/>
        </w:r>
        <w:r w:rsidRPr="00815A76">
          <w:rPr>
            <w:rStyle w:val="Hipervnculo"/>
            <w:noProof/>
          </w:rPr>
          <w:t>Diseño de la interfaz de administración</w:t>
        </w:r>
        <w:r>
          <w:rPr>
            <w:noProof/>
            <w:webHidden/>
          </w:rPr>
          <w:tab/>
        </w:r>
        <w:r>
          <w:rPr>
            <w:noProof/>
            <w:webHidden/>
          </w:rPr>
          <w:fldChar w:fldCharType="begin"/>
        </w:r>
        <w:r>
          <w:rPr>
            <w:noProof/>
            <w:webHidden/>
          </w:rPr>
          <w:instrText xml:space="preserve"> PAGEREF _Toc233728312 \h </w:instrText>
        </w:r>
      </w:ins>
      <w:r>
        <w:rPr>
          <w:noProof/>
          <w:webHidden/>
        </w:rPr>
      </w:r>
      <w:ins w:id="319" w:author="Pablo Barrero Cruz" w:date="2026-06-30T16:10:00Z" w16du:dateUtc="2026-06-30T14:10:00Z">
        <w:r>
          <w:rPr>
            <w:noProof/>
            <w:webHidden/>
          </w:rPr>
          <w:fldChar w:fldCharType="separate"/>
        </w:r>
        <w:r>
          <w:rPr>
            <w:noProof/>
            <w:webHidden/>
          </w:rPr>
          <w:t>114</w:t>
        </w:r>
        <w:r>
          <w:rPr>
            <w:noProof/>
            <w:webHidden/>
          </w:rPr>
          <w:fldChar w:fldCharType="end"/>
        </w:r>
        <w:r w:rsidRPr="00815A76">
          <w:rPr>
            <w:rStyle w:val="Hipervnculo"/>
            <w:noProof/>
          </w:rPr>
          <w:fldChar w:fldCharType="end"/>
        </w:r>
      </w:ins>
    </w:p>
    <w:p w14:paraId="013FE6FE" w14:textId="36950C09" w:rsidR="00AC0FAC" w:rsidRDefault="00AC0FAC">
      <w:pPr>
        <w:pStyle w:val="TDC3"/>
        <w:tabs>
          <w:tab w:val="left" w:pos="1320"/>
          <w:tab w:val="right" w:leader="dot" w:pos="8354"/>
        </w:tabs>
        <w:rPr>
          <w:ins w:id="320" w:author="Pablo Barrero Cruz" w:date="2026-06-30T16:10:00Z" w16du:dateUtc="2026-06-30T14:10:00Z"/>
          <w:rFonts w:eastAsiaTheme="minorEastAsia"/>
          <w:i w:val="0"/>
          <w:iCs w:val="0"/>
          <w:noProof/>
          <w:kern w:val="2"/>
          <w:sz w:val="24"/>
          <w:szCs w:val="24"/>
          <w:lang w:eastAsia="es-ES"/>
          <w14:ligatures w14:val="standardContextual"/>
        </w:rPr>
      </w:pPr>
      <w:ins w:id="32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"_Toc233728313"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6.6.7</w:t>
        </w:r>
        <w:r>
          <w:rPr>
            <w:rFonts w:eastAsiaTheme="minorEastAsia"/>
            <w:i w:val="0"/>
            <w:iCs w:val="0"/>
            <w:noProof/>
            <w:kern w:val="2"/>
            <w:sz w:val="24"/>
            <w:szCs w:val="24"/>
            <w:lang w:eastAsia="es-ES"/>
            <w14:ligatures w14:val="standardContextual"/>
          </w:rPr>
          <w:tab/>
        </w:r>
        <w:r w:rsidRPr="00815A76">
          <w:rPr>
            <w:rStyle w:val="Hipervnculo"/>
            <w:noProof/>
          </w:rPr>
          <w:t>Estados visibles y retroalimentación</w:t>
        </w:r>
        <w:r>
          <w:rPr>
            <w:noProof/>
            <w:webHidden/>
          </w:rPr>
          <w:tab/>
        </w:r>
        <w:r>
          <w:rPr>
            <w:noProof/>
            <w:webHidden/>
          </w:rPr>
          <w:fldChar w:fldCharType="begin"/>
        </w:r>
        <w:r>
          <w:rPr>
            <w:noProof/>
            <w:webHidden/>
          </w:rPr>
          <w:instrText xml:space="preserve"> PAGEREF _Toc233728313 \h </w:instrText>
        </w:r>
      </w:ins>
      <w:r>
        <w:rPr>
          <w:noProof/>
          <w:webHidden/>
        </w:rPr>
      </w:r>
      <w:ins w:id="322" w:author="Pablo Barrero Cruz" w:date="2026-06-30T16:10:00Z" w16du:dateUtc="2026-06-30T14:10:00Z">
        <w:r>
          <w:rPr>
            <w:noProof/>
            <w:webHidden/>
          </w:rPr>
          <w:fldChar w:fldCharType="separate"/>
        </w:r>
        <w:r>
          <w:rPr>
            <w:noProof/>
            <w:webHidden/>
          </w:rPr>
          <w:t>115</w:t>
        </w:r>
        <w:r>
          <w:rPr>
            <w:noProof/>
            <w:webHidden/>
          </w:rPr>
          <w:fldChar w:fldCharType="end"/>
        </w:r>
        <w:r w:rsidRPr="00815A76">
          <w:rPr>
            <w:rStyle w:val="Hipervnculo"/>
            <w:noProof/>
          </w:rPr>
          <w:fldChar w:fldCharType="end"/>
        </w:r>
      </w:ins>
    </w:p>
    <w:p w14:paraId="0B8D5B0B" w14:textId="60B9F8DB" w:rsidR="00AC0FAC" w:rsidRDefault="00AC0FAC">
      <w:pPr>
        <w:pStyle w:val="TDC3"/>
        <w:tabs>
          <w:tab w:val="left" w:pos="1320"/>
          <w:tab w:val="right" w:leader="dot" w:pos="8354"/>
        </w:tabs>
        <w:rPr>
          <w:ins w:id="323" w:author="Pablo Barrero Cruz" w:date="2026-06-30T16:10:00Z" w16du:dateUtc="2026-06-30T14:10:00Z"/>
          <w:rFonts w:eastAsiaTheme="minorEastAsia"/>
          <w:i w:val="0"/>
          <w:iCs w:val="0"/>
          <w:noProof/>
          <w:kern w:val="2"/>
          <w:sz w:val="24"/>
          <w:szCs w:val="24"/>
          <w:lang w:eastAsia="es-ES"/>
          <w14:ligatures w14:val="standardContextual"/>
        </w:rPr>
      </w:pPr>
      <w:ins w:id="32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"_Toc233728314"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6.6.8</w:t>
        </w:r>
        <w:r>
          <w:rPr>
            <w:rFonts w:eastAsiaTheme="minorEastAsia"/>
            <w:i w:val="0"/>
            <w:iCs w:val="0"/>
            <w:noProof/>
            <w:kern w:val="2"/>
            <w:sz w:val="24"/>
            <w:szCs w:val="24"/>
            <w:lang w:eastAsia="es-ES"/>
            <w14:ligatures w14:val="standardContextual"/>
          </w:rPr>
          <w:tab/>
        </w:r>
        <w:r w:rsidRPr="00815A76">
          <w:rPr>
            <w:rStyle w:val="Hipervnculo"/>
            <w:noProof/>
          </w:rPr>
          <w:t>Decisiones de diseño visual</w:t>
        </w:r>
        <w:r>
          <w:rPr>
            <w:noProof/>
            <w:webHidden/>
          </w:rPr>
          <w:tab/>
        </w:r>
        <w:r>
          <w:rPr>
            <w:noProof/>
            <w:webHidden/>
          </w:rPr>
          <w:fldChar w:fldCharType="begin"/>
        </w:r>
        <w:r>
          <w:rPr>
            <w:noProof/>
            <w:webHidden/>
          </w:rPr>
          <w:instrText xml:space="preserve"> PAGEREF _Toc233728314 \h </w:instrText>
        </w:r>
      </w:ins>
      <w:r>
        <w:rPr>
          <w:noProof/>
          <w:webHidden/>
        </w:rPr>
      </w:r>
      <w:ins w:id="325" w:author="Pablo Barrero Cruz" w:date="2026-06-30T16:10:00Z" w16du:dateUtc="2026-06-30T14:10:00Z">
        <w:r>
          <w:rPr>
            <w:noProof/>
            <w:webHidden/>
          </w:rPr>
          <w:fldChar w:fldCharType="separate"/>
        </w:r>
        <w:r>
          <w:rPr>
            <w:noProof/>
            <w:webHidden/>
          </w:rPr>
          <w:t>115</w:t>
        </w:r>
        <w:r>
          <w:rPr>
            <w:noProof/>
            <w:webHidden/>
          </w:rPr>
          <w:fldChar w:fldCharType="end"/>
        </w:r>
        <w:r w:rsidRPr="00815A76">
          <w:rPr>
            <w:rStyle w:val="Hipervnculo"/>
            <w:noProof/>
          </w:rPr>
          <w:fldChar w:fldCharType="end"/>
        </w:r>
      </w:ins>
    </w:p>
    <w:p w14:paraId="48EA7463" w14:textId="099281D3" w:rsidR="00AC0FAC" w:rsidRDefault="00AC0FAC">
      <w:pPr>
        <w:pStyle w:val="TDC3"/>
        <w:tabs>
          <w:tab w:val="left" w:pos="1320"/>
          <w:tab w:val="right" w:leader="dot" w:pos="8354"/>
        </w:tabs>
        <w:rPr>
          <w:ins w:id="326" w:author="Pablo Barrero Cruz" w:date="2026-06-30T16:10:00Z" w16du:dateUtc="2026-06-30T14:10:00Z"/>
          <w:rFonts w:eastAsiaTheme="minorEastAsia"/>
          <w:i w:val="0"/>
          <w:iCs w:val="0"/>
          <w:noProof/>
          <w:kern w:val="2"/>
          <w:sz w:val="24"/>
          <w:szCs w:val="24"/>
          <w:lang w:eastAsia="es-ES"/>
          <w14:ligatures w14:val="standardContextual"/>
        </w:rPr>
      </w:pPr>
      <w:ins w:id="32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"_Toc233728315"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6.6.9</w:t>
        </w:r>
        <w:r>
          <w:rPr>
            <w:rFonts w:eastAsiaTheme="minorEastAsia"/>
            <w:i w:val="0"/>
            <w:iCs w:val="0"/>
            <w:noProof/>
            <w:kern w:val="2"/>
            <w:sz w:val="24"/>
            <w:szCs w:val="24"/>
            <w:lang w:eastAsia="es-ES"/>
            <w14:ligatures w14:val="standardContextual"/>
          </w:rPr>
          <w:tab/>
        </w:r>
        <w:r w:rsidRPr="00815A76">
          <w:rPr>
            <w:rStyle w:val="Hipervnculo"/>
            <w:noProof/>
          </w:rPr>
          <w:t>Relación con el análisis de interfaces</w:t>
        </w:r>
        <w:r>
          <w:rPr>
            <w:noProof/>
            <w:webHidden/>
          </w:rPr>
          <w:tab/>
        </w:r>
        <w:r>
          <w:rPr>
            <w:noProof/>
            <w:webHidden/>
          </w:rPr>
          <w:fldChar w:fldCharType="begin"/>
        </w:r>
        <w:r>
          <w:rPr>
            <w:noProof/>
            <w:webHidden/>
          </w:rPr>
          <w:instrText xml:space="preserve"> PAGEREF _Toc233728315 \h </w:instrText>
        </w:r>
      </w:ins>
      <w:r>
        <w:rPr>
          <w:noProof/>
          <w:webHidden/>
        </w:rPr>
      </w:r>
      <w:ins w:id="328" w:author="Pablo Barrero Cruz" w:date="2026-06-30T16:10:00Z" w16du:dateUtc="2026-06-30T14:10:00Z">
        <w:r>
          <w:rPr>
            <w:noProof/>
            <w:webHidden/>
          </w:rPr>
          <w:fldChar w:fldCharType="separate"/>
        </w:r>
        <w:r>
          <w:rPr>
            <w:noProof/>
            <w:webHidden/>
          </w:rPr>
          <w:t>115</w:t>
        </w:r>
        <w:r>
          <w:rPr>
            <w:noProof/>
            <w:webHidden/>
          </w:rPr>
          <w:fldChar w:fldCharType="end"/>
        </w:r>
        <w:r w:rsidRPr="00815A76">
          <w:rPr>
            <w:rStyle w:val="Hipervnculo"/>
            <w:noProof/>
          </w:rPr>
          <w:fldChar w:fldCharType="end"/>
        </w:r>
      </w:ins>
    </w:p>
    <w:p w14:paraId="657FD291" w14:textId="79514588" w:rsidR="00AC0FAC" w:rsidRDefault="00AC0FAC">
      <w:pPr>
        <w:pStyle w:val="TDC2"/>
        <w:rPr>
          <w:ins w:id="329" w:author="Pablo Barrero Cruz" w:date="2026-06-30T16:10:00Z" w16du:dateUtc="2026-06-30T14:10:00Z"/>
          <w:rFonts w:eastAsiaTheme="minorEastAsia"/>
          <w:smallCaps w:val="0"/>
          <w:noProof/>
          <w:kern w:val="2"/>
          <w:sz w:val="24"/>
          <w:szCs w:val="24"/>
          <w:lang w:eastAsia="es-ES"/>
          <w14:ligatures w14:val="standardContextual"/>
        </w:rPr>
      </w:pPr>
      <w:ins w:id="33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"_Toc233728316"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6.7</w:t>
        </w:r>
        <w:r>
          <w:rPr>
            <w:rFonts w:eastAsiaTheme="minorEastAsia"/>
            <w:smallCaps w:val="0"/>
            <w:noProof/>
            <w:kern w:val="2"/>
            <w:sz w:val="24"/>
            <w:szCs w:val="24"/>
            <w:lang w:eastAsia="es-ES"/>
            <w14:ligatures w14:val="standardContextual"/>
          </w:rPr>
          <w:tab/>
        </w:r>
        <w:r w:rsidRPr="00815A76">
          <w:rPr>
            <w:rStyle w:val="Hipervnculo"/>
            <w:noProof/>
          </w:rPr>
          <w:t>Especificación Técnica del Plan de Pruebas</w:t>
        </w:r>
        <w:r>
          <w:rPr>
            <w:noProof/>
            <w:webHidden/>
          </w:rPr>
          <w:tab/>
        </w:r>
        <w:r>
          <w:rPr>
            <w:noProof/>
            <w:webHidden/>
          </w:rPr>
          <w:fldChar w:fldCharType="begin"/>
        </w:r>
        <w:r>
          <w:rPr>
            <w:noProof/>
            <w:webHidden/>
          </w:rPr>
          <w:instrText xml:space="preserve"> PAGEREF _Toc233728316 \h </w:instrText>
        </w:r>
      </w:ins>
      <w:r>
        <w:rPr>
          <w:noProof/>
          <w:webHidden/>
        </w:rPr>
      </w:r>
      <w:ins w:id="331" w:author="Pablo Barrero Cruz" w:date="2026-06-30T16:10:00Z" w16du:dateUtc="2026-06-30T14:10:00Z">
        <w:r>
          <w:rPr>
            <w:noProof/>
            <w:webHidden/>
          </w:rPr>
          <w:fldChar w:fldCharType="separate"/>
        </w:r>
        <w:r>
          <w:rPr>
            <w:noProof/>
            <w:webHidden/>
          </w:rPr>
          <w:t>116</w:t>
        </w:r>
        <w:r>
          <w:rPr>
            <w:noProof/>
            <w:webHidden/>
          </w:rPr>
          <w:fldChar w:fldCharType="end"/>
        </w:r>
        <w:r w:rsidRPr="00815A76">
          <w:rPr>
            <w:rStyle w:val="Hipervnculo"/>
            <w:noProof/>
          </w:rPr>
          <w:fldChar w:fldCharType="end"/>
        </w:r>
      </w:ins>
    </w:p>
    <w:p w14:paraId="73BDE9AD" w14:textId="22A1E814" w:rsidR="00AC0FAC" w:rsidRDefault="00AC0FAC">
      <w:pPr>
        <w:pStyle w:val="TDC3"/>
        <w:tabs>
          <w:tab w:val="left" w:pos="1320"/>
          <w:tab w:val="right" w:leader="dot" w:pos="8354"/>
        </w:tabs>
        <w:rPr>
          <w:ins w:id="332" w:author="Pablo Barrero Cruz" w:date="2026-06-30T16:10:00Z" w16du:dateUtc="2026-06-30T14:10:00Z"/>
          <w:rFonts w:eastAsiaTheme="minorEastAsia"/>
          <w:i w:val="0"/>
          <w:iCs w:val="0"/>
          <w:noProof/>
          <w:kern w:val="2"/>
          <w:sz w:val="24"/>
          <w:szCs w:val="24"/>
          <w:lang w:eastAsia="es-ES"/>
          <w14:ligatures w14:val="standardContextual"/>
        </w:rPr>
      </w:pPr>
      <w:ins w:id="33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"_Toc233728317"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6.7.1</w:t>
        </w:r>
        <w:r>
          <w:rPr>
            <w:rFonts w:eastAsiaTheme="minorEastAsia"/>
            <w:i w:val="0"/>
            <w:iCs w:val="0"/>
            <w:noProof/>
            <w:kern w:val="2"/>
            <w:sz w:val="24"/>
            <w:szCs w:val="24"/>
            <w:lang w:eastAsia="es-ES"/>
            <w14:ligatures w14:val="standardContextual"/>
          </w:rPr>
          <w:tab/>
        </w:r>
        <w:r w:rsidRPr="00815A76">
          <w:rPr>
            <w:rStyle w:val="Hipervnculo"/>
            <w:noProof/>
          </w:rPr>
          <w:t>Resumen de la estrategia de pruebas</w:t>
        </w:r>
        <w:r>
          <w:rPr>
            <w:noProof/>
            <w:webHidden/>
          </w:rPr>
          <w:tab/>
        </w:r>
        <w:r>
          <w:rPr>
            <w:noProof/>
            <w:webHidden/>
          </w:rPr>
          <w:fldChar w:fldCharType="begin"/>
        </w:r>
        <w:r>
          <w:rPr>
            <w:noProof/>
            <w:webHidden/>
          </w:rPr>
          <w:instrText xml:space="preserve"> PAGEREF _Toc233728317 \h </w:instrText>
        </w:r>
      </w:ins>
      <w:r>
        <w:rPr>
          <w:noProof/>
          <w:webHidden/>
        </w:rPr>
      </w:r>
      <w:ins w:id="334" w:author="Pablo Barrero Cruz" w:date="2026-06-30T16:10:00Z" w16du:dateUtc="2026-06-30T14:10:00Z">
        <w:r>
          <w:rPr>
            <w:noProof/>
            <w:webHidden/>
          </w:rPr>
          <w:fldChar w:fldCharType="separate"/>
        </w:r>
        <w:r>
          <w:rPr>
            <w:noProof/>
            <w:webHidden/>
          </w:rPr>
          <w:t>116</w:t>
        </w:r>
        <w:r>
          <w:rPr>
            <w:noProof/>
            <w:webHidden/>
          </w:rPr>
          <w:fldChar w:fldCharType="end"/>
        </w:r>
        <w:r w:rsidRPr="00815A76">
          <w:rPr>
            <w:rStyle w:val="Hipervnculo"/>
            <w:noProof/>
          </w:rPr>
          <w:fldChar w:fldCharType="end"/>
        </w:r>
      </w:ins>
    </w:p>
    <w:p w14:paraId="57BA8C5B" w14:textId="18DD9819" w:rsidR="00AC0FAC" w:rsidRDefault="00AC0FAC">
      <w:pPr>
        <w:pStyle w:val="TDC3"/>
        <w:tabs>
          <w:tab w:val="left" w:pos="1320"/>
          <w:tab w:val="right" w:leader="dot" w:pos="8354"/>
        </w:tabs>
        <w:rPr>
          <w:ins w:id="335" w:author="Pablo Barrero Cruz" w:date="2026-06-30T16:10:00Z" w16du:dateUtc="2026-06-30T14:10:00Z"/>
          <w:rFonts w:eastAsiaTheme="minorEastAsia"/>
          <w:i w:val="0"/>
          <w:iCs w:val="0"/>
          <w:noProof/>
          <w:kern w:val="2"/>
          <w:sz w:val="24"/>
          <w:szCs w:val="24"/>
          <w:lang w:eastAsia="es-ES"/>
          <w14:ligatures w14:val="standardContextual"/>
        </w:rPr>
      </w:pPr>
      <w:ins w:id="33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"_Toc233728318"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6.7.2</w:t>
        </w:r>
        <w:r>
          <w:rPr>
            <w:rFonts w:eastAsiaTheme="minorEastAsia"/>
            <w:i w:val="0"/>
            <w:iCs w:val="0"/>
            <w:noProof/>
            <w:kern w:val="2"/>
            <w:sz w:val="24"/>
            <w:szCs w:val="24"/>
            <w:lang w:eastAsia="es-ES"/>
            <w14:ligatures w14:val="standardContextual"/>
          </w:rPr>
          <w:tab/>
        </w:r>
        <w:r w:rsidRPr="00815A76">
          <w:rPr>
            <w:rStyle w:val="Hipervnculo"/>
            <w:noProof/>
          </w:rPr>
          <w:t>Flujo técnico de validación</w:t>
        </w:r>
        <w:r>
          <w:rPr>
            <w:noProof/>
            <w:webHidden/>
          </w:rPr>
          <w:tab/>
        </w:r>
        <w:r>
          <w:rPr>
            <w:noProof/>
            <w:webHidden/>
          </w:rPr>
          <w:fldChar w:fldCharType="begin"/>
        </w:r>
        <w:r>
          <w:rPr>
            <w:noProof/>
            <w:webHidden/>
          </w:rPr>
          <w:instrText xml:space="preserve"> PAGEREF _Toc233728318 \h </w:instrText>
        </w:r>
      </w:ins>
      <w:r>
        <w:rPr>
          <w:noProof/>
          <w:webHidden/>
        </w:rPr>
      </w:r>
      <w:ins w:id="337" w:author="Pablo Barrero Cruz" w:date="2026-06-30T16:10:00Z" w16du:dateUtc="2026-06-30T14:10:00Z">
        <w:r>
          <w:rPr>
            <w:noProof/>
            <w:webHidden/>
          </w:rPr>
          <w:fldChar w:fldCharType="separate"/>
        </w:r>
        <w:r>
          <w:rPr>
            <w:noProof/>
            <w:webHidden/>
          </w:rPr>
          <w:t>116</w:t>
        </w:r>
        <w:r>
          <w:rPr>
            <w:noProof/>
            <w:webHidden/>
          </w:rPr>
          <w:fldChar w:fldCharType="end"/>
        </w:r>
        <w:r w:rsidRPr="00815A76">
          <w:rPr>
            <w:rStyle w:val="Hipervnculo"/>
            <w:noProof/>
          </w:rPr>
          <w:fldChar w:fldCharType="end"/>
        </w:r>
      </w:ins>
    </w:p>
    <w:p w14:paraId="2AA7584D" w14:textId="6B9D3AB1" w:rsidR="00AC0FAC" w:rsidRDefault="00AC0FAC">
      <w:pPr>
        <w:pStyle w:val="TDC3"/>
        <w:tabs>
          <w:tab w:val="left" w:pos="1320"/>
          <w:tab w:val="right" w:leader="dot" w:pos="8354"/>
        </w:tabs>
        <w:rPr>
          <w:ins w:id="338" w:author="Pablo Barrero Cruz" w:date="2026-06-30T16:10:00Z" w16du:dateUtc="2026-06-30T14:10:00Z"/>
          <w:rFonts w:eastAsiaTheme="minorEastAsia"/>
          <w:i w:val="0"/>
          <w:iCs w:val="0"/>
          <w:noProof/>
          <w:kern w:val="2"/>
          <w:sz w:val="24"/>
          <w:szCs w:val="24"/>
          <w:lang w:eastAsia="es-ES"/>
          <w14:ligatures w14:val="standardContextual"/>
        </w:rPr>
      </w:pPr>
      <w:ins w:id="33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"_Toc233728319"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6.7.3</w:t>
        </w:r>
        <w:r>
          <w:rPr>
            <w:rFonts w:eastAsiaTheme="minorEastAsia"/>
            <w:i w:val="0"/>
            <w:iCs w:val="0"/>
            <w:noProof/>
            <w:kern w:val="2"/>
            <w:sz w:val="24"/>
            <w:szCs w:val="24"/>
            <w:lang w:eastAsia="es-ES"/>
            <w14:ligatures w14:val="standardContextual"/>
          </w:rPr>
          <w:tab/>
        </w:r>
        <w:r w:rsidRPr="00815A76">
          <w:rPr>
            <w:rStyle w:val="Hipervnculo"/>
            <w:noProof/>
          </w:rPr>
          <w:t>Pruebas Unitarias</w:t>
        </w:r>
        <w:r>
          <w:rPr>
            <w:noProof/>
            <w:webHidden/>
          </w:rPr>
          <w:tab/>
        </w:r>
        <w:r>
          <w:rPr>
            <w:noProof/>
            <w:webHidden/>
          </w:rPr>
          <w:fldChar w:fldCharType="begin"/>
        </w:r>
        <w:r>
          <w:rPr>
            <w:noProof/>
            <w:webHidden/>
          </w:rPr>
          <w:instrText xml:space="preserve"> PAGEREF _Toc233728319 \h </w:instrText>
        </w:r>
      </w:ins>
      <w:r>
        <w:rPr>
          <w:noProof/>
          <w:webHidden/>
        </w:rPr>
      </w:r>
      <w:ins w:id="340" w:author="Pablo Barrero Cruz" w:date="2026-06-30T16:10:00Z" w16du:dateUtc="2026-06-30T14:10:00Z">
        <w:r>
          <w:rPr>
            <w:noProof/>
            <w:webHidden/>
          </w:rPr>
          <w:fldChar w:fldCharType="separate"/>
        </w:r>
        <w:r>
          <w:rPr>
            <w:noProof/>
            <w:webHidden/>
          </w:rPr>
          <w:t>118</w:t>
        </w:r>
        <w:r>
          <w:rPr>
            <w:noProof/>
            <w:webHidden/>
          </w:rPr>
          <w:fldChar w:fldCharType="end"/>
        </w:r>
        <w:r w:rsidRPr="00815A76">
          <w:rPr>
            <w:rStyle w:val="Hipervnculo"/>
            <w:noProof/>
          </w:rPr>
          <w:fldChar w:fldCharType="end"/>
        </w:r>
      </w:ins>
    </w:p>
    <w:p w14:paraId="70F34242" w14:textId="2CA79594" w:rsidR="00AC0FAC" w:rsidRDefault="00AC0FAC">
      <w:pPr>
        <w:pStyle w:val="TDC3"/>
        <w:tabs>
          <w:tab w:val="left" w:pos="1320"/>
          <w:tab w:val="right" w:leader="dot" w:pos="8354"/>
        </w:tabs>
        <w:rPr>
          <w:ins w:id="341" w:author="Pablo Barrero Cruz" w:date="2026-06-30T16:10:00Z" w16du:dateUtc="2026-06-30T14:10:00Z"/>
          <w:rFonts w:eastAsiaTheme="minorEastAsia"/>
          <w:i w:val="0"/>
          <w:iCs w:val="0"/>
          <w:noProof/>
          <w:kern w:val="2"/>
          <w:sz w:val="24"/>
          <w:szCs w:val="24"/>
          <w:lang w:eastAsia="es-ES"/>
          <w14:ligatures w14:val="standardContextual"/>
        </w:rPr>
      </w:pPr>
      <w:ins w:id="34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"_Toc233728320"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6.7.4</w:t>
        </w:r>
        <w:r>
          <w:rPr>
            <w:rFonts w:eastAsiaTheme="minorEastAsia"/>
            <w:i w:val="0"/>
            <w:iCs w:val="0"/>
            <w:noProof/>
            <w:kern w:val="2"/>
            <w:sz w:val="24"/>
            <w:szCs w:val="24"/>
            <w:lang w:eastAsia="es-ES"/>
            <w14:ligatures w14:val="standardContextual"/>
          </w:rPr>
          <w:tab/>
        </w:r>
        <w:r w:rsidRPr="00815A76">
          <w:rPr>
            <w:rStyle w:val="Hipervnculo"/>
            <w:noProof/>
          </w:rPr>
          <w:t>Pruebas de Integración y del Sistema</w:t>
        </w:r>
        <w:r>
          <w:rPr>
            <w:noProof/>
            <w:webHidden/>
          </w:rPr>
          <w:tab/>
        </w:r>
        <w:r>
          <w:rPr>
            <w:noProof/>
            <w:webHidden/>
          </w:rPr>
          <w:fldChar w:fldCharType="begin"/>
        </w:r>
        <w:r>
          <w:rPr>
            <w:noProof/>
            <w:webHidden/>
          </w:rPr>
          <w:instrText xml:space="preserve"> PAGEREF _Toc233728320 \h </w:instrText>
        </w:r>
      </w:ins>
      <w:r>
        <w:rPr>
          <w:noProof/>
          <w:webHidden/>
        </w:rPr>
      </w:r>
      <w:ins w:id="343" w:author="Pablo Barrero Cruz" w:date="2026-06-30T16:10:00Z" w16du:dateUtc="2026-06-30T14:10:00Z">
        <w:r>
          <w:rPr>
            <w:noProof/>
            <w:webHidden/>
          </w:rPr>
          <w:fldChar w:fldCharType="separate"/>
        </w:r>
        <w:r>
          <w:rPr>
            <w:noProof/>
            <w:webHidden/>
          </w:rPr>
          <w:t>118</w:t>
        </w:r>
        <w:r>
          <w:rPr>
            <w:noProof/>
            <w:webHidden/>
          </w:rPr>
          <w:fldChar w:fldCharType="end"/>
        </w:r>
        <w:r w:rsidRPr="00815A76">
          <w:rPr>
            <w:rStyle w:val="Hipervnculo"/>
            <w:noProof/>
          </w:rPr>
          <w:fldChar w:fldCharType="end"/>
        </w:r>
      </w:ins>
    </w:p>
    <w:p w14:paraId="3F41D856" w14:textId="19D65E04" w:rsidR="00AC0FAC" w:rsidRDefault="00AC0FAC">
      <w:pPr>
        <w:pStyle w:val="TDC3"/>
        <w:tabs>
          <w:tab w:val="left" w:pos="1320"/>
          <w:tab w:val="right" w:leader="dot" w:pos="8354"/>
        </w:tabs>
        <w:rPr>
          <w:ins w:id="344" w:author="Pablo Barrero Cruz" w:date="2026-06-30T16:10:00Z" w16du:dateUtc="2026-06-30T14:10:00Z"/>
          <w:rFonts w:eastAsiaTheme="minorEastAsia"/>
          <w:i w:val="0"/>
          <w:iCs w:val="0"/>
          <w:noProof/>
          <w:kern w:val="2"/>
          <w:sz w:val="24"/>
          <w:szCs w:val="24"/>
          <w:lang w:eastAsia="es-ES"/>
          <w14:ligatures w14:val="standardContextual"/>
        </w:rPr>
      </w:pPr>
      <w:ins w:id="34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"_Toc233728321"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6.7.5</w:t>
        </w:r>
        <w:r>
          <w:rPr>
            <w:rFonts w:eastAsiaTheme="minorEastAsia"/>
            <w:i w:val="0"/>
            <w:iCs w:val="0"/>
            <w:noProof/>
            <w:kern w:val="2"/>
            <w:sz w:val="24"/>
            <w:szCs w:val="24"/>
            <w:lang w:eastAsia="es-ES"/>
            <w14:ligatures w14:val="standardContextual"/>
          </w:rPr>
          <w:tab/>
        </w:r>
        <w:r w:rsidRPr="00815A76">
          <w:rPr>
            <w:rStyle w:val="Hipervnculo"/>
            <w:noProof/>
          </w:rPr>
          <w:t>Pruebas de Usabilidad y Accesibilidad</w:t>
        </w:r>
        <w:r>
          <w:rPr>
            <w:noProof/>
            <w:webHidden/>
          </w:rPr>
          <w:tab/>
        </w:r>
        <w:r>
          <w:rPr>
            <w:noProof/>
            <w:webHidden/>
          </w:rPr>
          <w:fldChar w:fldCharType="begin"/>
        </w:r>
        <w:r>
          <w:rPr>
            <w:noProof/>
            <w:webHidden/>
          </w:rPr>
          <w:instrText xml:space="preserve"> PAGEREF _Toc233728321 \h </w:instrText>
        </w:r>
      </w:ins>
      <w:r>
        <w:rPr>
          <w:noProof/>
          <w:webHidden/>
        </w:rPr>
      </w:r>
      <w:ins w:id="346" w:author="Pablo Barrero Cruz" w:date="2026-06-30T16:10:00Z" w16du:dateUtc="2026-06-30T14:10:00Z">
        <w:r>
          <w:rPr>
            <w:noProof/>
            <w:webHidden/>
          </w:rPr>
          <w:fldChar w:fldCharType="separate"/>
        </w:r>
        <w:r>
          <w:rPr>
            <w:noProof/>
            <w:webHidden/>
          </w:rPr>
          <w:t>119</w:t>
        </w:r>
        <w:r>
          <w:rPr>
            <w:noProof/>
            <w:webHidden/>
          </w:rPr>
          <w:fldChar w:fldCharType="end"/>
        </w:r>
        <w:r w:rsidRPr="00815A76">
          <w:rPr>
            <w:rStyle w:val="Hipervnculo"/>
            <w:noProof/>
          </w:rPr>
          <w:fldChar w:fldCharType="end"/>
        </w:r>
      </w:ins>
    </w:p>
    <w:p w14:paraId="5C15268B" w14:textId="16704CBB" w:rsidR="00AC0FAC" w:rsidRDefault="00AC0FAC">
      <w:pPr>
        <w:pStyle w:val="TDC3"/>
        <w:tabs>
          <w:tab w:val="left" w:pos="1320"/>
          <w:tab w:val="right" w:leader="dot" w:pos="8354"/>
        </w:tabs>
        <w:rPr>
          <w:ins w:id="347" w:author="Pablo Barrero Cruz" w:date="2026-06-30T16:10:00Z" w16du:dateUtc="2026-06-30T14:10:00Z"/>
          <w:rFonts w:eastAsiaTheme="minorEastAsia"/>
          <w:i w:val="0"/>
          <w:iCs w:val="0"/>
          <w:noProof/>
          <w:kern w:val="2"/>
          <w:sz w:val="24"/>
          <w:szCs w:val="24"/>
          <w:lang w:eastAsia="es-ES"/>
          <w14:ligatures w14:val="standardContextual"/>
        </w:rPr>
      </w:pPr>
      <w:ins w:id="34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"_Toc233728322"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6.7.6</w:t>
        </w:r>
        <w:r>
          <w:rPr>
            <w:rFonts w:eastAsiaTheme="minorEastAsia"/>
            <w:i w:val="0"/>
            <w:iCs w:val="0"/>
            <w:noProof/>
            <w:kern w:val="2"/>
            <w:sz w:val="24"/>
            <w:szCs w:val="24"/>
            <w:lang w:eastAsia="es-ES"/>
            <w14:ligatures w14:val="standardContextual"/>
          </w:rPr>
          <w:tab/>
        </w:r>
        <w:r w:rsidRPr="00815A76">
          <w:rPr>
            <w:rStyle w:val="Hipervnculo"/>
            <w:noProof/>
          </w:rPr>
          <w:t>Pruebas de Rendimiento</w:t>
        </w:r>
        <w:r>
          <w:rPr>
            <w:noProof/>
            <w:webHidden/>
          </w:rPr>
          <w:tab/>
        </w:r>
        <w:r>
          <w:rPr>
            <w:noProof/>
            <w:webHidden/>
          </w:rPr>
          <w:fldChar w:fldCharType="begin"/>
        </w:r>
        <w:r>
          <w:rPr>
            <w:noProof/>
            <w:webHidden/>
          </w:rPr>
          <w:instrText xml:space="preserve"> PAGEREF _Toc233728322 \h </w:instrText>
        </w:r>
      </w:ins>
      <w:r>
        <w:rPr>
          <w:noProof/>
          <w:webHidden/>
        </w:rPr>
      </w:r>
      <w:ins w:id="349" w:author="Pablo Barrero Cruz" w:date="2026-06-30T16:10:00Z" w16du:dateUtc="2026-06-30T14:10:00Z">
        <w:r>
          <w:rPr>
            <w:noProof/>
            <w:webHidden/>
          </w:rPr>
          <w:fldChar w:fldCharType="separate"/>
        </w:r>
        <w:r>
          <w:rPr>
            <w:noProof/>
            <w:webHidden/>
          </w:rPr>
          <w:t>119</w:t>
        </w:r>
        <w:r>
          <w:rPr>
            <w:noProof/>
            <w:webHidden/>
          </w:rPr>
          <w:fldChar w:fldCharType="end"/>
        </w:r>
        <w:r w:rsidRPr="00815A76">
          <w:rPr>
            <w:rStyle w:val="Hipervnculo"/>
            <w:noProof/>
          </w:rPr>
          <w:fldChar w:fldCharType="end"/>
        </w:r>
      </w:ins>
    </w:p>
    <w:p w14:paraId="32749164" w14:textId="41546FE8" w:rsidR="00AC0FAC" w:rsidRDefault="00AC0FAC">
      <w:pPr>
        <w:pStyle w:val="TDC3"/>
        <w:tabs>
          <w:tab w:val="left" w:pos="1320"/>
          <w:tab w:val="right" w:leader="dot" w:pos="8354"/>
        </w:tabs>
        <w:rPr>
          <w:ins w:id="350" w:author="Pablo Barrero Cruz" w:date="2026-06-30T16:10:00Z" w16du:dateUtc="2026-06-30T14:10:00Z"/>
          <w:rFonts w:eastAsiaTheme="minorEastAsia"/>
          <w:i w:val="0"/>
          <w:iCs w:val="0"/>
          <w:noProof/>
          <w:kern w:val="2"/>
          <w:sz w:val="24"/>
          <w:szCs w:val="24"/>
          <w:lang w:eastAsia="es-ES"/>
          <w14:ligatures w14:val="standardContextual"/>
        </w:rPr>
      </w:pPr>
      <w:ins w:id="35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"_Toc233728323"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6.7.7</w:t>
        </w:r>
        <w:r>
          <w:rPr>
            <w:rFonts w:eastAsiaTheme="minorEastAsia"/>
            <w:i w:val="0"/>
            <w:iCs w:val="0"/>
            <w:noProof/>
            <w:kern w:val="2"/>
            <w:sz w:val="24"/>
            <w:szCs w:val="24"/>
            <w:lang w:eastAsia="es-ES"/>
            <w14:ligatures w14:val="standardContextual"/>
          </w:rPr>
          <w:tab/>
        </w:r>
        <w:r w:rsidRPr="00815A76">
          <w:rPr>
            <w:rStyle w:val="Hipervnculo"/>
            <w:noProof/>
          </w:rPr>
          <w:t>Comandos de validación</w:t>
        </w:r>
        <w:r>
          <w:rPr>
            <w:noProof/>
            <w:webHidden/>
          </w:rPr>
          <w:tab/>
        </w:r>
        <w:r>
          <w:rPr>
            <w:noProof/>
            <w:webHidden/>
          </w:rPr>
          <w:fldChar w:fldCharType="begin"/>
        </w:r>
        <w:r>
          <w:rPr>
            <w:noProof/>
            <w:webHidden/>
          </w:rPr>
          <w:instrText xml:space="preserve"> PAGEREF _Toc233728323 \h </w:instrText>
        </w:r>
      </w:ins>
      <w:r>
        <w:rPr>
          <w:noProof/>
          <w:webHidden/>
        </w:rPr>
      </w:r>
      <w:ins w:id="352" w:author="Pablo Barrero Cruz" w:date="2026-06-30T16:10:00Z" w16du:dateUtc="2026-06-30T14:10:00Z">
        <w:r>
          <w:rPr>
            <w:noProof/>
            <w:webHidden/>
          </w:rPr>
          <w:fldChar w:fldCharType="separate"/>
        </w:r>
        <w:r>
          <w:rPr>
            <w:noProof/>
            <w:webHidden/>
          </w:rPr>
          <w:t>120</w:t>
        </w:r>
        <w:r>
          <w:rPr>
            <w:noProof/>
            <w:webHidden/>
          </w:rPr>
          <w:fldChar w:fldCharType="end"/>
        </w:r>
        <w:r w:rsidRPr="00815A76">
          <w:rPr>
            <w:rStyle w:val="Hipervnculo"/>
            <w:noProof/>
          </w:rPr>
          <w:fldChar w:fldCharType="end"/>
        </w:r>
      </w:ins>
    </w:p>
    <w:p w14:paraId="3CFA7C93" w14:textId="00E1AEFD" w:rsidR="00AC0FAC" w:rsidRDefault="00AC0FAC">
      <w:pPr>
        <w:pStyle w:val="TDC3"/>
        <w:tabs>
          <w:tab w:val="left" w:pos="1320"/>
          <w:tab w:val="right" w:leader="dot" w:pos="8354"/>
        </w:tabs>
        <w:rPr>
          <w:ins w:id="353" w:author="Pablo Barrero Cruz" w:date="2026-06-30T16:10:00Z" w16du:dateUtc="2026-06-30T14:10:00Z"/>
          <w:rFonts w:eastAsiaTheme="minorEastAsia"/>
          <w:i w:val="0"/>
          <w:iCs w:val="0"/>
          <w:noProof/>
          <w:kern w:val="2"/>
          <w:sz w:val="24"/>
          <w:szCs w:val="24"/>
          <w:lang w:eastAsia="es-ES"/>
          <w14:ligatures w14:val="standardContextual"/>
        </w:rPr>
      </w:pPr>
      <w:ins w:id="35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"_Toc233728324"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6.7.8</w:t>
        </w:r>
        <w:r>
          <w:rPr>
            <w:rFonts w:eastAsiaTheme="minorEastAsia"/>
            <w:i w:val="0"/>
            <w:iCs w:val="0"/>
            <w:noProof/>
            <w:kern w:val="2"/>
            <w:sz w:val="24"/>
            <w:szCs w:val="24"/>
            <w:lang w:eastAsia="es-ES"/>
            <w14:ligatures w14:val="standardContextual"/>
          </w:rPr>
          <w:tab/>
        </w:r>
        <w:r w:rsidRPr="00815A76">
          <w:rPr>
            <w:rStyle w:val="Hipervnculo"/>
            <w:noProof/>
          </w:rPr>
          <w:t>Criterios de aceptación del plan</w:t>
        </w:r>
        <w:r>
          <w:rPr>
            <w:noProof/>
            <w:webHidden/>
          </w:rPr>
          <w:tab/>
        </w:r>
        <w:r>
          <w:rPr>
            <w:noProof/>
            <w:webHidden/>
          </w:rPr>
          <w:fldChar w:fldCharType="begin"/>
        </w:r>
        <w:r>
          <w:rPr>
            <w:noProof/>
            <w:webHidden/>
          </w:rPr>
          <w:instrText xml:space="preserve"> PAGEREF _Toc233728324 \h </w:instrText>
        </w:r>
      </w:ins>
      <w:r>
        <w:rPr>
          <w:noProof/>
          <w:webHidden/>
        </w:rPr>
      </w:r>
      <w:ins w:id="355" w:author="Pablo Barrero Cruz" w:date="2026-06-30T16:10:00Z" w16du:dateUtc="2026-06-30T14:10:00Z">
        <w:r>
          <w:rPr>
            <w:noProof/>
            <w:webHidden/>
          </w:rPr>
          <w:fldChar w:fldCharType="separate"/>
        </w:r>
        <w:r>
          <w:rPr>
            <w:noProof/>
            <w:webHidden/>
          </w:rPr>
          <w:t>121</w:t>
        </w:r>
        <w:r>
          <w:rPr>
            <w:noProof/>
            <w:webHidden/>
          </w:rPr>
          <w:fldChar w:fldCharType="end"/>
        </w:r>
        <w:r w:rsidRPr="00815A76">
          <w:rPr>
            <w:rStyle w:val="Hipervnculo"/>
            <w:noProof/>
          </w:rPr>
          <w:fldChar w:fldCharType="end"/>
        </w:r>
      </w:ins>
    </w:p>
    <w:p w14:paraId="7089E5AC" w14:textId="1E12EA0F" w:rsidR="00AC0FAC" w:rsidRDefault="00AC0FAC">
      <w:pPr>
        <w:pStyle w:val="TDC1"/>
        <w:tabs>
          <w:tab w:val="left" w:pos="1540"/>
          <w:tab w:val="right" w:leader="dot" w:pos="8354"/>
        </w:tabs>
        <w:rPr>
          <w:ins w:id="356" w:author="Pablo Barrero Cruz" w:date="2026-06-30T16:10:00Z" w16du:dateUtc="2026-06-30T14:10:00Z"/>
          <w:rFonts w:eastAsiaTheme="minorEastAsia"/>
          <w:b w:val="0"/>
          <w:bCs w:val="0"/>
          <w:caps w:val="0"/>
          <w:noProof/>
          <w:kern w:val="2"/>
          <w:sz w:val="24"/>
          <w:szCs w:val="24"/>
          <w:lang w:eastAsia="es-ES"/>
          <w14:ligatures w14:val="standardContextual"/>
        </w:rPr>
      </w:pPr>
      <w:ins w:id="35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"_Toc233728325"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7.</w:t>
        </w:r>
        <w:r>
          <w:rPr>
            <w:rFonts w:eastAsiaTheme="minorEastAsia"/>
            <w:b w:val="0"/>
            <w:bCs w:val="0"/>
            <w:caps w:val="0"/>
            <w:noProof/>
            <w:kern w:val="2"/>
            <w:sz w:val="24"/>
            <w:szCs w:val="24"/>
            <w:lang w:eastAsia="es-ES"/>
            <w14:ligatures w14:val="standardContextual"/>
          </w:rPr>
          <w:tab/>
        </w:r>
        <w:r w:rsidRPr="00815A76">
          <w:rPr>
            <w:rStyle w:val="Hipervnculo"/>
            <w:noProof/>
          </w:rPr>
          <w:t>Implementación del Sistema</w:t>
        </w:r>
        <w:r>
          <w:rPr>
            <w:noProof/>
            <w:webHidden/>
          </w:rPr>
          <w:tab/>
        </w:r>
        <w:r>
          <w:rPr>
            <w:noProof/>
            <w:webHidden/>
          </w:rPr>
          <w:fldChar w:fldCharType="begin"/>
        </w:r>
        <w:r>
          <w:rPr>
            <w:noProof/>
            <w:webHidden/>
          </w:rPr>
          <w:instrText xml:space="preserve"> PAGEREF _Toc233728325 \h </w:instrText>
        </w:r>
      </w:ins>
      <w:r>
        <w:rPr>
          <w:noProof/>
          <w:webHidden/>
        </w:rPr>
      </w:r>
      <w:ins w:id="358" w:author="Pablo Barrero Cruz" w:date="2026-06-30T16:10:00Z" w16du:dateUtc="2026-06-30T14:10:00Z">
        <w:r>
          <w:rPr>
            <w:noProof/>
            <w:webHidden/>
          </w:rPr>
          <w:fldChar w:fldCharType="separate"/>
        </w:r>
        <w:r>
          <w:rPr>
            <w:noProof/>
            <w:webHidden/>
          </w:rPr>
          <w:t>122</w:t>
        </w:r>
        <w:r>
          <w:rPr>
            <w:noProof/>
            <w:webHidden/>
          </w:rPr>
          <w:fldChar w:fldCharType="end"/>
        </w:r>
        <w:r w:rsidRPr="00815A76">
          <w:rPr>
            <w:rStyle w:val="Hipervnculo"/>
            <w:noProof/>
          </w:rPr>
          <w:fldChar w:fldCharType="end"/>
        </w:r>
      </w:ins>
    </w:p>
    <w:p w14:paraId="753CE241" w14:textId="5181F5A1" w:rsidR="00AC0FAC" w:rsidRDefault="00AC0FAC">
      <w:pPr>
        <w:pStyle w:val="TDC2"/>
        <w:rPr>
          <w:ins w:id="359" w:author="Pablo Barrero Cruz" w:date="2026-06-30T16:10:00Z" w16du:dateUtc="2026-06-30T14:10:00Z"/>
          <w:rFonts w:eastAsiaTheme="minorEastAsia"/>
          <w:smallCaps w:val="0"/>
          <w:noProof/>
          <w:kern w:val="2"/>
          <w:sz w:val="24"/>
          <w:szCs w:val="24"/>
          <w:lang w:eastAsia="es-ES"/>
          <w14:ligatures w14:val="standardContextual"/>
        </w:rPr>
      </w:pPr>
      <w:ins w:id="36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"_Toc233728326"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7.1</w:t>
        </w:r>
        <w:r>
          <w:rPr>
            <w:rFonts w:eastAsiaTheme="minorEastAsia"/>
            <w:smallCaps w:val="0"/>
            <w:noProof/>
            <w:kern w:val="2"/>
            <w:sz w:val="24"/>
            <w:szCs w:val="24"/>
            <w:lang w:eastAsia="es-ES"/>
            <w14:ligatures w14:val="standardContextual"/>
          </w:rPr>
          <w:tab/>
        </w:r>
        <w:r w:rsidRPr="00815A76">
          <w:rPr>
            <w:rStyle w:val="Hipervnculo"/>
            <w:noProof/>
          </w:rPr>
          <w:t>Estándares y Normas Seguidos</w:t>
        </w:r>
        <w:r>
          <w:rPr>
            <w:noProof/>
            <w:webHidden/>
          </w:rPr>
          <w:tab/>
        </w:r>
        <w:r>
          <w:rPr>
            <w:noProof/>
            <w:webHidden/>
          </w:rPr>
          <w:fldChar w:fldCharType="begin"/>
        </w:r>
        <w:r>
          <w:rPr>
            <w:noProof/>
            <w:webHidden/>
          </w:rPr>
          <w:instrText xml:space="preserve"> PAGEREF _Toc233728326 \h </w:instrText>
        </w:r>
      </w:ins>
      <w:r>
        <w:rPr>
          <w:noProof/>
          <w:webHidden/>
        </w:rPr>
      </w:r>
      <w:ins w:id="361" w:author="Pablo Barrero Cruz" w:date="2026-06-30T16:10:00Z" w16du:dateUtc="2026-06-30T14:10:00Z">
        <w:r>
          <w:rPr>
            <w:noProof/>
            <w:webHidden/>
          </w:rPr>
          <w:fldChar w:fldCharType="separate"/>
        </w:r>
        <w:r>
          <w:rPr>
            <w:noProof/>
            <w:webHidden/>
          </w:rPr>
          <w:t>122</w:t>
        </w:r>
        <w:r>
          <w:rPr>
            <w:noProof/>
            <w:webHidden/>
          </w:rPr>
          <w:fldChar w:fldCharType="end"/>
        </w:r>
        <w:r w:rsidRPr="00815A76">
          <w:rPr>
            <w:rStyle w:val="Hipervnculo"/>
            <w:noProof/>
          </w:rPr>
          <w:fldChar w:fldCharType="end"/>
        </w:r>
      </w:ins>
    </w:p>
    <w:p w14:paraId="3BC0D1AC" w14:textId="33B932B8" w:rsidR="00AC0FAC" w:rsidRDefault="00AC0FAC">
      <w:pPr>
        <w:pStyle w:val="TDC2"/>
        <w:rPr>
          <w:ins w:id="362" w:author="Pablo Barrero Cruz" w:date="2026-06-30T16:10:00Z" w16du:dateUtc="2026-06-30T14:10:00Z"/>
          <w:rFonts w:eastAsiaTheme="minorEastAsia"/>
          <w:smallCaps w:val="0"/>
          <w:noProof/>
          <w:kern w:val="2"/>
          <w:sz w:val="24"/>
          <w:szCs w:val="24"/>
          <w:lang w:eastAsia="es-ES"/>
          <w14:ligatures w14:val="standardContextual"/>
        </w:rPr>
      </w:pPr>
      <w:ins w:id="36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"_Toc233728327"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7.2</w:t>
        </w:r>
        <w:r>
          <w:rPr>
            <w:rFonts w:eastAsiaTheme="minorEastAsia"/>
            <w:smallCaps w:val="0"/>
            <w:noProof/>
            <w:kern w:val="2"/>
            <w:sz w:val="24"/>
            <w:szCs w:val="24"/>
            <w:lang w:eastAsia="es-ES"/>
            <w14:ligatures w14:val="standardContextual"/>
          </w:rPr>
          <w:tab/>
        </w:r>
        <w:r w:rsidRPr="00815A76">
          <w:rPr>
            <w:rStyle w:val="Hipervnculo"/>
            <w:noProof/>
          </w:rPr>
          <w:t>Lenguajes de Programación</w:t>
        </w:r>
        <w:r>
          <w:rPr>
            <w:noProof/>
            <w:webHidden/>
          </w:rPr>
          <w:tab/>
        </w:r>
        <w:r>
          <w:rPr>
            <w:noProof/>
            <w:webHidden/>
          </w:rPr>
          <w:fldChar w:fldCharType="begin"/>
        </w:r>
        <w:r>
          <w:rPr>
            <w:noProof/>
            <w:webHidden/>
          </w:rPr>
          <w:instrText xml:space="preserve"> PAGEREF _Toc233728327 \h </w:instrText>
        </w:r>
      </w:ins>
      <w:r>
        <w:rPr>
          <w:noProof/>
          <w:webHidden/>
        </w:rPr>
      </w:r>
      <w:ins w:id="364" w:author="Pablo Barrero Cruz" w:date="2026-06-30T16:10:00Z" w16du:dateUtc="2026-06-30T14:10:00Z">
        <w:r>
          <w:rPr>
            <w:noProof/>
            <w:webHidden/>
          </w:rPr>
          <w:fldChar w:fldCharType="separate"/>
        </w:r>
        <w:r>
          <w:rPr>
            <w:noProof/>
            <w:webHidden/>
          </w:rPr>
          <w:t>123</w:t>
        </w:r>
        <w:r>
          <w:rPr>
            <w:noProof/>
            <w:webHidden/>
          </w:rPr>
          <w:fldChar w:fldCharType="end"/>
        </w:r>
        <w:r w:rsidRPr="00815A76">
          <w:rPr>
            <w:rStyle w:val="Hipervnculo"/>
            <w:noProof/>
          </w:rPr>
          <w:fldChar w:fldCharType="end"/>
        </w:r>
      </w:ins>
    </w:p>
    <w:p w14:paraId="6F388946" w14:textId="1B70346D" w:rsidR="00AC0FAC" w:rsidRDefault="00AC0FAC">
      <w:pPr>
        <w:pStyle w:val="TDC2"/>
        <w:rPr>
          <w:ins w:id="365" w:author="Pablo Barrero Cruz" w:date="2026-06-30T16:10:00Z" w16du:dateUtc="2026-06-30T14:10:00Z"/>
          <w:rFonts w:eastAsiaTheme="minorEastAsia"/>
          <w:smallCaps w:val="0"/>
          <w:noProof/>
          <w:kern w:val="2"/>
          <w:sz w:val="24"/>
          <w:szCs w:val="24"/>
          <w:lang w:eastAsia="es-ES"/>
          <w14:ligatures w14:val="standardContextual"/>
        </w:rPr>
      </w:pPr>
      <w:ins w:id="36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"_Toc233728328"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7.3</w:t>
        </w:r>
        <w:r>
          <w:rPr>
            <w:rFonts w:eastAsiaTheme="minorEastAsia"/>
            <w:smallCaps w:val="0"/>
            <w:noProof/>
            <w:kern w:val="2"/>
            <w:sz w:val="24"/>
            <w:szCs w:val="24"/>
            <w:lang w:eastAsia="es-ES"/>
            <w14:ligatures w14:val="standardContextual"/>
          </w:rPr>
          <w:tab/>
        </w:r>
        <w:r w:rsidRPr="00815A76">
          <w:rPr>
            <w:rStyle w:val="Hipervnculo"/>
            <w:noProof/>
          </w:rPr>
          <w:t>Herramientas y Programas Usados para el Desarrollo</w:t>
        </w:r>
        <w:r>
          <w:rPr>
            <w:noProof/>
            <w:webHidden/>
          </w:rPr>
          <w:tab/>
        </w:r>
        <w:r>
          <w:rPr>
            <w:noProof/>
            <w:webHidden/>
          </w:rPr>
          <w:fldChar w:fldCharType="begin"/>
        </w:r>
        <w:r>
          <w:rPr>
            <w:noProof/>
            <w:webHidden/>
          </w:rPr>
          <w:instrText xml:space="preserve"> PAGEREF _Toc233728328 \h </w:instrText>
        </w:r>
      </w:ins>
      <w:r>
        <w:rPr>
          <w:noProof/>
          <w:webHidden/>
        </w:rPr>
      </w:r>
      <w:ins w:id="367" w:author="Pablo Barrero Cruz" w:date="2026-06-30T16:10:00Z" w16du:dateUtc="2026-06-30T14:10:00Z">
        <w:r>
          <w:rPr>
            <w:noProof/>
            <w:webHidden/>
          </w:rPr>
          <w:fldChar w:fldCharType="separate"/>
        </w:r>
        <w:r>
          <w:rPr>
            <w:noProof/>
            <w:webHidden/>
          </w:rPr>
          <w:t>124</w:t>
        </w:r>
        <w:r>
          <w:rPr>
            <w:noProof/>
            <w:webHidden/>
          </w:rPr>
          <w:fldChar w:fldCharType="end"/>
        </w:r>
        <w:r w:rsidRPr="00815A76">
          <w:rPr>
            <w:rStyle w:val="Hipervnculo"/>
            <w:noProof/>
          </w:rPr>
          <w:fldChar w:fldCharType="end"/>
        </w:r>
      </w:ins>
    </w:p>
    <w:p w14:paraId="66F741CE" w14:textId="745D01D1" w:rsidR="00AC0FAC" w:rsidRDefault="00AC0FAC">
      <w:pPr>
        <w:pStyle w:val="TDC2"/>
        <w:rPr>
          <w:ins w:id="368" w:author="Pablo Barrero Cruz" w:date="2026-06-30T16:10:00Z" w16du:dateUtc="2026-06-30T14:10:00Z"/>
          <w:rFonts w:eastAsiaTheme="minorEastAsia"/>
          <w:smallCaps w:val="0"/>
          <w:noProof/>
          <w:kern w:val="2"/>
          <w:sz w:val="24"/>
          <w:szCs w:val="24"/>
          <w:lang w:eastAsia="es-ES"/>
          <w14:ligatures w14:val="standardContextual"/>
        </w:rPr>
      </w:pPr>
      <w:ins w:id="36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"_Toc233728329"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7.4</w:t>
        </w:r>
        <w:r>
          <w:rPr>
            <w:rFonts w:eastAsiaTheme="minorEastAsia"/>
            <w:smallCaps w:val="0"/>
            <w:noProof/>
            <w:kern w:val="2"/>
            <w:sz w:val="24"/>
            <w:szCs w:val="24"/>
            <w:lang w:eastAsia="es-ES"/>
            <w14:ligatures w14:val="standardContextual"/>
          </w:rPr>
          <w:tab/>
        </w:r>
        <w:r w:rsidRPr="00815A76">
          <w:rPr>
            <w:rStyle w:val="Hipervnculo"/>
            <w:noProof/>
          </w:rPr>
          <w:t>Creación del Sistema</w:t>
        </w:r>
        <w:r>
          <w:rPr>
            <w:noProof/>
            <w:webHidden/>
          </w:rPr>
          <w:tab/>
        </w:r>
        <w:r>
          <w:rPr>
            <w:noProof/>
            <w:webHidden/>
          </w:rPr>
          <w:fldChar w:fldCharType="begin"/>
        </w:r>
        <w:r>
          <w:rPr>
            <w:noProof/>
            <w:webHidden/>
          </w:rPr>
          <w:instrText xml:space="preserve"> PAGEREF _Toc233728329 \h </w:instrText>
        </w:r>
      </w:ins>
      <w:r>
        <w:rPr>
          <w:noProof/>
          <w:webHidden/>
        </w:rPr>
      </w:r>
      <w:ins w:id="370" w:author="Pablo Barrero Cruz" w:date="2026-06-30T16:10:00Z" w16du:dateUtc="2026-06-30T14:10:00Z">
        <w:r>
          <w:rPr>
            <w:noProof/>
            <w:webHidden/>
          </w:rPr>
          <w:fldChar w:fldCharType="separate"/>
        </w:r>
        <w:r>
          <w:rPr>
            <w:noProof/>
            <w:webHidden/>
          </w:rPr>
          <w:t>125</w:t>
        </w:r>
        <w:r>
          <w:rPr>
            <w:noProof/>
            <w:webHidden/>
          </w:rPr>
          <w:fldChar w:fldCharType="end"/>
        </w:r>
        <w:r w:rsidRPr="00815A76">
          <w:rPr>
            <w:rStyle w:val="Hipervnculo"/>
            <w:noProof/>
          </w:rPr>
          <w:fldChar w:fldCharType="end"/>
        </w:r>
      </w:ins>
    </w:p>
    <w:p w14:paraId="36A473F2" w14:textId="53D27A0B" w:rsidR="00AC0FAC" w:rsidRDefault="00AC0FAC">
      <w:pPr>
        <w:pStyle w:val="TDC3"/>
        <w:tabs>
          <w:tab w:val="left" w:pos="1320"/>
          <w:tab w:val="right" w:leader="dot" w:pos="8354"/>
        </w:tabs>
        <w:rPr>
          <w:ins w:id="371" w:author="Pablo Barrero Cruz" w:date="2026-06-30T16:10:00Z" w16du:dateUtc="2026-06-30T14:10:00Z"/>
          <w:rFonts w:eastAsiaTheme="minorEastAsia"/>
          <w:i w:val="0"/>
          <w:iCs w:val="0"/>
          <w:noProof/>
          <w:kern w:val="2"/>
          <w:sz w:val="24"/>
          <w:szCs w:val="24"/>
          <w:lang w:eastAsia="es-ES"/>
          <w14:ligatures w14:val="standardContextual"/>
        </w:rPr>
      </w:pPr>
      <w:ins w:id="37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"_Toc233728330"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7.4.1</w:t>
        </w:r>
        <w:r>
          <w:rPr>
            <w:rFonts w:eastAsiaTheme="minorEastAsia"/>
            <w:i w:val="0"/>
            <w:iCs w:val="0"/>
            <w:noProof/>
            <w:kern w:val="2"/>
            <w:sz w:val="24"/>
            <w:szCs w:val="24"/>
            <w:lang w:eastAsia="es-ES"/>
            <w14:ligatures w14:val="standardContextual"/>
          </w:rPr>
          <w:tab/>
        </w:r>
        <w:r w:rsidRPr="00815A76">
          <w:rPr>
            <w:rStyle w:val="Hipervnculo"/>
            <w:noProof/>
          </w:rPr>
          <w:t>Problemas Encontrados</w:t>
        </w:r>
        <w:r>
          <w:rPr>
            <w:noProof/>
            <w:webHidden/>
          </w:rPr>
          <w:tab/>
        </w:r>
        <w:r>
          <w:rPr>
            <w:noProof/>
            <w:webHidden/>
          </w:rPr>
          <w:fldChar w:fldCharType="begin"/>
        </w:r>
        <w:r>
          <w:rPr>
            <w:noProof/>
            <w:webHidden/>
          </w:rPr>
          <w:instrText xml:space="preserve"> PAGEREF _Toc233728330 \h </w:instrText>
        </w:r>
      </w:ins>
      <w:r>
        <w:rPr>
          <w:noProof/>
          <w:webHidden/>
        </w:rPr>
      </w:r>
      <w:ins w:id="373" w:author="Pablo Barrero Cruz" w:date="2026-06-30T16:10:00Z" w16du:dateUtc="2026-06-30T14:10:00Z">
        <w:r>
          <w:rPr>
            <w:noProof/>
            <w:webHidden/>
          </w:rPr>
          <w:fldChar w:fldCharType="separate"/>
        </w:r>
        <w:r>
          <w:rPr>
            <w:noProof/>
            <w:webHidden/>
          </w:rPr>
          <w:t>125</w:t>
        </w:r>
        <w:r>
          <w:rPr>
            <w:noProof/>
            <w:webHidden/>
          </w:rPr>
          <w:fldChar w:fldCharType="end"/>
        </w:r>
        <w:r w:rsidRPr="00815A76">
          <w:rPr>
            <w:rStyle w:val="Hipervnculo"/>
            <w:noProof/>
          </w:rPr>
          <w:fldChar w:fldCharType="end"/>
        </w:r>
      </w:ins>
    </w:p>
    <w:p w14:paraId="5E00EB45" w14:textId="50D56DF5" w:rsidR="00AC0FAC" w:rsidRDefault="00AC0FAC">
      <w:pPr>
        <w:pStyle w:val="TDC3"/>
        <w:tabs>
          <w:tab w:val="left" w:pos="1320"/>
          <w:tab w:val="right" w:leader="dot" w:pos="8354"/>
        </w:tabs>
        <w:rPr>
          <w:ins w:id="374" w:author="Pablo Barrero Cruz" w:date="2026-06-30T16:10:00Z" w16du:dateUtc="2026-06-30T14:10:00Z"/>
          <w:rFonts w:eastAsiaTheme="minorEastAsia"/>
          <w:i w:val="0"/>
          <w:iCs w:val="0"/>
          <w:noProof/>
          <w:kern w:val="2"/>
          <w:sz w:val="24"/>
          <w:szCs w:val="24"/>
          <w:lang w:eastAsia="es-ES"/>
          <w14:ligatures w14:val="standardContextual"/>
        </w:rPr>
      </w:pPr>
      <w:ins w:id="37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"_Toc233728331"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7.4.2</w:t>
        </w:r>
        <w:r>
          <w:rPr>
            <w:rFonts w:eastAsiaTheme="minorEastAsia"/>
            <w:i w:val="0"/>
            <w:iCs w:val="0"/>
            <w:noProof/>
            <w:kern w:val="2"/>
            <w:sz w:val="24"/>
            <w:szCs w:val="24"/>
            <w:lang w:eastAsia="es-ES"/>
            <w14:ligatures w14:val="standardContextual"/>
          </w:rPr>
          <w:tab/>
        </w:r>
        <w:r w:rsidRPr="00815A76">
          <w:rPr>
            <w:rStyle w:val="Hipervnculo"/>
            <w:noProof/>
          </w:rPr>
          <w:t>Descripción Detallada de las Clases</w:t>
        </w:r>
        <w:r>
          <w:rPr>
            <w:noProof/>
            <w:webHidden/>
          </w:rPr>
          <w:tab/>
        </w:r>
        <w:r>
          <w:rPr>
            <w:noProof/>
            <w:webHidden/>
          </w:rPr>
          <w:fldChar w:fldCharType="begin"/>
        </w:r>
        <w:r>
          <w:rPr>
            <w:noProof/>
            <w:webHidden/>
          </w:rPr>
          <w:instrText xml:space="preserve"> PAGEREF _Toc233728331 \h </w:instrText>
        </w:r>
      </w:ins>
      <w:r>
        <w:rPr>
          <w:noProof/>
          <w:webHidden/>
        </w:rPr>
      </w:r>
      <w:ins w:id="376" w:author="Pablo Barrero Cruz" w:date="2026-06-30T16:10:00Z" w16du:dateUtc="2026-06-30T14:10:00Z">
        <w:r>
          <w:rPr>
            <w:noProof/>
            <w:webHidden/>
          </w:rPr>
          <w:fldChar w:fldCharType="separate"/>
        </w:r>
        <w:r>
          <w:rPr>
            <w:noProof/>
            <w:webHidden/>
          </w:rPr>
          <w:t>127</w:t>
        </w:r>
        <w:r>
          <w:rPr>
            <w:noProof/>
            <w:webHidden/>
          </w:rPr>
          <w:fldChar w:fldCharType="end"/>
        </w:r>
        <w:r w:rsidRPr="00815A76">
          <w:rPr>
            <w:rStyle w:val="Hipervnculo"/>
            <w:noProof/>
          </w:rPr>
          <w:fldChar w:fldCharType="end"/>
        </w:r>
      </w:ins>
    </w:p>
    <w:p w14:paraId="644EA688" w14:textId="334C78A2" w:rsidR="00AC0FAC" w:rsidRDefault="00AC0FAC">
      <w:pPr>
        <w:pStyle w:val="TDC1"/>
        <w:tabs>
          <w:tab w:val="left" w:pos="1540"/>
          <w:tab w:val="right" w:leader="dot" w:pos="8354"/>
        </w:tabs>
        <w:rPr>
          <w:ins w:id="377" w:author="Pablo Barrero Cruz" w:date="2026-06-30T16:10:00Z" w16du:dateUtc="2026-06-30T14:10:00Z"/>
          <w:rFonts w:eastAsiaTheme="minorEastAsia"/>
          <w:b w:val="0"/>
          <w:bCs w:val="0"/>
          <w:caps w:val="0"/>
          <w:noProof/>
          <w:kern w:val="2"/>
          <w:sz w:val="24"/>
          <w:szCs w:val="24"/>
          <w:lang w:eastAsia="es-ES"/>
          <w14:ligatures w14:val="standardContextual"/>
        </w:rPr>
      </w:pPr>
      <w:ins w:id="37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"_Toc233728332"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8.</w:t>
        </w:r>
        <w:r>
          <w:rPr>
            <w:rFonts w:eastAsiaTheme="minorEastAsia"/>
            <w:b w:val="0"/>
            <w:bCs w:val="0"/>
            <w:caps w:val="0"/>
            <w:noProof/>
            <w:kern w:val="2"/>
            <w:sz w:val="24"/>
            <w:szCs w:val="24"/>
            <w:lang w:eastAsia="es-ES"/>
            <w14:ligatures w14:val="standardContextual"/>
          </w:rPr>
          <w:tab/>
        </w:r>
        <w:r w:rsidRPr="00815A76">
          <w:rPr>
            <w:rStyle w:val="Hipervnculo"/>
            <w:noProof/>
          </w:rPr>
          <w:t>Desarrollo de las Pruebas</w:t>
        </w:r>
        <w:r>
          <w:rPr>
            <w:noProof/>
            <w:webHidden/>
          </w:rPr>
          <w:tab/>
        </w:r>
        <w:r>
          <w:rPr>
            <w:noProof/>
            <w:webHidden/>
          </w:rPr>
          <w:fldChar w:fldCharType="begin"/>
        </w:r>
        <w:r>
          <w:rPr>
            <w:noProof/>
            <w:webHidden/>
          </w:rPr>
          <w:instrText xml:space="preserve"> PAGEREF _Toc233728332 \h </w:instrText>
        </w:r>
      </w:ins>
      <w:r>
        <w:rPr>
          <w:noProof/>
          <w:webHidden/>
        </w:rPr>
      </w:r>
      <w:ins w:id="379" w:author="Pablo Barrero Cruz" w:date="2026-06-30T16:10:00Z" w16du:dateUtc="2026-06-30T14:10:00Z">
        <w:r>
          <w:rPr>
            <w:noProof/>
            <w:webHidden/>
          </w:rPr>
          <w:fldChar w:fldCharType="separate"/>
        </w:r>
        <w:r>
          <w:rPr>
            <w:noProof/>
            <w:webHidden/>
          </w:rPr>
          <w:t>131</w:t>
        </w:r>
        <w:r>
          <w:rPr>
            <w:noProof/>
            <w:webHidden/>
          </w:rPr>
          <w:fldChar w:fldCharType="end"/>
        </w:r>
        <w:r w:rsidRPr="00815A76">
          <w:rPr>
            <w:rStyle w:val="Hipervnculo"/>
            <w:noProof/>
          </w:rPr>
          <w:fldChar w:fldCharType="end"/>
        </w:r>
      </w:ins>
    </w:p>
    <w:p w14:paraId="3857A1E6" w14:textId="3D625758" w:rsidR="00AC0FAC" w:rsidRDefault="00AC0FAC">
      <w:pPr>
        <w:pStyle w:val="TDC2"/>
        <w:rPr>
          <w:ins w:id="380" w:author="Pablo Barrero Cruz" w:date="2026-06-30T16:10:00Z" w16du:dateUtc="2026-06-30T14:10:00Z"/>
          <w:rFonts w:eastAsiaTheme="minorEastAsia"/>
          <w:smallCaps w:val="0"/>
          <w:noProof/>
          <w:kern w:val="2"/>
          <w:sz w:val="24"/>
          <w:szCs w:val="24"/>
          <w:lang w:eastAsia="es-ES"/>
          <w14:ligatures w14:val="standardContextual"/>
        </w:rPr>
      </w:pPr>
      <w:ins w:id="38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"_Toc233728333"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8.1</w:t>
        </w:r>
        <w:r>
          <w:rPr>
            <w:rFonts w:eastAsiaTheme="minorEastAsia"/>
            <w:smallCaps w:val="0"/>
            <w:noProof/>
            <w:kern w:val="2"/>
            <w:sz w:val="24"/>
            <w:szCs w:val="24"/>
            <w:lang w:eastAsia="es-ES"/>
            <w14:ligatures w14:val="standardContextual"/>
          </w:rPr>
          <w:tab/>
        </w:r>
        <w:r w:rsidRPr="00815A76">
          <w:rPr>
            <w:rStyle w:val="Hipervnculo"/>
            <w:noProof/>
          </w:rPr>
          <w:t>Pruebas Unitarias</w:t>
        </w:r>
        <w:r>
          <w:rPr>
            <w:noProof/>
            <w:webHidden/>
          </w:rPr>
          <w:tab/>
        </w:r>
        <w:r>
          <w:rPr>
            <w:noProof/>
            <w:webHidden/>
          </w:rPr>
          <w:fldChar w:fldCharType="begin"/>
        </w:r>
        <w:r>
          <w:rPr>
            <w:noProof/>
            <w:webHidden/>
          </w:rPr>
          <w:instrText xml:space="preserve"> PAGEREF _Toc233728333 \h </w:instrText>
        </w:r>
      </w:ins>
      <w:r>
        <w:rPr>
          <w:noProof/>
          <w:webHidden/>
        </w:rPr>
      </w:r>
      <w:ins w:id="382" w:author="Pablo Barrero Cruz" w:date="2026-06-30T16:10:00Z" w16du:dateUtc="2026-06-30T14:10:00Z">
        <w:r>
          <w:rPr>
            <w:noProof/>
            <w:webHidden/>
          </w:rPr>
          <w:fldChar w:fldCharType="separate"/>
        </w:r>
        <w:r>
          <w:rPr>
            <w:noProof/>
            <w:webHidden/>
          </w:rPr>
          <w:t>132</w:t>
        </w:r>
        <w:r>
          <w:rPr>
            <w:noProof/>
            <w:webHidden/>
          </w:rPr>
          <w:fldChar w:fldCharType="end"/>
        </w:r>
        <w:r w:rsidRPr="00815A76">
          <w:rPr>
            <w:rStyle w:val="Hipervnculo"/>
            <w:noProof/>
          </w:rPr>
          <w:fldChar w:fldCharType="end"/>
        </w:r>
      </w:ins>
    </w:p>
    <w:p w14:paraId="14EABD03" w14:textId="070C4381" w:rsidR="00AC0FAC" w:rsidRDefault="00AC0FAC">
      <w:pPr>
        <w:pStyle w:val="TDC2"/>
        <w:rPr>
          <w:ins w:id="383" w:author="Pablo Barrero Cruz" w:date="2026-06-30T16:10:00Z" w16du:dateUtc="2026-06-30T14:10:00Z"/>
          <w:rFonts w:eastAsiaTheme="minorEastAsia"/>
          <w:smallCaps w:val="0"/>
          <w:noProof/>
          <w:kern w:val="2"/>
          <w:sz w:val="24"/>
          <w:szCs w:val="24"/>
          <w:lang w:eastAsia="es-ES"/>
          <w14:ligatures w14:val="standardContextual"/>
        </w:rPr>
      </w:pPr>
      <w:ins w:id="38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"_Toc233728334"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8.2</w:t>
        </w:r>
        <w:r>
          <w:rPr>
            <w:rFonts w:eastAsiaTheme="minorEastAsia"/>
            <w:smallCaps w:val="0"/>
            <w:noProof/>
            <w:kern w:val="2"/>
            <w:sz w:val="24"/>
            <w:szCs w:val="24"/>
            <w:lang w:eastAsia="es-ES"/>
            <w14:ligatures w14:val="standardContextual"/>
          </w:rPr>
          <w:tab/>
        </w:r>
        <w:r w:rsidRPr="00815A76">
          <w:rPr>
            <w:rStyle w:val="Hipervnculo"/>
            <w:noProof/>
          </w:rPr>
          <w:t>Pruebas de Integración y del Sistema</w:t>
        </w:r>
        <w:r>
          <w:rPr>
            <w:noProof/>
            <w:webHidden/>
          </w:rPr>
          <w:tab/>
        </w:r>
        <w:r>
          <w:rPr>
            <w:noProof/>
            <w:webHidden/>
          </w:rPr>
          <w:fldChar w:fldCharType="begin"/>
        </w:r>
        <w:r>
          <w:rPr>
            <w:noProof/>
            <w:webHidden/>
          </w:rPr>
          <w:instrText xml:space="preserve"> PAGEREF _Toc233728334 \h </w:instrText>
        </w:r>
      </w:ins>
      <w:r>
        <w:rPr>
          <w:noProof/>
          <w:webHidden/>
        </w:rPr>
      </w:r>
      <w:ins w:id="385" w:author="Pablo Barrero Cruz" w:date="2026-06-30T16:10:00Z" w16du:dateUtc="2026-06-30T14:10:00Z">
        <w:r>
          <w:rPr>
            <w:noProof/>
            <w:webHidden/>
          </w:rPr>
          <w:fldChar w:fldCharType="separate"/>
        </w:r>
        <w:r>
          <w:rPr>
            <w:noProof/>
            <w:webHidden/>
          </w:rPr>
          <w:t>133</w:t>
        </w:r>
        <w:r>
          <w:rPr>
            <w:noProof/>
            <w:webHidden/>
          </w:rPr>
          <w:fldChar w:fldCharType="end"/>
        </w:r>
        <w:r w:rsidRPr="00815A76">
          <w:rPr>
            <w:rStyle w:val="Hipervnculo"/>
            <w:noProof/>
          </w:rPr>
          <w:fldChar w:fldCharType="end"/>
        </w:r>
      </w:ins>
    </w:p>
    <w:p w14:paraId="0C61E85F" w14:textId="493E12B4" w:rsidR="00AC0FAC" w:rsidRDefault="00AC0FAC">
      <w:pPr>
        <w:pStyle w:val="TDC2"/>
        <w:rPr>
          <w:ins w:id="386" w:author="Pablo Barrero Cruz" w:date="2026-06-30T16:10:00Z" w16du:dateUtc="2026-06-30T14:10:00Z"/>
          <w:rFonts w:eastAsiaTheme="minorEastAsia"/>
          <w:smallCaps w:val="0"/>
          <w:noProof/>
          <w:kern w:val="2"/>
          <w:sz w:val="24"/>
          <w:szCs w:val="24"/>
          <w:lang w:eastAsia="es-ES"/>
          <w14:ligatures w14:val="standardContextual"/>
        </w:rPr>
      </w:pPr>
      <w:ins w:id="38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"_Toc233728335"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8.3</w:t>
        </w:r>
        <w:r>
          <w:rPr>
            <w:rFonts w:eastAsiaTheme="minorEastAsia"/>
            <w:smallCaps w:val="0"/>
            <w:noProof/>
            <w:kern w:val="2"/>
            <w:sz w:val="24"/>
            <w:szCs w:val="24"/>
            <w:lang w:eastAsia="es-ES"/>
            <w14:ligatures w14:val="standardContextual"/>
          </w:rPr>
          <w:tab/>
        </w:r>
        <w:r w:rsidRPr="00815A76">
          <w:rPr>
            <w:rStyle w:val="Hipervnculo"/>
            <w:noProof/>
          </w:rPr>
          <w:t>Pruebas de Usabilidad y Accesibilidad</w:t>
        </w:r>
        <w:r>
          <w:rPr>
            <w:noProof/>
            <w:webHidden/>
          </w:rPr>
          <w:tab/>
        </w:r>
        <w:r>
          <w:rPr>
            <w:noProof/>
            <w:webHidden/>
          </w:rPr>
          <w:fldChar w:fldCharType="begin"/>
        </w:r>
        <w:r>
          <w:rPr>
            <w:noProof/>
            <w:webHidden/>
          </w:rPr>
          <w:instrText xml:space="preserve"> PAGEREF _Toc233728335 \h </w:instrText>
        </w:r>
      </w:ins>
      <w:r>
        <w:rPr>
          <w:noProof/>
          <w:webHidden/>
        </w:rPr>
      </w:r>
      <w:ins w:id="388" w:author="Pablo Barrero Cruz" w:date="2026-06-30T16:10:00Z" w16du:dateUtc="2026-06-30T14:10:00Z">
        <w:r>
          <w:rPr>
            <w:noProof/>
            <w:webHidden/>
          </w:rPr>
          <w:fldChar w:fldCharType="separate"/>
        </w:r>
        <w:r>
          <w:rPr>
            <w:noProof/>
            <w:webHidden/>
          </w:rPr>
          <w:t>134</w:t>
        </w:r>
        <w:r>
          <w:rPr>
            <w:noProof/>
            <w:webHidden/>
          </w:rPr>
          <w:fldChar w:fldCharType="end"/>
        </w:r>
        <w:r w:rsidRPr="00815A76">
          <w:rPr>
            <w:rStyle w:val="Hipervnculo"/>
            <w:noProof/>
          </w:rPr>
          <w:fldChar w:fldCharType="end"/>
        </w:r>
      </w:ins>
    </w:p>
    <w:p w14:paraId="231C348B" w14:textId="23A94055" w:rsidR="00AC0FAC" w:rsidRDefault="00AC0FAC">
      <w:pPr>
        <w:pStyle w:val="TDC3"/>
        <w:tabs>
          <w:tab w:val="left" w:pos="1320"/>
          <w:tab w:val="right" w:leader="dot" w:pos="8354"/>
        </w:tabs>
        <w:rPr>
          <w:ins w:id="389" w:author="Pablo Barrero Cruz" w:date="2026-06-30T16:10:00Z" w16du:dateUtc="2026-06-30T14:10:00Z"/>
          <w:rFonts w:eastAsiaTheme="minorEastAsia"/>
          <w:i w:val="0"/>
          <w:iCs w:val="0"/>
          <w:noProof/>
          <w:kern w:val="2"/>
          <w:sz w:val="24"/>
          <w:szCs w:val="24"/>
          <w:lang w:eastAsia="es-ES"/>
          <w14:ligatures w14:val="standardContextual"/>
        </w:rPr>
      </w:pPr>
      <w:ins w:id="39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"_Toc233728336"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8.3.1</w:t>
        </w:r>
        <w:r>
          <w:rPr>
            <w:rFonts w:eastAsiaTheme="minorEastAsia"/>
            <w:i w:val="0"/>
            <w:iCs w:val="0"/>
            <w:noProof/>
            <w:kern w:val="2"/>
            <w:sz w:val="24"/>
            <w:szCs w:val="24"/>
            <w:lang w:eastAsia="es-ES"/>
            <w14:ligatures w14:val="standardContextual"/>
          </w:rPr>
          <w:tab/>
        </w:r>
        <w:r w:rsidRPr="00815A76">
          <w:rPr>
            <w:rStyle w:val="Hipervnculo"/>
            <w:noProof/>
          </w:rPr>
          <w:t>Pruebas de Usabilidad</w:t>
        </w:r>
        <w:r>
          <w:rPr>
            <w:noProof/>
            <w:webHidden/>
          </w:rPr>
          <w:tab/>
        </w:r>
        <w:r>
          <w:rPr>
            <w:noProof/>
            <w:webHidden/>
          </w:rPr>
          <w:fldChar w:fldCharType="begin"/>
        </w:r>
        <w:r>
          <w:rPr>
            <w:noProof/>
            <w:webHidden/>
          </w:rPr>
          <w:instrText xml:space="preserve"> PAGEREF _Toc233728336 \h </w:instrText>
        </w:r>
      </w:ins>
      <w:r>
        <w:rPr>
          <w:noProof/>
          <w:webHidden/>
        </w:rPr>
      </w:r>
      <w:ins w:id="391" w:author="Pablo Barrero Cruz" w:date="2026-06-30T16:10:00Z" w16du:dateUtc="2026-06-30T14:10:00Z">
        <w:r>
          <w:rPr>
            <w:noProof/>
            <w:webHidden/>
          </w:rPr>
          <w:fldChar w:fldCharType="separate"/>
        </w:r>
        <w:r>
          <w:rPr>
            <w:noProof/>
            <w:webHidden/>
          </w:rPr>
          <w:t>134</w:t>
        </w:r>
        <w:r>
          <w:rPr>
            <w:noProof/>
            <w:webHidden/>
          </w:rPr>
          <w:fldChar w:fldCharType="end"/>
        </w:r>
        <w:r w:rsidRPr="00815A76">
          <w:rPr>
            <w:rStyle w:val="Hipervnculo"/>
            <w:noProof/>
          </w:rPr>
          <w:fldChar w:fldCharType="end"/>
        </w:r>
      </w:ins>
    </w:p>
    <w:p w14:paraId="0C187C89" w14:textId="72BBAF72" w:rsidR="00AC0FAC" w:rsidRDefault="00AC0FAC">
      <w:pPr>
        <w:pStyle w:val="TDC3"/>
        <w:tabs>
          <w:tab w:val="left" w:pos="1320"/>
          <w:tab w:val="right" w:leader="dot" w:pos="8354"/>
        </w:tabs>
        <w:rPr>
          <w:ins w:id="392" w:author="Pablo Barrero Cruz" w:date="2026-06-30T16:10:00Z" w16du:dateUtc="2026-06-30T14:10:00Z"/>
          <w:rFonts w:eastAsiaTheme="minorEastAsia"/>
          <w:i w:val="0"/>
          <w:iCs w:val="0"/>
          <w:noProof/>
          <w:kern w:val="2"/>
          <w:sz w:val="24"/>
          <w:szCs w:val="24"/>
          <w:lang w:eastAsia="es-ES"/>
          <w14:ligatures w14:val="standardContextual"/>
        </w:rPr>
      </w:pPr>
      <w:ins w:id="39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"_Toc233728337"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8.3.2</w:t>
        </w:r>
        <w:r>
          <w:rPr>
            <w:rFonts w:eastAsiaTheme="minorEastAsia"/>
            <w:i w:val="0"/>
            <w:iCs w:val="0"/>
            <w:noProof/>
            <w:kern w:val="2"/>
            <w:sz w:val="24"/>
            <w:szCs w:val="24"/>
            <w:lang w:eastAsia="es-ES"/>
            <w14:ligatures w14:val="standardContextual"/>
          </w:rPr>
          <w:tab/>
        </w:r>
        <w:r w:rsidRPr="00815A76">
          <w:rPr>
            <w:rStyle w:val="Hipervnculo"/>
            <w:noProof/>
          </w:rPr>
          <w:t>Pruebas de Accesibilidad</w:t>
        </w:r>
        <w:r>
          <w:rPr>
            <w:noProof/>
            <w:webHidden/>
          </w:rPr>
          <w:tab/>
        </w:r>
        <w:r>
          <w:rPr>
            <w:noProof/>
            <w:webHidden/>
          </w:rPr>
          <w:fldChar w:fldCharType="begin"/>
        </w:r>
        <w:r>
          <w:rPr>
            <w:noProof/>
            <w:webHidden/>
          </w:rPr>
          <w:instrText xml:space="preserve"> PAGEREF _Toc233728337 \h </w:instrText>
        </w:r>
      </w:ins>
      <w:r>
        <w:rPr>
          <w:noProof/>
          <w:webHidden/>
        </w:rPr>
      </w:r>
      <w:ins w:id="394" w:author="Pablo Barrero Cruz" w:date="2026-06-30T16:10:00Z" w16du:dateUtc="2026-06-30T14:10:00Z">
        <w:r>
          <w:rPr>
            <w:noProof/>
            <w:webHidden/>
          </w:rPr>
          <w:fldChar w:fldCharType="separate"/>
        </w:r>
        <w:r>
          <w:rPr>
            <w:noProof/>
            <w:webHidden/>
          </w:rPr>
          <w:t>139</w:t>
        </w:r>
        <w:r>
          <w:rPr>
            <w:noProof/>
            <w:webHidden/>
          </w:rPr>
          <w:fldChar w:fldCharType="end"/>
        </w:r>
        <w:r w:rsidRPr="00815A76">
          <w:rPr>
            <w:rStyle w:val="Hipervnculo"/>
            <w:noProof/>
          </w:rPr>
          <w:fldChar w:fldCharType="end"/>
        </w:r>
      </w:ins>
    </w:p>
    <w:p w14:paraId="226E448D" w14:textId="2132D8FF" w:rsidR="00AC0FAC" w:rsidRDefault="00AC0FAC">
      <w:pPr>
        <w:pStyle w:val="TDC3"/>
        <w:tabs>
          <w:tab w:val="left" w:pos="1320"/>
          <w:tab w:val="right" w:leader="dot" w:pos="8354"/>
        </w:tabs>
        <w:rPr>
          <w:ins w:id="395" w:author="Pablo Barrero Cruz" w:date="2026-06-30T16:10:00Z" w16du:dateUtc="2026-06-30T14:10:00Z"/>
          <w:rFonts w:eastAsiaTheme="minorEastAsia"/>
          <w:i w:val="0"/>
          <w:iCs w:val="0"/>
          <w:noProof/>
          <w:kern w:val="2"/>
          <w:sz w:val="24"/>
          <w:szCs w:val="24"/>
          <w:lang w:eastAsia="es-ES"/>
          <w14:ligatures w14:val="standardContextual"/>
        </w:rPr>
      </w:pPr>
      <w:ins w:id="39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"_Toc233728338"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8.3.3</w:t>
        </w:r>
        <w:r>
          <w:rPr>
            <w:rFonts w:eastAsiaTheme="minorEastAsia"/>
            <w:i w:val="0"/>
            <w:iCs w:val="0"/>
            <w:noProof/>
            <w:kern w:val="2"/>
            <w:sz w:val="24"/>
            <w:szCs w:val="24"/>
            <w:lang w:eastAsia="es-ES"/>
            <w14:ligatures w14:val="standardContextual"/>
          </w:rPr>
          <w:tab/>
        </w:r>
        <w:r w:rsidRPr="00815A76">
          <w:rPr>
            <w:rStyle w:val="Hipervnculo"/>
            <w:noProof/>
          </w:rPr>
          <w:t>Conclusiones de usabilidad y accesibilidad</w:t>
        </w:r>
        <w:r>
          <w:rPr>
            <w:noProof/>
            <w:webHidden/>
          </w:rPr>
          <w:tab/>
        </w:r>
        <w:r>
          <w:rPr>
            <w:noProof/>
            <w:webHidden/>
          </w:rPr>
          <w:fldChar w:fldCharType="begin"/>
        </w:r>
        <w:r>
          <w:rPr>
            <w:noProof/>
            <w:webHidden/>
          </w:rPr>
          <w:instrText xml:space="preserve"> PAGEREF _Toc233728338 \h </w:instrText>
        </w:r>
      </w:ins>
      <w:r>
        <w:rPr>
          <w:noProof/>
          <w:webHidden/>
        </w:rPr>
      </w:r>
      <w:ins w:id="397" w:author="Pablo Barrero Cruz" w:date="2026-06-30T16:10:00Z" w16du:dateUtc="2026-06-30T14:10:00Z">
        <w:r>
          <w:rPr>
            <w:noProof/>
            <w:webHidden/>
          </w:rPr>
          <w:fldChar w:fldCharType="separate"/>
        </w:r>
        <w:r>
          <w:rPr>
            <w:noProof/>
            <w:webHidden/>
          </w:rPr>
          <w:t>147</w:t>
        </w:r>
        <w:r>
          <w:rPr>
            <w:noProof/>
            <w:webHidden/>
          </w:rPr>
          <w:fldChar w:fldCharType="end"/>
        </w:r>
        <w:r w:rsidRPr="00815A76">
          <w:rPr>
            <w:rStyle w:val="Hipervnculo"/>
            <w:noProof/>
          </w:rPr>
          <w:fldChar w:fldCharType="end"/>
        </w:r>
      </w:ins>
    </w:p>
    <w:p w14:paraId="7B489236" w14:textId="4DA72498" w:rsidR="00AC0FAC" w:rsidRDefault="00AC0FAC">
      <w:pPr>
        <w:pStyle w:val="TDC2"/>
        <w:rPr>
          <w:ins w:id="398" w:author="Pablo Barrero Cruz" w:date="2026-06-30T16:10:00Z" w16du:dateUtc="2026-06-30T14:10:00Z"/>
          <w:rFonts w:eastAsiaTheme="minorEastAsia"/>
          <w:smallCaps w:val="0"/>
          <w:noProof/>
          <w:kern w:val="2"/>
          <w:sz w:val="24"/>
          <w:szCs w:val="24"/>
          <w:lang w:eastAsia="es-ES"/>
          <w14:ligatures w14:val="standardContextual"/>
        </w:rPr>
      </w:pPr>
      <w:ins w:id="39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"_Toc233728339"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8.4</w:t>
        </w:r>
        <w:r>
          <w:rPr>
            <w:rFonts w:eastAsiaTheme="minorEastAsia"/>
            <w:smallCaps w:val="0"/>
            <w:noProof/>
            <w:kern w:val="2"/>
            <w:sz w:val="24"/>
            <w:szCs w:val="24"/>
            <w:lang w:eastAsia="es-ES"/>
            <w14:ligatures w14:val="standardContextual"/>
          </w:rPr>
          <w:tab/>
        </w:r>
        <w:r w:rsidRPr="00815A76">
          <w:rPr>
            <w:rStyle w:val="Hipervnculo"/>
            <w:noProof/>
          </w:rPr>
          <w:t>Pruebas de Rendimiento</w:t>
        </w:r>
        <w:r>
          <w:rPr>
            <w:noProof/>
            <w:webHidden/>
          </w:rPr>
          <w:tab/>
        </w:r>
        <w:r>
          <w:rPr>
            <w:noProof/>
            <w:webHidden/>
          </w:rPr>
          <w:fldChar w:fldCharType="begin"/>
        </w:r>
        <w:r>
          <w:rPr>
            <w:noProof/>
            <w:webHidden/>
          </w:rPr>
          <w:instrText xml:space="preserve"> PAGEREF _Toc233728339 \h </w:instrText>
        </w:r>
      </w:ins>
      <w:r>
        <w:rPr>
          <w:noProof/>
          <w:webHidden/>
        </w:rPr>
      </w:r>
      <w:ins w:id="400" w:author="Pablo Barrero Cruz" w:date="2026-06-30T16:10:00Z" w16du:dateUtc="2026-06-30T14:10:00Z">
        <w:r>
          <w:rPr>
            <w:noProof/>
            <w:webHidden/>
          </w:rPr>
          <w:fldChar w:fldCharType="separate"/>
        </w:r>
        <w:r>
          <w:rPr>
            <w:noProof/>
            <w:webHidden/>
          </w:rPr>
          <w:t>147</w:t>
        </w:r>
        <w:r>
          <w:rPr>
            <w:noProof/>
            <w:webHidden/>
          </w:rPr>
          <w:fldChar w:fldCharType="end"/>
        </w:r>
        <w:r w:rsidRPr="00815A76">
          <w:rPr>
            <w:rStyle w:val="Hipervnculo"/>
            <w:noProof/>
          </w:rPr>
          <w:fldChar w:fldCharType="end"/>
        </w:r>
      </w:ins>
    </w:p>
    <w:p w14:paraId="2A1E1C47" w14:textId="7C7EDD8E" w:rsidR="00AC0FAC" w:rsidRDefault="00AC0FAC">
      <w:pPr>
        <w:pStyle w:val="TDC3"/>
        <w:tabs>
          <w:tab w:val="left" w:pos="1320"/>
          <w:tab w:val="right" w:leader="dot" w:pos="8354"/>
        </w:tabs>
        <w:rPr>
          <w:ins w:id="401" w:author="Pablo Barrero Cruz" w:date="2026-06-30T16:10:00Z" w16du:dateUtc="2026-06-30T14:10:00Z"/>
          <w:rFonts w:eastAsiaTheme="minorEastAsia"/>
          <w:i w:val="0"/>
          <w:iCs w:val="0"/>
          <w:noProof/>
          <w:kern w:val="2"/>
          <w:sz w:val="24"/>
          <w:szCs w:val="24"/>
          <w:lang w:eastAsia="es-ES"/>
          <w14:ligatures w14:val="standardContextual"/>
        </w:rPr>
      </w:pPr>
      <w:ins w:id="40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"_Toc233728340"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8.4.1</w:t>
        </w:r>
        <w:r>
          <w:rPr>
            <w:rFonts w:eastAsiaTheme="minorEastAsia"/>
            <w:i w:val="0"/>
            <w:iCs w:val="0"/>
            <w:noProof/>
            <w:kern w:val="2"/>
            <w:sz w:val="24"/>
            <w:szCs w:val="24"/>
            <w:lang w:eastAsia="es-ES"/>
            <w14:ligatures w14:val="standardContextual"/>
          </w:rPr>
          <w:tab/>
        </w:r>
        <w:r w:rsidRPr="00815A76">
          <w:rPr>
            <w:rStyle w:val="Hipervnculo"/>
            <w:noProof/>
          </w:rPr>
          <w:t>Entorno de pruebas</w:t>
        </w:r>
        <w:r>
          <w:rPr>
            <w:noProof/>
            <w:webHidden/>
          </w:rPr>
          <w:tab/>
        </w:r>
        <w:r>
          <w:rPr>
            <w:noProof/>
            <w:webHidden/>
          </w:rPr>
          <w:fldChar w:fldCharType="begin"/>
        </w:r>
        <w:r>
          <w:rPr>
            <w:noProof/>
            <w:webHidden/>
          </w:rPr>
          <w:instrText xml:space="preserve"> PAGEREF _Toc233728340 \h </w:instrText>
        </w:r>
      </w:ins>
      <w:r>
        <w:rPr>
          <w:noProof/>
          <w:webHidden/>
        </w:rPr>
      </w:r>
      <w:ins w:id="403" w:author="Pablo Barrero Cruz" w:date="2026-06-30T16:10:00Z" w16du:dateUtc="2026-06-30T14:10:00Z">
        <w:r>
          <w:rPr>
            <w:noProof/>
            <w:webHidden/>
          </w:rPr>
          <w:fldChar w:fldCharType="separate"/>
        </w:r>
        <w:r>
          <w:rPr>
            <w:noProof/>
            <w:webHidden/>
          </w:rPr>
          <w:t>148</w:t>
        </w:r>
        <w:r>
          <w:rPr>
            <w:noProof/>
            <w:webHidden/>
          </w:rPr>
          <w:fldChar w:fldCharType="end"/>
        </w:r>
        <w:r w:rsidRPr="00815A76">
          <w:rPr>
            <w:rStyle w:val="Hipervnculo"/>
            <w:noProof/>
          </w:rPr>
          <w:fldChar w:fldCharType="end"/>
        </w:r>
      </w:ins>
    </w:p>
    <w:p w14:paraId="602F909B" w14:textId="58664D22" w:rsidR="00AC0FAC" w:rsidRDefault="00AC0FAC">
      <w:pPr>
        <w:pStyle w:val="TDC3"/>
        <w:tabs>
          <w:tab w:val="left" w:pos="1320"/>
          <w:tab w:val="right" w:leader="dot" w:pos="8354"/>
        </w:tabs>
        <w:rPr>
          <w:ins w:id="404" w:author="Pablo Barrero Cruz" w:date="2026-06-30T16:10:00Z" w16du:dateUtc="2026-06-30T14:10:00Z"/>
          <w:rFonts w:eastAsiaTheme="minorEastAsia"/>
          <w:i w:val="0"/>
          <w:iCs w:val="0"/>
          <w:noProof/>
          <w:kern w:val="2"/>
          <w:sz w:val="24"/>
          <w:szCs w:val="24"/>
          <w:lang w:eastAsia="es-ES"/>
          <w14:ligatures w14:val="standardContextual"/>
        </w:rPr>
      </w:pPr>
      <w:ins w:id="40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"_Toc233728341"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8.4.2</w:t>
        </w:r>
        <w:r>
          <w:rPr>
            <w:rFonts w:eastAsiaTheme="minorEastAsia"/>
            <w:i w:val="0"/>
            <w:iCs w:val="0"/>
            <w:noProof/>
            <w:kern w:val="2"/>
            <w:sz w:val="24"/>
            <w:szCs w:val="24"/>
            <w:lang w:eastAsia="es-ES"/>
            <w14:ligatures w14:val="standardContextual"/>
          </w:rPr>
          <w:tab/>
        </w:r>
        <w:r w:rsidRPr="00815A76">
          <w:rPr>
            <w:rStyle w:val="Hipervnculo"/>
            <w:noProof/>
          </w:rPr>
          <w:t>Resultados de las Pruebas de Rendimiento</w:t>
        </w:r>
        <w:r>
          <w:rPr>
            <w:noProof/>
            <w:webHidden/>
          </w:rPr>
          <w:tab/>
        </w:r>
        <w:r>
          <w:rPr>
            <w:noProof/>
            <w:webHidden/>
          </w:rPr>
          <w:fldChar w:fldCharType="begin"/>
        </w:r>
        <w:r>
          <w:rPr>
            <w:noProof/>
            <w:webHidden/>
          </w:rPr>
          <w:instrText xml:space="preserve"> PAGEREF _Toc233728341 \h </w:instrText>
        </w:r>
      </w:ins>
      <w:r>
        <w:rPr>
          <w:noProof/>
          <w:webHidden/>
        </w:rPr>
      </w:r>
      <w:ins w:id="406" w:author="Pablo Barrero Cruz" w:date="2026-06-30T16:10:00Z" w16du:dateUtc="2026-06-30T14:10:00Z">
        <w:r>
          <w:rPr>
            <w:noProof/>
            <w:webHidden/>
          </w:rPr>
          <w:fldChar w:fldCharType="separate"/>
        </w:r>
        <w:r>
          <w:rPr>
            <w:noProof/>
            <w:webHidden/>
          </w:rPr>
          <w:t>148</w:t>
        </w:r>
        <w:r>
          <w:rPr>
            <w:noProof/>
            <w:webHidden/>
          </w:rPr>
          <w:fldChar w:fldCharType="end"/>
        </w:r>
        <w:r w:rsidRPr="00815A76">
          <w:rPr>
            <w:rStyle w:val="Hipervnculo"/>
            <w:noProof/>
          </w:rPr>
          <w:fldChar w:fldCharType="end"/>
        </w:r>
      </w:ins>
    </w:p>
    <w:p w14:paraId="1BCB68B9" w14:textId="7CE72603" w:rsidR="00AC0FAC" w:rsidRDefault="00AC0FAC">
      <w:pPr>
        <w:pStyle w:val="TDC3"/>
        <w:tabs>
          <w:tab w:val="left" w:pos="1320"/>
          <w:tab w:val="right" w:leader="dot" w:pos="8354"/>
        </w:tabs>
        <w:rPr>
          <w:ins w:id="407" w:author="Pablo Barrero Cruz" w:date="2026-06-30T16:10:00Z" w16du:dateUtc="2026-06-30T14:10:00Z"/>
          <w:rFonts w:eastAsiaTheme="minorEastAsia"/>
          <w:i w:val="0"/>
          <w:iCs w:val="0"/>
          <w:noProof/>
          <w:kern w:val="2"/>
          <w:sz w:val="24"/>
          <w:szCs w:val="24"/>
          <w:lang w:eastAsia="es-ES"/>
          <w14:ligatures w14:val="standardContextual"/>
        </w:rPr>
      </w:pPr>
      <w:ins w:id="40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"_Toc233728342"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8.4.3</w:t>
        </w:r>
        <w:r>
          <w:rPr>
            <w:rFonts w:eastAsiaTheme="minorEastAsia"/>
            <w:i w:val="0"/>
            <w:iCs w:val="0"/>
            <w:noProof/>
            <w:kern w:val="2"/>
            <w:sz w:val="24"/>
            <w:szCs w:val="24"/>
            <w:lang w:eastAsia="es-ES"/>
            <w14:ligatures w14:val="standardContextual"/>
          </w:rPr>
          <w:tab/>
        </w:r>
        <w:r w:rsidRPr="00815A76">
          <w:rPr>
            <w:rStyle w:val="Hipervnculo"/>
            <w:noProof/>
          </w:rPr>
          <w:t>Conclusiones</w:t>
        </w:r>
        <w:r>
          <w:rPr>
            <w:noProof/>
            <w:webHidden/>
          </w:rPr>
          <w:tab/>
        </w:r>
        <w:r>
          <w:rPr>
            <w:noProof/>
            <w:webHidden/>
          </w:rPr>
          <w:fldChar w:fldCharType="begin"/>
        </w:r>
        <w:r>
          <w:rPr>
            <w:noProof/>
            <w:webHidden/>
          </w:rPr>
          <w:instrText xml:space="preserve"> PAGEREF _Toc233728342 \h </w:instrText>
        </w:r>
      </w:ins>
      <w:r>
        <w:rPr>
          <w:noProof/>
          <w:webHidden/>
        </w:rPr>
      </w:r>
      <w:ins w:id="409" w:author="Pablo Barrero Cruz" w:date="2026-06-30T16:10:00Z" w16du:dateUtc="2026-06-30T14:10:00Z">
        <w:r>
          <w:rPr>
            <w:noProof/>
            <w:webHidden/>
          </w:rPr>
          <w:fldChar w:fldCharType="separate"/>
        </w:r>
        <w:r>
          <w:rPr>
            <w:noProof/>
            <w:webHidden/>
          </w:rPr>
          <w:t>150</w:t>
        </w:r>
        <w:r>
          <w:rPr>
            <w:noProof/>
            <w:webHidden/>
          </w:rPr>
          <w:fldChar w:fldCharType="end"/>
        </w:r>
        <w:r w:rsidRPr="00815A76">
          <w:rPr>
            <w:rStyle w:val="Hipervnculo"/>
            <w:noProof/>
          </w:rPr>
          <w:fldChar w:fldCharType="end"/>
        </w:r>
      </w:ins>
    </w:p>
    <w:p w14:paraId="657D2F96" w14:textId="004A0F6A" w:rsidR="00AC0FAC" w:rsidRDefault="00AC0FAC">
      <w:pPr>
        <w:pStyle w:val="TDC1"/>
        <w:tabs>
          <w:tab w:val="left" w:pos="1540"/>
          <w:tab w:val="right" w:leader="dot" w:pos="8354"/>
        </w:tabs>
        <w:rPr>
          <w:ins w:id="410" w:author="Pablo Barrero Cruz" w:date="2026-06-30T16:10:00Z" w16du:dateUtc="2026-06-30T14:10:00Z"/>
          <w:rFonts w:eastAsiaTheme="minorEastAsia"/>
          <w:b w:val="0"/>
          <w:bCs w:val="0"/>
          <w:caps w:val="0"/>
          <w:noProof/>
          <w:kern w:val="2"/>
          <w:sz w:val="24"/>
          <w:szCs w:val="24"/>
          <w:lang w:eastAsia="es-ES"/>
          <w14:ligatures w14:val="standardContextual"/>
        </w:rPr>
      </w:pPr>
      <w:ins w:id="41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"_Toc233728343"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9.</w:t>
        </w:r>
        <w:r>
          <w:rPr>
            <w:rFonts w:eastAsiaTheme="minorEastAsia"/>
            <w:b w:val="0"/>
            <w:bCs w:val="0"/>
            <w:caps w:val="0"/>
            <w:noProof/>
            <w:kern w:val="2"/>
            <w:sz w:val="24"/>
            <w:szCs w:val="24"/>
            <w:lang w:eastAsia="es-ES"/>
            <w14:ligatures w14:val="standardContextual"/>
          </w:rPr>
          <w:tab/>
        </w:r>
        <w:r w:rsidRPr="00815A76">
          <w:rPr>
            <w:rStyle w:val="Hipervnculo"/>
            <w:noProof/>
          </w:rPr>
          <w:t>Manuales del Sistema</w:t>
        </w:r>
        <w:r>
          <w:rPr>
            <w:noProof/>
            <w:webHidden/>
          </w:rPr>
          <w:tab/>
        </w:r>
        <w:r>
          <w:rPr>
            <w:noProof/>
            <w:webHidden/>
          </w:rPr>
          <w:fldChar w:fldCharType="begin"/>
        </w:r>
        <w:r>
          <w:rPr>
            <w:noProof/>
            <w:webHidden/>
          </w:rPr>
          <w:instrText xml:space="preserve"> PAGEREF _Toc233728343 \h </w:instrText>
        </w:r>
      </w:ins>
      <w:r>
        <w:rPr>
          <w:noProof/>
          <w:webHidden/>
        </w:rPr>
      </w:r>
      <w:ins w:id="412" w:author="Pablo Barrero Cruz" w:date="2026-06-30T16:10:00Z" w16du:dateUtc="2026-06-30T14:10:00Z">
        <w:r>
          <w:rPr>
            <w:noProof/>
            <w:webHidden/>
          </w:rPr>
          <w:fldChar w:fldCharType="separate"/>
        </w:r>
        <w:r>
          <w:rPr>
            <w:noProof/>
            <w:webHidden/>
          </w:rPr>
          <w:t>151</w:t>
        </w:r>
        <w:r>
          <w:rPr>
            <w:noProof/>
            <w:webHidden/>
          </w:rPr>
          <w:fldChar w:fldCharType="end"/>
        </w:r>
        <w:r w:rsidRPr="00815A76">
          <w:rPr>
            <w:rStyle w:val="Hipervnculo"/>
            <w:noProof/>
          </w:rPr>
          <w:fldChar w:fldCharType="end"/>
        </w:r>
      </w:ins>
    </w:p>
    <w:p w14:paraId="0E97780B" w14:textId="4A47A497" w:rsidR="00AC0FAC" w:rsidRDefault="00AC0FAC">
      <w:pPr>
        <w:pStyle w:val="TDC2"/>
        <w:rPr>
          <w:ins w:id="413" w:author="Pablo Barrero Cruz" w:date="2026-06-30T16:10:00Z" w16du:dateUtc="2026-06-30T14:10:00Z"/>
          <w:rFonts w:eastAsiaTheme="minorEastAsia"/>
          <w:smallCaps w:val="0"/>
          <w:noProof/>
          <w:kern w:val="2"/>
          <w:sz w:val="24"/>
          <w:szCs w:val="24"/>
          <w:lang w:eastAsia="es-ES"/>
          <w14:ligatures w14:val="standardContextual"/>
        </w:rPr>
      </w:pPr>
      <w:ins w:id="41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"_Toc233728344"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9.1</w:t>
        </w:r>
        <w:r>
          <w:rPr>
            <w:rFonts w:eastAsiaTheme="minorEastAsia"/>
            <w:smallCaps w:val="0"/>
            <w:noProof/>
            <w:kern w:val="2"/>
            <w:sz w:val="24"/>
            <w:szCs w:val="24"/>
            <w:lang w:eastAsia="es-ES"/>
            <w14:ligatures w14:val="standardContextual"/>
          </w:rPr>
          <w:tab/>
        </w:r>
        <w:r w:rsidRPr="00815A76">
          <w:rPr>
            <w:rStyle w:val="Hipervnculo"/>
            <w:noProof/>
          </w:rPr>
          <w:t>Manual de Instalación</w:t>
        </w:r>
        <w:r>
          <w:rPr>
            <w:noProof/>
            <w:webHidden/>
          </w:rPr>
          <w:tab/>
        </w:r>
        <w:r>
          <w:rPr>
            <w:noProof/>
            <w:webHidden/>
          </w:rPr>
          <w:fldChar w:fldCharType="begin"/>
        </w:r>
        <w:r>
          <w:rPr>
            <w:noProof/>
            <w:webHidden/>
          </w:rPr>
          <w:instrText xml:space="preserve"> PAGEREF _Toc233728344 \h </w:instrText>
        </w:r>
      </w:ins>
      <w:r>
        <w:rPr>
          <w:noProof/>
          <w:webHidden/>
        </w:rPr>
      </w:r>
      <w:ins w:id="415" w:author="Pablo Barrero Cruz" w:date="2026-06-30T16:10:00Z" w16du:dateUtc="2026-06-30T14:10:00Z">
        <w:r>
          <w:rPr>
            <w:noProof/>
            <w:webHidden/>
          </w:rPr>
          <w:fldChar w:fldCharType="separate"/>
        </w:r>
        <w:r>
          <w:rPr>
            <w:noProof/>
            <w:webHidden/>
          </w:rPr>
          <w:t>151</w:t>
        </w:r>
        <w:r>
          <w:rPr>
            <w:noProof/>
            <w:webHidden/>
          </w:rPr>
          <w:fldChar w:fldCharType="end"/>
        </w:r>
        <w:r w:rsidRPr="00815A76">
          <w:rPr>
            <w:rStyle w:val="Hipervnculo"/>
            <w:noProof/>
          </w:rPr>
          <w:fldChar w:fldCharType="end"/>
        </w:r>
      </w:ins>
    </w:p>
    <w:p w14:paraId="63E4FCB6" w14:textId="50465422" w:rsidR="00AC0FAC" w:rsidRDefault="00AC0FAC">
      <w:pPr>
        <w:pStyle w:val="TDC3"/>
        <w:tabs>
          <w:tab w:val="left" w:pos="1320"/>
          <w:tab w:val="right" w:leader="dot" w:pos="8354"/>
        </w:tabs>
        <w:rPr>
          <w:ins w:id="416" w:author="Pablo Barrero Cruz" w:date="2026-06-30T16:10:00Z" w16du:dateUtc="2026-06-30T14:10:00Z"/>
          <w:rFonts w:eastAsiaTheme="minorEastAsia"/>
          <w:i w:val="0"/>
          <w:iCs w:val="0"/>
          <w:noProof/>
          <w:kern w:val="2"/>
          <w:sz w:val="24"/>
          <w:szCs w:val="24"/>
          <w:lang w:eastAsia="es-ES"/>
          <w14:ligatures w14:val="standardContextual"/>
        </w:rPr>
      </w:pPr>
      <w:ins w:id="417" w:author="Pablo Barrero Cruz" w:date="2026-06-30T16:10:00Z" w16du:dateUtc="2026-06-30T14:10:00Z">
        <w:r w:rsidRPr="00815A76">
          <w:rPr>
            <w:rStyle w:val="Hipervnculo"/>
            <w:noProof/>
          </w:rPr>
          <w:lastRenderedPageBreak/>
          <w:fldChar w:fldCharType="begin"/>
        </w:r>
        <w:r w:rsidRPr="00815A76">
          <w:rPr>
            <w:rStyle w:val="Hipervnculo"/>
            <w:noProof/>
          </w:rPr>
          <w:instrText xml:space="preserve"> </w:instrText>
        </w:r>
        <w:r>
          <w:rPr>
            <w:noProof/>
          </w:rPr>
          <w:instrText>HYPERLINK \l "_Toc233728345"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9.1.1</w:t>
        </w:r>
        <w:r>
          <w:rPr>
            <w:rFonts w:eastAsiaTheme="minorEastAsia"/>
            <w:i w:val="0"/>
            <w:iCs w:val="0"/>
            <w:noProof/>
            <w:kern w:val="2"/>
            <w:sz w:val="24"/>
            <w:szCs w:val="24"/>
            <w:lang w:eastAsia="es-ES"/>
            <w14:ligatures w14:val="standardContextual"/>
          </w:rPr>
          <w:tab/>
        </w:r>
        <w:r w:rsidRPr="00815A76">
          <w:rPr>
            <w:rStyle w:val="Hipervnculo"/>
            <w:noProof/>
          </w:rPr>
          <w:t>Requisitos previos</w:t>
        </w:r>
        <w:r>
          <w:rPr>
            <w:noProof/>
            <w:webHidden/>
          </w:rPr>
          <w:tab/>
        </w:r>
        <w:r>
          <w:rPr>
            <w:noProof/>
            <w:webHidden/>
          </w:rPr>
          <w:fldChar w:fldCharType="begin"/>
        </w:r>
        <w:r>
          <w:rPr>
            <w:noProof/>
            <w:webHidden/>
          </w:rPr>
          <w:instrText xml:space="preserve"> PAGEREF _Toc233728345 \h </w:instrText>
        </w:r>
      </w:ins>
      <w:r>
        <w:rPr>
          <w:noProof/>
          <w:webHidden/>
        </w:rPr>
      </w:r>
      <w:ins w:id="418" w:author="Pablo Barrero Cruz" w:date="2026-06-30T16:10:00Z" w16du:dateUtc="2026-06-30T14:10:00Z">
        <w:r>
          <w:rPr>
            <w:noProof/>
            <w:webHidden/>
          </w:rPr>
          <w:fldChar w:fldCharType="separate"/>
        </w:r>
        <w:r>
          <w:rPr>
            <w:noProof/>
            <w:webHidden/>
          </w:rPr>
          <w:t>151</w:t>
        </w:r>
        <w:r>
          <w:rPr>
            <w:noProof/>
            <w:webHidden/>
          </w:rPr>
          <w:fldChar w:fldCharType="end"/>
        </w:r>
        <w:r w:rsidRPr="00815A76">
          <w:rPr>
            <w:rStyle w:val="Hipervnculo"/>
            <w:noProof/>
          </w:rPr>
          <w:fldChar w:fldCharType="end"/>
        </w:r>
      </w:ins>
    </w:p>
    <w:p w14:paraId="62BFAD3A" w14:textId="3B229791" w:rsidR="00AC0FAC" w:rsidRDefault="00AC0FAC">
      <w:pPr>
        <w:pStyle w:val="TDC3"/>
        <w:tabs>
          <w:tab w:val="left" w:pos="1320"/>
          <w:tab w:val="right" w:leader="dot" w:pos="8354"/>
        </w:tabs>
        <w:rPr>
          <w:ins w:id="419" w:author="Pablo Barrero Cruz" w:date="2026-06-30T16:10:00Z" w16du:dateUtc="2026-06-30T14:10:00Z"/>
          <w:rFonts w:eastAsiaTheme="minorEastAsia"/>
          <w:i w:val="0"/>
          <w:iCs w:val="0"/>
          <w:noProof/>
          <w:kern w:val="2"/>
          <w:sz w:val="24"/>
          <w:szCs w:val="24"/>
          <w:lang w:eastAsia="es-ES"/>
          <w14:ligatures w14:val="standardContextual"/>
        </w:rPr>
      </w:pPr>
      <w:ins w:id="42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"_Toc233728346"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9.1.2</w:t>
        </w:r>
        <w:r>
          <w:rPr>
            <w:rFonts w:eastAsiaTheme="minorEastAsia"/>
            <w:i w:val="0"/>
            <w:iCs w:val="0"/>
            <w:noProof/>
            <w:kern w:val="2"/>
            <w:sz w:val="24"/>
            <w:szCs w:val="24"/>
            <w:lang w:eastAsia="es-ES"/>
            <w14:ligatures w14:val="standardContextual"/>
          </w:rPr>
          <w:tab/>
        </w:r>
        <w:r w:rsidRPr="00815A76">
          <w:rPr>
            <w:rStyle w:val="Hipervnculo"/>
            <w:noProof/>
          </w:rPr>
          <w:t>Instalación recomendada con Docker Compose</w:t>
        </w:r>
        <w:r>
          <w:rPr>
            <w:noProof/>
            <w:webHidden/>
          </w:rPr>
          <w:tab/>
        </w:r>
        <w:r>
          <w:rPr>
            <w:noProof/>
            <w:webHidden/>
          </w:rPr>
          <w:fldChar w:fldCharType="begin"/>
        </w:r>
        <w:r>
          <w:rPr>
            <w:noProof/>
            <w:webHidden/>
          </w:rPr>
          <w:instrText xml:space="preserve"> PAGEREF _Toc233728346 \h </w:instrText>
        </w:r>
      </w:ins>
      <w:r>
        <w:rPr>
          <w:noProof/>
          <w:webHidden/>
        </w:rPr>
      </w:r>
      <w:ins w:id="421" w:author="Pablo Barrero Cruz" w:date="2026-06-30T16:10:00Z" w16du:dateUtc="2026-06-30T14:10:00Z">
        <w:r>
          <w:rPr>
            <w:noProof/>
            <w:webHidden/>
          </w:rPr>
          <w:fldChar w:fldCharType="separate"/>
        </w:r>
        <w:r>
          <w:rPr>
            <w:noProof/>
            <w:webHidden/>
          </w:rPr>
          <w:t>152</w:t>
        </w:r>
        <w:r>
          <w:rPr>
            <w:noProof/>
            <w:webHidden/>
          </w:rPr>
          <w:fldChar w:fldCharType="end"/>
        </w:r>
        <w:r w:rsidRPr="00815A76">
          <w:rPr>
            <w:rStyle w:val="Hipervnculo"/>
            <w:noProof/>
          </w:rPr>
          <w:fldChar w:fldCharType="end"/>
        </w:r>
      </w:ins>
    </w:p>
    <w:p w14:paraId="6E65857A" w14:textId="38015B80" w:rsidR="00AC0FAC" w:rsidRDefault="00AC0FAC">
      <w:pPr>
        <w:pStyle w:val="TDC3"/>
        <w:tabs>
          <w:tab w:val="left" w:pos="1320"/>
          <w:tab w:val="right" w:leader="dot" w:pos="8354"/>
        </w:tabs>
        <w:rPr>
          <w:ins w:id="422" w:author="Pablo Barrero Cruz" w:date="2026-06-30T16:10:00Z" w16du:dateUtc="2026-06-30T14:10:00Z"/>
          <w:rFonts w:eastAsiaTheme="minorEastAsia"/>
          <w:i w:val="0"/>
          <w:iCs w:val="0"/>
          <w:noProof/>
          <w:kern w:val="2"/>
          <w:sz w:val="24"/>
          <w:szCs w:val="24"/>
          <w:lang w:eastAsia="es-ES"/>
          <w14:ligatures w14:val="standardContextual"/>
        </w:rPr>
      </w:pPr>
      <w:ins w:id="42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"_Toc233728347"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9.1.3</w:t>
        </w:r>
        <w:r>
          <w:rPr>
            <w:rFonts w:eastAsiaTheme="minorEastAsia"/>
            <w:i w:val="0"/>
            <w:iCs w:val="0"/>
            <w:noProof/>
            <w:kern w:val="2"/>
            <w:sz w:val="24"/>
            <w:szCs w:val="24"/>
            <w:lang w:eastAsia="es-ES"/>
            <w14:ligatures w14:val="standardContextual"/>
          </w:rPr>
          <w:tab/>
        </w:r>
        <w:r w:rsidRPr="00815A76">
          <w:rPr>
            <w:rStyle w:val="Hipervnculo"/>
            <w:noProof/>
          </w:rPr>
          <w:t>Instalación alternativa en modo desarrollo</w:t>
        </w:r>
        <w:r>
          <w:rPr>
            <w:noProof/>
            <w:webHidden/>
          </w:rPr>
          <w:tab/>
        </w:r>
        <w:r>
          <w:rPr>
            <w:noProof/>
            <w:webHidden/>
          </w:rPr>
          <w:fldChar w:fldCharType="begin"/>
        </w:r>
        <w:r>
          <w:rPr>
            <w:noProof/>
            <w:webHidden/>
          </w:rPr>
          <w:instrText xml:space="preserve"> PAGEREF _Toc233728347 \h </w:instrText>
        </w:r>
      </w:ins>
      <w:r>
        <w:rPr>
          <w:noProof/>
          <w:webHidden/>
        </w:rPr>
      </w:r>
      <w:ins w:id="424" w:author="Pablo Barrero Cruz" w:date="2026-06-30T16:10:00Z" w16du:dateUtc="2026-06-30T14:10:00Z">
        <w:r>
          <w:rPr>
            <w:noProof/>
            <w:webHidden/>
          </w:rPr>
          <w:fldChar w:fldCharType="separate"/>
        </w:r>
        <w:r>
          <w:rPr>
            <w:noProof/>
            <w:webHidden/>
          </w:rPr>
          <w:t>153</w:t>
        </w:r>
        <w:r>
          <w:rPr>
            <w:noProof/>
            <w:webHidden/>
          </w:rPr>
          <w:fldChar w:fldCharType="end"/>
        </w:r>
        <w:r w:rsidRPr="00815A76">
          <w:rPr>
            <w:rStyle w:val="Hipervnculo"/>
            <w:noProof/>
          </w:rPr>
          <w:fldChar w:fldCharType="end"/>
        </w:r>
      </w:ins>
    </w:p>
    <w:p w14:paraId="47BE7961" w14:textId="116381DD" w:rsidR="00AC0FAC" w:rsidRDefault="00AC0FAC">
      <w:pPr>
        <w:pStyle w:val="TDC3"/>
        <w:tabs>
          <w:tab w:val="left" w:pos="1320"/>
          <w:tab w:val="right" w:leader="dot" w:pos="8354"/>
        </w:tabs>
        <w:rPr>
          <w:ins w:id="425" w:author="Pablo Barrero Cruz" w:date="2026-06-30T16:10:00Z" w16du:dateUtc="2026-06-30T14:10:00Z"/>
          <w:rFonts w:eastAsiaTheme="minorEastAsia"/>
          <w:i w:val="0"/>
          <w:iCs w:val="0"/>
          <w:noProof/>
          <w:kern w:val="2"/>
          <w:sz w:val="24"/>
          <w:szCs w:val="24"/>
          <w:lang w:eastAsia="es-ES"/>
          <w14:ligatures w14:val="standardContextual"/>
        </w:rPr>
      </w:pPr>
      <w:ins w:id="42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"_Toc233728348"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9.1.4</w:t>
        </w:r>
        <w:r>
          <w:rPr>
            <w:rFonts w:eastAsiaTheme="minorEastAsia"/>
            <w:i w:val="0"/>
            <w:iCs w:val="0"/>
            <w:noProof/>
            <w:kern w:val="2"/>
            <w:sz w:val="24"/>
            <w:szCs w:val="24"/>
            <w:lang w:eastAsia="es-ES"/>
            <w14:ligatures w14:val="standardContextual"/>
          </w:rPr>
          <w:tab/>
        </w:r>
        <w:r w:rsidRPr="00815A76">
          <w:rPr>
            <w:rStyle w:val="Hipervnculo"/>
            <w:noProof/>
          </w:rPr>
          <w:t>Comprobación de la instalación</w:t>
        </w:r>
        <w:r>
          <w:rPr>
            <w:noProof/>
            <w:webHidden/>
          </w:rPr>
          <w:tab/>
        </w:r>
        <w:r>
          <w:rPr>
            <w:noProof/>
            <w:webHidden/>
          </w:rPr>
          <w:fldChar w:fldCharType="begin"/>
        </w:r>
        <w:r>
          <w:rPr>
            <w:noProof/>
            <w:webHidden/>
          </w:rPr>
          <w:instrText xml:space="preserve"> PAGEREF _Toc233728348 \h </w:instrText>
        </w:r>
      </w:ins>
      <w:r>
        <w:rPr>
          <w:noProof/>
          <w:webHidden/>
        </w:rPr>
      </w:r>
      <w:ins w:id="427" w:author="Pablo Barrero Cruz" w:date="2026-06-30T16:10:00Z" w16du:dateUtc="2026-06-30T14:10:00Z">
        <w:r>
          <w:rPr>
            <w:noProof/>
            <w:webHidden/>
          </w:rPr>
          <w:fldChar w:fldCharType="separate"/>
        </w:r>
        <w:r>
          <w:rPr>
            <w:noProof/>
            <w:webHidden/>
          </w:rPr>
          <w:t>153</w:t>
        </w:r>
        <w:r>
          <w:rPr>
            <w:noProof/>
            <w:webHidden/>
          </w:rPr>
          <w:fldChar w:fldCharType="end"/>
        </w:r>
        <w:r w:rsidRPr="00815A76">
          <w:rPr>
            <w:rStyle w:val="Hipervnculo"/>
            <w:noProof/>
          </w:rPr>
          <w:fldChar w:fldCharType="end"/>
        </w:r>
      </w:ins>
    </w:p>
    <w:p w14:paraId="714352FB" w14:textId="254913F8" w:rsidR="00AC0FAC" w:rsidRDefault="00AC0FAC">
      <w:pPr>
        <w:pStyle w:val="TDC2"/>
        <w:rPr>
          <w:ins w:id="428" w:author="Pablo Barrero Cruz" w:date="2026-06-30T16:10:00Z" w16du:dateUtc="2026-06-30T14:10:00Z"/>
          <w:rFonts w:eastAsiaTheme="minorEastAsia"/>
          <w:smallCaps w:val="0"/>
          <w:noProof/>
          <w:kern w:val="2"/>
          <w:sz w:val="24"/>
          <w:szCs w:val="24"/>
          <w:lang w:eastAsia="es-ES"/>
          <w14:ligatures w14:val="standardContextual"/>
        </w:rPr>
      </w:pPr>
      <w:ins w:id="42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"_Toc233728349"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9.2</w:t>
        </w:r>
        <w:r>
          <w:rPr>
            <w:rFonts w:eastAsiaTheme="minorEastAsia"/>
            <w:smallCaps w:val="0"/>
            <w:noProof/>
            <w:kern w:val="2"/>
            <w:sz w:val="24"/>
            <w:szCs w:val="24"/>
            <w:lang w:eastAsia="es-ES"/>
            <w14:ligatures w14:val="standardContextual"/>
          </w:rPr>
          <w:tab/>
        </w:r>
        <w:r w:rsidRPr="00815A76">
          <w:rPr>
            <w:rStyle w:val="Hipervnculo"/>
            <w:noProof/>
          </w:rPr>
          <w:t>Manual de Ejecución</w:t>
        </w:r>
        <w:r>
          <w:rPr>
            <w:noProof/>
            <w:webHidden/>
          </w:rPr>
          <w:tab/>
        </w:r>
        <w:r>
          <w:rPr>
            <w:noProof/>
            <w:webHidden/>
          </w:rPr>
          <w:fldChar w:fldCharType="begin"/>
        </w:r>
        <w:r>
          <w:rPr>
            <w:noProof/>
            <w:webHidden/>
          </w:rPr>
          <w:instrText xml:space="preserve"> PAGEREF _Toc233728349 \h </w:instrText>
        </w:r>
      </w:ins>
      <w:r>
        <w:rPr>
          <w:noProof/>
          <w:webHidden/>
        </w:rPr>
      </w:r>
      <w:ins w:id="430" w:author="Pablo Barrero Cruz" w:date="2026-06-30T16:10:00Z" w16du:dateUtc="2026-06-30T14:10:00Z">
        <w:r>
          <w:rPr>
            <w:noProof/>
            <w:webHidden/>
          </w:rPr>
          <w:fldChar w:fldCharType="separate"/>
        </w:r>
        <w:r>
          <w:rPr>
            <w:noProof/>
            <w:webHidden/>
          </w:rPr>
          <w:t>154</w:t>
        </w:r>
        <w:r>
          <w:rPr>
            <w:noProof/>
            <w:webHidden/>
          </w:rPr>
          <w:fldChar w:fldCharType="end"/>
        </w:r>
        <w:r w:rsidRPr="00815A76">
          <w:rPr>
            <w:rStyle w:val="Hipervnculo"/>
            <w:noProof/>
          </w:rPr>
          <w:fldChar w:fldCharType="end"/>
        </w:r>
      </w:ins>
    </w:p>
    <w:p w14:paraId="3ED351BB" w14:textId="4CB96114" w:rsidR="00AC0FAC" w:rsidRDefault="00AC0FAC">
      <w:pPr>
        <w:pStyle w:val="TDC3"/>
        <w:tabs>
          <w:tab w:val="left" w:pos="1320"/>
          <w:tab w:val="right" w:leader="dot" w:pos="8354"/>
        </w:tabs>
        <w:rPr>
          <w:ins w:id="431" w:author="Pablo Barrero Cruz" w:date="2026-06-30T16:10:00Z" w16du:dateUtc="2026-06-30T14:10:00Z"/>
          <w:rFonts w:eastAsiaTheme="minorEastAsia"/>
          <w:i w:val="0"/>
          <w:iCs w:val="0"/>
          <w:noProof/>
          <w:kern w:val="2"/>
          <w:sz w:val="24"/>
          <w:szCs w:val="24"/>
          <w:lang w:eastAsia="es-ES"/>
          <w14:ligatures w14:val="standardContextual"/>
        </w:rPr>
      </w:pPr>
      <w:ins w:id="43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"_Toc233728350"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9.2.1</w:t>
        </w:r>
        <w:r>
          <w:rPr>
            <w:rFonts w:eastAsiaTheme="minorEastAsia"/>
            <w:i w:val="0"/>
            <w:iCs w:val="0"/>
            <w:noProof/>
            <w:kern w:val="2"/>
            <w:sz w:val="24"/>
            <w:szCs w:val="24"/>
            <w:lang w:eastAsia="es-ES"/>
            <w14:ligatures w14:val="standardContextual"/>
          </w:rPr>
          <w:tab/>
        </w:r>
        <w:r w:rsidRPr="00815A76">
          <w:rPr>
            <w:rStyle w:val="Hipervnculo"/>
            <w:noProof/>
          </w:rPr>
          <w:t>Arranque con Docker Compose</w:t>
        </w:r>
        <w:r>
          <w:rPr>
            <w:noProof/>
            <w:webHidden/>
          </w:rPr>
          <w:tab/>
        </w:r>
        <w:r>
          <w:rPr>
            <w:noProof/>
            <w:webHidden/>
          </w:rPr>
          <w:fldChar w:fldCharType="begin"/>
        </w:r>
        <w:r>
          <w:rPr>
            <w:noProof/>
            <w:webHidden/>
          </w:rPr>
          <w:instrText xml:space="preserve"> PAGEREF _Toc233728350 \h </w:instrText>
        </w:r>
      </w:ins>
      <w:r>
        <w:rPr>
          <w:noProof/>
          <w:webHidden/>
        </w:rPr>
      </w:r>
      <w:ins w:id="433" w:author="Pablo Barrero Cruz" w:date="2026-06-30T16:10:00Z" w16du:dateUtc="2026-06-30T14:10:00Z">
        <w:r>
          <w:rPr>
            <w:noProof/>
            <w:webHidden/>
          </w:rPr>
          <w:fldChar w:fldCharType="separate"/>
        </w:r>
        <w:r>
          <w:rPr>
            <w:noProof/>
            <w:webHidden/>
          </w:rPr>
          <w:t>154</w:t>
        </w:r>
        <w:r>
          <w:rPr>
            <w:noProof/>
            <w:webHidden/>
          </w:rPr>
          <w:fldChar w:fldCharType="end"/>
        </w:r>
        <w:r w:rsidRPr="00815A76">
          <w:rPr>
            <w:rStyle w:val="Hipervnculo"/>
            <w:noProof/>
          </w:rPr>
          <w:fldChar w:fldCharType="end"/>
        </w:r>
      </w:ins>
    </w:p>
    <w:p w14:paraId="4BF35829" w14:textId="41A62D54" w:rsidR="00AC0FAC" w:rsidRDefault="00AC0FAC">
      <w:pPr>
        <w:pStyle w:val="TDC3"/>
        <w:tabs>
          <w:tab w:val="left" w:pos="1320"/>
          <w:tab w:val="right" w:leader="dot" w:pos="8354"/>
        </w:tabs>
        <w:rPr>
          <w:ins w:id="434" w:author="Pablo Barrero Cruz" w:date="2026-06-30T16:10:00Z" w16du:dateUtc="2026-06-30T14:10:00Z"/>
          <w:rFonts w:eastAsiaTheme="minorEastAsia"/>
          <w:i w:val="0"/>
          <w:iCs w:val="0"/>
          <w:noProof/>
          <w:kern w:val="2"/>
          <w:sz w:val="24"/>
          <w:szCs w:val="24"/>
          <w:lang w:eastAsia="es-ES"/>
          <w14:ligatures w14:val="standardContextual"/>
        </w:rPr>
      </w:pPr>
      <w:ins w:id="43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"_Toc233728351"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9.2.2</w:t>
        </w:r>
        <w:r>
          <w:rPr>
            <w:rFonts w:eastAsiaTheme="minorEastAsia"/>
            <w:i w:val="0"/>
            <w:iCs w:val="0"/>
            <w:noProof/>
            <w:kern w:val="2"/>
            <w:sz w:val="24"/>
            <w:szCs w:val="24"/>
            <w:lang w:eastAsia="es-ES"/>
            <w14:ligatures w14:val="standardContextual"/>
          </w:rPr>
          <w:tab/>
        </w:r>
        <w:r w:rsidRPr="00815A76">
          <w:rPr>
            <w:rStyle w:val="Hipervnculo"/>
            <w:noProof/>
          </w:rPr>
          <w:t>Parada del sistema</w:t>
        </w:r>
        <w:r>
          <w:rPr>
            <w:noProof/>
            <w:webHidden/>
          </w:rPr>
          <w:tab/>
        </w:r>
        <w:r>
          <w:rPr>
            <w:noProof/>
            <w:webHidden/>
          </w:rPr>
          <w:fldChar w:fldCharType="begin"/>
        </w:r>
        <w:r>
          <w:rPr>
            <w:noProof/>
            <w:webHidden/>
          </w:rPr>
          <w:instrText xml:space="preserve"> PAGEREF _Toc233728351 \h </w:instrText>
        </w:r>
      </w:ins>
      <w:r>
        <w:rPr>
          <w:noProof/>
          <w:webHidden/>
        </w:rPr>
      </w:r>
      <w:ins w:id="436" w:author="Pablo Barrero Cruz" w:date="2026-06-30T16:10:00Z" w16du:dateUtc="2026-06-30T14:10:00Z">
        <w:r>
          <w:rPr>
            <w:noProof/>
            <w:webHidden/>
          </w:rPr>
          <w:fldChar w:fldCharType="separate"/>
        </w:r>
        <w:r>
          <w:rPr>
            <w:noProof/>
            <w:webHidden/>
          </w:rPr>
          <w:t>154</w:t>
        </w:r>
        <w:r>
          <w:rPr>
            <w:noProof/>
            <w:webHidden/>
          </w:rPr>
          <w:fldChar w:fldCharType="end"/>
        </w:r>
        <w:r w:rsidRPr="00815A76">
          <w:rPr>
            <w:rStyle w:val="Hipervnculo"/>
            <w:noProof/>
          </w:rPr>
          <w:fldChar w:fldCharType="end"/>
        </w:r>
      </w:ins>
    </w:p>
    <w:p w14:paraId="518A05F1" w14:textId="06968626" w:rsidR="00AC0FAC" w:rsidRDefault="00AC0FAC">
      <w:pPr>
        <w:pStyle w:val="TDC3"/>
        <w:tabs>
          <w:tab w:val="left" w:pos="1320"/>
          <w:tab w:val="right" w:leader="dot" w:pos="8354"/>
        </w:tabs>
        <w:rPr>
          <w:ins w:id="437" w:author="Pablo Barrero Cruz" w:date="2026-06-30T16:10:00Z" w16du:dateUtc="2026-06-30T14:10:00Z"/>
          <w:rFonts w:eastAsiaTheme="minorEastAsia"/>
          <w:i w:val="0"/>
          <w:iCs w:val="0"/>
          <w:noProof/>
          <w:kern w:val="2"/>
          <w:sz w:val="24"/>
          <w:szCs w:val="24"/>
          <w:lang w:eastAsia="es-ES"/>
          <w14:ligatures w14:val="standardContextual"/>
        </w:rPr>
      </w:pPr>
      <w:ins w:id="43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"_Toc233728352"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9.2.3</w:t>
        </w:r>
        <w:r>
          <w:rPr>
            <w:rFonts w:eastAsiaTheme="minorEastAsia"/>
            <w:i w:val="0"/>
            <w:iCs w:val="0"/>
            <w:noProof/>
            <w:kern w:val="2"/>
            <w:sz w:val="24"/>
            <w:szCs w:val="24"/>
            <w:lang w:eastAsia="es-ES"/>
            <w14:ligatures w14:val="standardContextual"/>
          </w:rPr>
          <w:tab/>
        </w:r>
        <w:r w:rsidRPr="00815A76">
          <w:rPr>
            <w:rStyle w:val="Hipervnculo"/>
            <w:noProof/>
          </w:rPr>
          <w:t>Arranque en modo desarrollo</w:t>
        </w:r>
        <w:r>
          <w:rPr>
            <w:noProof/>
            <w:webHidden/>
          </w:rPr>
          <w:tab/>
        </w:r>
        <w:r>
          <w:rPr>
            <w:noProof/>
            <w:webHidden/>
          </w:rPr>
          <w:fldChar w:fldCharType="begin"/>
        </w:r>
        <w:r>
          <w:rPr>
            <w:noProof/>
            <w:webHidden/>
          </w:rPr>
          <w:instrText xml:space="preserve"> PAGEREF _Toc233728352 \h </w:instrText>
        </w:r>
      </w:ins>
      <w:r>
        <w:rPr>
          <w:noProof/>
          <w:webHidden/>
        </w:rPr>
      </w:r>
      <w:ins w:id="439" w:author="Pablo Barrero Cruz" w:date="2026-06-30T16:10:00Z" w16du:dateUtc="2026-06-30T14:10:00Z">
        <w:r>
          <w:rPr>
            <w:noProof/>
            <w:webHidden/>
          </w:rPr>
          <w:fldChar w:fldCharType="separate"/>
        </w:r>
        <w:r>
          <w:rPr>
            <w:noProof/>
            <w:webHidden/>
          </w:rPr>
          <w:t>154</w:t>
        </w:r>
        <w:r>
          <w:rPr>
            <w:noProof/>
            <w:webHidden/>
          </w:rPr>
          <w:fldChar w:fldCharType="end"/>
        </w:r>
        <w:r w:rsidRPr="00815A76">
          <w:rPr>
            <w:rStyle w:val="Hipervnculo"/>
            <w:noProof/>
          </w:rPr>
          <w:fldChar w:fldCharType="end"/>
        </w:r>
      </w:ins>
    </w:p>
    <w:p w14:paraId="3712E1B7" w14:textId="749C2EE9" w:rsidR="00AC0FAC" w:rsidRDefault="00AC0FAC">
      <w:pPr>
        <w:pStyle w:val="TDC3"/>
        <w:tabs>
          <w:tab w:val="left" w:pos="1320"/>
          <w:tab w:val="right" w:leader="dot" w:pos="8354"/>
        </w:tabs>
        <w:rPr>
          <w:ins w:id="440" w:author="Pablo Barrero Cruz" w:date="2026-06-30T16:10:00Z" w16du:dateUtc="2026-06-30T14:10:00Z"/>
          <w:rFonts w:eastAsiaTheme="minorEastAsia"/>
          <w:i w:val="0"/>
          <w:iCs w:val="0"/>
          <w:noProof/>
          <w:kern w:val="2"/>
          <w:sz w:val="24"/>
          <w:szCs w:val="24"/>
          <w:lang w:eastAsia="es-ES"/>
          <w14:ligatures w14:val="standardContextual"/>
        </w:rPr>
      </w:pPr>
      <w:ins w:id="44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"_Toc233728353"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9.2.4</w:t>
        </w:r>
        <w:r>
          <w:rPr>
            <w:rFonts w:eastAsiaTheme="minorEastAsia"/>
            <w:i w:val="0"/>
            <w:iCs w:val="0"/>
            <w:noProof/>
            <w:kern w:val="2"/>
            <w:sz w:val="24"/>
            <w:szCs w:val="24"/>
            <w:lang w:eastAsia="es-ES"/>
            <w14:ligatures w14:val="standardContextual"/>
          </w:rPr>
          <w:tab/>
        </w:r>
        <w:r w:rsidRPr="00815A76">
          <w:rPr>
            <w:rStyle w:val="Hipervnculo"/>
            <w:noProof/>
          </w:rPr>
          <w:t>Comandos de validación</w:t>
        </w:r>
        <w:r>
          <w:rPr>
            <w:noProof/>
            <w:webHidden/>
          </w:rPr>
          <w:tab/>
        </w:r>
        <w:r>
          <w:rPr>
            <w:noProof/>
            <w:webHidden/>
          </w:rPr>
          <w:fldChar w:fldCharType="begin"/>
        </w:r>
        <w:r>
          <w:rPr>
            <w:noProof/>
            <w:webHidden/>
          </w:rPr>
          <w:instrText xml:space="preserve"> PAGEREF _Toc233728353 \h </w:instrText>
        </w:r>
      </w:ins>
      <w:r>
        <w:rPr>
          <w:noProof/>
          <w:webHidden/>
        </w:rPr>
      </w:r>
      <w:ins w:id="442" w:author="Pablo Barrero Cruz" w:date="2026-06-30T16:10:00Z" w16du:dateUtc="2026-06-30T14:10:00Z">
        <w:r>
          <w:rPr>
            <w:noProof/>
            <w:webHidden/>
          </w:rPr>
          <w:fldChar w:fldCharType="separate"/>
        </w:r>
        <w:r>
          <w:rPr>
            <w:noProof/>
            <w:webHidden/>
          </w:rPr>
          <w:t>155</w:t>
        </w:r>
        <w:r>
          <w:rPr>
            <w:noProof/>
            <w:webHidden/>
          </w:rPr>
          <w:fldChar w:fldCharType="end"/>
        </w:r>
        <w:r w:rsidRPr="00815A76">
          <w:rPr>
            <w:rStyle w:val="Hipervnculo"/>
            <w:noProof/>
          </w:rPr>
          <w:fldChar w:fldCharType="end"/>
        </w:r>
      </w:ins>
    </w:p>
    <w:p w14:paraId="6A6A0A49" w14:textId="43B71B4F" w:rsidR="00AC0FAC" w:rsidRDefault="00AC0FAC">
      <w:pPr>
        <w:pStyle w:val="TDC2"/>
        <w:rPr>
          <w:ins w:id="443" w:author="Pablo Barrero Cruz" w:date="2026-06-30T16:10:00Z" w16du:dateUtc="2026-06-30T14:10:00Z"/>
          <w:rFonts w:eastAsiaTheme="minorEastAsia"/>
          <w:smallCaps w:val="0"/>
          <w:noProof/>
          <w:kern w:val="2"/>
          <w:sz w:val="24"/>
          <w:szCs w:val="24"/>
          <w:lang w:eastAsia="es-ES"/>
          <w14:ligatures w14:val="standardContextual"/>
        </w:rPr>
      </w:pPr>
      <w:ins w:id="44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"_Toc233728354"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9.3</w:t>
        </w:r>
        <w:r>
          <w:rPr>
            <w:rFonts w:eastAsiaTheme="minorEastAsia"/>
            <w:smallCaps w:val="0"/>
            <w:noProof/>
            <w:kern w:val="2"/>
            <w:sz w:val="24"/>
            <w:szCs w:val="24"/>
            <w:lang w:eastAsia="es-ES"/>
            <w14:ligatures w14:val="standardContextual"/>
          </w:rPr>
          <w:tab/>
        </w:r>
        <w:r w:rsidRPr="00815A76">
          <w:rPr>
            <w:rStyle w:val="Hipervnculo"/>
            <w:noProof/>
          </w:rPr>
          <w:t>Manual de Usuario</w:t>
        </w:r>
        <w:r>
          <w:rPr>
            <w:noProof/>
            <w:webHidden/>
          </w:rPr>
          <w:tab/>
        </w:r>
        <w:r>
          <w:rPr>
            <w:noProof/>
            <w:webHidden/>
          </w:rPr>
          <w:fldChar w:fldCharType="begin"/>
        </w:r>
        <w:r>
          <w:rPr>
            <w:noProof/>
            <w:webHidden/>
          </w:rPr>
          <w:instrText xml:space="preserve"> PAGEREF _Toc233728354 \h </w:instrText>
        </w:r>
      </w:ins>
      <w:r>
        <w:rPr>
          <w:noProof/>
          <w:webHidden/>
        </w:rPr>
      </w:r>
      <w:ins w:id="445" w:author="Pablo Barrero Cruz" w:date="2026-06-30T16:10:00Z" w16du:dateUtc="2026-06-30T14:10:00Z">
        <w:r>
          <w:rPr>
            <w:noProof/>
            <w:webHidden/>
          </w:rPr>
          <w:fldChar w:fldCharType="separate"/>
        </w:r>
        <w:r>
          <w:rPr>
            <w:noProof/>
            <w:webHidden/>
          </w:rPr>
          <w:t>155</w:t>
        </w:r>
        <w:r>
          <w:rPr>
            <w:noProof/>
            <w:webHidden/>
          </w:rPr>
          <w:fldChar w:fldCharType="end"/>
        </w:r>
        <w:r w:rsidRPr="00815A76">
          <w:rPr>
            <w:rStyle w:val="Hipervnculo"/>
            <w:noProof/>
          </w:rPr>
          <w:fldChar w:fldCharType="end"/>
        </w:r>
      </w:ins>
    </w:p>
    <w:p w14:paraId="01198670" w14:textId="1A125825" w:rsidR="00AC0FAC" w:rsidRDefault="00AC0FAC">
      <w:pPr>
        <w:pStyle w:val="TDC3"/>
        <w:tabs>
          <w:tab w:val="left" w:pos="1320"/>
          <w:tab w:val="right" w:leader="dot" w:pos="8354"/>
        </w:tabs>
        <w:rPr>
          <w:ins w:id="446" w:author="Pablo Barrero Cruz" w:date="2026-06-30T16:10:00Z" w16du:dateUtc="2026-06-30T14:10:00Z"/>
          <w:rFonts w:eastAsiaTheme="minorEastAsia"/>
          <w:i w:val="0"/>
          <w:iCs w:val="0"/>
          <w:noProof/>
          <w:kern w:val="2"/>
          <w:sz w:val="24"/>
          <w:szCs w:val="24"/>
          <w:lang w:eastAsia="es-ES"/>
          <w14:ligatures w14:val="standardContextual"/>
        </w:rPr>
      </w:pPr>
      <w:ins w:id="44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"_Toc233728355"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9.3.1</w:t>
        </w:r>
        <w:r>
          <w:rPr>
            <w:rFonts w:eastAsiaTheme="minorEastAsia"/>
            <w:i w:val="0"/>
            <w:iCs w:val="0"/>
            <w:noProof/>
            <w:kern w:val="2"/>
            <w:sz w:val="24"/>
            <w:szCs w:val="24"/>
            <w:lang w:eastAsia="es-ES"/>
            <w14:ligatures w14:val="standardContextual"/>
          </w:rPr>
          <w:tab/>
        </w:r>
        <w:r w:rsidRPr="00815A76">
          <w:rPr>
            <w:rStyle w:val="Hipervnculo"/>
            <w:noProof/>
          </w:rPr>
          <w:t>Perfiles de usuario</w:t>
        </w:r>
        <w:r>
          <w:rPr>
            <w:noProof/>
            <w:webHidden/>
          </w:rPr>
          <w:tab/>
        </w:r>
        <w:r>
          <w:rPr>
            <w:noProof/>
            <w:webHidden/>
          </w:rPr>
          <w:fldChar w:fldCharType="begin"/>
        </w:r>
        <w:r>
          <w:rPr>
            <w:noProof/>
            <w:webHidden/>
          </w:rPr>
          <w:instrText xml:space="preserve"> PAGEREF _Toc233728355 \h </w:instrText>
        </w:r>
      </w:ins>
      <w:r>
        <w:rPr>
          <w:noProof/>
          <w:webHidden/>
        </w:rPr>
      </w:r>
      <w:ins w:id="448" w:author="Pablo Barrero Cruz" w:date="2026-06-30T16:10:00Z" w16du:dateUtc="2026-06-30T14:10:00Z">
        <w:r>
          <w:rPr>
            <w:noProof/>
            <w:webHidden/>
          </w:rPr>
          <w:fldChar w:fldCharType="separate"/>
        </w:r>
        <w:r>
          <w:rPr>
            <w:noProof/>
            <w:webHidden/>
          </w:rPr>
          <w:t>155</w:t>
        </w:r>
        <w:r>
          <w:rPr>
            <w:noProof/>
            <w:webHidden/>
          </w:rPr>
          <w:fldChar w:fldCharType="end"/>
        </w:r>
        <w:r w:rsidRPr="00815A76">
          <w:rPr>
            <w:rStyle w:val="Hipervnculo"/>
            <w:noProof/>
          </w:rPr>
          <w:fldChar w:fldCharType="end"/>
        </w:r>
      </w:ins>
    </w:p>
    <w:p w14:paraId="4B472A17" w14:textId="557CD7D7" w:rsidR="00AC0FAC" w:rsidRDefault="00AC0FAC">
      <w:pPr>
        <w:pStyle w:val="TDC3"/>
        <w:tabs>
          <w:tab w:val="left" w:pos="1320"/>
          <w:tab w:val="right" w:leader="dot" w:pos="8354"/>
        </w:tabs>
        <w:rPr>
          <w:ins w:id="449" w:author="Pablo Barrero Cruz" w:date="2026-06-30T16:10:00Z" w16du:dateUtc="2026-06-30T14:10:00Z"/>
          <w:rFonts w:eastAsiaTheme="minorEastAsia"/>
          <w:i w:val="0"/>
          <w:iCs w:val="0"/>
          <w:noProof/>
          <w:kern w:val="2"/>
          <w:sz w:val="24"/>
          <w:szCs w:val="24"/>
          <w:lang w:eastAsia="es-ES"/>
          <w14:ligatures w14:val="standardContextual"/>
        </w:rPr>
      </w:pPr>
      <w:ins w:id="45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"_Toc233728356"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9.3.2</w:t>
        </w:r>
        <w:r>
          <w:rPr>
            <w:rFonts w:eastAsiaTheme="minorEastAsia"/>
            <w:i w:val="0"/>
            <w:iCs w:val="0"/>
            <w:noProof/>
            <w:kern w:val="2"/>
            <w:sz w:val="24"/>
            <w:szCs w:val="24"/>
            <w:lang w:eastAsia="es-ES"/>
            <w14:ligatures w14:val="standardContextual"/>
          </w:rPr>
          <w:tab/>
        </w:r>
        <w:r w:rsidRPr="00815A76">
          <w:rPr>
            <w:rStyle w:val="Hipervnculo"/>
            <w:noProof/>
          </w:rPr>
          <w:t>Registro e inicio de sesión</w:t>
        </w:r>
        <w:r>
          <w:rPr>
            <w:noProof/>
            <w:webHidden/>
          </w:rPr>
          <w:tab/>
        </w:r>
        <w:r>
          <w:rPr>
            <w:noProof/>
            <w:webHidden/>
          </w:rPr>
          <w:fldChar w:fldCharType="begin"/>
        </w:r>
        <w:r>
          <w:rPr>
            <w:noProof/>
            <w:webHidden/>
          </w:rPr>
          <w:instrText xml:space="preserve"> PAGEREF _Toc233728356 \h </w:instrText>
        </w:r>
      </w:ins>
      <w:r>
        <w:rPr>
          <w:noProof/>
          <w:webHidden/>
        </w:rPr>
      </w:r>
      <w:ins w:id="451" w:author="Pablo Barrero Cruz" w:date="2026-06-30T16:10:00Z" w16du:dateUtc="2026-06-30T14:10:00Z">
        <w:r>
          <w:rPr>
            <w:noProof/>
            <w:webHidden/>
          </w:rPr>
          <w:fldChar w:fldCharType="separate"/>
        </w:r>
        <w:r>
          <w:rPr>
            <w:noProof/>
            <w:webHidden/>
          </w:rPr>
          <w:t>156</w:t>
        </w:r>
        <w:r>
          <w:rPr>
            <w:noProof/>
            <w:webHidden/>
          </w:rPr>
          <w:fldChar w:fldCharType="end"/>
        </w:r>
        <w:r w:rsidRPr="00815A76">
          <w:rPr>
            <w:rStyle w:val="Hipervnculo"/>
            <w:noProof/>
          </w:rPr>
          <w:fldChar w:fldCharType="end"/>
        </w:r>
      </w:ins>
    </w:p>
    <w:p w14:paraId="04267F10" w14:textId="5C914033" w:rsidR="00AC0FAC" w:rsidRDefault="00AC0FAC">
      <w:pPr>
        <w:pStyle w:val="TDC3"/>
        <w:tabs>
          <w:tab w:val="left" w:pos="1320"/>
          <w:tab w:val="right" w:leader="dot" w:pos="8354"/>
        </w:tabs>
        <w:rPr>
          <w:ins w:id="452" w:author="Pablo Barrero Cruz" w:date="2026-06-30T16:10:00Z" w16du:dateUtc="2026-06-30T14:10:00Z"/>
          <w:rFonts w:eastAsiaTheme="minorEastAsia"/>
          <w:i w:val="0"/>
          <w:iCs w:val="0"/>
          <w:noProof/>
          <w:kern w:val="2"/>
          <w:sz w:val="24"/>
          <w:szCs w:val="24"/>
          <w:lang w:eastAsia="es-ES"/>
          <w14:ligatures w14:val="standardContextual"/>
        </w:rPr>
      </w:pPr>
      <w:ins w:id="45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"_Toc233728357"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9.3.3</w:t>
        </w:r>
        <w:r>
          <w:rPr>
            <w:rFonts w:eastAsiaTheme="minorEastAsia"/>
            <w:i w:val="0"/>
            <w:iCs w:val="0"/>
            <w:noProof/>
            <w:kern w:val="2"/>
            <w:sz w:val="24"/>
            <w:szCs w:val="24"/>
            <w:lang w:eastAsia="es-ES"/>
            <w14:ligatures w14:val="standardContextual"/>
          </w:rPr>
          <w:tab/>
        </w:r>
        <w:r w:rsidRPr="00815A76">
          <w:rPr>
            <w:rStyle w:val="Hipervnculo"/>
            <w:noProof/>
          </w:rPr>
          <w:t>Perfil y cambio de contraseña</w:t>
        </w:r>
        <w:r>
          <w:rPr>
            <w:noProof/>
            <w:webHidden/>
          </w:rPr>
          <w:tab/>
        </w:r>
        <w:r>
          <w:rPr>
            <w:noProof/>
            <w:webHidden/>
          </w:rPr>
          <w:fldChar w:fldCharType="begin"/>
        </w:r>
        <w:r>
          <w:rPr>
            <w:noProof/>
            <w:webHidden/>
          </w:rPr>
          <w:instrText xml:space="preserve"> PAGEREF _Toc233728357 \h </w:instrText>
        </w:r>
      </w:ins>
      <w:r>
        <w:rPr>
          <w:noProof/>
          <w:webHidden/>
        </w:rPr>
      </w:r>
      <w:ins w:id="454" w:author="Pablo Barrero Cruz" w:date="2026-06-30T16:10:00Z" w16du:dateUtc="2026-06-30T14:10:00Z">
        <w:r>
          <w:rPr>
            <w:noProof/>
            <w:webHidden/>
          </w:rPr>
          <w:fldChar w:fldCharType="separate"/>
        </w:r>
        <w:r>
          <w:rPr>
            <w:noProof/>
            <w:webHidden/>
          </w:rPr>
          <w:t>156</w:t>
        </w:r>
        <w:r>
          <w:rPr>
            <w:noProof/>
            <w:webHidden/>
          </w:rPr>
          <w:fldChar w:fldCharType="end"/>
        </w:r>
        <w:r w:rsidRPr="00815A76">
          <w:rPr>
            <w:rStyle w:val="Hipervnculo"/>
            <w:noProof/>
          </w:rPr>
          <w:fldChar w:fldCharType="end"/>
        </w:r>
      </w:ins>
    </w:p>
    <w:p w14:paraId="53E54B6C" w14:textId="2746C56A" w:rsidR="00AC0FAC" w:rsidRDefault="00AC0FAC">
      <w:pPr>
        <w:pStyle w:val="TDC3"/>
        <w:tabs>
          <w:tab w:val="left" w:pos="1320"/>
          <w:tab w:val="right" w:leader="dot" w:pos="8354"/>
        </w:tabs>
        <w:rPr>
          <w:ins w:id="455" w:author="Pablo Barrero Cruz" w:date="2026-06-30T16:10:00Z" w16du:dateUtc="2026-06-30T14:10:00Z"/>
          <w:rFonts w:eastAsiaTheme="minorEastAsia"/>
          <w:i w:val="0"/>
          <w:iCs w:val="0"/>
          <w:noProof/>
          <w:kern w:val="2"/>
          <w:sz w:val="24"/>
          <w:szCs w:val="24"/>
          <w:lang w:eastAsia="es-ES"/>
          <w14:ligatures w14:val="standardContextual"/>
        </w:rPr>
      </w:pPr>
      <w:ins w:id="45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"_Toc233728358"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9.3.4</w:t>
        </w:r>
        <w:r>
          <w:rPr>
            <w:rFonts w:eastAsiaTheme="minorEastAsia"/>
            <w:i w:val="0"/>
            <w:iCs w:val="0"/>
            <w:noProof/>
            <w:kern w:val="2"/>
            <w:sz w:val="24"/>
            <w:szCs w:val="24"/>
            <w:lang w:eastAsia="es-ES"/>
            <w14:ligatures w14:val="standardContextual"/>
          </w:rPr>
          <w:tab/>
        </w:r>
        <w:r w:rsidRPr="00815A76">
          <w:rPr>
            <w:rStyle w:val="Hipervnculo"/>
            <w:noProof/>
          </w:rPr>
          <w:t>Uso como estudiante</w:t>
        </w:r>
        <w:r>
          <w:rPr>
            <w:noProof/>
            <w:webHidden/>
          </w:rPr>
          <w:tab/>
        </w:r>
        <w:r>
          <w:rPr>
            <w:noProof/>
            <w:webHidden/>
          </w:rPr>
          <w:fldChar w:fldCharType="begin"/>
        </w:r>
        <w:r>
          <w:rPr>
            <w:noProof/>
            <w:webHidden/>
          </w:rPr>
          <w:instrText xml:space="preserve"> PAGEREF _Toc233728358 \h </w:instrText>
        </w:r>
      </w:ins>
      <w:r>
        <w:rPr>
          <w:noProof/>
          <w:webHidden/>
        </w:rPr>
      </w:r>
      <w:ins w:id="457" w:author="Pablo Barrero Cruz" w:date="2026-06-30T16:10:00Z" w16du:dateUtc="2026-06-30T14:10:00Z">
        <w:r>
          <w:rPr>
            <w:noProof/>
            <w:webHidden/>
          </w:rPr>
          <w:fldChar w:fldCharType="separate"/>
        </w:r>
        <w:r>
          <w:rPr>
            <w:noProof/>
            <w:webHidden/>
          </w:rPr>
          <w:t>157</w:t>
        </w:r>
        <w:r>
          <w:rPr>
            <w:noProof/>
            <w:webHidden/>
          </w:rPr>
          <w:fldChar w:fldCharType="end"/>
        </w:r>
        <w:r w:rsidRPr="00815A76">
          <w:rPr>
            <w:rStyle w:val="Hipervnculo"/>
            <w:noProof/>
          </w:rPr>
          <w:fldChar w:fldCharType="end"/>
        </w:r>
      </w:ins>
    </w:p>
    <w:p w14:paraId="1E8B5A6F" w14:textId="497CC09E" w:rsidR="00AC0FAC" w:rsidRDefault="00AC0FAC">
      <w:pPr>
        <w:pStyle w:val="TDC3"/>
        <w:tabs>
          <w:tab w:val="left" w:pos="1320"/>
          <w:tab w:val="right" w:leader="dot" w:pos="8354"/>
        </w:tabs>
        <w:rPr>
          <w:ins w:id="458" w:author="Pablo Barrero Cruz" w:date="2026-06-30T16:10:00Z" w16du:dateUtc="2026-06-30T14:10:00Z"/>
          <w:rFonts w:eastAsiaTheme="minorEastAsia"/>
          <w:i w:val="0"/>
          <w:iCs w:val="0"/>
          <w:noProof/>
          <w:kern w:val="2"/>
          <w:sz w:val="24"/>
          <w:szCs w:val="24"/>
          <w:lang w:eastAsia="es-ES"/>
          <w14:ligatures w14:val="standardContextual"/>
        </w:rPr>
      </w:pPr>
      <w:ins w:id="45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"_Toc233728359"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9.3.5</w:t>
        </w:r>
        <w:r>
          <w:rPr>
            <w:rFonts w:eastAsiaTheme="minorEastAsia"/>
            <w:i w:val="0"/>
            <w:iCs w:val="0"/>
            <w:noProof/>
            <w:kern w:val="2"/>
            <w:sz w:val="24"/>
            <w:szCs w:val="24"/>
            <w:lang w:eastAsia="es-ES"/>
            <w14:ligatures w14:val="standardContextual"/>
          </w:rPr>
          <w:tab/>
        </w:r>
        <w:r w:rsidRPr="00815A76">
          <w:rPr>
            <w:rStyle w:val="Hipervnculo"/>
            <w:noProof/>
          </w:rPr>
          <w:t>Uso como profesor</w:t>
        </w:r>
        <w:r>
          <w:rPr>
            <w:noProof/>
            <w:webHidden/>
          </w:rPr>
          <w:tab/>
        </w:r>
        <w:r>
          <w:rPr>
            <w:noProof/>
            <w:webHidden/>
          </w:rPr>
          <w:fldChar w:fldCharType="begin"/>
        </w:r>
        <w:r>
          <w:rPr>
            <w:noProof/>
            <w:webHidden/>
          </w:rPr>
          <w:instrText xml:space="preserve"> PAGEREF _Toc233728359 \h </w:instrText>
        </w:r>
      </w:ins>
      <w:r>
        <w:rPr>
          <w:noProof/>
          <w:webHidden/>
        </w:rPr>
      </w:r>
      <w:ins w:id="460" w:author="Pablo Barrero Cruz" w:date="2026-06-30T16:10:00Z" w16du:dateUtc="2026-06-30T14:10:00Z">
        <w:r>
          <w:rPr>
            <w:noProof/>
            <w:webHidden/>
          </w:rPr>
          <w:fldChar w:fldCharType="separate"/>
        </w:r>
        <w:r>
          <w:rPr>
            <w:noProof/>
            <w:webHidden/>
          </w:rPr>
          <w:t>158</w:t>
        </w:r>
        <w:r>
          <w:rPr>
            <w:noProof/>
            <w:webHidden/>
          </w:rPr>
          <w:fldChar w:fldCharType="end"/>
        </w:r>
        <w:r w:rsidRPr="00815A76">
          <w:rPr>
            <w:rStyle w:val="Hipervnculo"/>
            <w:noProof/>
          </w:rPr>
          <w:fldChar w:fldCharType="end"/>
        </w:r>
      </w:ins>
    </w:p>
    <w:p w14:paraId="631912E3" w14:textId="6E2C36F2" w:rsidR="00AC0FAC" w:rsidRDefault="00AC0FAC">
      <w:pPr>
        <w:pStyle w:val="TDC3"/>
        <w:tabs>
          <w:tab w:val="left" w:pos="1320"/>
          <w:tab w:val="right" w:leader="dot" w:pos="8354"/>
        </w:tabs>
        <w:rPr>
          <w:ins w:id="461" w:author="Pablo Barrero Cruz" w:date="2026-06-30T16:10:00Z" w16du:dateUtc="2026-06-30T14:10:00Z"/>
          <w:rFonts w:eastAsiaTheme="minorEastAsia"/>
          <w:i w:val="0"/>
          <w:iCs w:val="0"/>
          <w:noProof/>
          <w:kern w:val="2"/>
          <w:sz w:val="24"/>
          <w:szCs w:val="24"/>
          <w:lang w:eastAsia="es-ES"/>
          <w14:ligatures w14:val="standardContextual"/>
        </w:rPr>
      </w:pPr>
      <w:ins w:id="46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"_Toc233728360"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9.3.6</w:t>
        </w:r>
        <w:r>
          <w:rPr>
            <w:rFonts w:eastAsiaTheme="minorEastAsia"/>
            <w:i w:val="0"/>
            <w:iCs w:val="0"/>
            <w:noProof/>
            <w:kern w:val="2"/>
            <w:sz w:val="24"/>
            <w:szCs w:val="24"/>
            <w:lang w:eastAsia="es-ES"/>
            <w14:ligatures w14:val="standardContextual"/>
          </w:rPr>
          <w:tab/>
        </w:r>
        <w:r w:rsidRPr="00815A76">
          <w:rPr>
            <w:rStyle w:val="Hipervnculo"/>
            <w:noProof/>
          </w:rPr>
          <w:t>Uso como administrador</w:t>
        </w:r>
        <w:r>
          <w:rPr>
            <w:noProof/>
            <w:webHidden/>
          </w:rPr>
          <w:tab/>
        </w:r>
        <w:r>
          <w:rPr>
            <w:noProof/>
            <w:webHidden/>
          </w:rPr>
          <w:fldChar w:fldCharType="begin"/>
        </w:r>
        <w:r>
          <w:rPr>
            <w:noProof/>
            <w:webHidden/>
          </w:rPr>
          <w:instrText xml:space="preserve"> PAGEREF _Toc233728360 \h </w:instrText>
        </w:r>
      </w:ins>
      <w:r>
        <w:rPr>
          <w:noProof/>
          <w:webHidden/>
        </w:rPr>
      </w:r>
      <w:ins w:id="463" w:author="Pablo Barrero Cruz" w:date="2026-06-30T16:10:00Z" w16du:dateUtc="2026-06-30T14:10:00Z">
        <w:r>
          <w:rPr>
            <w:noProof/>
            <w:webHidden/>
          </w:rPr>
          <w:fldChar w:fldCharType="separate"/>
        </w:r>
        <w:r>
          <w:rPr>
            <w:noProof/>
            <w:webHidden/>
          </w:rPr>
          <w:t>160</w:t>
        </w:r>
        <w:r>
          <w:rPr>
            <w:noProof/>
            <w:webHidden/>
          </w:rPr>
          <w:fldChar w:fldCharType="end"/>
        </w:r>
        <w:r w:rsidRPr="00815A76">
          <w:rPr>
            <w:rStyle w:val="Hipervnculo"/>
            <w:noProof/>
          </w:rPr>
          <w:fldChar w:fldCharType="end"/>
        </w:r>
      </w:ins>
    </w:p>
    <w:p w14:paraId="53F68201" w14:textId="36F1B545" w:rsidR="00AC0FAC" w:rsidRDefault="00AC0FAC">
      <w:pPr>
        <w:pStyle w:val="TDC3"/>
        <w:tabs>
          <w:tab w:val="left" w:pos="1320"/>
          <w:tab w:val="right" w:leader="dot" w:pos="8354"/>
        </w:tabs>
        <w:rPr>
          <w:ins w:id="464" w:author="Pablo Barrero Cruz" w:date="2026-06-30T16:10:00Z" w16du:dateUtc="2026-06-30T14:10:00Z"/>
          <w:rFonts w:eastAsiaTheme="minorEastAsia"/>
          <w:i w:val="0"/>
          <w:iCs w:val="0"/>
          <w:noProof/>
          <w:kern w:val="2"/>
          <w:sz w:val="24"/>
          <w:szCs w:val="24"/>
          <w:lang w:eastAsia="es-ES"/>
          <w14:ligatures w14:val="standardContextual"/>
        </w:rPr>
      </w:pPr>
      <w:ins w:id="46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"_Toc233728361"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9.3.7</w:t>
        </w:r>
        <w:r>
          <w:rPr>
            <w:rFonts w:eastAsiaTheme="minorEastAsia"/>
            <w:i w:val="0"/>
            <w:iCs w:val="0"/>
            <w:noProof/>
            <w:kern w:val="2"/>
            <w:sz w:val="24"/>
            <w:szCs w:val="24"/>
            <w:lang w:eastAsia="es-ES"/>
            <w14:ligatures w14:val="standardContextual"/>
          </w:rPr>
          <w:tab/>
        </w:r>
        <w:r w:rsidRPr="00815A76">
          <w:rPr>
            <w:rStyle w:val="Hipervnculo"/>
            <w:noProof/>
          </w:rPr>
          <w:t>Mensajes y errores habituales</w:t>
        </w:r>
        <w:r>
          <w:rPr>
            <w:noProof/>
            <w:webHidden/>
          </w:rPr>
          <w:tab/>
        </w:r>
        <w:r>
          <w:rPr>
            <w:noProof/>
            <w:webHidden/>
          </w:rPr>
          <w:fldChar w:fldCharType="begin"/>
        </w:r>
        <w:r>
          <w:rPr>
            <w:noProof/>
            <w:webHidden/>
          </w:rPr>
          <w:instrText xml:space="preserve"> PAGEREF _Toc233728361 \h </w:instrText>
        </w:r>
      </w:ins>
      <w:r>
        <w:rPr>
          <w:noProof/>
          <w:webHidden/>
        </w:rPr>
      </w:r>
      <w:ins w:id="466" w:author="Pablo Barrero Cruz" w:date="2026-06-30T16:10:00Z" w16du:dateUtc="2026-06-30T14:10:00Z">
        <w:r>
          <w:rPr>
            <w:noProof/>
            <w:webHidden/>
          </w:rPr>
          <w:fldChar w:fldCharType="separate"/>
        </w:r>
        <w:r>
          <w:rPr>
            <w:noProof/>
            <w:webHidden/>
          </w:rPr>
          <w:t>161</w:t>
        </w:r>
        <w:r>
          <w:rPr>
            <w:noProof/>
            <w:webHidden/>
          </w:rPr>
          <w:fldChar w:fldCharType="end"/>
        </w:r>
        <w:r w:rsidRPr="00815A76">
          <w:rPr>
            <w:rStyle w:val="Hipervnculo"/>
            <w:noProof/>
          </w:rPr>
          <w:fldChar w:fldCharType="end"/>
        </w:r>
      </w:ins>
    </w:p>
    <w:p w14:paraId="32E63DA6" w14:textId="0360D743" w:rsidR="00AC0FAC" w:rsidRDefault="00AC0FAC">
      <w:pPr>
        <w:pStyle w:val="TDC2"/>
        <w:rPr>
          <w:ins w:id="467" w:author="Pablo Barrero Cruz" w:date="2026-06-30T16:10:00Z" w16du:dateUtc="2026-06-30T14:10:00Z"/>
          <w:rFonts w:eastAsiaTheme="minorEastAsia"/>
          <w:smallCaps w:val="0"/>
          <w:noProof/>
          <w:kern w:val="2"/>
          <w:sz w:val="24"/>
          <w:szCs w:val="24"/>
          <w:lang w:eastAsia="es-ES"/>
          <w14:ligatures w14:val="standardContextual"/>
        </w:rPr>
      </w:pPr>
      <w:ins w:id="46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"_Toc233728362"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9.4</w:t>
        </w:r>
        <w:r>
          <w:rPr>
            <w:rFonts w:eastAsiaTheme="minorEastAsia"/>
            <w:smallCaps w:val="0"/>
            <w:noProof/>
            <w:kern w:val="2"/>
            <w:sz w:val="24"/>
            <w:szCs w:val="24"/>
            <w:lang w:eastAsia="es-ES"/>
            <w14:ligatures w14:val="standardContextual"/>
          </w:rPr>
          <w:tab/>
        </w:r>
        <w:r w:rsidRPr="00815A76">
          <w:rPr>
            <w:rStyle w:val="Hipervnculo"/>
            <w:noProof/>
          </w:rPr>
          <w:t>Manual del Programador</w:t>
        </w:r>
        <w:r>
          <w:rPr>
            <w:noProof/>
            <w:webHidden/>
          </w:rPr>
          <w:tab/>
        </w:r>
        <w:r>
          <w:rPr>
            <w:noProof/>
            <w:webHidden/>
          </w:rPr>
          <w:fldChar w:fldCharType="begin"/>
        </w:r>
        <w:r>
          <w:rPr>
            <w:noProof/>
            <w:webHidden/>
          </w:rPr>
          <w:instrText xml:space="preserve"> PAGEREF _Toc233728362 \h </w:instrText>
        </w:r>
      </w:ins>
      <w:r>
        <w:rPr>
          <w:noProof/>
          <w:webHidden/>
        </w:rPr>
      </w:r>
      <w:ins w:id="469" w:author="Pablo Barrero Cruz" w:date="2026-06-30T16:10:00Z" w16du:dateUtc="2026-06-30T14:10:00Z">
        <w:r>
          <w:rPr>
            <w:noProof/>
            <w:webHidden/>
          </w:rPr>
          <w:fldChar w:fldCharType="separate"/>
        </w:r>
        <w:r>
          <w:rPr>
            <w:noProof/>
            <w:webHidden/>
          </w:rPr>
          <w:t>161</w:t>
        </w:r>
        <w:r>
          <w:rPr>
            <w:noProof/>
            <w:webHidden/>
          </w:rPr>
          <w:fldChar w:fldCharType="end"/>
        </w:r>
        <w:r w:rsidRPr="00815A76">
          <w:rPr>
            <w:rStyle w:val="Hipervnculo"/>
            <w:noProof/>
          </w:rPr>
          <w:fldChar w:fldCharType="end"/>
        </w:r>
      </w:ins>
    </w:p>
    <w:p w14:paraId="45D7E89D" w14:textId="606BE52B" w:rsidR="00AC0FAC" w:rsidRDefault="00AC0FAC">
      <w:pPr>
        <w:pStyle w:val="TDC3"/>
        <w:tabs>
          <w:tab w:val="left" w:pos="1320"/>
          <w:tab w:val="right" w:leader="dot" w:pos="8354"/>
        </w:tabs>
        <w:rPr>
          <w:ins w:id="470" w:author="Pablo Barrero Cruz" w:date="2026-06-30T16:10:00Z" w16du:dateUtc="2026-06-30T14:10:00Z"/>
          <w:rFonts w:eastAsiaTheme="minorEastAsia"/>
          <w:i w:val="0"/>
          <w:iCs w:val="0"/>
          <w:noProof/>
          <w:kern w:val="2"/>
          <w:sz w:val="24"/>
          <w:szCs w:val="24"/>
          <w:lang w:eastAsia="es-ES"/>
          <w14:ligatures w14:val="standardContextual"/>
        </w:rPr>
      </w:pPr>
      <w:ins w:id="47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"_Toc233728363"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9.4.1</w:t>
        </w:r>
        <w:r>
          <w:rPr>
            <w:rFonts w:eastAsiaTheme="minorEastAsia"/>
            <w:i w:val="0"/>
            <w:iCs w:val="0"/>
            <w:noProof/>
            <w:kern w:val="2"/>
            <w:sz w:val="24"/>
            <w:szCs w:val="24"/>
            <w:lang w:eastAsia="es-ES"/>
            <w14:ligatures w14:val="standardContextual"/>
          </w:rPr>
          <w:tab/>
        </w:r>
        <w:r w:rsidRPr="00815A76">
          <w:rPr>
            <w:rStyle w:val="Hipervnculo"/>
            <w:noProof/>
          </w:rPr>
          <w:t>Estructura general del código</w:t>
        </w:r>
        <w:r>
          <w:rPr>
            <w:noProof/>
            <w:webHidden/>
          </w:rPr>
          <w:tab/>
        </w:r>
        <w:r>
          <w:rPr>
            <w:noProof/>
            <w:webHidden/>
          </w:rPr>
          <w:fldChar w:fldCharType="begin"/>
        </w:r>
        <w:r>
          <w:rPr>
            <w:noProof/>
            <w:webHidden/>
          </w:rPr>
          <w:instrText xml:space="preserve"> PAGEREF _Toc233728363 \h </w:instrText>
        </w:r>
      </w:ins>
      <w:r>
        <w:rPr>
          <w:noProof/>
          <w:webHidden/>
        </w:rPr>
      </w:r>
      <w:ins w:id="472" w:author="Pablo Barrero Cruz" w:date="2026-06-30T16:10:00Z" w16du:dateUtc="2026-06-30T14:10:00Z">
        <w:r>
          <w:rPr>
            <w:noProof/>
            <w:webHidden/>
          </w:rPr>
          <w:fldChar w:fldCharType="separate"/>
        </w:r>
        <w:r>
          <w:rPr>
            <w:noProof/>
            <w:webHidden/>
          </w:rPr>
          <w:t>161</w:t>
        </w:r>
        <w:r>
          <w:rPr>
            <w:noProof/>
            <w:webHidden/>
          </w:rPr>
          <w:fldChar w:fldCharType="end"/>
        </w:r>
        <w:r w:rsidRPr="00815A76">
          <w:rPr>
            <w:rStyle w:val="Hipervnculo"/>
            <w:noProof/>
          </w:rPr>
          <w:fldChar w:fldCharType="end"/>
        </w:r>
      </w:ins>
    </w:p>
    <w:p w14:paraId="0703AAAD" w14:textId="05AE90AE" w:rsidR="00AC0FAC" w:rsidRDefault="00AC0FAC">
      <w:pPr>
        <w:pStyle w:val="TDC3"/>
        <w:tabs>
          <w:tab w:val="left" w:pos="1320"/>
          <w:tab w:val="right" w:leader="dot" w:pos="8354"/>
        </w:tabs>
        <w:rPr>
          <w:ins w:id="473" w:author="Pablo Barrero Cruz" w:date="2026-06-30T16:10:00Z" w16du:dateUtc="2026-06-30T14:10:00Z"/>
          <w:rFonts w:eastAsiaTheme="minorEastAsia"/>
          <w:i w:val="0"/>
          <w:iCs w:val="0"/>
          <w:noProof/>
          <w:kern w:val="2"/>
          <w:sz w:val="24"/>
          <w:szCs w:val="24"/>
          <w:lang w:eastAsia="es-ES"/>
          <w14:ligatures w14:val="standardContextual"/>
        </w:rPr>
      </w:pPr>
      <w:ins w:id="47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"_Toc233728364"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9.4.2</w:t>
        </w:r>
        <w:r>
          <w:rPr>
            <w:rFonts w:eastAsiaTheme="minorEastAsia"/>
            <w:i w:val="0"/>
            <w:iCs w:val="0"/>
            <w:noProof/>
            <w:kern w:val="2"/>
            <w:sz w:val="24"/>
            <w:szCs w:val="24"/>
            <w:lang w:eastAsia="es-ES"/>
            <w14:ligatures w14:val="standardContextual"/>
          </w:rPr>
          <w:tab/>
        </w:r>
        <w:r w:rsidRPr="00815A76">
          <w:rPr>
            <w:rStyle w:val="Hipervnculo"/>
            <w:noProof/>
          </w:rPr>
          <w:t>Arquitectura del “backend”</w:t>
        </w:r>
        <w:r>
          <w:rPr>
            <w:noProof/>
            <w:webHidden/>
          </w:rPr>
          <w:tab/>
        </w:r>
        <w:r>
          <w:rPr>
            <w:noProof/>
            <w:webHidden/>
          </w:rPr>
          <w:fldChar w:fldCharType="begin"/>
        </w:r>
        <w:r>
          <w:rPr>
            <w:noProof/>
            <w:webHidden/>
          </w:rPr>
          <w:instrText xml:space="preserve"> PAGEREF _Toc233728364 \h </w:instrText>
        </w:r>
      </w:ins>
      <w:r>
        <w:rPr>
          <w:noProof/>
          <w:webHidden/>
        </w:rPr>
      </w:r>
      <w:ins w:id="475" w:author="Pablo Barrero Cruz" w:date="2026-06-30T16:10:00Z" w16du:dateUtc="2026-06-30T14:10:00Z">
        <w:r>
          <w:rPr>
            <w:noProof/>
            <w:webHidden/>
          </w:rPr>
          <w:fldChar w:fldCharType="separate"/>
        </w:r>
        <w:r>
          <w:rPr>
            <w:noProof/>
            <w:webHidden/>
          </w:rPr>
          <w:t>162</w:t>
        </w:r>
        <w:r>
          <w:rPr>
            <w:noProof/>
            <w:webHidden/>
          </w:rPr>
          <w:fldChar w:fldCharType="end"/>
        </w:r>
        <w:r w:rsidRPr="00815A76">
          <w:rPr>
            <w:rStyle w:val="Hipervnculo"/>
            <w:noProof/>
          </w:rPr>
          <w:fldChar w:fldCharType="end"/>
        </w:r>
      </w:ins>
    </w:p>
    <w:p w14:paraId="32B767F2" w14:textId="0272D36C" w:rsidR="00AC0FAC" w:rsidRDefault="00AC0FAC">
      <w:pPr>
        <w:pStyle w:val="TDC3"/>
        <w:tabs>
          <w:tab w:val="left" w:pos="1320"/>
          <w:tab w:val="right" w:leader="dot" w:pos="8354"/>
        </w:tabs>
        <w:rPr>
          <w:ins w:id="476" w:author="Pablo Barrero Cruz" w:date="2026-06-30T16:10:00Z" w16du:dateUtc="2026-06-30T14:10:00Z"/>
          <w:rFonts w:eastAsiaTheme="minorEastAsia"/>
          <w:i w:val="0"/>
          <w:iCs w:val="0"/>
          <w:noProof/>
          <w:kern w:val="2"/>
          <w:sz w:val="24"/>
          <w:szCs w:val="24"/>
          <w:lang w:eastAsia="es-ES"/>
          <w14:ligatures w14:val="standardContextual"/>
        </w:rPr>
      </w:pPr>
      <w:ins w:id="47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"_Toc233728365"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9.4.3</w:t>
        </w:r>
        <w:r>
          <w:rPr>
            <w:rFonts w:eastAsiaTheme="minorEastAsia"/>
            <w:i w:val="0"/>
            <w:iCs w:val="0"/>
            <w:noProof/>
            <w:kern w:val="2"/>
            <w:sz w:val="24"/>
            <w:szCs w:val="24"/>
            <w:lang w:eastAsia="es-ES"/>
            <w14:ligatures w14:val="standardContextual"/>
          </w:rPr>
          <w:tab/>
        </w:r>
        <w:r w:rsidRPr="00815A76">
          <w:rPr>
            <w:rStyle w:val="Hipervnculo"/>
            <w:noProof/>
          </w:rPr>
          <w:t>Arquitectura del “frontend”</w:t>
        </w:r>
        <w:r>
          <w:rPr>
            <w:noProof/>
            <w:webHidden/>
          </w:rPr>
          <w:tab/>
        </w:r>
        <w:r>
          <w:rPr>
            <w:noProof/>
            <w:webHidden/>
          </w:rPr>
          <w:fldChar w:fldCharType="begin"/>
        </w:r>
        <w:r>
          <w:rPr>
            <w:noProof/>
            <w:webHidden/>
          </w:rPr>
          <w:instrText xml:space="preserve"> PAGEREF _Toc233728365 \h </w:instrText>
        </w:r>
      </w:ins>
      <w:r>
        <w:rPr>
          <w:noProof/>
          <w:webHidden/>
        </w:rPr>
      </w:r>
      <w:ins w:id="478" w:author="Pablo Barrero Cruz" w:date="2026-06-30T16:10:00Z" w16du:dateUtc="2026-06-30T14:10:00Z">
        <w:r>
          <w:rPr>
            <w:noProof/>
            <w:webHidden/>
          </w:rPr>
          <w:fldChar w:fldCharType="separate"/>
        </w:r>
        <w:r>
          <w:rPr>
            <w:noProof/>
            <w:webHidden/>
          </w:rPr>
          <w:t>162</w:t>
        </w:r>
        <w:r>
          <w:rPr>
            <w:noProof/>
            <w:webHidden/>
          </w:rPr>
          <w:fldChar w:fldCharType="end"/>
        </w:r>
        <w:r w:rsidRPr="00815A76">
          <w:rPr>
            <w:rStyle w:val="Hipervnculo"/>
            <w:noProof/>
          </w:rPr>
          <w:fldChar w:fldCharType="end"/>
        </w:r>
      </w:ins>
    </w:p>
    <w:p w14:paraId="411B7220" w14:textId="5AA8793E" w:rsidR="00AC0FAC" w:rsidRDefault="00AC0FAC">
      <w:pPr>
        <w:pStyle w:val="TDC3"/>
        <w:tabs>
          <w:tab w:val="left" w:pos="1320"/>
          <w:tab w:val="right" w:leader="dot" w:pos="8354"/>
        </w:tabs>
        <w:rPr>
          <w:ins w:id="479" w:author="Pablo Barrero Cruz" w:date="2026-06-30T16:10:00Z" w16du:dateUtc="2026-06-30T14:10:00Z"/>
          <w:rFonts w:eastAsiaTheme="minorEastAsia"/>
          <w:i w:val="0"/>
          <w:iCs w:val="0"/>
          <w:noProof/>
          <w:kern w:val="2"/>
          <w:sz w:val="24"/>
          <w:szCs w:val="24"/>
          <w:lang w:eastAsia="es-ES"/>
          <w14:ligatures w14:val="standardContextual"/>
        </w:rPr>
      </w:pPr>
      <w:ins w:id="48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"_Toc233728366"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9.4.4</w:t>
        </w:r>
        <w:r>
          <w:rPr>
            <w:rFonts w:eastAsiaTheme="minorEastAsia"/>
            <w:i w:val="0"/>
            <w:iCs w:val="0"/>
            <w:noProof/>
            <w:kern w:val="2"/>
            <w:sz w:val="24"/>
            <w:szCs w:val="24"/>
            <w:lang w:eastAsia="es-ES"/>
            <w14:ligatures w14:val="standardContextual"/>
          </w:rPr>
          <w:tab/>
        </w:r>
        <w:r w:rsidRPr="00815A76">
          <w:rPr>
            <w:rStyle w:val="Hipervnculo"/>
            <w:noProof/>
          </w:rPr>
          <w:t>Añadir una nueva funcionalidad</w:t>
        </w:r>
        <w:r>
          <w:rPr>
            <w:noProof/>
            <w:webHidden/>
          </w:rPr>
          <w:tab/>
        </w:r>
        <w:r>
          <w:rPr>
            <w:noProof/>
            <w:webHidden/>
          </w:rPr>
          <w:fldChar w:fldCharType="begin"/>
        </w:r>
        <w:r>
          <w:rPr>
            <w:noProof/>
            <w:webHidden/>
          </w:rPr>
          <w:instrText xml:space="preserve"> PAGEREF _Toc233728366 \h </w:instrText>
        </w:r>
      </w:ins>
      <w:r>
        <w:rPr>
          <w:noProof/>
          <w:webHidden/>
        </w:rPr>
      </w:r>
      <w:ins w:id="481" w:author="Pablo Barrero Cruz" w:date="2026-06-30T16:10:00Z" w16du:dateUtc="2026-06-30T14:10:00Z">
        <w:r>
          <w:rPr>
            <w:noProof/>
            <w:webHidden/>
          </w:rPr>
          <w:fldChar w:fldCharType="separate"/>
        </w:r>
        <w:r>
          <w:rPr>
            <w:noProof/>
            <w:webHidden/>
          </w:rPr>
          <w:t>162</w:t>
        </w:r>
        <w:r>
          <w:rPr>
            <w:noProof/>
            <w:webHidden/>
          </w:rPr>
          <w:fldChar w:fldCharType="end"/>
        </w:r>
        <w:r w:rsidRPr="00815A76">
          <w:rPr>
            <w:rStyle w:val="Hipervnculo"/>
            <w:noProof/>
          </w:rPr>
          <w:fldChar w:fldCharType="end"/>
        </w:r>
      </w:ins>
    </w:p>
    <w:p w14:paraId="54F60CD7" w14:textId="135E4BD6" w:rsidR="00AC0FAC" w:rsidRDefault="00AC0FAC">
      <w:pPr>
        <w:pStyle w:val="TDC3"/>
        <w:tabs>
          <w:tab w:val="left" w:pos="1320"/>
          <w:tab w:val="right" w:leader="dot" w:pos="8354"/>
        </w:tabs>
        <w:rPr>
          <w:ins w:id="482" w:author="Pablo Barrero Cruz" w:date="2026-06-30T16:10:00Z" w16du:dateUtc="2026-06-30T14:10:00Z"/>
          <w:rFonts w:eastAsiaTheme="minorEastAsia"/>
          <w:i w:val="0"/>
          <w:iCs w:val="0"/>
          <w:noProof/>
          <w:kern w:val="2"/>
          <w:sz w:val="24"/>
          <w:szCs w:val="24"/>
          <w:lang w:eastAsia="es-ES"/>
          <w14:ligatures w14:val="standardContextual"/>
        </w:rPr>
      </w:pPr>
      <w:ins w:id="48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"_Toc233728367"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9.4.5</w:t>
        </w:r>
        <w:r>
          <w:rPr>
            <w:rFonts w:eastAsiaTheme="minorEastAsia"/>
            <w:i w:val="0"/>
            <w:iCs w:val="0"/>
            <w:noProof/>
            <w:kern w:val="2"/>
            <w:sz w:val="24"/>
            <w:szCs w:val="24"/>
            <w:lang w:eastAsia="es-ES"/>
            <w14:ligatures w14:val="standardContextual"/>
          </w:rPr>
          <w:tab/>
        </w:r>
        <w:r w:rsidRPr="00815A76">
          <w:rPr>
            <w:rStyle w:val="Hipervnculo"/>
            <w:noProof/>
          </w:rPr>
          <w:t>Añadir un nuevo tipo de pregunta</w:t>
        </w:r>
        <w:r>
          <w:rPr>
            <w:noProof/>
            <w:webHidden/>
          </w:rPr>
          <w:tab/>
        </w:r>
        <w:r>
          <w:rPr>
            <w:noProof/>
            <w:webHidden/>
          </w:rPr>
          <w:fldChar w:fldCharType="begin"/>
        </w:r>
        <w:r>
          <w:rPr>
            <w:noProof/>
            <w:webHidden/>
          </w:rPr>
          <w:instrText xml:space="preserve"> PAGEREF _Toc233728367 \h </w:instrText>
        </w:r>
      </w:ins>
      <w:r>
        <w:rPr>
          <w:noProof/>
          <w:webHidden/>
        </w:rPr>
      </w:r>
      <w:ins w:id="484" w:author="Pablo Barrero Cruz" w:date="2026-06-30T16:10:00Z" w16du:dateUtc="2026-06-30T14:10:00Z">
        <w:r>
          <w:rPr>
            <w:noProof/>
            <w:webHidden/>
          </w:rPr>
          <w:fldChar w:fldCharType="separate"/>
        </w:r>
        <w:r>
          <w:rPr>
            <w:noProof/>
            <w:webHidden/>
          </w:rPr>
          <w:t>163</w:t>
        </w:r>
        <w:r>
          <w:rPr>
            <w:noProof/>
            <w:webHidden/>
          </w:rPr>
          <w:fldChar w:fldCharType="end"/>
        </w:r>
        <w:r w:rsidRPr="00815A76">
          <w:rPr>
            <w:rStyle w:val="Hipervnculo"/>
            <w:noProof/>
          </w:rPr>
          <w:fldChar w:fldCharType="end"/>
        </w:r>
      </w:ins>
    </w:p>
    <w:p w14:paraId="7E577E6D" w14:textId="65D0D798" w:rsidR="00AC0FAC" w:rsidRDefault="00AC0FAC">
      <w:pPr>
        <w:pStyle w:val="TDC3"/>
        <w:tabs>
          <w:tab w:val="left" w:pos="1320"/>
          <w:tab w:val="right" w:leader="dot" w:pos="8354"/>
        </w:tabs>
        <w:rPr>
          <w:ins w:id="485" w:author="Pablo Barrero Cruz" w:date="2026-06-30T16:10:00Z" w16du:dateUtc="2026-06-30T14:10:00Z"/>
          <w:rFonts w:eastAsiaTheme="minorEastAsia"/>
          <w:i w:val="0"/>
          <w:iCs w:val="0"/>
          <w:noProof/>
          <w:kern w:val="2"/>
          <w:sz w:val="24"/>
          <w:szCs w:val="24"/>
          <w:lang w:eastAsia="es-ES"/>
          <w14:ligatures w14:val="standardContextual"/>
        </w:rPr>
      </w:pPr>
      <w:ins w:id="48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"_Toc233728368"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9.4.6</w:t>
        </w:r>
        <w:r>
          <w:rPr>
            <w:rFonts w:eastAsiaTheme="minorEastAsia"/>
            <w:i w:val="0"/>
            <w:iCs w:val="0"/>
            <w:noProof/>
            <w:kern w:val="2"/>
            <w:sz w:val="24"/>
            <w:szCs w:val="24"/>
            <w:lang w:eastAsia="es-ES"/>
            <w14:ligatures w14:val="standardContextual"/>
          </w:rPr>
          <w:tab/>
        </w:r>
        <w:r w:rsidRPr="00815A76">
          <w:rPr>
            <w:rStyle w:val="Hipervnculo"/>
            <w:noProof/>
          </w:rPr>
          <w:t>Buenas prácticas de mantenimiento</w:t>
        </w:r>
        <w:r>
          <w:rPr>
            <w:noProof/>
            <w:webHidden/>
          </w:rPr>
          <w:tab/>
        </w:r>
        <w:r>
          <w:rPr>
            <w:noProof/>
            <w:webHidden/>
          </w:rPr>
          <w:fldChar w:fldCharType="begin"/>
        </w:r>
        <w:r>
          <w:rPr>
            <w:noProof/>
            <w:webHidden/>
          </w:rPr>
          <w:instrText xml:space="preserve"> PAGEREF _Toc233728368 \h </w:instrText>
        </w:r>
      </w:ins>
      <w:r>
        <w:rPr>
          <w:noProof/>
          <w:webHidden/>
        </w:rPr>
      </w:r>
      <w:ins w:id="487" w:author="Pablo Barrero Cruz" w:date="2026-06-30T16:10:00Z" w16du:dateUtc="2026-06-30T14:10:00Z">
        <w:r>
          <w:rPr>
            <w:noProof/>
            <w:webHidden/>
          </w:rPr>
          <w:fldChar w:fldCharType="separate"/>
        </w:r>
        <w:r>
          <w:rPr>
            <w:noProof/>
            <w:webHidden/>
          </w:rPr>
          <w:t>163</w:t>
        </w:r>
        <w:r>
          <w:rPr>
            <w:noProof/>
            <w:webHidden/>
          </w:rPr>
          <w:fldChar w:fldCharType="end"/>
        </w:r>
        <w:r w:rsidRPr="00815A76">
          <w:rPr>
            <w:rStyle w:val="Hipervnculo"/>
            <w:noProof/>
          </w:rPr>
          <w:fldChar w:fldCharType="end"/>
        </w:r>
      </w:ins>
    </w:p>
    <w:p w14:paraId="7D9A1221" w14:textId="4B242B67" w:rsidR="00AC0FAC" w:rsidRDefault="00AC0FAC">
      <w:pPr>
        <w:pStyle w:val="TDC1"/>
        <w:tabs>
          <w:tab w:val="left" w:pos="1540"/>
          <w:tab w:val="right" w:leader="dot" w:pos="8354"/>
        </w:tabs>
        <w:rPr>
          <w:ins w:id="488" w:author="Pablo Barrero Cruz" w:date="2026-06-30T16:10:00Z" w16du:dateUtc="2026-06-30T14:10:00Z"/>
          <w:rFonts w:eastAsiaTheme="minorEastAsia"/>
          <w:b w:val="0"/>
          <w:bCs w:val="0"/>
          <w:caps w:val="0"/>
          <w:noProof/>
          <w:kern w:val="2"/>
          <w:sz w:val="24"/>
          <w:szCs w:val="24"/>
          <w:lang w:eastAsia="es-ES"/>
          <w14:ligatures w14:val="standardContextual"/>
        </w:rPr>
      </w:pPr>
      <w:ins w:id="48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"_Toc233728369"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10.</w:t>
        </w:r>
        <w:r>
          <w:rPr>
            <w:rFonts w:eastAsiaTheme="minorEastAsia"/>
            <w:b w:val="0"/>
            <w:bCs w:val="0"/>
            <w:caps w:val="0"/>
            <w:noProof/>
            <w:kern w:val="2"/>
            <w:sz w:val="24"/>
            <w:szCs w:val="24"/>
            <w:lang w:eastAsia="es-ES"/>
            <w14:ligatures w14:val="standardContextual"/>
          </w:rPr>
          <w:tab/>
        </w:r>
        <w:r w:rsidRPr="00815A76">
          <w:rPr>
            <w:rStyle w:val="Hipervnculo"/>
            <w:noProof/>
          </w:rPr>
          <w:t>Conclusiones y Ampliaciones</w:t>
        </w:r>
        <w:r>
          <w:rPr>
            <w:noProof/>
            <w:webHidden/>
          </w:rPr>
          <w:tab/>
        </w:r>
        <w:r>
          <w:rPr>
            <w:noProof/>
            <w:webHidden/>
          </w:rPr>
          <w:fldChar w:fldCharType="begin"/>
        </w:r>
        <w:r>
          <w:rPr>
            <w:noProof/>
            <w:webHidden/>
          </w:rPr>
          <w:instrText xml:space="preserve"> PAGEREF _Toc233728369 \h </w:instrText>
        </w:r>
      </w:ins>
      <w:r>
        <w:rPr>
          <w:noProof/>
          <w:webHidden/>
        </w:rPr>
      </w:r>
      <w:ins w:id="490" w:author="Pablo Barrero Cruz" w:date="2026-06-30T16:10:00Z" w16du:dateUtc="2026-06-30T14:10:00Z">
        <w:r>
          <w:rPr>
            <w:noProof/>
            <w:webHidden/>
          </w:rPr>
          <w:fldChar w:fldCharType="separate"/>
        </w:r>
        <w:r>
          <w:rPr>
            <w:noProof/>
            <w:webHidden/>
          </w:rPr>
          <w:t>165</w:t>
        </w:r>
        <w:r>
          <w:rPr>
            <w:noProof/>
            <w:webHidden/>
          </w:rPr>
          <w:fldChar w:fldCharType="end"/>
        </w:r>
        <w:r w:rsidRPr="00815A76">
          <w:rPr>
            <w:rStyle w:val="Hipervnculo"/>
            <w:noProof/>
          </w:rPr>
          <w:fldChar w:fldCharType="end"/>
        </w:r>
      </w:ins>
    </w:p>
    <w:p w14:paraId="1AB689FB" w14:textId="70E78BAB" w:rsidR="00AC0FAC" w:rsidRDefault="00AC0FAC">
      <w:pPr>
        <w:pStyle w:val="TDC2"/>
        <w:rPr>
          <w:ins w:id="491" w:author="Pablo Barrero Cruz" w:date="2026-06-30T16:10:00Z" w16du:dateUtc="2026-06-30T14:10:00Z"/>
          <w:rFonts w:eastAsiaTheme="minorEastAsia"/>
          <w:smallCaps w:val="0"/>
          <w:noProof/>
          <w:kern w:val="2"/>
          <w:sz w:val="24"/>
          <w:szCs w:val="24"/>
          <w:lang w:eastAsia="es-ES"/>
          <w14:ligatures w14:val="standardContextual"/>
        </w:rPr>
      </w:pPr>
      <w:ins w:id="49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"_Toc233728370"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10.1</w:t>
        </w:r>
        <w:r>
          <w:rPr>
            <w:rFonts w:eastAsiaTheme="minorEastAsia"/>
            <w:smallCaps w:val="0"/>
            <w:noProof/>
            <w:kern w:val="2"/>
            <w:sz w:val="24"/>
            <w:szCs w:val="24"/>
            <w:lang w:eastAsia="es-ES"/>
            <w14:ligatures w14:val="standardContextual"/>
          </w:rPr>
          <w:tab/>
        </w:r>
        <w:r w:rsidRPr="00815A76">
          <w:rPr>
            <w:rStyle w:val="Hipervnculo"/>
            <w:noProof/>
          </w:rPr>
          <w:t>Conclusiones</w:t>
        </w:r>
        <w:r>
          <w:rPr>
            <w:noProof/>
            <w:webHidden/>
          </w:rPr>
          <w:tab/>
        </w:r>
        <w:r>
          <w:rPr>
            <w:noProof/>
            <w:webHidden/>
          </w:rPr>
          <w:fldChar w:fldCharType="begin"/>
        </w:r>
        <w:r>
          <w:rPr>
            <w:noProof/>
            <w:webHidden/>
          </w:rPr>
          <w:instrText xml:space="preserve"> PAGEREF _Toc233728370 \h </w:instrText>
        </w:r>
      </w:ins>
      <w:r>
        <w:rPr>
          <w:noProof/>
          <w:webHidden/>
        </w:rPr>
      </w:r>
      <w:ins w:id="493" w:author="Pablo Barrero Cruz" w:date="2026-06-30T16:10:00Z" w16du:dateUtc="2026-06-30T14:10:00Z">
        <w:r>
          <w:rPr>
            <w:noProof/>
            <w:webHidden/>
          </w:rPr>
          <w:fldChar w:fldCharType="separate"/>
        </w:r>
        <w:r>
          <w:rPr>
            <w:noProof/>
            <w:webHidden/>
          </w:rPr>
          <w:t>165</w:t>
        </w:r>
        <w:r>
          <w:rPr>
            <w:noProof/>
            <w:webHidden/>
          </w:rPr>
          <w:fldChar w:fldCharType="end"/>
        </w:r>
        <w:r w:rsidRPr="00815A76">
          <w:rPr>
            <w:rStyle w:val="Hipervnculo"/>
            <w:noProof/>
          </w:rPr>
          <w:fldChar w:fldCharType="end"/>
        </w:r>
      </w:ins>
    </w:p>
    <w:p w14:paraId="67D81DC0" w14:textId="009FE114" w:rsidR="00AC0FAC" w:rsidRDefault="00AC0FAC">
      <w:pPr>
        <w:pStyle w:val="TDC2"/>
        <w:rPr>
          <w:ins w:id="494" w:author="Pablo Barrero Cruz" w:date="2026-06-30T16:10:00Z" w16du:dateUtc="2026-06-30T14:10:00Z"/>
          <w:rFonts w:eastAsiaTheme="minorEastAsia"/>
          <w:smallCaps w:val="0"/>
          <w:noProof/>
          <w:kern w:val="2"/>
          <w:sz w:val="24"/>
          <w:szCs w:val="24"/>
          <w:lang w:eastAsia="es-ES"/>
          <w14:ligatures w14:val="standardContextual"/>
        </w:rPr>
      </w:pPr>
      <w:ins w:id="49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"_Toc233728371"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10.2</w:t>
        </w:r>
        <w:r>
          <w:rPr>
            <w:rFonts w:eastAsiaTheme="minorEastAsia"/>
            <w:smallCaps w:val="0"/>
            <w:noProof/>
            <w:kern w:val="2"/>
            <w:sz w:val="24"/>
            <w:szCs w:val="24"/>
            <w:lang w:eastAsia="es-ES"/>
            <w14:ligatures w14:val="standardContextual"/>
          </w:rPr>
          <w:tab/>
        </w:r>
        <w:r w:rsidRPr="00815A76">
          <w:rPr>
            <w:rStyle w:val="Hipervnculo"/>
            <w:noProof/>
          </w:rPr>
          <w:t>Ampliaciones</w:t>
        </w:r>
        <w:r>
          <w:rPr>
            <w:noProof/>
            <w:webHidden/>
          </w:rPr>
          <w:tab/>
        </w:r>
        <w:r>
          <w:rPr>
            <w:noProof/>
            <w:webHidden/>
          </w:rPr>
          <w:fldChar w:fldCharType="begin"/>
        </w:r>
        <w:r>
          <w:rPr>
            <w:noProof/>
            <w:webHidden/>
          </w:rPr>
          <w:instrText xml:space="preserve"> PAGEREF _Toc233728371 \h </w:instrText>
        </w:r>
      </w:ins>
      <w:r>
        <w:rPr>
          <w:noProof/>
          <w:webHidden/>
        </w:rPr>
      </w:r>
      <w:ins w:id="496" w:author="Pablo Barrero Cruz" w:date="2026-06-30T16:10:00Z" w16du:dateUtc="2026-06-30T14:10:00Z">
        <w:r>
          <w:rPr>
            <w:noProof/>
            <w:webHidden/>
          </w:rPr>
          <w:fldChar w:fldCharType="separate"/>
        </w:r>
        <w:r>
          <w:rPr>
            <w:noProof/>
            <w:webHidden/>
          </w:rPr>
          <w:t>166</w:t>
        </w:r>
        <w:r>
          <w:rPr>
            <w:noProof/>
            <w:webHidden/>
          </w:rPr>
          <w:fldChar w:fldCharType="end"/>
        </w:r>
        <w:r w:rsidRPr="00815A76">
          <w:rPr>
            <w:rStyle w:val="Hipervnculo"/>
            <w:noProof/>
          </w:rPr>
          <w:fldChar w:fldCharType="end"/>
        </w:r>
      </w:ins>
    </w:p>
    <w:p w14:paraId="68FA3819" w14:textId="2935A5FA" w:rsidR="00AC0FAC" w:rsidRDefault="00AC0FAC">
      <w:pPr>
        <w:pStyle w:val="TDC1"/>
        <w:tabs>
          <w:tab w:val="left" w:pos="1540"/>
          <w:tab w:val="right" w:leader="dot" w:pos="8354"/>
        </w:tabs>
        <w:rPr>
          <w:ins w:id="497" w:author="Pablo Barrero Cruz" w:date="2026-06-30T16:10:00Z" w16du:dateUtc="2026-06-30T14:10:00Z"/>
          <w:rFonts w:eastAsiaTheme="minorEastAsia"/>
          <w:b w:val="0"/>
          <w:bCs w:val="0"/>
          <w:caps w:val="0"/>
          <w:noProof/>
          <w:kern w:val="2"/>
          <w:sz w:val="24"/>
          <w:szCs w:val="24"/>
          <w:lang w:eastAsia="es-ES"/>
          <w14:ligatures w14:val="standardContextual"/>
        </w:rPr>
      </w:pPr>
      <w:ins w:id="49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"_Toc233728372"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11.</w:t>
        </w:r>
        <w:r>
          <w:rPr>
            <w:rFonts w:eastAsiaTheme="minorEastAsia"/>
            <w:b w:val="0"/>
            <w:bCs w:val="0"/>
            <w:caps w:val="0"/>
            <w:noProof/>
            <w:kern w:val="2"/>
            <w:sz w:val="24"/>
            <w:szCs w:val="24"/>
            <w:lang w:eastAsia="es-ES"/>
            <w14:ligatures w14:val="standardContextual"/>
          </w:rPr>
          <w:tab/>
        </w:r>
        <w:r w:rsidRPr="00815A76">
          <w:rPr>
            <w:rStyle w:val="Hipervnculo"/>
            <w:noProof/>
          </w:rPr>
          <w:t>Planificación del Proyecto y Presupuesto finales</w:t>
        </w:r>
        <w:r>
          <w:rPr>
            <w:noProof/>
            <w:webHidden/>
          </w:rPr>
          <w:tab/>
        </w:r>
        <w:r>
          <w:rPr>
            <w:noProof/>
            <w:webHidden/>
          </w:rPr>
          <w:fldChar w:fldCharType="begin"/>
        </w:r>
        <w:r>
          <w:rPr>
            <w:noProof/>
            <w:webHidden/>
          </w:rPr>
          <w:instrText xml:space="preserve"> PAGEREF _Toc233728372 \h </w:instrText>
        </w:r>
      </w:ins>
      <w:r>
        <w:rPr>
          <w:noProof/>
          <w:webHidden/>
        </w:rPr>
      </w:r>
      <w:ins w:id="499" w:author="Pablo Barrero Cruz" w:date="2026-06-30T16:10:00Z" w16du:dateUtc="2026-06-30T14:10:00Z">
        <w:r>
          <w:rPr>
            <w:noProof/>
            <w:webHidden/>
          </w:rPr>
          <w:fldChar w:fldCharType="separate"/>
        </w:r>
        <w:r>
          <w:rPr>
            <w:noProof/>
            <w:webHidden/>
          </w:rPr>
          <w:t>169</w:t>
        </w:r>
        <w:r>
          <w:rPr>
            <w:noProof/>
            <w:webHidden/>
          </w:rPr>
          <w:fldChar w:fldCharType="end"/>
        </w:r>
        <w:r w:rsidRPr="00815A76">
          <w:rPr>
            <w:rStyle w:val="Hipervnculo"/>
            <w:noProof/>
          </w:rPr>
          <w:fldChar w:fldCharType="end"/>
        </w:r>
      </w:ins>
    </w:p>
    <w:p w14:paraId="6246FFC1" w14:textId="006D097D" w:rsidR="00AC0FAC" w:rsidRDefault="00AC0FAC">
      <w:pPr>
        <w:pStyle w:val="TDC2"/>
        <w:rPr>
          <w:ins w:id="500" w:author="Pablo Barrero Cruz" w:date="2026-06-30T16:10:00Z" w16du:dateUtc="2026-06-30T14:10:00Z"/>
          <w:rFonts w:eastAsiaTheme="minorEastAsia"/>
          <w:smallCaps w:val="0"/>
          <w:noProof/>
          <w:kern w:val="2"/>
          <w:sz w:val="24"/>
          <w:szCs w:val="24"/>
          <w:lang w:eastAsia="es-ES"/>
          <w14:ligatures w14:val="standardContextual"/>
        </w:rPr>
      </w:pPr>
      <w:ins w:id="50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"_Toc233728373"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11.1</w:t>
        </w:r>
        <w:r>
          <w:rPr>
            <w:rFonts w:eastAsiaTheme="minorEastAsia"/>
            <w:smallCaps w:val="0"/>
            <w:noProof/>
            <w:kern w:val="2"/>
            <w:sz w:val="24"/>
            <w:szCs w:val="24"/>
            <w:lang w:eastAsia="es-ES"/>
            <w14:ligatures w14:val="standardContextual"/>
          </w:rPr>
          <w:tab/>
        </w:r>
        <w:r w:rsidRPr="00815A76">
          <w:rPr>
            <w:rStyle w:val="Hipervnculo"/>
            <w:noProof/>
          </w:rPr>
          <w:t>Planificación Final</w:t>
        </w:r>
        <w:r>
          <w:rPr>
            <w:noProof/>
            <w:webHidden/>
          </w:rPr>
          <w:tab/>
        </w:r>
        <w:r>
          <w:rPr>
            <w:noProof/>
            <w:webHidden/>
          </w:rPr>
          <w:fldChar w:fldCharType="begin"/>
        </w:r>
        <w:r>
          <w:rPr>
            <w:noProof/>
            <w:webHidden/>
          </w:rPr>
          <w:instrText xml:space="preserve"> PAGEREF _Toc233728373 \h </w:instrText>
        </w:r>
      </w:ins>
      <w:r>
        <w:rPr>
          <w:noProof/>
          <w:webHidden/>
        </w:rPr>
      </w:r>
      <w:ins w:id="502" w:author="Pablo Barrero Cruz" w:date="2026-06-30T16:10:00Z" w16du:dateUtc="2026-06-30T14:10:00Z">
        <w:r>
          <w:rPr>
            <w:noProof/>
            <w:webHidden/>
          </w:rPr>
          <w:fldChar w:fldCharType="separate"/>
        </w:r>
        <w:r>
          <w:rPr>
            <w:noProof/>
            <w:webHidden/>
          </w:rPr>
          <w:t>169</w:t>
        </w:r>
        <w:r>
          <w:rPr>
            <w:noProof/>
            <w:webHidden/>
          </w:rPr>
          <w:fldChar w:fldCharType="end"/>
        </w:r>
        <w:r w:rsidRPr="00815A76">
          <w:rPr>
            <w:rStyle w:val="Hipervnculo"/>
            <w:noProof/>
          </w:rPr>
          <w:fldChar w:fldCharType="end"/>
        </w:r>
      </w:ins>
    </w:p>
    <w:p w14:paraId="58CE85CC" w14:textId="296A4D05" w:rsidR="00AC0FAC" w:rsidRDefault="00AC0FAC">
      <w:pPr>
        <w:pStyle w:val="TDC2"/>
        <w:rPr>
          <w:ins w:id="503" w:author="Pablo Barrero Cruz" w:date="2026-06-30T16:10:00Z" w16du:dateUtc="2026-06-30T14:10:00Z"/>
          <w:rFonts w:eastAsiaTheme="minorEastAsia"/>
          <w:smallCaps w:val="0"/>
          <w:noProof/>
          <w:kern w:val="2"/>
          <w:sz w:val="24"/>
          <w:szCs w:val="24"/>
          <w:lang w:eastAsia="es-ES"/>
          <w14:ligatures w14:val="standardContextual"/>
        </w:rPr>
      </w:pPr>
      <w:ins w:id="50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"_Toc233728374"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11.2</w:t>
        </w:r>
        <w:r>
          <w:rPr>
            <w:rFonts w:eastAsiaTheme="minorEastAsia"/>
            <w:smallCaps w:val="0"/>
            <w:noProof/>
            <w:kern w:val="2"/>
            <w:sz w:val="24"/>
            <w:szCs w:val="24"/>
            <w:lang w:eastAsia="es-ES"/>
            <w14:ligatures w14:val="standardContextual"/>
          </w:rPr>
          <w:tab/>
        </w:r>
        <w:r w:rsidRPr="00815A76">
          <w:rPr>
            <w:rStyle w:val="Hipervnculo"/>
            <w:noProof/>
          </w:rPr>
          <w:t>Presupuesto Final</w:t>
        </w:r>
        <w:r>
          <w:rPr>
            <w:noProof/>
            <w:webHidden/>
          </w:rPr>
          <w:tab/>
        </w:r>
        <w:r>
          <w:rPr>
            <w:noProof/>
            <w:webHidden/>
          </w:rPr>
          <w:fldChar w:fldCharType="begin"/>
        </w:r>
        <w:r>
          <w:rPr>
            <w:noProof/>
            <w:webHidden/>
          </w:rPr>
          <w:instrText xml:space="preserve"> PAGEREF _Toc233728374 \h </w:instrText>
        </w:r>
      </w:ins>
      <w:r>
        <w:rPr>
          <w:noProof/>
          <w:webHidden/>
        </w:rPr>
      </w:r>
      <w:ins w:id="505" w:author="Pablo Barrero Cruz" w:date="2026-06-30T16:10:00Z" w16du:dateUtc="2026-06-30T14:10:00Z">
        <w:r>
          <w:rPr>
            <w:noProof/>
            <w:webHidden/>
          </w:rPr>
          <w:fldChar w:fldCharType="separate"/>
        </w:r>
        <w:r>
          <w:rPr>
            <w:noProof/>
            <w:webHidden/>
          </w:rPr>
          <w:t>171</w:t>
        </w:r>
        <w:r>
          <w:rPr>
            <w:noProof/>
            <w:webHidden/>
          </w:rPr>
          <w:fldChar w:fldCharType="end"/>
        </w:r>
        <w:r w:rsidRPr="00815A76">
          <w:rPr>
            <w:rStyle w:val="Hipervnculo"/>
            <w:noProof/>
          </w:rPr>
          <w:fldChar w:fldCharType="end"/>
        </w:r>
      </w:ins>
    </w:p>
    <w:p w14:paraId="05EFD887" w14:textId="61E8F912" w:rsidR="00AC0FAC" w:rsidRDefault="00AC0FAC">
      <w:pPr>
        <w:pStyle w:val="TDC1"/>
        <w:tabs>
          <w:tab w:val="left" w:pos="1540"/>
          <w:tab w:val="right" w:leader="dot" w:pos="8354"/>
        </w:tabs>
        <w:rPr>
          <w:ins w:id="506" w:author="Pablo Barrero Cruz" w:date="2026-06-30T16:10:00Z" w16du:dateUtc="2026-06-30T14:10:00Z"/>
          <w:rFonts w:eastAsiaTheme="minorEastAsia"/>
          <w:b w:val="0"/>
          <w:bCs w:val="0"/>
          <w:caps w:val="0"/>
          <w:noProof/>
          <w:kern w:val="2"/>
          <w:sz w:val="24"/>
          <w:szCs w:val="24"/>
          <w:lang w:eastAsia="es-ES"/>
          <w14:ligatures w14:val="standardContextual"/>
        </w:rPr>
      </w:pPr>
      <w:ins w:id="50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"_Toc233728375"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12.</w:t>
        </w:r>
        <w:r>
          <w:rPr>
            <w:rFonts w:eastAsiaTheme="minorEastAsia"/>
            <w:b w:val="0"/>
            <w:bCs w:val="0"/>
            <w:caps w:val="0"/>
            <w:noProof/>
            <w:kern w:val="2"/>
            <w:sz w:val="24"/>
            <w:szCs w:val="24"/>
            <w:lang w:eastAsia="es-ES"/>
            <w14:ligatures w14:val="standardContextual"/>
          </w:rPr>
          <w:tab/>
        </w:r>
        <w:r w:rsidRPr="00815A76">
          <w:rPr>
            <w:rStyle w:val="Hipervnculo"/>
            <w:noProof/>
          </w:rPr>
          <w:t>Referencias Bibliográficas</w:t>
        </w:r>
        <w:r>
          <w:rPr>
            <w:noProof/>
            <w:webHidden/>
          </w:rPr>
          <w:tab/>
        </w:r>
        <w:r>
          <w:rPr>
            <w:noProof/>
            <w:webHidden/>
          </w:rPr>
          <w:fldChar w:fldCharType="begin"/>
        </w:r>
        <w:r>
          <w:rPr>
            <w:noProof/>
            <w:webHidden/>
          </w:rPr>
          <w:instrText xml:space="preserve"> PAGEREF _Toc233728375 \h </w:instrText>
        </w:r>
      </w:ins>
      <w:r>
        <w:rPr>
          <w:noProof/>
          <w:webHidden/>
        </w:rPr>
      </w:r>
      <w:ins w:id="508" w:author="Pablo Barrero Cruz" w:date="2026-06-30T16:10:00Z" w16du:dateUtc="2026-06-30T14:10:00Z">
        <w:r>
          <w:rPr>
            <w:noProof/>
            <w:webHidden/>
          </w:rPr>
          <w:fldChar w:fldCharType="separate"/>
        </w:r>
        <w:r>
          <w:rPr>
            <w:noProof/>
            <w:webHidden/>
          </w:rPr>
          <w:t>174</w:t>
        </w:r>
        <w:r>
          <w:rPr>
            <w:noProof/>
            <w:webHidden/>
          </w:rPr>
          <w:fldChar w:fldCharType="end"/>
        </w:r>
        <w:r w:rsidRPr="00815A76">
          <w:rPr>
            <w:rStyle w:val="Hipervnculo"/>
            <w:noProof/>
          </w:rPr>
          <w:fldChar w:fldCharType="end"/>
        </w:r>
      </w:ins>
    </w:p>
    <w:p w14:paraId="5D52585B" w14:textId="663B2D0B" w:rsidR="00AC0FAC" w:rsidRDefault="00AC0FAC">
      <w:pPr>
        <w:pStyle w:val="TDC2"/>
        <w:rPr>
          <w:ins w:id="509" w:author="Pablo Barrero Cruz" w:date="2026-06-30T16:10:00Z" w16du:dateUtc="2026-06-30T14:10:00Z"/>
          <w:rFonts w:eastAsiaTheme="minorEastAsia"/>
          <w:smallCaps w:val="0"/>
          <w:noProof/>
          <w:kern w:val="2"/>
          <w:sz w:val="24"/>
          <w:szCs w:val="24"/>
          <w:lang w:eastAsia="es-ES"/>
          <w14:ligatures w14:val="standardContextual"/>
        </w:rPr>
      </w:pPr>
      <w:ins w:id="51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"_Toc233728376"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12.1</w:t>
        </w:r>
        <w:r>
          <w:rPr>
            <w:rFonts w:eastAsiaTheme="minorEastAsia"/>
            <w:smallCaps w:val="0"/>
            <w:noProof/>
            <w:kern w:val="2"/>
            <w:sz w:val="24"/>
            <w:szCs w:val="24"/>
            <w:lang w:eastAsia="es-ES"/>
            <w14:ligatures w14:val="standardContextual"/>
          </w:rPr>
          <w:tab/>
        </w:r>
        <w:r w:rsidRPr="00815A76">
          <w:rPr>
            <w:rStyle w:val="Hipervnculo"/>
            <w:noProof/>
          </w:rPr>
          <w:t>Libros y Artículos</w:t>
        </w:r>
        <w:r>
          <w:rPr>
            <w:noProof/>
            <w:webHidden/>
          </w:rPr>
          <w:tab/>
        </w:r>
        <w:r>
          <w:rPr>
            <w:noProof/>
            <w:webHidden/>
          </w:rPr>
          <w:fldChar w:fldCharType="begin"/>
        </w:r>
        <w:r>
          <w:rPr>
            <w:noProof/>
            <w:webHidden/>
          </w:rPr>
          <w:instrText xml:space="preserve"> PAGEREF _Toc233728376 \h </w:instrText>
        </w:r>
      </w:ins>
      <w:r>
        <w:rPr>
          <w:noProof/>
          <w:webHidden/>
        </w:rPr>
      </w:r>
      <w:ins w:id="511" w:author="Pablo Barrero Cruz" w:date="2026-06-30T16:10:00Z" w16du:dateUtc="2026-06-30T14:10:00Z">
        <w:r>
          <w:rPr>
            <w:noProof/>
            <w:webHidden/>
          </w:rPr>
          <w:fldChar w:fldCharType="separate"/>
        </w:r>
        <w:r>
          <w:rPr>
            <w:noProof/>
            <w:webHidden/>
          </w:rPr>
          <w:t>174</w:t>
        </w:r>
        <w:r>
          <w:rPr>
            <w:noProof/>
            <w:webHidden/>
          </w:rPr>
          <w:fldChar w:fldCharType="end"/>
        </w:r>
        <w:r w:rsidRPr="00815A76">
          <w:rPr>
            <w:rStyle w:val="Hipervnculo"/>
            <w:noProof/>
          </w:rPr>
          <w:fldChar w:fldCharType="end"/>
        </w:r>
      </w:ins>
    </w:p>
    <w:p w14:paraId="3B14866E" w14:textId="23865B87" w:rsidR="00AC0FAC" w:rsidRDefault="00AC0FAC">
      <w:pPr>
        <w:pStyle w:val="TDC2"/>
        <w:rPr>
          <w:ins w:id="512" w:author="Pablo Barrero Cruz" w:date="2026-06-30T16:10:00Z" w16du:dateUtc="2026-06-30T14:10:00Z"/>
          <w:rFonts w:eastAsiaTheme="minorEastAsia"/>
          <w:smallCaps w:val="0"/>
          <w:noProof/>
          <w:kern w:val="2"/>
          <w:sz w:val="24"/>
          <w:szCs w:val="24"/>
          <w:lang w:eastAsia="es-ES"/>
          <w14:ligatures w14:val="standardContextual"/>
        </w:rPr>
      </w:pPr>
      <w:ins w:id="51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"_Toc233728377"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12.2</w:t>
        </w:r>
        <w:r>
          <w:rPr>
            <w:rFonts w:eastAsiaTheme="minorEastAsia"/>
            <w:smallCaps w:val="0"/>
            <w:noProof/>
            <w:kern w:val="2"/>
            <w:sz w:val="24"/>
            <w:szCs w:val="24"/>
            <w:lang w:eastAsia="es-ES"/>
            <w14:ligatures w14:val="standardContextual"/>
          </w:rPr>
          <w:tab/>
        </w:r>
        <w:r w:rsidRPr="00815A76">
          <w:rPr>
            <w:rStyle w:val="Hipervnculo"/>
            <w:noProof/>
          </w:rPr>
          <w:t>Referencias en Internet</w:t>
        </w:r>
        <w:r>
          <w:rPr>
            <w:noProof/>
            <w:webHidden/>
          </w:rPr>
          <w:tab/>
        </w:r>
        <w:r>
          <w:rPr>
            <w:noProof/>
            <w:webHidden/>
          </w:rPr>
          <w:fldChar w:fldCharType="begin"/>
        </w:r>
        <w:r>
          <w:rPr>
            <w:noProof/>
            <w:webHidden/>
          </w:rPr>
          <w:instrText xml:space="preserve"> PAGEREF _Toc233728377 \h </w:instrText>
        </w:r>
      </w:ins>
      <w:r>
        <w:rPr>
          <w:noProof/>
          <w:webHidden/>
        </w:rPr>
      </w:r>
      <w:ins w:id="514" w:author="Pablo Barrero Cruz" w:date="2026-06-30T16:10:00Z" w16du:dateUtc="2026-06-30T14:10:00Z">
        <w:r>
          <w:rPr>
            <w:noProof/>
            <w:webHidden/>
          </w:rPr>
          <w:fldChar w:fldCharType="separate"/>
        </w:r>
        <w:r>
          <w:rPr>
            <w:noProof/>
            <w:webHidden/>
          </w:rPr>
          <w:t>174</w:t>
        </w:r>
        <w:r>
          <w:rPr>
            <w:noProof/>
            <w:webHidden/>
          </w:rPr>
          <w:fldChar w:fldCharType="end"/>
        </w:r>
        <w:r w:rsidRPr="00815A76">
          <w:rPr>
            <w:rStyle w:val="Hipervnculo"/>
            <w:noProof/>
          </w:rPr>
          <w:fldChar w:fldCharType="end"/>
        </w:r>
      </w:ins>
    </w:p>
    <w:p w14:paraId="1D760EF7" w14:textId="59646BF2" w:rsidR="00AC0FAC" w:rsidRDefault="00AC0FAC">
      <w:pPr>
        <w:pStyle w:val="TDC3"/>
        <w:tabs>
          <w:tab w:val="left" w:pos="1320"/>
          <w:tab w:val="right" w:leader="dot" w:pos="8354"/>
        </w:tabs>
        <w:rPr>
          <w:ins w:id="515" w:author="Pablo Barrero Cruz" w:date="2026-06-30T16:10:00Z" w16du:dateUtc="2026-06-30T14:10:00Z"/>
          <w:rFonts w:eastAsiaTheme="minorEastAsia"/>
          <w:i w:val="0"/>
          <w:iCs w:val="0"/>
          <w:noProof/>
          <w:kern w:val="2"/>
          <w:sz w:val="24"/>
          <w:szCs w:val="24"/>
          <w:lang w:eastAsia="es-ES"/>
          <w14:ligatures w14:val="standardContextual"/>
        </w:rPr>
      </w:pPr>
      <w:ins w:id="51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"_Toc233728378"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12.2.1</w:t>
        </w:r>
        <w:r>
          <w:rPr>
            <w:rFonts w:eastAsiaTheme="minorEastAsia"/>
            <w:i w:val="0"/>
            <w:iCs w:val="0"/>
            <w:noProof/>
            <w:kern w:val="2"/>
            <w:sz w:val="24"/>
            <w:szCs w:val="24"/>
            <w:lang w:eastAsia="es-ES"/>
            <w14:ligatures w14:val="standardContextual"/>
          </w:rPr>
          <w:tab/>
        </w:r>
        <w:r w:rsidRPr="00815A76">
          <w:rPr>
            <w:rStyle w:val="Hipervnculo"/>
            <w:noProof/>
          </w:rPr>
          <w:t>Alternativas analizadas</w:t>
        </w:r>
        <w:r>
          <w:rPr>
            <w:noProof/>
            <w:webHidden/>
          </w:rPr>
          <w:tab/>
        </w:r>
        <w:r>
          <w:rPr>
            <w:noProof/>
            <w:webHidden/>
          </w:rPr>
          <w:fldChar w:fldCharType="begin"/>
        </w:r>
        <w:r>
          <w:rPr>
            <w:noProof/>
            <w:webHidden/>
          </w:rPr>
          <w:instrText xml:space="preserve"> PAGEREF _Toc233728378 \h </w:instrText>
        </w:r>
      </w:ins>
      <w:r>
        <w:rPr>
          <w:noProof/>
          <w:webHidden/>
        </w:rPr>
      </w:r>
      <w:ins w:id="517" w:author="Pablo Barrero Cruz" w:date="2026-06-30T16:10:00Z" w16du:dateUtc="2026-06-30T14:10:00Z">
        <w:r>
          <w:rPr>
            <w:noProof/>
            <w:webHidden/>
          </w:rPr>
          <w:fldChar w:fldCharType="separate"/>
        </w:r>
        <w:r>
          <w:rPr>
            <w:noProof/>
            <w:webHidden/>
          </w:rPr>
          <w:t>174</w:t>
        </w:r>
        <w:r>
          <w:rPr>
            <w:noProof/>
            <w:webHidden/>
          </w:rPr>
          <w:fldChar w:fldCharType="end"/>
        </w:r>
        <w:r w:rsidRPr="00815A76">
          <w:rPr>
            <w:rStyle w:val="Hipervnculo"/>
            <w:noProof/>
          </w:rPr>
          <w:fldChar w:fldCharType="end"/>
        </w:r>
      </w:ins>
    </w:p>
    <w:p w14:paraId="5528EDE0" w14:textId="6FCFB6A4" w:rsidR="00AC0FAC" w:rsidRDefault="00AC0FAC">
      <w:pPr>
        <w:pStyle w:val="TDC3"/>
        <w:tabs>
          <w:tab w:val="left" w:pos="1320"/>
          <w:tab w:val="right" w:leader="dot" w:pos="8354"/>
        </w:tabs>
        <w:rPr>
          <w:ins w:id="518" w:author="Pablo Barrero Cruz" w:date="2026-06-30T16:10:00Z" w16du:dateUtc="2026-06-30T14:10:00Z"/>
          <w:rFonts w:eastAsiaTheme="minorEastAsia"/>
          <w:i w:val="0"/>
          <w:iCs w:val="0"/>
          <w:noProof/>
          <w:kern w:val="2"/>
          <w:sz w:val="24"/>
          <w:szCs w:val="24"/>
          <w:lang w:eastAsia="es-ES"/>
          <w14:ligatures w14:val="standardContextual"/>
        </w:rPr>
      </w:pPr>
      <w:ins w:id="51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"_Toc233728379"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12.2.2</w:t>
        </w:r>
        <w:r>
          <w:rPr>
            <w:rFonts w:eastAsiaTheme="minorEastAsia"/>
            <w:i w:val="0"/>
            <w:iCs w:val="0"/>
            <w:noProof/>
            <w:kern w:val="2"/>
            <w:sz w:val="24"/>
            <w:szCs w:val="24"/>
            <w:lang w:eastAsia="es-ES"/>
            <w14:ligatures w14:val="standardContextual"/>
          </w:rPr>
          <w:tab/>
        </w:r>
        <w:r w:rsidRPr="00815A76">
          <w:rPr>
            <w:rStyle w:val="Hipervnculo"/>
            <w:noProof/>
          </w:rPr>
          <w:t>Documentación técnica de desarrollo</w:t>
        </w:r>
        <w:r>
          <w:rPr>
            <w:noProof/>
            <w:webHidden/>
          </w:rPr>
          <w:tab/>
        </w:r>
        <w:r>
          <w:rPr>
            <w:noProof/>
            <w:webHidden/>
          </w:rPr>
          <w:fldChar w:fldCharType="begin"/>
        </w:r>
        <w:r>
          <w:rPr>
            <w:noProof/>
            <w:webHidden/>
          </w:rPr>
          <w:instrText xml:space="preserve"> PAGEREF _Toc233728379 \h </w:instrText>
        </w:r>
      </w:ins>
      <w:r>
        <w:rPr>
          <w:noProof/>
          <w:webHidden/>
        </w:rPr>
      </w:r>
      <w:ins w:id="520" w:author="Pablo Barrero Cruz" w:date="2026-06-30T16:10:00Z" w16du:dateUtc="2026-06-30T14:10:00Z">
        <w:r>
          <w:rPr>
            <w:noProof/>
            <w:webHidden/>
          </w:rPr>
          <w:fldChar w:fldCharType="separate"/>
        </w:r>
        <w:r>
          <w:rPr>
            <w:noProof/>
            <w:webHidden/>
          </w:rPr>
          <w:t>175</w:t>
        </w:r>
        <w:r>
          <w:rPr>
            <w:noProof/>
            <w:webHidden/>
          </w:rPr>
          <w:fldChar w:fldCharType="end"/>
        </w:r>
        <w:r w:rsidRPr="00815A76">
          <w:rPr>
            <w:rStyle w:val="Hipervnculo"/>
            <w:noProof/>
          </w:rPr>
          <w:fldChar w:fldCharType="end"/>
        </w:r>
      </w:ins>
    </w:p>
    <w:p w14:paraId="1E3A838B" w14:textId="79A11131" w:rsidR="00AC0FAC" w:rsidRDefault="00AC0FAC">
      <w:pPr>
        <w:pStyle w:val="TDC3"/>
        <w:tabs>
          <w:tab w:val="left" w:pos="1320"/>
          <w:tab w:val="right" w:leader="dot" w:pos="8354"/>
        </w:tabs>
        <w:rPr>
          <w:ins w:id="521" w:author="Pablo Barrero Cruz" w:date="2026-06-30T16:10:00Z" w16du:dateUtc="2026-06-30T14:10:00Z"/>
          <w:rFonts w:eastAsiaTheme="minorEastAsia"/>
          <w:i w:val="0"/>
          <w:iCs w:val="0"/>
          <w:noProof/>
          <w:kern w:val="2"/>
          <w:sz w:val="24"/>
          <w:szCs w:val="24"/>
          <w:lang w:eastAsia="es-ES"/>
          <w14:ligatures w14:val="standardContextual"/>
        </w:rPr>
      </w:pPr>
      <w:ins w:id="522"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"_Toc233728380"</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12.2.3</w:t>
        </w:r>
        <w:r>
          <w:rPr>
            <w:rFonts w:eastAsiaTheme="minorEastAsia"/>
            <w:i w:val="0"/>
            <w:iCs w:val="0"/>
            <w:noProof/>
            <w:kern w:val="2"/>
            <w:sz w:val="24"/>
            <w:szCs w:val="24"/>
            <w:lang w:eastAsia="es-ES"/>
            <w14:ligatures w14:val="standardContextual"/>
          </w:rPr>
          <w:tab/>
        </w:r>
        <w:r w:rsidRPr="00815A76">
          <w:rPr>
            <w:rStyle w:val="Hipervnculo"/>
            <w:noProof/>
          </w:rPr>
          <w:t>Usabilidad, accesibilidad y diagramas</w:t>
        </w:r>
        <w:r>
          <w:rPr>
            <w:noProof/>
            <w:webHidden/>
          </w:rPr>
          <w:tab/>
        </w:r>
        <w:r>
          <w:rPr>
            <w:noProof/>
            <w:webHidden/>
          </w:rPr>
          <w:fldChar w:fldCharType="begin"/>
        </w:r>
        <w:r>
          <w:rPr>
            <w:noProof/>
            <w:webHidden/>
          </w:rPr>
          <w:instrText xml:space="preserve"> PAGEREF _Toc233728380 \h </w:instrText>
        </w:r>
      </w:ins>
      <w:r>
        <w:rPr>
          <w:noProof/>
          <w:webHidden/>
        </w:rPr>
      </w:r>
      <w:ins w:id="523" w:author="Pablo Barrero Cruz" w:date="2026-06-30T16:10:00Z" w16du:dateUtc="2026-06-30T14:10:00Z">
        <w:r>
          <w:rPr>
            <w:noProof/>
            <w:webHidden/>
          </w:rPr>
          <w:fldChar w:fldCharType="separate"/>
        </w:r>
        <w:r>
          <w:rPr>
            <w:noProof/>
            <w:webHidden/>
          </w:rPr>
          <w:t>175</w:t>
        </w:r>
        <w:r>
          <w:rPr>
            <w:noProof/>
            <w:webHidden/>
          </w:rPr>
          <w:fldChar w:fldCharType="end"/>
        </w:r>
        <w:r w:rsidRPr="00815A76">
          <w:rPr>
            <w:rStyle w:val="Hipervnculo"/>
            <w:noProof/>
          </w:rPr>
          <w:fldChar w:fldCharType="end"/>
        </w:r>
      </w:ins>
    </w:p>
    <w:p w14:paraId="45D524D1" w14:textId="0E986848" w:rsidR="00AC0FAC" w:rsidRDefault="00AC0FAC">
      <w:pPr>
        <w:pStyle w:val="TDC1"/>
        <w:tabs>
          <w:tab w:val="left" w:pos="1540"/>
          <w:tab w:val="right" w:leader="dot" w:pos="8354"/>
        </w:tabs>
        <w:rPr>
          <w:ins w:id="524" w:author="Pablo Barrero Cruz" w:date="2026-06-30T16:10:00Z" w16du:dateUtc="2026-06-30T14:10:00Z"/>
          <w:rFonts w:eastAsiaTheme="minorEastAsia"/>
          <w:b w:val="0"/>
          <w:bCs w:val="0"/>
          <w:caps w:val="0"/>
          <w:noProof/>
          <w:kern w:val="2"/>
          <w:sz w:val="24"/>
          <w:szCs w:val="24"/>
          <w:lang w:eastAsia="es-ES"/>
          <w14:ligatures w14:val="standardContextual"/>
        </w:rPr>
      </w:pPr>
      <w:ins w:id="525"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"_Toc233728381"</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Capítulo 13.</w:t>
        </w:r>
        <w:r>
          <w:rPr>
            <w:rFonts w:eastAsiaTheme="minorEastAsia"/>
            <w:b w:val="0"/>
            <w:bCs w:val="0"/>
            <w:caps w:val="0"/>
            <w:noProof/>
            <w:kern w:val="2"/>
            <w:sz w:val="24"/>
            <w:szCs w:val="24"/>
            <w:lang w:eastAsia="es-ES"/>
            <w14:ligatures w14:val="standardContextual"/>
          </w:rPr>
          <w:tab/>
        </w:r>
        <w:r w:rsidRPr="00815A76">
          <w:rPr>
            <w:rStyle w:val="Hipervnculo"/>
            <w:noProof/>
          </w:rPr>
          <w:t>Apéndices</w:t>
        </w:r>
        <w:r>
          <w:rPr>
            <w:noProof/>
            <w:webHidden/>
          </w:rPr>
          <w:tab/>
        </w:r>
        <w:r>
          <w:rPr>
            <w:noProof/>
            <w:webHidden/>
          </w:rPr>
          <w:fldChar w:fldCharType="begin"/>
        </w:r>
        <w:r>
          <w:rPr>
            <w:noProof/>
            <w:webHidden/>
          </w:rPr>
          <w:instrText xml:space="preserve"> PAGEREF _Toc233728381 \h </w:instrText>
        </w:r>
      </w:ins>
      <w:r>
        <w:rPr>
          <w:noProof/>
          <w:webHidden/>
        </w:rPr>
      </w:r>
      <w:ins w:id="526" w:author="Pablo Barrero Cruz" w:date="2026-06-30T16:10:00Z" w16du:dateUtc="2026-06-30T14:10:00Z">
        <w:r>
          <w:rPr>
            <w:noProof/>
            <w:webHidden/>
          </w:rPr>
          <w:fldChar w:fldCharType="separate"/>
        </w:r>
        <w:r>
          <w:rPr>
            <w:noProof/>
            <w:webHidden/>
          </w:rPr>
          <w:t>176</w:t>
        </w:r>
        <w:r>
          <w:rPr>
            <w:noProof/>
            <w:webHidden/>
          </w:rPr>
          <w:fldChar w:fldCharType="end"/>
        </w:r>
        <w:r w:rsidRPr="00815A76">
          <w:rPr>
            <w:rStyle w:val="Hipervnculo"/>
            <w:noProof/>
          </w:rPr>
          <w:fldChar w:fldCharType="end"/>
        </w:r>
      </w:ins>
    </w:p>
    <w:p w14:paraId="1CF23E0B" w14:textId="051FA1D3" w:rsidR="00AC0FAC" w:rsidRDefault="00AC0FAC">
      <w:pPr>
        <w:pStyle w:val="TDC2"/>
        <w:rPr>
          <w:ins w:id="527" w:author="Pablo Barrero Cruz" w:date="2026-06-30T16:10:00Z" w16du:dateUtc="2026-06-30T14:10:00Z"/>
          <w:rFonts w:eastAsiaTheme="minorEastAsia"/>
          <w:smallCaps w:val="0"/>
          <w:noProof/>
          <w:kern w:val="2"/>
          <w:sz w:val="24"/>
          <w:szCs w:val="24"/>
          <w:lang w:eastAsia="es-ES"/>
          <w14:ligatures w14:val="standardContextual"/>
        </w:rPr>
      </w:pPr>
      <w:ins w:id="528"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"_Toc233728382"</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13.1</w:t>
        </w:r>
        <w:r>
          <w:rPr>
            <w:rFonts w:eastAsiaTheme="minorEastAsia"/>
            <w:smallCaps w:val="0"/>
            <w:noProof/>
            <w:kern w:val="2"/>
            <w:sz w:val="24"/>
            <w:szCs w:val="24"/>
            <w:lang w:eastAsia="es-ES"/>
            <w14:ligatures w14:val="standardContextual"/>
          </w:rPr>
          <w:tab/>
        </w:r>
        <w:r w:rsidRPr="00815A76">
          <w:rPr>
            <w:rStyle w:val="Hipervnculo"/>
            <w:noProof/>
          </w:rPr>
          <w:t>Glosario y Diccionario de Datos</w:t>
        </w:r>
        <w:r>
          <w:rPr>
            <w:noProof/>
            <w:webHidden/>
          </w:rPr>
          <w:tab/>
        </w:r>
        <w:r>
          <w:rPr>
            <w:noProof/>
            <w:webHidden/>
          </w:rPr>
          <w:fldChar w:fldCharType="begin"/>
        </w:r>
        <w:r>
          <w:rPr>
            <w:noProof/>
            <w:webHidden/>
          </w:rPr>
          <w:instrText xml:space="preserve"> PAGEREF _Toc233728382 \h </w:instrText>
        </w:r>
      </w:ins>
      <w:r>
        <w:rPr>
          <w:noProof/>
          <w:webHidden/>
        </w:rPr>
      </w:r>
      <w:ins w:id="529" w:author="Pablo Barrero Cruz" w:date="2026-06-30T16:10:00Z" w16du:dateUtc="2026-06-30T14:10:00Z">
        <w:r>
          <w:rPr>
            <w:noProof/>
            <w:webHidden/>
          </w:rPr>
          <w:fldChar w:fldCharType="separate"/>
        </w:r>
        <w:r>
          <w:rPr>
            <w:noProof/>
            <w:webHidden/>
          </w:rPr>
          <w:t>176</w:t>
        </w:r>
        <w:r>
          <w:rPr>
            <w:noProof/>
            <w:webHidden/>
          </w:rPr>
          <w:fldChar w:fldCharType="end"/>
        </w:r>
        <w:r w:rsidRPr="00815A76">
          <w:rPr>
            <w:rStyle w:val="Hipervnculo"/>
            <w:noProof/>
          </w:rPr>
          <w:fldChar w:fldCharType="end"/>
        </w:r>
      </w:ins>
    </w:p>
    <w:p w14:paraId="1442F6DA" w14:textId="0D185604" w:rsidR="00AC0FAC" w:rsidRDefault="00AC0FAC">
      <w:pPr>
        <w:pStyle w:val="TDC2"/>
        <w:rPr>
          <w:ins w:id="530" w:author="Pablo Barrero Cruz" w:date="2026-06-30T16:10:00Z" w16du:dateUtc="2026-06-30T14:10:00Z"/>
          <w:rFonts w:eastAsiaTheme="minorEastAsia"/>
          <w:smallCaps w:val="0"/>
          <w:noProof/>
          <w:kern w:val="2"/>
          <w:sz w:val="24"/>
          <w:szCs w:val="24"/>
          <w:lang w:eastAsia="es-ES"/>
          <w14:ligatures w14:val="standardContextual"/>
        </w:rPr>
      </w:pPr>
      <w:ins w:id="531"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"_Toc233728383"</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13.2</w:t>
        </w:r>
        <w:r>
          <w:rPr>
            <w:rFonts w:eastAsiaTheme="minorEastAsia"/>
            <w:smallCaps w:val="0"/>
            <w:noProof/>
            <w:kern w:val="2"/>
            <w:sz w:val="24"/>
            <w:szCs w:val="24"/>
            <w:lang w:eastAsia="es-ES"/>
            <w14:ligatures w14:val="standardContextual"/>
          </w:rPr>
          <w:tab/>
        </w:r>
        <w:r w:rsidRPr="00815A76">
          <w:rPr>
            <w:rStyle w:val="Hipervnculo"/>
            <w:noProof/>
          </w:rPr>
          <w:t>Contenido Entregado en el Archivo adjunto</w:t>
        </w:r>
        <w:r>
          <w:rPr>
            <w:noProof/>
            <w:webHidden/>
          </w:rPr>
          <w:tab/>
        </w:r>
        <w:r>
          <w:rPr>
            <w:noProof/>
            <w:webHidden/>
          </w:rPr>
          <w:fldChar w:fldCharType="begin"/>
        </w:r>
        <w:r>
          <w:rPr>
            <w:noProof/>
            <w:webHidden/>
          </w:rPr>
          <w:instrText xml:space="preserve"> PAGEREF _Toc233728383 \h </w:instrText>
        </w:r>
      </w:ins>
      <w:r>
        <w:rPr>
          <w:noProof/>
          <w:webHidden/>
        </w:rPr>
      </w:r>
      <w:ins w:id="532" w:author="Pablo Barrero Cruz" w:date="2026-06-30T16:10:00Z" w16du:dateUtc="2026-06-30T14:10:00Z">
        <w:r>
          <w:rPr>
            <w:noProof/>
            <w:webHidden/>
          </w:rPr>
          <w:fldChar w:fldCharType="separate"/>
        </w:r>
        <w:r>
          <w:rPr>
            <w:noProof/>
            <w:webHidden/>
          </w:rPr>
          <w:t>178</w:t>
        </w:r>
        <w:r>
          <w:rPr>
            <w:noProof/>
            <w:webHidden/>
          </w:rPr>
          <w:fldChar w:fldCharType="end"/>
        </w:r>
        <w:r w:rsidRPr="00815A76">
          <w:rPr>
            <w:rStyle w:val="Hipervnculo"/>
            <w:noProof/>
          </w:rPr>
          <w:fldChar w:fldCharType="end"/>
        </w:r>
      </w:ins>
    </w:p>
    <w:p w14:paraId="6804CE47" w14:textId="547EA042" w:rsidR="00AC0FAC" w:rsidRDefault="00AC0FAC">
      <w:pPr>
        <w:pStyle w:val="TDC3"/>
        <w:tabs>
          <w:tab w:val="left" w:pos="1320"/>
          <w:tab w:val="right" w:leader="dot" w:pos="8354"/>
        </w:tabs>
        <w:rPr>
          <w:ins w:id="533" w:author="Pablo Barrero Cruz" w:date="2026-06-30T16:10:00Z" w16du:dateUtc="2026-06-30T14:10:00Z"/>
          <w:rFonts w:eastAsiaTheme="minorEastAsia"/>
          <w:i w:val="0"/>
          <w:iCs w:val="0"/>
          <w:noProof/>
          <w:kern w:val="2"/>
          <w:sz w:val="24"/>
          <w:szCs w:val="24"/>
          <w:lang w:eastAsia="es-ES"/>
          <w14:ligatures w14:val="standardContextual"/>
        </w:rPr>
      </w:pPr>
      <w:ins w:id="534"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"_Toc233728384"</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13.2.1</w:t>
        </w:r>
        <w:r>
          <w:rPr>
            <w:rFonts w:eastAsiaTheme="minorEastAsia"/>
            <w:i w:val="0"/>
            <w:iCs w:val="0"/>
            <w:noProof/>
            <w:kern w:val="2"/>
            <w:sz w:val="24"/>
            <w:szCs w:val="24"/>
            <w:lang w:eastAsia="es-ES"/>
            <w14:ligatures w14:val="standardContextual"/>
          </w:rPr>
          <w:tab/>
        </w:r>
        <w:r w:rsidRPr="00815A76">
          <w:rPr>
            <w:rStyle w:val="Hipervnculo"/>
            <w:noProof/>
          </w:rPr>
          <w:t>Contenidos</w:t>
        </w:r>
        <w:r>
          <w:rPr>
            <w:noProof/>
            <w:webHidden/>
          </w:rPr>
          <w:tab/>
        </w:r>
        <w:r>
          <w:rPr>
            <w:noProof/>
            <w:webHidden/>
          </w:rPr>
          <w:fldChar w:fldCharType="begin"/>
        </w:r>
        <w:r>
          <w:rPr>
            <w:noProof/>
            <w:webHidden/>
          </w:rPr>
          <w:instrText xml:space="preserve"> PAGEREF _Toc233728384 \h </w:instrText>
        </w:r>
      </w:ins>
      <w:r>
        <w:rPr>
          <w:noProof/>
          <w:webHidden/>
        </w:rPr>
      </w:r>
      <w:ins w:id="535" w:author="Pablo Barrero Cruz" w:date="2026-06-30T16:10:00Z" w16du:dateUtc="2026-06-30T14:10:00Z">
        <w:r>
          <w:rPr>
            <w:noProof/>
            <w:webHidden/>
          </w:rPr>
          <w:fldChar w:fldCharType="separate"/>
        </w:r>
        <w:r>
          <w:rPr>
            <w:noProof/>
            <w:webHidden/>
          </w:rPr>
          <w:t>178</w:t>
        </w:r>
        <w:r>
          <w:rPr>
            <w:noProof/>
            <w:webHidden/>
          </w:rPr>
          <w:fldChar w:fldCharType="end"/>
        </w:r>
        <w:r w:rsidRPr="00815A76">
          <w:rPr>
            <w:rStyle w:val="Hipervnculo"/>
            <w:noProof/>
          </w:rPr>
          <w:fldChar w:fldCharType="end"/>
        </w:r>
      </w:ins>
    </w:p>
    <w:p w14:paraId="1B6A65C4" w14:textId="070B20F6" w:rsidR="00AC0FAC" w:rsidRDefault="00AC0FAC">
      <w:pPr>
        <w:pStyle w:val="TDC3"/>
        <w:tabs>
          <w:tab w:val="left" w:pos="1320"/>
          <w:tab w:val="right" w:leader="dot" w:pos="8354"/>
        </w:tabs>
        <w:rPr>
          <w:ins w:id="536" w:author="Pablo Barrero Cruz" w:date="2026-06-30T16:10:00Z" w16du:dateUtc="2026-06-30T14:10:00Z"/>
          <w:rFonts w:eastAsiaTheme="minorEastAsia"/>
          <w:i w:val="0"/>
          <w:iCs w:val="0"/>
          <w:noProof/>
          <w:kern w:val="2"/>
          <w:sz w:val="24"/>
          <w:szCs w:val="24"/>
          <w:lang w:eastAsia="es-ES"/>
          <w14:ligatures w14:val="standardContextual"/>
        </w:rPr>
      </w:pPr>
      <w:ins w:id="537"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"_Toc233728385"</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13.2.2</w:t>
        </w:r>
        <w:r>
          <w:rPr>
            <w:rFonts w:eastAsiaTheme="minorEastAsia"/>
            <w:i w:val="0"/>
            <w:iCs w:val="0"/>
            <w:noProof/>
            <w:kern w:val="2"/>
            <w:sz w:val="24"/>
            <w:szCs w:val="24"/>
            <w:lang w:eastAsia="es-ES"/>
            <w14:ligatures w14:val="standardContextual"/>
          </w:rPr>
          <w:tab/>
        </w:r>
        <w:r w:rsidRPr="00815A76">
          <w:rPr>
            <w:rStyle w:val="Hipervnculo"/>
            <w:noProof/>
          </w:rPr>
          <w:t>Código Ejecutable e Instalación</w:t>
        </w:r>
        <w:r>
          <w:rPr>
            <w:noProof/>
            <w:webHidden/>
          </w:rPr>
          <w:tab/>
        </w:r>
        <w:r>
          <w:rPr>
            <w:noProof/>
            <w:webHidden/>
          </w:rPr>
          <w:fldChar w:fldCharType="begin"/>
        </w:r>
        <w:r>
          <w:rPr>
            <w:noProof/>
            <w:webHidden/>
          </w:rPr>
          <w:instrText xml:space="preserve"> PAGEREF _Toc233728385 \h </w:instrText>
        </w:r>
      </w:ins>
      <w:r>
        <w:rPr>
          <w:noProof/>
          <w:webHidden/>
        </w:rPr>
      </w:r>
      <w:ins w:id="538" w:author="Pablo Barrero Cruz" w:date="2026-06-30T16:10:00Z" w16du:dateUtc="2026-06-30T14:10:00Z">
        <w:r>
          <w:rPr>
            <w:noProof/>
            <w:webHidden/>
          </w:rPr>
          <w:fldChar w:fldCharType="separate"/>
        </w:r>
        <w:r>
          <w:rPr>
            <w:noProof/>
            <w:webHidden/>
          </w:rPr>
          <w:t>179</w:t>
        </w:r>
        <w:r>
          <w:rPr>
            <w:noProof/>
            <w:webHidden/>
          </w:rPr>
          <w:fldChar w:fldCharType="end"/>
        </w:r>
        <w:r w:rsidRPr="00815A76">
          <w:rPr>
            <w:rStyle w:val="Hipervnculo"/>
            <w:noProof/>
          </w:rPr>
          <w:fldChar w:fldCharType="end"/>
        </w:r>
      </w:ins>
    </w:p>
    <w:p w14:paraId="5BCEE03A" w14:textId="77C20AEE" w:rsidR="00AC0FAC" w:rsidRDefault="00AC0FAC">
      <w:pPr>
        <w:pStyle w:val="TDC3"/>
        <w:tabs>
          <w:tab w:val="left" w:pos="1320"/>
          <w:tab w:val="right" w:leader="dot" w:pos="8354"/>
        </w:tabs>
        <w:rPr>
          <w:ins w:id="539" w:author="Pablo Barrero Cruz" w:date="2026-06-30T16:10:00Z" w16du:dateUtc="2026-06-30T14:10:00Z"/>
          <w:rFonts w:eastAsiaTheme="minorEastAsia"/>
          <w:i w:val="0"/>
          <w:iCs w:val="0"/>
          <w:noProof/>
          <w:kern w:val="2"/>
          <w:sz w:val="24"/>
          <w:szCs w:val="24"/>
          <w:lang w:eastAsia="es-ES"/>
          <w14:ligatures w14:val="standardContextual"/>
        </w:rPr>
      </w:pPr>
      <w:ins w:id="540"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"_Toc233728386"</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13.2.3</w:t>
        </w:r>
        <w:r>
          <w:rPr>
            <w:rFonts w:eastAsiaTheme="minorEastAsia"/>
            <w:i w:val="0"/>
            <w:iCs w:val="0"/>
            <w:noProof/>
            <w:kern w:val="2"/>
            <w:sz w:val="24"/>
            <w:szCs w:val="24"/>
            <w:lang w:eastAsia="es-ES"/>
            <w14:ligatures w14:val="standardContextual"/>
          </w:rPr>
          <w:tab/>
        </w:r>
        <w:r w:rsidRPr="00815A76">
          <w:rPr>
            <w:rStyle w:val="Hipervnculo"/>
            <w:noProof/>
          </w:rPr>
          <w:t>Ficheros de Configuración</w:t>
        </w:r>
        <w:r>
          <w:rPr>
            <w:noProof/>
            <w:webHidden/>
          </w:rPr>
          <w:tab/>
        </w:r>
        <w:r>
          <w:rPr>
            <w:noProof/>
            <w:webHidden/>
          </w:rPr>
          <w:fldChar w:fldCharType="begin"/>
        </w:r>
        <w:r>
          <w:rPr>
            <w:noProof/>
            <w:webHidden/>
          </w:rPr>
          <w:instrText xml:space="preserve"> PAGEREF _Toc233728386 \h </w:instrText>
        </w:r>
      </w:ins>
      <w:r>
        <w:rPr>
          <w:noProof/>
          <w:webHidden/>
        </w:rPr>
      </w:r>
      <w:ins w:id="541" w:author="Pablo Barrero Cruz" w:date="2026-06-30T16:10:00Z" w16du:dateUtc="2026-06-30T14:10:00Z">
        <w:r>
          <w:rPr>
            <w:noProof/>
            <w:webHidden/>
          </w:rPr>
          <w:fldChar w:fldCharType="separate"/>
        </w:r>
        <w:r>
          <w:rPr>
            <w:noProof/>
            <w:webHidden/>
          </w:rPr>
          <w:t>179</w:t>
        </w:r>
        <w:r>
          <w:rPr>
            <w:noProof/>
            <w:webHidden/>
          </w:rPr>
          <w:fldChar w:fldCharType="end"/>
        </w:r>
        <w:r w:rsidRPr="00815A76">
          <w:rPr>
            <w:rStyle w:val="Hipervnculo"/>
            <w:noProof/>
          </w:rPr>
          <w:fldChar w:fldCharType="end"/>
        </w:r>
      </w:ins>
    </w:p>
    <w:p w14:paraId="2A7CEA9C" w14:textId="702E5125" w:rsidR="00AC0FAC" w:rsidRDefault="00AC0FAC">
      <w:pPr>
        <w:pStyle w:val="TDC2"/>
        <w:rPr>
          <w:ins w:id="542" w:author="Pablo Barrero Cruz" w:date="2026-06-30T16:10:00Z" w16du:dateUtc="2026-06-30T14:10:00Z"/>
          <w:rFonts w:eastAsiaTheme="minorEastAsia"/>
          <w:smallCaps w:val="0"/>
          <w:noProof/>
          <w:kern w:val="2"/>
          <w:sz w:val="24"/>
          <w:szCs w:val="24"/>
          <w:lang w:eastAsia="es-ES"/>
          <w14:ligatures w14:val="standardContextual"/>
        </w:rPr>
      </w:pPr>
      <w:ins w:id="543"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"_Toc233728387"</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13.3</w:t>
        </w:r>
        <w:r>
          <w:rPr>
            <w:rFonts w:eastAsiaTheme="minorEastAsia"/>
            <w:smallCaps w:val="0"/>
            <w:noProof/>
            <w:kern w:val="2"/>
            <w:sz w:val="24"/>
            <w:szCs w:val="24"/>
            <w:lang w:eastAsia="es-ES"/>
            <w14:ligatures w14:val="standardContextual"/>
          </w:rPr>
          <w:tab/>
        </w:r>
        <w:r w:rsidRPr="00815A76">
          <w:rPr>
            <w:rStyle w:val="Hipervnculo"/>
            <w:noProof/>
          </w:rPr>
          <w:t>Código Fuente</w:t>
        </w:r>
        <w:r>
          <w:rPr>
            <w:noProof/>
            <w:webHidden/>
          </w:rPr>
          <w:tab/>
        </w:r>
        <w:r>
          <w:rPr>
            <w:noProof/>
            <w:webHidden/>
          </w:rPr>
          <w:fldChar w:fldCharType="begin"/>
        </w:r>
        <w:r>
          <w:rPr>
            <w:noProof/>
            <w:webHidden/>
          </w:rPr>
          <w:instrText xml:space="preserve"> PAGEREF _Toc233728387 \h </w:instrText>
        </w:r>
      </w:ins>
      <w:r>
        <w:rPr>
          <w:noProof/>
          <w:webHidden/>
        </w:rPr>
      </w:r>
      <w:ins w:id="544" w:author="Pablo Barrero Cruz" w:date="2026-06-30T16:10:00Z" w16du:dateUtc="2026-06-30T14:10:00Z">
        <w:r>
          <w:rPr>
            <w:noProof/>
            <w:webHidden/>
          </w:rPr>
          <w:fldChar w:fldCharType="separate"/>
        </w:r>
        <w:r>
          <w:rPr>
            <w:noProof/>
            <w:webHidden/>
          </w:rPr>
          <w:t>180</w:t>
        </w:r>
        <w:r>
          <w:rPr>
            <w:noProof/>
            <w:webHidden/>
          </w:rPr>
          <w:fldChar w:fldCharType="end"/>
        </w:r>
        <w:r w:rsidRPr="00815A76">
          <w:rPr>
            <w:rStyle w:val="Hipervnculo"/>
            <w:noProof/>
          </w:rPr>
          <w:fldChar w:fldCharType="end"/>
        </w:r>
      </w:ins>
    </w:p>
    <w:p w14:paraId="15413ED6" w14:textId="654D1385" w:rsidR="00AC0FAC" w:rsidRDefault="00AC0FAC">
      <w:pPr>
        <w:pStyle w:val="TDC2"/>
        <w:rPr>
          <w:ins w:id="545" w:author="Pablo Barrero Cruz" w:date="2026-06-30T16:10:00Z" w16du:dateUtc="2026-06-30T14:10:00Z"/>
          <w:rFonts w:eastAsiaTheme="minorEastAsia"/>
          <w:smallCaps w:val="0"/>
          <w:noProof/>
          <w:kern w:val="2"/>
          <w:sz w:val="24"/>
          <w:szCs w:val="24"/>
          <w:lang w:eastAsia="es-ES"/>
          <w14:ligatures w14:val="standardContextual"/>
        </w:rPr>
      </w:pPr>
      <w:ins w:id="546"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"_Toc233728388"</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13.4</w:t>
        </w:r>
        <w:r>
          <w:rPr>
            <w:rFonts w:eastAsiaTheme="minorEastAsia"/>
            <w:smallCaps w:val="0"/>
            <w:noProof/>
            <w:kern w:val="2"/>
            <w:sz w:val="24"/>
            <w:szCs w:val="24"/>
            <w:lang w:eastAsia="es-ES"/>
            <w14:ligatures w14:val="standardContextual"/>
          </w:rPr>
          <w:tab/>
        </w:r>
        <w:r w:rsidRPr="00815A76">
          <w:rPr>
            <w:rStyle w:val="Hipervnculo"/>
            <w:noProof/>
          </w:rPr>
          <w:t>Propiedad intelectual y licencias</w:t>
        </w:r>
        <w:r>
          <w:rPr>
            <w:noProof/>
            <w:webHidden/>
          </w:rPr>
          <w:tab/>
        </w:r>
        <w:r>
          <w:rPr>
            <w:noProof/>
            <w:webHidden/>
          </w:rPr>
          <w:fldChar w:fldCharType="begin"/>
        </w:r>
        <w:r>
          <w:rPr>
            <w:noProof/>
            <w:webHidden/>
          </w:rPr>
          <w:instrText xml:space="preserve"> PAGEREF _Toc233728388 \h </w:instrText>
        </w:r>
      </w:ins>
      <w:r>
        <w:rPr>
          <w:noProof/>
          <w:webHidden/>
        </w:rPr>
      </w:r>
      <w:ins w:id="547" w:author="Pablo Barrero Cruz" w:date="2026-06-30T16:10:00Z" w16du:dateUtc="2026-06-30T14:10:00Z">
        <w:r>
          <w:rPr>
            <w:noProof/>
            <w:webHidden/>
          </w:rPr>
          <w:fldChar w:fldCharType="separate"/>
        </w:r>
        <w:r>
          <w:rPr>
            <w:noProof/>
            <w:webHidden/>
          </w:rPr>
          <w:t>181</w:t>
        </w:r>
        <w:r>
          <w:rPr>
            <w:noProof/>
            <w:webHidden/>
          </w:rPr>
          <w:fldChar w:fldCharType="end"/>
        </w:r>
        <w:r w:rsidRPr="00815A76">
          <w:rPr>
            <w:rStyle w:val="Hipervnculo"/>
            <w:noProof/>
          </w:rPr>
          <w:fldChar w:fldCharType="end"/>
        </w:r>
      </w:ins>
    </w:p>
    <w:p w14:paraId="03145B42" w14:textId="725E75E1" w:rsidR="00AC0FAC" w:rsidRDefault="00AC0FAC">
      <w:pPr>
        <w:pStyle w:val="TDC2"/>
        <w:rPr>
          <w:ins w:id="548" w:author="Pablo Barrero Cruz" w:date="2026-06-30T16:10:00Z" w16du:dateUtc="2026-06-30T14:10:00Z"/>
          <w:rFonts w:eastAsiaTheme="minorEastAsia"/>
          <w:smallCaps w:val="0"/>
          <w:noProof/>
          <w:kern w:val="2"/>
          <w:sz w:val="24"/>
          <w:szCs w:val="24"/>
          <w:lang w:eastAsia="es-ES"/>
          <w14:ligatures w14:val="standardContextual"/>
        </w:rPr>
      </w:pPr>
      <w:ins w:id="549" w:author="Pablo Barrero Cruz" w:date="2026-06-30T16:10:00Z" w16du:dateUtc="2026-06-30T14:10:00Z">
        <w:r w:rsidRPr="00815A76">
          <w:rPr>
            <w:rStyle w:val="Hipervnculo"/>
            <w:noProof/>
          </w:rPr>
          <w:fldChar w:fldCharType="begin"/>
        </w:r>
        <w:r w:rsidRPr="00815A76">
          <w:rPr>
            <w:rStyle w:val="Hipervnculo"/>
            <w:noProof/>
          </w:rPr>
          <w:instrText xml:space="preserve"> </w:instrText>
        </w:r>
        <w:r>
          <w:rPr>
            <w:noProof/>
          </w:rPr>
          <w:instrText>HYPERLINK \l "_Toc233728389"</w:instrText>
        </w:r>
        <w:r w:rsidRPr="00815A76">
          <w:rPr>
            <w:rStyle w:val="Hipervnculo"/>
            <w:noProof/>
          </w:rPr>
          <w:instrText xml:space="preserve"> </w:instrText>
        </w:r>
        <w:r w:rsidRPr="00815A76">
          <w:rPr>
            <w:rStyle w:val="Hipervnculo"/>
            <w:noProof/>
          </w:rPr>
        </w:r>
        <w:r w:rsidRPr="00815A76">
          <w:rPr>
            <w:rStyle w:val="Hipervnculo"/>
            <w:noProof/>
          </w:rPr>
          <w:fldChar w:fldCharType="separate"/>
        </w:r>
        <w:r w:rsidRPr="00815A76">
          <w:rPr>
            <w:rStyle w:val="Hipervnculo"/>
            <w:noProof/>
          </w:rPr>
          <w:t>13.5</w:t>
        </w:r>
        <w:r>
          <w:rPr>
            <w:rFonts w:eastAsiaTheme="minorEastAsia"/>
            <w:smallCaps w:val="0"/>
            <w:noProof/>
            <w:kern w:val="2"/>
            <w:sz w:val="24"/>
            <w:szCs w:val="24"/>
            <w:lang w:eastAsia="es-ES"/>
            <w14:ligatures w14:val="standardContextual"/>
          </w:rPr>
          <w:tab/>
        </w:r>
        <w:r w:rsidRPr="00815A76">
          <w:rPr>
            <w:rStyle w:val="Hipervnculo"/>
            <w:noProof/>
          </w:rPr>
          <w:t>Actas de reuniones</w:t>
        </w:r>
        <w:r>
          <w:rPr>
            <w:noProof/>
            <w:webHidden/>
          </w:rPr>
          <w:tab/>
        </w:r>
        <w:r>
          <w:rPr>
            <w:noProof/>
            <w:webHidden/>
          </w:rPr>
          <w:fldChar w:fldCharType="begin"/>
        </w:r>
        <w:r>
          <w:rPr>
            <w:noProof/>
            <w:webHidden/>
          </w:rPr>
          <w:instrText xml:space="preserve"> PAGEREF _Toc233728389 \h </w:instrText>
        </w:r>
      </w:ins>
      <w:r>
        <w:rPr>
          <w:noProof/>
          <w:webHidden/>
        </w:rPr>
      </w:r>
      <w:ins w:id="550" w:author="Pablo Barrero Cruz" w:date="2026-06-30T16:10:00Z" w16du:dateUtc="2026-06-30T14:10:00Z">
        <w:r>
          <w:rPr>
            <w:noProof/>
            <w:webHidden/>
          </w:rPr>
          <w:fldChar w:fldCharType="separate"/>
        </w:r>
        <w:r>
          <w:rPr>
            <w:noProof/>
            <w:webHidden/>
          </w:rPr>
          <w:t>181</w:t>
        </w:r>
        <w:r>
          <w:rPr>
            <w:noProof/>
            <w:webHidden/>
          </w:rPr>
          <w:fldChar w:fldCharType="end"/>
        </w:r>
        <w:r w:rsidRPr="00815A76">
          <w:rPr>
            <w:rStyle w:val="Hipervnculo"/>
            <w:noProof/>
          </w:rPr>
          <w:fldChar w:fldCharType="end"/>
        </w:r>
      </w:ins>
    </w:p>
    <w:p w14:paraId="410BB059" w14:textId="3EFD9957" w:rsidR="003022E0" w:rsidDel="00A755C9" w:rsidRDefault="003022E0">
      <w:pPr>
        <w:pStyle w:val="TDC1"/>
        <w:tabs>
          <w:tab w:val="left" w:pos="1540"/>
          <w:tab w:val="right" w:leader="dot" w:pos="8354"/>
        </w:tabs>
        <w:rPr>
          <w:del w:id="551" w:author="Pablo Barrero Cruz" w:date="2026-06-30T16:06:00Z" w16du:dateUtc="2026-06-30T14:06:00Z"/>
          <w:rFonts w:eastAsiaTheme="minorEastAsia"/>
          <w:b w:val="0"/>
          <w:bCs w:val="0"/>
          <w:caps w:val="0"/>
          <w:noProof/>
          <w:kern w:val="2"/>
          <w:sz w:val="24"/>
          <w:szCs w:val="24"/>
          <w:lang w:eastAsia="es-ES"/>
          <w14:ligatures w14:val="standardContextual"/>
        </w:rPr>
      </w:pPr>
      <w:del w:id="552" w:author="Pablo Barrero Cruz" w:date="2026-06-30T16:06:00Z" w16du:dateUtc="2026-06-30T14:06:00Z">
        <w:r w:rsidRPr="00A755C9" w:rsidDel="00A755C9">
          <w:rPr>
            <w:rPrChange w:id="553" w:author="Pablo Barrero Cruz" w:date="2026-06-30T16:06:00Z" w16du:dateUtc="2026-06-30T14:06:00Z">
              <w:rPr>
                <w:rStyle w:val="Hipervnculo"/>
                <w:b w:val="0"/>
                <w:bCs w:val="0"/>
                <w:caps w:val="0"/>
                <w:noProof/>
              </w:rPr>
            </w:rPrChange>
          </w:rPr>
          <w:delText>Capítulo 1.</w:delText>
        </w:r>
        <w:r w:rsidDel="00A755C9">
          <w:rPr>
            <w:rFonts w:eastAsiaTheme="minorEastAsia"/>
            <w:b w:val="0"/>
            <w:bCs w:val="0"/>
            <w:caps w:val="0"/>
            <w:noProof/>
            <w:kern w:val="2"/>
            <w:sz w:val="24"/>
            <w:szCs w:val="24"/>
            <w:lang w:eastAsia="es-ES"/>
            <w14:ligatures w14:val="standardContextual"/>
          </w:rPr>
          <w:tab/>
        </w:r>
        <w:r w:rsidRPr="00A755C9" w:rsidDel="00A755C9">
          <w:rPr>
            <w:rPrChange w:id="554" w:author="Pablo Barrero Cruz" w:date="2026-06-30T16:06:00Z" w16du:dateUtc="2026-06-30T14:06:00Z">
              <w:rPr>
                <w:rStyle w:val="Hipervnculo"/>
                <w:b w:val="0"/>
                <w:bCs w:val="0"/>
                <w:caps w:val="0"/>
                <w:noProof/>
              </w:rPr>
            </w:rPrChange>
          </w:rPr>
          <w:delText>Memoria del Proyecto</w:delText>
        </w:r>
        <w:r w:rsidDel="00A755C9">
          <w:rPr>
            <w:noProof/>
            <w:webHidden/>
          </w:rPr>
          <w:tab/>
          <w:delText>15</w:delText>
        </w:r>
      </w:del>
    </w:p>
    <w:p w14:paraId="78791860" w14:textId="5FD576DC" w:rsidR="003022E0" w:rsidDel="00A755C9" w:rsidRDefault="003022E0">
      <w:pPr>
        <w:pStyle w:val="TDC2"/>
        <w:rPr>
          <w:del w:id="555" w:author="Pablo Barrero Cruz" w:date="2026-06-30T16:06:00Z" w16du:dateUtc="2026-06-30T14:06:00Z"/>
          <w:rFonts w:eastAsiaTheme="minorEastAsia"/>
          <w:smallCaps w:val="0"/>
          <w:noProof/>
          <w:kern w:val="2"/>
          <w:sz w:val="24"/>
          <w:szCs w:val="24"/>
          <w:lang w:eastAsia="es-ES"/>
          <w14:ligatures w14:val="standardContextual"/>
        </w:rPr>
      </w:pPr>
      <w:del w:id="556" w:author="Pablo Barrero Cruz" w:date="2026-06-30T16:06:00Z" w16du:dateUtc="2026-06-30T14:06:00Z">
        <w:r w:rsidRPr="00A755C9" w:rsidDel="00A755C9">
          <w:rPr>
            <w:rPrChange w:id="557" w:author="Pablo Barrero Cruz" w:date="2026-06-30T16:06:00Z" w16du:dateUtc="2026-06-30T14:06:00Z">
              <w:rPr>
                <w:rStyle w:val="Hipervnculo"/>
                <w:smallCaps w:val="0"/>
                <w:noProof/>
              </w:rPr>
            </w:rPrChange>
          </w:rPr>
          <w:delText>1.1</w:delText>
        </w:r>
        <w:r w:rsidDel="00A755C9">
          <w:rPr>
            <w:rFonts w:eastAsiaTheme="minorEastAsia"/>
            <w:smallCaps w:val="0"/>
            <w:noProof/>
            <w:kern w:val="2"/>
            <w:sz w:val="24"/>
            <w:szCs w:val="24"/>
            <w:lang w:eastAsia="es-ES"/>
            <w14:ligatures w14:val="standardContextual"/>
          </w:rPr>
          <w:tab/>
        </w:r>
        <w:r w:rsidRPr="00A755C9" w:rsidDel="00A755C9">
          <w:rPr>
            <w:rPrChange w:id="558" w:author="Pablo Barrero Cruz" w:date="2026-06-30T16:06:00Z" w16du:dateUtc="2026-06-30T14:06:00Z">
              <w:rPr>
                <w:rStyle w:val="Hipervnculo"/>
                <w:smallCaps w:val="0"/>
                <w:noProof/>
              </w:rPr>
            </w:rPrChange>
          </w:rPr>
          <w:delText>Resumen de la Motivación, Objetivos y Alcance del Proyecto</w:delText>
        </w:r>
        <w:r w:rsidDel="00A755C9">
          <w:rPr>
            <w:noProof/>
            <w:webHidden/>
          </w:rPr>
          <w:tab/>
          <w:delText>15</w:delText>
        </w:r>
      </w:del>
    </w:p>
    <w:p w14:paraId="58A9171B" w14:textId="1DD1A3CB" w:rsidR="003022E0" w:rsidDel="00A755C9" w:rsidRDefault="003022E0">
      <w:pPr>
        <w:pStyle w:val="TDC2"/>
        <w:rPr>
          <w:del w:id="559" w:author="Pablo Barrero Cruz" w:date="2026-06-30T16:06:00Z" w16du:dateUtc="2026-06-30T14:06:00Z"/>
          <w:rFonts w:eastAsiaTheme="minorEastAsia"/>
          <w:smallCaps w:val="0"/>
          <w:noProof/>
          <w:kern w:val="2"/>
          <w:sz w:val="24"/>
          <w:szCs w:val="24"/>
          <w:lang w:eastAsia="es-ES"/>
          <w14:ligatures w14:val="standardContextual"/>
        </w:rPr>
      </w:pPr>
      <w:del w:id="560" w:author="Pablo Barrero Cruz" w:date="2026-06-30T16:06:00Z" w16du:dateUtc="2026-06-30T14:06:00Z">
        <w:r w:rsidRPr="00A755C9" w:rsidDel="00A755C9">
          <w:rPr>
            <w:rPrChange w:id="561" w:author="Pablo Barrero Cruz" w:date="2026-06-30T16:06:00Z" w16du:dateUtc="2026-06-30T14:06:00Z">
              <w:rPr>
                <w:rStyle w:val="Hipervnculo"/>
                <w:smallCaps w:val="0"/>
                <w:noProof/>
              </w:rPr>
            </w:rPrChange>
          </w:rPr>
          <w:delText>1.2</w:delText>
        </w:r>
        <w:r w:rsidDel="00A755C9">
          <w:rPr>
            <w:rFonts w:eastAsiaTheme="minorEastAsia"/>
            <w:smallCaps w:val="0"/>
            <w:noProof/>
            <w:kern w:val="2"/>
            <w:sz w:val="24"/>
            <w:szCs w:val="24"/>
            <w:lang w:eastAsia="es-ES"/>
            <w14:ligatures w14:val="standardContextual"/>
          </w:rPr>
          <w:tab/>
        </w:r>
        <w:r w:rsidRPr="00A755C9" w:rsidDel="00A755C9">
          <w:rPr>
            <w:rPrChange w:id="562" w:author="Pablo Barrero Cruz" w:date="2026-06-30T16:06:00Z" w16du:dateUtc="2026-06-30T14:06:00Z">
              <w:rPr>
                <w:rStyle w:val="Hipervnculo"/>
                <w:smallCaps w:val="0"/>
                <w:noProof/>
              </w:rPr>
            </w:rPrChange>
          </w:rPr>
          <w:delText>Resumen de Todos los Aspectos</w:delText>
        </w:r>
        <w:r w:rsidDel="00A755C9">
          <w:rPr>
            <w:noProof/>
            <w:webHidden/>
          </w:rPr>
          <w:tab/>
          <w:delText>16</w:delText>
        </w:r>
      </w:del>
    </w:p>
    <w:p w14:paraId="69E846F0" w14:textId="6D34829D" w:rsidR="003022E0" w:rsidDel="00A755C9" w:rsidRDefault="003022E0">
      <w:pPr>
        <w:pStyle w:val="TDC1"/>
        <w:tabs>
          <w:tab w:val="left" w:pos="1540"/>
          <w:tab w:val="right" w:leader="dot" w:pos="8354"/>
        </w:tabs>
        <w:rPr>
          <w:del w:id="563" w:author="Pablo Barrero Cruz" w:date="2026-06-30T16:06:00Z" w16du:dateUtc="2026-06-30T14:06:00Z"/>
          <w:rFonts w:eastAsiaTheme="minorEastAsia"/>
          <w:b w:val="0"/>
          <w:bCs w:val="0"/>
          <w:caps w:val="0"/>
          <w:noProof/>
          <w:kern w:val="2"/>
          <w:sz w:val="24"/>
          <w:szCs w:val="24"/>
          <w:lang w:eastAsia="es-ES"/>
          <w14:ligatures w14:val="standardContextual"/>
        </w:rPr>
      </w:pPr>
      <w:del w:id="564" w:author="Pablo Barrero Cruz" w:date="2026-06-30T16:06:00Z" w16du:dateUtc="2026-06-30T14:06:00Z">
        <w:r w:rsidRPr="00A755C9" w:rsidDel="00A755C9">
          <w:rPr>
            <w:rPrChange w:id="565" w:author="Pablo Barrero Cruz" w:date="2026-06-30T16:06:00Z" w16du:dateUtc="2026-06-30T14:06:00Z">
              <w:rPr>
                <w:rStyle w:val="Hipervnculo"/>
                <w:b w:val="0"/>
                <w:bCs w:val="0"/>
                <w:caps w:val="0"/>
                <w:noProof/>
              </w:rPr>
            </w:rPrChange>
          </w:rPr>
          <w:delText>Capítulo 2.</w:delText>
        </w:r>
        <w:r w:rsidDel="00A755C9">
          <w:rPr>
            <w:rFonts w:eastAsiaTheme="minorEastAsia"/>
            <w:b w:val="0"/>
            <w:bCs w:val="0"/>
            <w:caps w:val="0"/>
            <w:noProof/>
            <w:kern w:val="2"/>
            <w:sz w:val="24"/>
            <w:szCs w:val="24"/>
            <w:lang w:eastAsia="es-ES"/>
            <w14:ligatures w14:val="standardContextual"/>
          </w:rPr>
          <w:tab/>
        </w:r>
        <w:r w:rsidRPr="00A755C9" w:rsidDel="00A755C9">
          <w:rPr>
            <w:rPrChange w:id="566" w:author="Pablo Barrero Cruz" w:date="2026-06-30T16:06:00Z" w16du:dateUtc="2026-06-30T14:06:00Z">
              <w:rPr>
                <w:rStyle w:val="Hipervnculo"/>
                <w:b w:val="0"/>
                <w:bCs w:val="0"/>
                <w:caps w:val="0"/>
                <w:noProof/>
              </w:rPr>
            </w:rPrChange>
          </w:rPr>
          <w:delText>Introducción</w:delText>
        </w:r>
        <w:r w:rsidDel="00A755C9">
          <w:rPr>
            <w:noProof/>
            <w:webHidden/>
          </w:rPr>
          <w:tab/>
          <w:delText>17</w:delText>
        </w:r>
      </w:del>
    </w:p>
    <w:p w14:paraId="0EF6671E" w14:textId="2CADEEAE" w:rsidR="003022E0" w:rsidDel="00A755C9" w:rsidRDefault="003022E0">
      <w:pPr>
        <w:pStyle w:val="TDC2"/>
        <w:rPr>
          <w:del w:id="567" w:author="Pablo Barrero Cruz" w:date="2026-06-30T16:06:00Z" w16du:dateUtc="2026-06-30T14:06:00Z"/>
          <w:rFonts w:eastAsiaTheme="minorEastAsia"/>
          <w:smallCaps w:val="0"/>
          <w:noProof/>
          <w:kern w:val="2"/>
          <w:sz w:val="24"/>
          <w:szCs w:val="24"/>
          <w:lang w:eastAsia="es-ES"/>
          <w14:ligatures w14:val="standardContextual"/>
        </w:rPr>
      </w:pPr>
      <w:del w:id="568" w:author="Pablo Barrero Cruz" w:date="2026-06-30T16:06:00Z" w16du:dateUtc="2026-06-30T14:06:00Z">
        <w:r w:rsidRPr="00A755C9" w:rsidDel="00A755C9">
          <w:rPr>
            <w:rPrChange w:id="569" w:author="Pablo Barrero Cruz" w:date="2026-06-30T16:06:00Z" w16du:dateUtc="2026-06-30T14:06:00Z">
              <w:rPr>
                <w:rStyle w:val="Hipervnculo"/>
                <w:smallCaps w:val="0"/>
                <w:noProof/>
              </w:rPr>
            </w:rPrChange>
          </w:rPr>
          <w:delText>2.1</w:delText>
        </w:r>
        <w:r w:rsidDel="00A755C9">
          <w:rPr>
            <w:rFonts w:eastAsiaTheme="minorEastAsia"/>
            <w:smallCaps w:val="0"/>
            <w:noProof/>
            <w:kern w:val="2"/>
            <w:sz w:val="24"/>
            <w:szCs w:val="24"/>
            <w:lang w:eastAsia="es-ES"/>
            <w14:ligatures w14:val="standardContextual"/>
          </w:rPr>
          <w:tab/>
        </w:r>
        <w:r w:rsidRPr="00A755C9" w:rsidDel="00A755C9">
          <w:rPr>
            <w:rPrChange w:id="570" w:author="Pablo Barrero Cruz" w:date="2026-06-30T16:06:00Z" w16du:dateUtc="2026-06-30T14:06:00Z">
              <w:rPr>
                <w:rStyle w:val="Hipervnculo"/>
                <w:smallCaps w:val="0"/>
                <w:noProof/>
              </w:rPr>
            </w:rPrChange>
          </w:rPr>
          <w:delText>Justificación del Proyecto</w:delText>
        </w:r>
        <w:r w:rsidDel="00A755C9">
          <w:rPr>
            <w:noProof/>
            <w:webHidden/>
          </w:rPr>
          <w:tab/>
          <w:delText>17</w:delText>
        </w:r>
      </w:del>
    </w:p>
    <w:p w14:paraId="1DDE9C07" w14:textId="1AD61449" w:rsidR="003022E0" w:rsidDel="00A755C9" w:rsidRDefault="003022E0">
      <w:pPr>
        <w:pStyle w:val="TDC2"/>
        <w:rPr>
          <w:del w:id="571" w:author="Pablo Barrero Cruz" w:date="2026-06-30T16:06:00Z" w16du:dateUtc="2026-06-30T14:06:00Z"/>
          <w:rFonts w:eastAsiaTheme="minorEastAsia"/>
          <w:smallCaps w:val="0"/>
          <w:noProof/>
          <w:kern w:val="2"/>
          <w:sz w:val="24"/>
          <w:szCs w:val="24"/>
          <w:lang w:eastAsia="es-ES"/>
          <w14:ligatures w14:val="standardContextual"/>
        </w:rPr>
      </w:pPr>
      <w:del w:id="572" w:author="Pablo Barrero Cruz" w:date="2026-06-30T16:06:00Z" w16du:dateUtc="2026-06-30T14:06:00Z">
        <w:r w:rsidRPr="00A755C9" w:rsidDel="00A755C9">
          <w:rPr>
            <w:rPrChange w:id="573" w:author="Pablo Barrero Cruz" w:date="2026-06-30T16:06:00Z" w16du:dateUtc="2026-06-30T14:06:00Z">
              <w:rPr>
                <w:rStyle w:val="Hipervnculo"/>
                <w:smallCaps w:val="0"/>
                <w:noProof/>
              </w:rPr>
            </w:rPrChange>
          </w:rPr>
          <w:delText>2.2</w:delText>
        </w:r>
        <w:r w:rsidDel="00A755C9">
          <w:rPr>
            <w:rFonts w:eastAsiaTheme="minorEastAsia"/>
            <w:smallCaps w:val="0"/>
            <w:noProof/>
            <w:kern w:val="2"/>
            <w:sz w:val="24"/>
            <w:szCs w:val="24"/>
            <w:lang w:eastAsia="es-ES"/>
            <w14:ligatures w14:val="standardContextual"/>
          </w:rPr>
          <w:tab/>
        </w:r>
        <w:r w:rsidRPr="00A755C9" w:rsidDel="00A755C9">
          <w:rPr>
            <w:rPrChange w:id="574" w:author="Pablo Barrero Cruz" w:date="2026-06-30T16:06:00Z" w16du:dateUtc="2026-06-30T14:06:00Z">
              <w:rPr>
                <w:rStyle w:val="Hipervnculo"/>
                <w:smallCaps w:val="0"/>
                <w:noProof/>
              </w:rPr>
            </w:rPrChange>
          </w:rPr>
          <w:delText>Objetivos del Proyecto</w:delText>
        </w:r>
        <w:r w:rsidDel="00A755C9">
          <w:rPr>
            <w:noProof/>
            <w:webHidden/>
          </w:rPr>
          <w:tab/>
          <w:delText>18</w:delText>
        </w:r>
      </w:del>
    </w:p>
    <w:p w14:paraId="00147FE1" w14:textId="57D63BE3" w:rsidR="003022E0" w:rsidDel="00A755C9" w:rsidRDefault="003022E0">
      <w:pPr>
        <w:pStyle w:val="TDC2"/>
        <w:rPr>
          <w:del w:id="575" w:author="Pablo Barrero Cruz" w:date="2026-06-30T16:06:00Z" w16du:dateUtc="2026-06-30T14:06:00Z"/>
          <w:rFonts w:eastAsiaTheme="minorEastAsia"/>
          <w:smallCaps w:val="0"/>
          <w:noProof/>
          <w:kern w:val="2"/>
          <w:sz w:val="24"/>
          <w:szCs w:val="24"/>
          <w:lang w:eastAsia="es-ES"/>
          <w14:ligatures w14:val="standardContextual"/>
        </w:rPr>
      </w:pPr>
      <w:del w:id="576" w:author="Pablo Barrero Cruz" w:date="2026-06-30T16:06:00Z" w16du:dateUtc="2026-06-30T14:06:00Z">
        <w:r w:rsidRPr="00A755C9" w:rsidDel="00A755C9">
          <w:rPr>
            <w:rPrChange w:id="577" w:author="Pablo Barrero Cruz" w:date="2026-06-30T16:06:00Z" w16du:dateUtc="2026-06-30T14:06:00Z">
              <w:rPr>
                <w:rStyle w:val="Hipervnculo"/>
                <w:smallCaps w:val="0"/>
                <w:noProof/>
              </w:rPr>
            </w:rPrChange>
          </w:rPr>
          <w:delText>2.3</w:delText>
        </w:r>
        <w:r w:rsidDel="00A755C9">
          <w:rPr>
            <w:rFonts w:eastAsiaTheme="minorEastAsia"/>
            <w:smallCaps w:val="0"/>
            <w:noProof/>
            <w:kern w:val="2"/>
            <w:sz w:val="24"/>
            <w:szCs w:val="24"/>
            <w:lang w:eastAsia="es-ES"/>
            <w14:ligatures w14:val="standardContextual"/>
          </w:rPr>
          <w:tab/>
        </w:r>
        <w:r w:rsidRPr="00A755C9" w:rsidDel="00A755C9">
          <w:rPr>
            <w:rPrChange w:id="578" w:author="Pablo Barrero Cruz" w:date="2026-06-30T16:06:00Z" w16du:dateUtc="2026-06-30T14:06:00Z">
              <w:rPr>
                <w:rStyle w:val="Hipervnculo"/>
                <w:smallCaps w:val="0"/>
                <w:noProof/>
              </w:rPr>
            </w:rPrChange>
          </w:rPr>
          <w:delText>Estudio de la Situación Actual</w:delText>
        </w:r>
        <w:r w:rsidDel="00A755C9">
          <w:rPr>
            <w:noProof/>
            <w:webHidden/>
          </w:rPr>
          <w:tab/>
          <w:delText>19</w:delText>
        </w:r>
      </w:del>
    </w:p>
    <w:p w14:paraId="2D7A8B38" w14:textId="11406BF8" w:rsidR="003022E0" w:rsidDel="00A755C9" w:rsidRDefault="003022E0">
      <w:pPr>
        <w:pStyle w:val="TDC3"/>
        <w:tabs>
          <w:tab w:val="left" w:pos="1320"/>
          <w:tab w:val="right" w:leader="dot" w:pos="8354"/>
        </w:tabs>
        <w:rPr>
          <w:del w:id="579" w:author="Pablo Barrero Cruz" w:date="2026-06-30T16:06:00Z" w16du:dateUtc="2026-06-30T14:06:00Z"/>
          <w:rFonts w:eastAsiaTheme="minorEastAsia"/>
          <w:i w:val="0"/>
          <w:iCs w:val="0"/>
          <w:noProof/>
          <w:kern w:val="2"/>
          <w:sz w:val="24"/>
          <w:szCs w:val="24"/>
          <w:lang w:eastAsia="es-ES"/>
          <w14:ligatures w14:val="standardContextual"/>
        </w:rPr>
      </w:pPr>
      <w:del w:id="580" w:author="Pablo Barrero Cruz" w:date="2026-06-30T16:06:00Z" w16du:dateUtc="2026-06-30T14:06:00Z">
        <w:r w:rsidRPr="00A755C9" w:rsidDel="00A755C9">
          <w:rPr>
            <w:rPrChange w:id="581" w:author="Pablo Barrero Cruz" w:date="2026-06-30T16:06:00Z" w16du:dateUtc="2026-06-30T14:06:00Z">
              <w:rPr>
                <w:rStyle w:val="Hipervnculo"/>
                <w:i w:val="0"/>
                <w:iCs w:val="0"/>
                <w:noProof/>
              </w:rPr>
            </w:rPrChange>
          </w:rPr>
          <w:delText>2.3.1</w:delText>
        </w:r>
        <w:r w:rsidDel="00A755C9">
          <w:rPr>
            <w:rFonts w:eastAsiaTheme="minorEastAsia"/>
            <w:i w:val="0"/>
            <w:iCs w:val="0"/>
            <w:noProof/>
            <w:kern w:val="2"/>
            <w:sz w:val="24"/>
            <w:szCs w:val="24"/>
            <w:lang w:eastAsia="es-ES"/>
            <w14:ligatures w14:val="standardContextual"/>
          </w:rPr>
          <w:tab/>
        </w:r>
        <w:r w:rsidRPr="00A755C9" w:rsidDel="00A755C9">
          <w:rPr>
            <w:rPrChange w:id="582" w:author="Pablo Barrero Cruz" w:date="2026-06-30T16:06:00Z" w16du:dateUtc="2026-06-30T14:06:00Z">
              <w:rPr>
                <w:rStyle w:val="Hipervnculo"/>
                <w:i w:val="0"/>
                <w:iCs w:val="0"/>
                <w:noProof/>
              </w:rPr>
            </w:rPrChange>
          </w:rPr>
          <w:delText>Evaluación de alternativas</w:delText>
        </w:r>
        <w:r w:rsidDel="00A755C9">
          <w:rPr>
            <w:noProof/>
            <w:webHidden/>
          </w:rPr>
          <w:tab/>
          <w:delText>20</w:delText>
        </w:r>
      </w:del>
    </w:p>
    <w:p w14:paraId="513BAAD3" w14:textId="6E346BD5" w:rsidR="003022E0" w:rsidDel="00A755C9" w:rsidRDefault="003022E0">
      <w:pPr>
        <w:pStyle w:val="TDC3"/>
        <w:tabs>
          <w:tab w:val="left" w:pos="1320"/>
          <w:tab w:val="right" w:leader="dot" w:pos="8354"/>
        </w:tabs>
        <w:rPr>
          <w:del w:id="583" w:author="Pablo Barrero Cruz" w:date="2026-06-30T16:06:00Z" w16du:dateUtc="2026-06-30T14:06:00Z"/>
          <w:rFonts w:eastAsiaTheme="minorEastAsia"/>
          <w:i w:val="0"/>
          <w:iCs w:val="0"/>
          <w:noProof/>
          <w:kern w:val="2"/>
          <w:sz w:val="24"/>
          <w:szCs w:val="24"/>
          <w:lang w:eastAsia="es-ES"/>
          <w14:ligatures w14:val="standardContextual"/>
        </w:rPr>
      </w:pPr>
      <w:del w:id="584" w:author="Pablo Barrero Cruz" w:date="2026-06-30T16:06:00Z" w16du:dateUtc="2026-06-30T14:06:00Z">
        <w:r w:rsidRPr="00A755C9" w:rsidDel="00A755C9">
          <w:rPr>
            <w:rPrChange w:id="585" w:author="Pablo Barrero Cruz" w:date="2026-06-30T16:06:00Z" w16du:dateUtc="2026-06-30T14:06:00Z">
              <w:rPr>
                <w:rStyle w:val="Hipervnculo"/>
                <w:i w:val="0"/>
                <w:iCs w:val="0"/>
                <w:noProof/>
              </w:rPr>
            </w:rPrChange>
          </w:rPr>
          <w:delText>2.3.2</w:delText>
        </w:r>
        <w:r w:rsidDel="00A755C9">
          <w:rPr>
            <w:rFonts w:eastAsiaTheme="minorEastAsia"/>
            <w:i w:val="0"/>
            <w:iCs w:val="0"/>
            <w:noProof/>
            <w:kern w:val="2"/>
            <w:sz w:val="24"/>
            <w:szCs w:val="24"/>
            <w:lang w:eastAsia="es-ES"/>
            <w14:ligatures w14:val="standardContextual"/>
          </w:rPr>
          <w:tab/>
        </w:r>
        <w:r w:rsidRPr="00A755C9" w:rsidDel="00A755C9">
          <w:rPr>
            <w:rPrChange w:id="586" w:author="Pablo Barrero Cruz" w:date="2026-06-30T16:06:00Z" w16du:dateUtc="2026-06-30T14:06:00Z">
              <w:rPr>
                <w:rStyle w:val="Hipervnculo"/>
                <w:i w:val="0"/>
                <w:iCs w:val="0"/>
                <w:noProof/>
              </w:rPr>
            </w:rPrChange>
          </w:rPr>
          <w:delText>Comparativa y conclusiones</w:delText>
        </w:r>
        <w:r w:rsidDel="00A755C9">
          <w:rPr>
            <w:noProof/>
            <w:webHidden/>
          </w:rPr>
          <w:tab/>
          <w:delText>23</w:delText>
        </w:r>
      </w:del>
    </w:p>
    <w:p w14:paraId="79155311" w14:textId="152CA318" w:rsidR="003022E0" w:rsidDel="00A755C9" w:rsidRDefault="003022E0">
      <w:pPr>
        <w:pStyle w:val="TDC1"/>
        <w:tabs>
          <w:tab w:val="left" w:pos="1540"/>
          <w:tab w:val="right" w:leader="dot" w:pos="8354"/>
        </w:tabs>
        <w:rPr>
          <w:del w:id="587" w:author="Pablo Barrero Cruz" w:date="2026-06-30T16:06:00Z" w16du:dateUtc="2026-06-30T14:06:00Z"/>
          <w:rFonts w:eastAsiaTheme="minorEastAsia"/>
          <w:b w:val="0"/>
          <w:bCs w:val="0"/>
          <w:caps w:val="0"/>
          <w:noProof/>
          <w:kern w:val="2"/>
          <w:sz w:val="24"/>
          <w:szCs w:val="24"/>
          <w:lang w:eastAsia="es-ES"/>
          <w14:ligatures w14:val="standardContextual"/>
        </w:rPr>
      </w:pPr>
      <w:del w:id="588" w:author="Pablo Barrero Cruz" w:date="2026-06-30T16:06:00Z" w16du:dateUtc="2026-06-30T14:06:00Z">
        <w:r w:rsidRPr="00A755C9" w:rsidDel="00A755C9">
          <w:rPr>
            <w:rPrChange w:id="589" w:author="Pablo Barrero Cruz" w:date="2026-06-30T16:06:00Z" w16du:dateUtc="2026-06-30T14:06:00Z">
              <w:rPr>
                <w:rStyle w:val="Hipervnculo"/>
                <w:b w:val="0"/>
                <w:bCs w:val="0"/>
                <w:caps w:val="0"/>
                <w:noProof/>
              </w:rPr>
            </w:rPrChange>
          </w:rPr>
          <w:delText>Capítulo 3.</w:delText>
        </w:r>
        <w:r w:rsidDel="00A755C9">
          <w:rPr>
            <w:rFonts w:eastAsiaTheme="minorEastAsia"/>
            <w:b w:val="0"/>
            <w:bCs w:val="0"/>
            <w:caps w:val="0"/>
            <w:noProof/>
            <w:kern w:val="2"/>
            <w:sz w:val="24"/>
            <w:szCs w:val="24"/>
            <w:lang w:eastAsia="es-ES"/>
            <w14:ligatures w14:val="standardContextual"/>
          </w:rPr>
          <w:tab/>
        </w:r>
        <w:r w:rsidRPr="00A755C9" w:rsidDel="00A755C9">
          <w:rPr>
            <w:rPrChange w:id="590" w:author="Pablo Barrero Cruz" w:date="2026-06-30T16:06:00Z" w16du:dateUtc="2026-06-30T14:06:00Z">
              <w:rPr>
                <w:rStyle w:val="Hipervnculo"/>
                <w:b w:val="0"/>
                <w:bCs w:val="0"/>
                <w:caps w:val="0"/>
                <w:noProof/>
              </w:rPr>
            </w:rPrChange>
          </w:rPr>
          <w:delText>Aspectos Teóricos</w:delText>
        </w:r>
        <w:r w:rsidDel="00A755C9">
          <w:rPr>
            <w:noProof/>
            <w:webHidden/>
          </w:rPr>
          <w:tab/>
          <w:delText>26</w:delText>
        </w:r>
      </w:del>
    </w:p>
    <w:p w14:paraId="42209B07" w14:textId="48D6EDCB" w:rsidR="003022E0" w:rsidDel="00A755C9" w:rsidRDefault="003022E0">
      <w:pPr>
        <w:pStyle w:val="TDC2"/>
        <w:rPr>
          <w:del w:id="591" w:author="Pablo Barrero Cruz" w:date="2026-06-30T16:06:00Z" w16du:dateUtc="2026-06-30T14:06:00Z"/>
          <w:rFonts w:eastAsiaTheme="minorEastAsia"/>
          <w:smallCaps w:val="0"/>
          <w:noProof/>
          <w:kern w:val="2"/>
          <w:sz w:val="24"/>
          <w:szCs w:val="24"/>
          <w:lang w:eastAsia="es-ES"/>
          <w14:ligatures w14:val="standardContextual"/>
        </w:rPr>
      </w:pPr>
      <w:del w:id="592" w:author="Pablo Barrero Cruz" w:date="2026-06-30T16:06:00Z" w16du:dateUtc="2026-06-30T14:06:00Z">
        <w:r w:rsidRPr="00A755C9" w:rsidDel="00A755C9">
          <w:rPr>
            <w:rPrChange w:id="593" w:author="Pablo Barrero Cruz" w:date="2026-06-30T16:06:00Z" w16du:dateUtc="2026-06-30T14:06:00Z">
              <w:rPr>
                <w:rStyle w:val="Hipervnculo"/>
                <w:smallCaps w:val="0"/>
                <w:noProof/>
              </w:rPr>
            </w:rPrChange>
          </w:rPr>
          <w:delText>3.1</w:delText>
        </w:r>
        <w:r w:rsidDel="00A755C9">
          <w:rPr>
            <w:rFonts w:eastAsiaTheme="minorEastAsia"/>
            <w:smallCaps w:val="0"/>
            <w:noProof/>
            <w:kern w:val="2"/>
            <w:sz w:val="24"/>
            <w:szCs w:val="24"/>
            <w:lang w:eastAsia="es-ES"/>
            <w14:ligatures w14:val="standardContextual"/>
          </w:rPr>
          <w:tab/>
        </w:r>
        <w:r w:rsidRPr="00A755C9" w:rsidDel="00A755C9">
          <w:rPr>
            <w:rPrChange w:id="594" w:author="Pablo Barrero Cruz" w:date="2026-06-30T16:06:00Z" w16du:dateUtc="2026-06-30T14:06:00Z">
              <w:rPr>
                <w:rStyle w:val="Hipervnculo"/>
                <w:smallCaps w:val="0"/>
                <w:noProof/>
              </w:rPr>
            </w:rPrChange>
          </w:rPr>
          <w:delText>Autoevaluación y cuestionarios en Cálculo</w:delText>
        </w:r>
        <w:r w:rsidDel="00A755C9">
          <w:rPr>
            <w:noProof/>
            <w:webHidden/>
          </w:rPr>
          <w:tab/>
          <w:delText>26</w:delText>
        </w:r>
      </w:del>
    </w:p>
    <w:p w14:paraId="77E82C16" w14:textId="5FC9BA88" w:rsidR="003022E0" w:rsidDel="00A755C9" w:rsidRDefault="003022E0">
      <w:pPr>
        <w:pStyle w:val="TDC2"/>
        <w:rPr>
          <w:del w:id="595" w:author="Pablo Barrero Cruz" w:date="2026-06-30T16:06:00Z" w16du:dateUtc="2026-06-30T14:06:00Z"/>
          <w:rFonts w:eastAsiaTheme="minorEastAsia"/>
          <w:smallCaps w:val="0"/>
          <w:noProof/>
          <w:kern w:val="2"/>
          <w:sz w:val="24"/>
          <w:szCs w:val="24"/>
          <w:lang w:eastAsia="es-ES"/>
          <w14:ligatures w14:val="standardContextual"/>
        </w:rPr>
      </w:pPr>
      <w:del w:id="596" w:author="Pablo Barrero Cruz" w:date="2026-06-30T16:06:00Z" w16du:dateUtc="2026-06-30T14:06:00Z">
        <w:r w:rsidRPr="00A755C9" w:rsidDel="00A755C9">
          <w:rPr>
            <w:rPrChange w:id="597" w:author="Pablo Barrero Cruz" w:date="2026-06-30T16:06:00Z" w16du:dateUtc="2026-06-30T14:06:00Z">
              <w:rPr>
                <w:rStyle w:val="Hipervnculo"/>
                <w:smallCaps w:val="0"/>
                <w:noProof/>
              </w:rPr>
            </w:rPrChange>
          </w:rPr>
          <w:delText>3.2</w:delText>
        </w:r>
        <w:r w:rsidDel="00A755C9">
          <w:rPr>
            <w:rFonts w:eastAsiaTheme="minorEastAsia"/>
            <w:smallCaps w:val="0"/>
            <w:noProof/>
            <w:kern w:val="2"/>
            <w:sz w:val="24"/>
            <w:szCs w:val="24"/>
            <w:lang w:eastAsia="es-ES"/>
            <w14:ligatures w14:val="standardContextual"/>
          </w:rPr>
          <w:tab/>
        </w:r>
        <w:r w:rsidRPr="00A755C9" w:rsidDel="00A755C9">
          <w:rPr>
            <w:rPrChange w:id="598" w:author="Pablo Barrero Cruz" w:date="2026-06-30T16:06:00Z" w16du:dateUtc="2026-06-30T14:06:00Z">
              <w:rPr>
                <w:rStyle w:val="Hipervnculo"/>
                <w:smallCaps w:val="0"/>
                <w:noProof/>
              </w:rPr>
            </w:rPrChange>
          </w:rPr>
          <w:delText>Banco de preguntas</w:delText>
        </w:r>
        <w:r w:rsidDel="00A755C9">
          <w:rPr>
            <w:noProof/>
            <w:webHidden/>
          </w:rPr>
          <w:tab/>
          <w:delText>26</w:delText>
        </w:r>
      </w:del>
    </w:p>
    <w:p w14:paraId="20F05250" w14:textId="5C0003B6" w:rsidR="003022E0" w:rsidDel="00A755C9" w:rsidRDefault="003022E0">
      <w:pPr>
        <w:pStyle w:val="TDC2"/>
        <w:rPr>
          <w:del w:id="599" w:author="Pablo Barrero Cruz" w:date="2026-06-30T16:06:00Z" w16du:dateUtc="2026-06-30T14:06:00Z"/>
          <w:rFonts w:eastAsiaTheme="minorEastAsia"/>
          <w:smallCaps w:val="0"/>
          <w:noProof/>
          <w:kern w:val="2"/>
          <w:sz w:val="24"/>
          <w:szCs w:val="24"/>
          <w:lang w:eastAsia="es-ES"/>
          <w14:ligatures w14:val="standardContextual"/>
        </w:rPr>
      </w:pPr>
      <w:del w:id="600" w:author="Pablo Barrero Cruz" w:date="2026-06-30T16:06:00Z" w16du:dateUtc="2026-06-30T14:06:00Z">
        <w:r w:rsidRPr="00A755C9" w:rsidDel="00A755C9">
          <w:rPr>
            <w:rPrChange w:id="601" w:author="Pablo Barrero Cruz" w:date="2026-06-30T16:06:00Z" w16du:dateUtc="2026-06-30T14:06:00Z">
              <w:rPr>
                <w:rStyle w:val="Hipervnculo"/>
                <w:smallCaps w:val="0"/>
                <w:noProof/>
              </w:rPr>
            </w:rPrChange>
          </w:rPr>
          <w:delText>3.3</w:delText>
        </w:r>
        <w:r w:rsidDel="00A755C9">
          <w:rPr>
            <w:rFonts w:eastAsiaTheme="minorEastAsia"/>
            <w:smallCaps w:val="0"/>
            <w:noProof/>
            <w:kern w:val="2"/>
            <w:sz w:val="24"/>
            <w:szCs w:val="24"/>
            <w:lang w:eastAsia="es-ES"/>
            <w14:ligatures w14:val="standardContextual"/>
          </w:rPr>
          <w:tab/>
        </w:r>
        <w:r w:rsidRPr="00A755C9" w:rsidDel="00A755C9">
          <w:rPr>
            <w:rPrChange w:id="602" w:author="Pablo Barrero Cruz" w:date="2026-06-30T16:06:00Z" w16du:dateUtc="2026-06-30T14:06:00Z">
              <w:rPr>
                <w:rStyle w:val="Hipervnculo"/>
                <w:smallCaps w:val="0"/>
                <w:noProof/>
              </w:rPr>
            </w:rPrChange>
          </w:rPr>
          <w:delText>Notación matemática</w:delText>
        </w:r>
        <w:r w:rsidDel="00A755C9">
          <w:rPr>
            <w:noProof/>
            <w:webHidden/>
          </w:rPr>
          <w:tab/>
          <w:delText>27</w:delText>
        </w:r>
      </w:del>
    </w:p>
    <w:p w14:paraId="3E928687" w14:textId="2F5C7BB9" w:rsidR="003022E0" w:rsidDel="00A755C9" w:rsidRDefault="003022E0">
      <w:pPr>
        <w:pStyle w:val="TDC2"/>
        <w:rPr>
          <w:del w:id="603" w:author="Pablo Barrero Cruz" w:date="2026-06-30T16:06:00Z" w16du:dateUtc="2026-06-30T14:06:00Z"/>
          <w:rFonts w:eastAsiaTheme="minorEastAsia"/>
          <w:smallCaps w:val="0"/>
          <w:noProof/>
          <w:kern w:val="2"/>
          <w:sz w:val="24"/>
          <w:szCs w:val="24"/>
          <w:lang w:eastAsia="es-ES"/>
          <w14:ligatures w14:val="standardContextual"/>
        </w:rPr>
      </w:pPr>
      <w:del w:id="604" w:author="Pablo Barrero Cruz" w:date="2026-06-30T16:06:00Z" w16du:dateUtc="2026-06-30T14:06:00Z">
        <w:r w:rsidRPr="00A755C9" w:rsidDel="00A755C9">
          <w:rPr>
            <w:rPrChange w:id="605" w:author="Pablo Barrero Cruz" w:date="2026-06-30T16:06:00Z" w16du:dateUtc="2026-06-30T14:06:00Z">
              <w:rPr>
                <w:rStyle w:val="Hipervnculo"/>
                <w:smallCaps w:val="0"/>
                <w:noProof/>
              </w:rPr>
            </w:rPrChange>
          </w:rPr>
          <w:delText>3.4</w:delText>
        </w:r>
        <w:r w:rsidDel="00A755C9">
          <w:rPr>
            <w:rFonts w:eastAsiaTheme="minorEastAsia"/>
            <w:smallCaps w:val="0"/>
            <w:noProof/>
            <w:kern w:val="2"/>
            <w:sz w:val="24"/>
            <w:szCs w:val="24"/>
            <w:lang w:eastAsia="es-ES"/>
            <w14:ligatures w14:val="standardContextual"/>
          </w:rPr>
          <w:tab/>
        </w:r>
        <w:r w:rsidRPr="00A755C9" w:rsidDel="00A755C9">
          <w:rPr>
            <w:rPrChange w:id="606" w:author="Pablo Barrero Cruz" w:date="2026-06-30T16:06:00Z" w16du:dateUtc="2026-06-30T14:06:00Z">
              <w:rPr>
                <w:rStyle w:val="Hipervnculo"/>
                <w:smallCaps w:val="0"/>
                <w:noProof/>
              </w:rPr>
            </w:rPrChange>
          </w:rPr>
          <w:delText>Tipos de pregunta</w:delText>
        </w:r>
        <w:r w:rsidDel="00A755C9">
          <w:rPr>
            <w:noProof/>
            <w:webHidden/>
          </w:rPr>
          <w:tab/>
          <w:delText>27</w:delText>
        </w:r>
      </w:del>
    </w:p>
    <w:p w14:paraId="163FBD1E" w14:textId="06442E30" w:rsidR="003022E0" w:rsidDel="00A755C9" w:rsidRDefault="003022E0">
      <w:pPr>
        <w:pStyle w:val="TDC2"/>
        <w:rPr>
          <w:del w:id="607" w:author="Pablo Barrero Cruz" w:date="2026-06-30T16:06:00Z" w16du:dateUtc="2026-06-30T14:06:00Z"/>
          <w:rFonts w:eastAsiaTheme="minorEastAsia"/>
          <w:smallCaps w:val="0"/>
          <w:noProof/>
          <w:kern w:val="2"/>
          <w:sz w:val="24"/>
          <w:szCs w:val="24"/>
          <w:lang w:eastAsia="es-ES"/>
          <w14:ligatures w14:val="standardContextual"/>
        </w:rPr>
      </w:pPr>
      <w:del w:id="608" w:author="Pablo Barrero Cruz" w:date="2026-06-30T16:06:00Z" w16du:dateUtc="2026-06-30T14:06:00Z">
        <w:r w:rsidRPr="00A755C9" w:rsidDel="00A755C9">
          <w:rPr>
            <w:rPrChange w:id="609" w:author="Pablo Barrero Cruz" w:date="2026-06-30T16:06:00Z" w16du:dateUtc="2026-06-30T14:06:00Z">
              <w:rPr>
                <w:rStyle w:val="Hipervnculo"/>
                <w:smallCaps w:val="0"/>
                <w:noProof/>
              </w:rPr>
            </w:rPrChange>
          </w:rPr>
          <w:delText>3.5</w:delText>
        </w:r>
        <w:r w:rsidDel="00A755C9">
          <w:rPr>
            <w:rFonts w:eastAsiaTheme="minorEastAsia"/>
            <w:smallCaps w:val="0"/>
            <w:noProof/>
            <w:kern w:val="2"/>
            <w:sz w:val="24"/>
            <w:szCs w:val="24"/>
            <w:lang w:eastAsia="es-ES"/>
            <w14:ligatures w14:val="standardContextual"/>
          </w:rPr>
          <w:tab/>
        </w:r>
        <w:r w:rsidRPr="00A755C9" w:rsidDel="00A755C9">
          <w:rPr>
            <w:rPrChange w:id="610" w:author="Pablo Barrero Cruz" w:date="2026-06-30T16:06:00Z" w16du:dateUtc="2026-06-30T14:06:00Z">
              <w:rPr>
                <w:rStyle w:val="Hipervnculo"/>
                <w:smallCaps w:val="0"/>
                <w:noProof/>
              </w:rPr>
            </w:rPrChange>
          </w:rPr>
          <w:delText>Preguntas paramétricas</w:delText>
        </w:r>
        <w:r w:rsidDel="00A755C9">
          <w:rPr>
            <w:noProof/>
            <w:webHidden/>
          </w:rPr>
          <w:tab/>
          <w:delText>28</w:delText>
        </w:r>
      </w:del>
    </w:p>
    <w:p w14:paraId="2646D3BC" w14:textId="379C9EEE" w:rsidR="003022E0" w:rsidDel="00A755C9" w:rsidRDefault="003022E0">
      <w:pPr>
        <w:pStyle w:val="TDC2"/>
        <w:rPr>
          <w:del w:id="611" w:author="Pablo Barrero Cruz" w:date="2026-06-30T16:06:00Z" w16du:dateUtc="2026-06-30T14:06:00Z"/>
          <w:rFonts w:eastAsiaTheme="minorEastAsia"/>
          <w:smallCaps w:val="0"/>
          <w:noProof/>
          <w:kern w:val="2"/>
          <w:sz w:val="24"/>
          <w:szCs w:val="24"/>
          <w:lang w:eastAsia="es-ES"/>
          <w14:ligatures w14:val="standardContextual"/>
        </w:rPr>
      </w:pPr>
      <w:del w:id="612" w:author="Pablo Barrero Cruz" w:date="2026-06-30T16:06:00Z" w16du:dateUtc="2026-06-30T14:06:00Z">
        <w:r w:rsidRPr="00A755C9" w:rsidDel="00A755C9">
          <w:rPr>
            <w:rPrChange w:id="613" w:author="Pablo Barrero Cruz" w:date="2026-06-30T16:06:00Z" w16du:dateUtc="2026-06-30T14:06:00Z">
              <w:rPr>
                <w:rStyle w:val="Hipervnculo"/>
                <w:smallCaps w:val="0"/>
                <w:noProof/>
              </w:rPr>
            </w:rPrChange>
          </w:rPr>
          <w:delText>3.6</w:delText>
        </w:r>
        <w:r w:rsidDel="00A755C9">
          <w:rPr>
            <w:rFonts w:eastAsiaTheme="minorEastAsia"/>
            <w:smallCaps w:val="0"/>
            <w:noProof/>
            <w:kern w:val="2"/>
            <w:sz w:val="24"/>
            <w:szCs w:val="24"/>
            <w:lang w:eastAsia="es-ES"/>
            <w14:ligatures w14:val="standardContextual"/>
          </w:rPr>
          <w:tab/>
        </w:r>
        <w:r w:rsidRPr="00A755C9" w:rsidDel="00A755C9">
          <w:rPr>
            <w:rPrChange w:id="614" w:author="Pablo Barrero Cruz" w:date="2026-06-30T16:06:00Z" w16du:dateUtc="2026-06-30T14:06:00Z">
              <w:rPr>
                <w:rStyle w:val="Hipervnculo"/>
                <w:smallCaps w:val="0"/>
                <w:noProof/>
              </w:rPr>
            </w:rPrChange>
          </w:rPr>
          <w:delText>Arquitectura web cliente-servidor</w:delText>
        </w:r>
        <w:r w:rsidDel="00A755C9">
          <w:rPr>
            <w:noProof/>
            <w:webHidden/>
          </w:rPr>
          <w:tab/>
          <w:delText>28</w:delText>
        </w:r>
      </w:del>
    </w:p>
    <w:p w14:paraId="063590BE" w14:textId="5831EE7E" w:rsidR="003022E0" w:rsidDel="00A755C9" w:rsidRDefault="003022E0">
      <w:pPr>
        <w:pStyle w:val="TDC2"/>
        <w:rPr>
          <w:del w:id="615" w:author="Pablo Barrero Cruz" w:date="2026-06-30T16:06:00Z" w16du:dateUtc="2026-06-30T14:06:00Z"/>
          <w:rFonts w:eastAsiaTheme="minorEastAsia"/>
          <w:smallCaps w:val="0"/>
          <w:noProof/>
          <w:kern w:val="2"/>
          <w:sz w:val="24"/>
          <w:szCs w:val="24"/>
          <w:lang w:eastAsia="es-ES"/>
          <w14:ligatures w14:val="standardContextual"/>
        </w:rPr>
      </w:pPr>
      <w:del w:id="616" w:author="Pablo Barrero Cruz" w:date="2026-06-30T16:06:00Z" w16du:dateUtc="2026-06-30T14:06:00Z">
        <w:r w:rsidRPr="00A755C9" w:rsidDel="00A755C9">
          <w:rPr>
            <w:rPrChange w:id="617" w:author="Pablo Barrero Cruz" w:date="2026-06-30T16:06:00Z" w16du:dateUtc="2026-06-30T14:06:00Z">
              <w:rPr>
                <w:rStyle w:val="Hipervnculo"/>
                <w:smallCaps w:val="0"/>
                <w:noProof/>
              </w:rPr>
            </w:rPrChange>
          </w:rPr>
          <w:delText>3.7</w:delText>
        </w:r>
        <w:r w:rsidDel="00A755C9">
          <w:rPr>
            <w:rFonts w:eastAsiaTheme="minorEastAsia"/>
            <w:smallCaps w:val="0"/>
            <w:noProof/>
            <w:kern w:val="2"/>
            <w:sz w:val="24"/>
            <w:szCs w:val="24"/>
            <w:lang w:eastAsia="es-ES"/>
            <w14:ligatures w14:val="standardContextual"/>
          </w:rPr>
          <w:tab/>
        </w:r>
        <w:r w:rsidRPr="00A755C9" w:rsidDel="00A755C9">
          <w:rPr>
            <w:rPrChange w:id="618" w:author="Pablo Barrero Cruz" w:date="2026-06-30T16:06:00Z" w16du:dateUtc="2026-06-30T14:06:00Z">
              <w:rPr>
                <w:rStyle w:val="Hipervnculo"/>
                <w:smallCaps w:val="0"/>
                <w:noProof/>
              </w:rPr>
            </w:rPrChange>
          </w:rPr>
          <w:delText>Seguridad de sesión y control de acceso</w:delText>
        </w:r>
        <w:r w:rsidDel="00A755C9">
          <w:rPr>
            <w:noProof/>
            <w:webHidden/>
          </w:rPr>
          <w:tab/>
          <w:delText>29</w:delText>
        </w:r>
      </w:del>
    </w:p>
    <w:p w14:paraId="4FFE7A67" w14:textId="09CE2414" w:rsidR="003022E0" w:rsidDel="00A755C9" w:rsidRDefault="003022E0">
      <w:pPr>
        <w:pStyle w:val="TDC2"/>
        <w:rPr>
          <w:del w:id="619" w:author="Pablo Barrero Cruz" w:date="2026-06-30T16:06:00Z" w16du:dateUtc="2026-06-30T14:06:00Z"/>
          <w:rFonts w:eastAsiaTheme="minorEastAsia"/>
          <w:smallCaps w:val="0"/>
          <w:noProof/>
          <w:kern w:val="2"/>
          <w:sz w:val="24"/>
          <w:szCs w:val="24"/>
          <w:lang w:eastAsia="es-ES"/>
          <w14:ligatures w14:val="standardContextual"/>
        </w:rPr>
      </w:pPr>
      <w:del w:id="620" w:author="Pablo Barrero Cruz" w:date="2026-06-30T16:06:00Z" w16du:dateUtc="2026-06-30T14:06:00Z">
        <w:r w:rsidRPr="00A755C9" w:rsidDel="00A755C9">
          <w:rPr>
            <w:rPrChange w:id="621" w:author="Pablo Barrero Cruz" w:date="2026-06-30T16:06:00Z" w16du:dateUtc="2026-06-30T14:06:00Z">
              <w:rPr>
                <w:rStyle w:val="Hipervnculo"/>
                <w:smallCaps w:val="0"/>
                <w:noProof/>
              </w:rPr>
            </w:rPrChange>
          </w:rPr>
          <w:delText>3.8</w:delText>
        </w:r>
        <w:r w:rsidDel="00A755C9">
          <w:rPr>
            <w:rFonts w:eastAsiaTheme="minorEastAsia"/>
            <w:smallCaps w:val="0"/>
            <w:noProof/>
            <w:kern w:val="2"/>
            <w:sz w:val="24"/>
            <w:szCs w:val="24"/>
            <w:lang w:eastAsia="es-ES"/>
            <w14:ligatures w14:val="standardContextual"/>
          </w:rPr>
          <w:tab/>
        </w:r>
        <w:r w:rsidRPr="00A755C9" w:rsidDel="00A755C9">
          <w:rPr>
            <w:rPrChange w:id="622" w:author="Pablo Barrero Cruz" w:date="2026-06-30T16:06:00Z" w16du:dateUtc="2026-06-30T14:06:00Z">
              <w:rPr>
                <w:rStyle w:val="Hipervnculo"/>
                <w:smallCaps w:val="0"/>
                <w:noProof/>
              </w:rPr>
            </w:rPrChange>
          </w:rPr>
          <w:delText>Contenedores Reproducibles</w:delText>
        </w:r>
        <w:r w:rsidDel="00A755C9">
          <w:rPr>
            <w:noProof/>
            <w:webHidden/>
          </w:rPr>
          <w:tab/>
          <w:delText>30</w:delText>
        </w:r>
      </w:del>
    </w:p>
    <w:p w14:paraId="70AA8FCA" w14:textId="71CA8DAB" w:rsidR="003022E0" w:rsidDel="00A755C9" w:rsidRDefault="003022E0">
      <w:pPr>
        <w:pStyle w:val="TDC2"/>
        <w:rPr>
          <w:del w:id="623" w:author="Pablo Barrero Cruz" w:date="2026-06-30T16:06:00Z" w16du:dateUtc="2026-06-30T14:06:00Z"/>
          <w:rFonts w:eastAsiaTheme="minorEastAsia"/>
          <w:smallCaps w:val="0"/>
          <w:noProof/>
          <w:kern w:val="2"/>
          <w:sz w:val="24"/>
          <w:szCs w:val="24"/>
          <w:lang w:eastAsia="es-ES"/>
          <w14:ligatures w14:val="standardContextual"/>
        </w:rPr>
      </w:pPr>
      <w:del w:id="624" w:author="Pablo Barrero Cruz" w:date="2026-06-30T16:06:00Z" w16du:dateUtc="2026-06-30T14:06:00Z">
        <w:r w:rsidRPr="00A755C9" w:rsidDel="00A755C9">
          <w:rPr>
            <w:rPrChange w:id="625" w:author="Pablo Barrero Cruz" w:date="2026-06-30T16:06:00Z" w16du:dateUtc="2026-06-30T14:06:00Z">
              <w:rPr>
                <w:rStyle w:val="Hipervnculo"/>
                <w:smallCaps w:val="0"/>
                <w:noProof/>
              </w:rPr>
            </w:rPrChange>
          </w:rPr>
          <w:delText>3.9</w:delText>
        </w:r>
        <w:r w:rsidDel="00A755C9">
          <w:rPr>
            <w:rFonts w:eastAsiaTheme="minorEastAsia"/>
            <w:smallCaps w:val="0"/>
            <w:noProof/>
            <w:kern w:val="2"/>
            <w:sz w:val="24"/>
            <w:szCs w:val="24"/>
            <w:lang w:eastAsia="es-ES"/>
            <w14:ligatures w14:val="standardContextual"/>
          </w:rPr>
          <w:tab/>
        </w:r>
        <w:r w:rsidRPr="00A755C9" w:rsidDel="00A755C9">
          <w:rPr>
            <w:rPrChange w:id="626" w:author="Pablo Barrero Cruz" w:date="2026-06-30T16:06:00Z" w16du:dateUtc="2026-06-30T14:06:00Z">
              <w:rPr>
                <w:rStyle w:val="Hipervnculo"/>
                <w:smallCaps w:val="0"/>
                <w:noProof/>
              </w:rPr>
            </w:rPrChange>
          </w:rPr>
          <w:delText>Pruebas Unitarias e Integración Continua</w:delText>
        </w:r>
        <w:r w:rsidDel="00A755C9">
          <w:rPr>
            <w:noProof/>
            <w:webHidden/>
          </w:rPr>
          <w:tab/>
          <w:delText>30</w:delText>
        </w:r>
      </w:del>
    </w:p>
    <w:p w14:paraId="5A5B386F" w14:textId="4BE208B5" w:rsidR="003022E0" w:rsidDel="00A755C9" w:rsidRDefault="003022E0">
      <w:pPr>
        <w:pStyle w:val="TDC1"/>
        <w:tabs>
          <w:tab w:val="left" w:pos="1540"/>
          <w:tab w:val="right" w:leader="dot" w:pos="8354"/>
        </w:tabs>
        <w:rPr>
          <w:del w:id="627" w:author="Pablo Barrero Cruz" w:date="2026-06-30T16:06:00Z" w16du:dateUtc="2026-06-30T14:06:00Z"/>
          <w:rFonts w:eastAsiaTheme="minorEastAsia"/>
          <w:b w:val="0"/>
          <w:bCs w:val="0"/>
          <w:caps w:val="0"/>
          <w:noProof/>
          <w:kern w:val="2"/>
          <w:sz w:val="24"/>
          <w:szCs w:val="24"/>
          <w:lang w:eastAsia="es-ES"/>
          <w14:ligatures w14:val="standardContextual"/>
        </w:rPr>
      </w:pPr>
      <w:del w:id="628" w:author="Pablo Barrero Cruz" w:date="2026-06-30T16:06:00Z" w16du:dateUtc="2026-06-30T14:06:00Z">
        <w:r w:rsidRPr="00A755C9" w:rsidDel="00A755C9">
          <w:rPr>
            <w:rPrChange w:id="629" w:author="Pablo Barrero Cruz" w:date="2026-06-30T16:06:00Z" w16du:dateUtc="2026-06-30T14:06:00Z">
              <w:rPr>
                <w:rStyle w:val="Hipervnculo"/>
                <w:b w:val="0"/>
                <w:bCs w:val="0"/>
                <w:caps w:val="0"/>
                <w:noProof/>
              </w:rPr>
            </w:rPrChange>
          </w:rPr>
          <w:delText>Capítulo 4.</w:delText>
        </w:r>
        <w:r w:rsidDel="00A755C9">
          <w:rPr>
            <w:rFonts w:eastAsiaTheme="minorEastAsia"/>
            <w:b w:val="0"/>
            <w:bCs w:val="0"/>
            <w:caps w:val="0"/>
            <w:noProof/>
            <w:kern w:val="2"/>
            <w:sz w:val="24"/>
            <w:szCs w:val="24"/>
            <w:lang w:eastAsia="es-ES"/>
            <w14:ligatures w14:val="standardContextual"/>
          </w:rPr>
          <w:tab/>
        </w:r>
        <w:r w:rsidRPr="00A755C9" w:rsidDel="00A755C9">
          <w:rPr>
            <w:rPrChange w:id="630" w:author="Pablo Barrero Cruz" w:date="2026-06-30T16:06:00Z" w16du:dateUtc="2026-06-30T14:06:00Z">
              <w:rPr>
                <w:rStyle w:val="Hipervnculo"/>
                <w:b w:val="0"/>
                <w:bCs w:val="0"/>
                <w:caps w:val="0"/>
                <w:noProof/>
              </w:rPr>
            </w:rPrChange>
          </w:rPr>
          <w:delText>Planificación del Proyecto y Presupuesto Iniciales</w:delText>
        </w:r>
        <w:r w:rsidDel="00A755C9">
          <w:rPr>
            <w:noProof/>
            <w:webHidden/>
          </w:rPr>
          <w:tab/>
          <w:delText>32</w:delText>
        </w:r>
      </w:del>
    </w:p>
    <w:p w14:paraId="7890E47F" w14:textId="184B78AB" w:rsidR="003022E0" w:rsidDel="00A755C9" w:rsidRDefault="003022E0">
      <w:pPr>
        <w:pStyle w:val="TDC2"/>
        <w:rPr>
          <w:del w:id="631" w:author="Pablo Barrero Cruz" w:date="2026-06-30T16:06:00Z" w16du:dateUtc="2026-06-30T14:06:00Z"/>
          <w:rFonts w:eastAsiaTheme="minorEastAsia"/>
          <w:smallCaps w:val="0"/>
          <w:noProof/>
          <w:kern w:val="2"/>
          <w:sz w:val="24"/>
          <w:szCs w:val="24"/>
          <w:lang w:eastAsia="es-ES"/>
          <w14:ligatures w14:val="standardContextual"/>
        </w:rPr>
      </w:pPr>
      <w:del w:id="632" w:author="Pablo Barrero Cruz" w:date="2026-06-30T16:06:00Z" w16du:dateUtc="2026-06-30T14:06:00Z">
        <w:r w:rsidRPr="00A755C9" w:rsidDel="00A755C9">
          <w:rPr>
            <w:rPrChange w:id="633" w:author="Pablo Barrero Cruz" w:date="2026-06-30T16:06:00Z" w16du:dateUtc="2026-06-30T14:06:00Z">
              <w:rPr>
                <w:rStyle w:val="Hipervnculo"/>
                <w:smallCaps w:val="0"/>
                <w:noProof/>
              </w:rPr>
            </w:rPrChange>
          </w:rPr>
          <w:delText>4.1</w:delText>
        </w:r>
        <w:r w:rsidDel="00A755C9">
          <w:rPr>
            <w:rFonts w:eastAsiaTheme="minorEastAsia"/>
            <w:smallCaps w:val="0"/>
            <w:noProof/>
            <w:kern w:val="2"/>
            <w:sz w:val="24"/>
            <w:szCs w:val="24"/>
            <w:lang w:eastAsia="es-ES"/>
            <w14:ligatures w14:val="standardContextual"/>
          </w:rPr>
          <w:tab/>
        </w:r>
        <w:r w:rsidRPr="00A755C9" w:rsidDel="00A755C9">
          <w:rPr>
            <w:rPrChange w:id="634" w:author="Pablo Barrero Cruz" w:date="2026-06-30T16:06:00Z" w16du:dateUtc="2026-06-30T14:06:00Z">
              <w:rPr>
                <w:rStyle w:val="Hipervnculo"/>
                <w:smallCaps w:val="0"/>
                <w:noProof/>
              </w:rPr>
            </w:rPrChange>
          </w:rPr>
          <w:delText>Planificación Inicial</w:delText>
        </w:r>
        <w:r w:rsidDel="00A755C9">
          <w:rPr>
            <w:noProof/>
            <w:webHidden/>
          </w:rPr>
          <w:tab/>
          <w:delText>32</w:delText>
        </w:r>
      </w:del>
    </w:p>
    <w:p w14:paraId="699AC4BC" w14:textId="628ACF33" w:rsidR="003022E0" w:rsidDel="00A755C9" w:rsidRDefault="003022E0">
      <w:pPr>
        <w:pStyle w:val="TDC2"/>
        <w:rPr>
          <w:del w:id="635" w:author="Pablo Barrero Cruz" w:date="2026-06-30T16:06:00Z" w16du:dateUtc="2026-06-30T14:06:00Z"/>
          <w:rFonts w:eastAsiaTheme="minorEastAsia"/>
          <w:smallCaps w:val="0"/>
          <w:noProof/>
          <w:kern w:val="2"/>
          <w:sz w:val="24"/>
          <w:szCs w:val="24"/>
          <w:lang w:eastAsia="es-ES"/>
          <w14:ligatures w14:val="standardContextual"/>
        </w:rPr>
      </w:pPr>
      <w:del w:id="636" w:author="Pablo Barrero Cruz" w:date="2026-06-30T16:06:00Z" w16du:dateUtc="2026-06-30T14:06:00Z">
        <w:r w:rsidRPr="00A755C9" w:rsidDel="00A755C9">
          <w:rPr>
            <w:rPrChange w:id="637" w:author="Pablo Barrero Cruz" w:date="2026-06-30T16:06:00Z" w16du:dateUtc="2026-06-30T14:06:00Z">
              <w:rPr>
                <w:rStyle w:val="Hipervnculo"/>
                <w:smallCaps w:val="0"/>
                <w:noProof/>
              </w:rPr>
            </w:rPrChange>
          </w:rPr>
          <w:delText>4.2</w:delText>
        </w:r>
        <w:r w:rsidDel="00A755C9">
          <w:rPr>
            <w:rFonts w:eastAsiaTheme="minorEastAsia"/>
            <w:smallCaps w:val="0"/>
            <w:noProof/>
            <w:kern w:val="2"/>
            <w:sz w:val="24"/>
            <w:szCs w:val="24"/>
            <w:lang w:eastAsia="es-ES"/>
            <w14:ligatures w14:val="standardContextual"/>
          </w:rPr>
          <w:tab/>
        </w:r>
        <w:r w:rsidRPr="00A755C9" w:rsidDel="00A755C9">
          <w:rPr>
            <w:rPrChange w:id="638" w:author="Pablo Barrero Cruz" w:date="2026-06-30T16:06:00Z" w16du:dateUtc="2026-06-30T14:06:00Z">
              <w:rPr>
                <w:rStyle w:val="Hipervnculo"/>
                <w:smallCaps w:val="0"/>
                <w:noProof/>
              </w:rPr>
            </w:rPrChange>
          </w:rPr>
          <w:delText>Presupuesto Inicial</w:delText>
        </w:r>
        <w:r w:rsidDel="00A755C9">
          <w:rPr>
            <w:noProof/>
            <w:webHidden/>
          </w:rPr>
          <w:tab/>
          <w:delText>35</w:delText>
        </w:r>
      </w:del>
    </w:p>
    <w:p w14:paraId="717A5003" w14:textId="1AC2CAC2" w:rsidR="003022E0" w:rsidDel="00A755C9" w:rsidRDefault="003022E0">
      <w:pPr>
        <w:pStyle w:val="TDC3"/>
        <w:tabs>
          <w:tab w:val="left" w:pos="1320"/>
          <w:tab w:val="right" w:leader="dot" w:pos="8354"/>
        </w:tabs>
        <w:rPr>
          <w:del w:id="639" w:author="Pablo Barrero Cruz" w:date="2026-06-30T16:06:00Z" w16du:dateUtc="2026-06-30T14:06:00Z"/>
          <w:rFonts w:eastAsiaTheme="minorEastAsia"/>
          <w:i w:val="0"/>
          <w:iCs w:val="0"/>
          <w:noProof/>
          <w:kern w:val="2"/>
          <w:sz w:val="24"/>
          <w:szCs w:val="24"/>
          <w:lang w:eastAsia="es-ES"/>
          <w14:ligatures w14:val="standardContextual"/>
        </w:rPr>
      </w:pPr>
      <w:del w:id="640" w:author="Pablo Barrero Cruz" w:date="2026-06-30T16:06:00Z" w16du:dateUtc="2026-06-30T14:06:00Z">
        <w:r w:rsidRPr="00A755C9" w:rsidDel="00A755C9">
          <w:rPr>
            <w:rPrChange w:id="641" w:author="Pablo Barrero Cruz" w:date="2026-06-30T16:06:00Z" w16du:dateUtc="2026-06-30T14:06:00Z">
              <w:rPr>
                <w:rStyle w:val="Hipervnculo"/>
                <w:i w:val="0"/>
                <w:iCs w:val="0"/>
                <w:noProof/>
              </w:rPr>
            </w:rPrChange>
          </w:rPr>
          <w:delText>4.2.1</w:delText>
        </w:r>
        <w:r w:rsidDel="00A755C9">
          <w:rPr>
            <w:rFonts w:eastAsiaTheme="minorEastAsia"/>
            <w:i w:val="0"/>
            <w:iCs w:val="0"/>
            <w:noProof/>
            <w:kern w:val="2"/>
            <w:sz w:val="24"/>
            <w:szCs w:val="24"/>
            <w:lang w:eastAsia="es-ES"/>
            <w14:ligatures w14:val="standardContextual"/>
          </w:rPr>
          <w:tab/>
        </w:r>
        <w:r w:rsidRPr="00A755C9" w:rsidDel="00A755C9">
          <w:rPr>
            <w:rPrChange w:id="642" w:author="Pablo Barrero Cruz" w:date="2026-06-30T16:06:00Z" w16du:dateUtc="2026-06-30T14:06:00Z">
              <w:rPr>
                <w:rStyle w:val="Hipervnculo"/>
                <w:i w:val="0"/>
                <w:iCs w:val="0"/>
                <w:noProof/>
              </w:rPr>
            </w:rPrChange>
          </w:rPr>
          <w:delText>Desarrollo de Presupuesto Detallado</w:delText>
        </w:r>
        <w:r w:rsidDel="00A755C9">
          <w:rPr>
            <w:noProof/>
            <w:webHidden/>
          </w:rPr>
          <w:tab/>
          <w:delText>35</w:delText>
        </w:r>
      </w:del>
    </w:p>
    <w:p w14:paraId="7C5C7C9F" w14:textId="532B4BD3" w:rsidR="003022E0" w:rsidDel="00A755C9" w:rsidRDefault="003022E0">
      <w:pPr>
        <w:pStyle w:val="TDC3"/>
        <w:tabs>
          <w:tab w:val="left" w:pos="1320"/>
          <w:tab w:val="right" w:leader="dot" w:pos="8354"/>
        </w:tabs>
        <w:rPr>
          <w:del w:id="643" w:author="Pablo Barrero Cruz" w:date="2026-06-30T16:06:00Z" w16du:dateUtc="2026-06-30T14:06:00Z"/>
          <w:rFonts w:eastAsiaTheme="minorEastAsia"/>
          <w:i w:val="0"/>
          <w:iCs w:val="0"/>
          <w:noProof/>
          <w:kern w:val="2"/>
          <w:sz w:val="24"/>
          <w:szCs w:val="24"/>
          <w:lang w:eastAsia="es-ES"/>
          <w14:ligatures w14:val="standardContextual"/>
        </w:rPr>
      </w:pPr>
      <w:del w:id="644" w:author="Pablo Barrero Cruz" w:date="2026-06-30T16:06:00Z" w16du:dateUtc="2026-06-30T14:06:00Z">
        <w:r w:rsidRPr="00A755C9" w:rsidDel="00A755C9">
          <w:rPr>
            <w:rPrChange w:id="645" w:author="Pablo Barrero Cruz" w:date="2026-06-30T16:06:00Z" w16du:dateUtc="2026-06-30T14:06:00Z">
              <w:rPr>
                <w:rStyle w:val="Hipervnculo"/>
                <w:i w:val="0"/>
                <w:iCs w:val="0"/>
                <w:noProof/>
              </w:rPr>
            </w:rPrChange>
          </w:rPr>
          <w:delText>4.2.2</w:delText>
        </w:r>
        <w:r w:rsidDel="00A755C9">
          <w:rPr>
            <w:rFonts w:eastAsiaTheme="minorEastAsia"/>
            <w:i w:val="0"/>
            <w:iCs w:val="0"/>
            <w:noProof/>
            <w:kern w:val="2"/>
            <w:sz w:val="24"/>
            <w:szCs w:val="24"/>
            <w:lang w:eastAsia="es-ES"/>
            <w14:ligatures w14:val="standardContextual"/>
          </w:rPr>
          <w:tab/>
        </w:r>
        <w:r w:rsidRPr="00A755C9" w:rsidDel="00A755C9">
          <w:rPr>
            <w:rPrChange w:id="646" w:author="Pablo Barrero Cruz" w:date="2026-06-30T16:06:00Z" w16du:dateUtc="2026-06-30T14:06:00Z">
              <w:rPr>
                <w:rStyle w:val="Hipervnculo"/>
                <w:i w:val="0"/>
                <w:iCs w:val="0"/>
                <w:noProof/>
              </w:rPr>
            </w:rPrChange>
          </w:rPr>
          <w:delText>Desarrollo de Presupuesto Simplificado</w:delText>
        </w:r>
        <w:r w:rsidDel="00A755C9">
          <w:rPr>
            <w:noProof/>
            <w:webHidden/>
          </w:rPr>
          <w:tab/>
          <w:delText>36</w:delText>
        </w:r>
      </w:del>
    </w:p>
    <w:p w14:paraId="0325D195" w14:textId="09E0020F" w:rsidR="003022E0" w:rsidDel="00A755C9" w:rsidRDefault="003022E0">
      <w:pPr>
        <w:pStyle w:val="TDC1"/>
        <w:tabs>
          <w:tab w:val="left" w:pos="1540"/>
          <w:tab w:val="right" w:leader="dot" w:pos="8354"/>
        </w:tabs>
        <w:rPr>
          <w:del w:id="647" w:author="Pablo Barrero Cruz" w:date="2026-06-30T16:06:00Z" w16du:dateUtc="2026-06-30T14:06:00Z"/>
          <w:rFonts w:eastAsiaTheme="minorEastAsia"/>
          <w:b w:val="0"/>
          <w:bCs w:val="0"/>
          <w:caps w:val="0"/>
          <w:noProof/>
          <w:kern w:val="2"/>
          <w:sz w:val="24"/>
          <w:szCs w:val="24"/>
          <w:lang w:eastAsia="es-ES"/>
          <w14:ligatures w14:val="standardContextual"/>
        </w:rPr>
      </w:pPr>
      <w:del w:id="648" w:author="Pablo Barrero Cruz" w:date="2026-06-30T16:06:00Z" w16du:dateUtc="2026-06-30T14:06:00Z">
        <w:r w:rsidRPr="00A755C9" w:rsidDel="00A755C9">
          <w:rPr>
            <w:rPrChange w:id="649" w:author="Pablo Barrero Cruz" w:date="2026-06-30T16:06:00Z" w16du:dateUtc="2026-06-30T14:06:00Z">
              <w:rPr>
                <w:rStyle w:val="Hipervnculo"/>
                <w:b w:val="0"/>
                <w:bCs w:val="0"/>
                <w:caps w:val="0"/>
                <w:noProof/>
              </w:rPr>
            </w:rPrChange>
          </w:rPr>
          <w:delText>Capítulo 5.</w:delText>
        </w:r>
        <w:r w:rsidDel="00A755C9">
          <w:rPr>
            <w:rFonts w:eastAsiaTheme="minorEastAsia"/>
            <w:b w:val="0"/>
            <w:bCs w:val="0"/>
            <w:caps w:val="0"/>
            <w:noProof/>
            <w:kern w:val="2"/>
            <w:sz w:val="24"/>
            <w:szCs w:val="24"/>
            <w:lang w:eastAsia="es-ES"/>
            <w14:ligatures w14:val="standardContextual"/>
          </w:rPr>
          <w:tab/>
        </w:r>
        <w:r w:rsidRPr="00A755C9" w:rsidDel="00A755C9">
          <w:rPr>
            <w:rPrChange w:id="650" w:author="Pablo Barrero Cruz" w:date="2026-06-30T16:06:00Z" w16du:dateUtc="2026-06-30T14:06:00Z">
              <w:rPr>
                <w:rStyle w:val="Hipervnculo"/>
                <w:b w:val="0"/>
                <w:bCs w:val="0"/>
                <w:caps w:val="0"/>
                <w:noProof/>
              </w:rPr>
            </w:rPrChange>
          </w:rPr>
          <w:delText>Análisis</w:delText>
        </w:r>
        <w:r w:rsidDel="00A755C9">
          <w:rPr>
            <w:noProof/>
            <w:webHidden/>
          </w:rPr>
          <w:tab/>
          <w:delText>38</w:delText>
        </w:r>
      </w:del>
    </w:p>
    <w:p w14:paraId="5CE5F14E" w14:textId="5C27144E" w:rsidR="003022E0" w:rsidDel="00A755C9" w:rsidRDefault="003022E0">
      <w:pPr>
        <w:pStyle w:val="TDC2"/>
        <w:rPr>
          <w:del w:id="651" w:author="Pablo Barrero Cruz" w:date="2026-06-30T16:06:00Z" w16du:dateUtc="2026-06-30T14:06:00Z"/>
          <w:rFonts w:eastAsiaTheme="minorEastAsia"/>
          <w:smallCaps w:val="0"/>
          <w:noProof/>
          <w:kern w:val="2"/>
          <w:sz w:val="24"/>
          <w:szCs w:val="24"/>
          <w:lang w:eastAsia="es-ES"/>
          <w14:ligatures w14:val="standardContextual"/>
        </w:rPr>
      </w:pPr>
      <w:del w:id="652" w:author="Pablo Barrero Cruz" w:date="2026-06-30T16:06:00Z" w16du:dateUtc="2026-06-30T14:06:00Z">
        <w:r w:rsidRPr="00A755C9" w:rsidDel="00A755C9">
          <w:rPr>
            <w:rPrChange w:id="653" w:author="Pablo Barrero Cruz" w:date="2026-06-30T16:06:00Z" w16du:dateUtc="2026-06-30T14:06:00Z">
              <w:rPr>
                <w:rStyle w:val="Hipervnculo"/>
                <w:smallCaps w:val="0"/>
                <w:noProof/>
              </w:rPr>
            </w:rPrChange>
          </w:rPr>
          <w:delText>5.1</w:delText>
        </w:r>
        <w:r w:rsidDel="00A755C9">
          <w:rPr>
            <w:rFonts w:eastAsiaTheme="minorEastAsia"/>
            <w:smallCaps w:val="0"/>
            <w:noProof/>
            <w:kern w:val="2"/>
            <w:sz w:val="24"/>
            <w:szCs w:val="24"/>
            <w:lang w:eastAsia="es-ES"/>
            <w14:ligatures w14:val="standardContextual"/>
          </w:rPr>
          <w:tab/>
        </w:r>
        <w:r w:rsidRPr="00A755C9" w:rsidDel="00A755C9">
          <w:rPr>
            <w:rPrChange w:id="654" w:author="Pablo Barrero Cruz" w:date="2026-06-30T16:06:00Z" w16du:dateUtc="2026-06-30T14:06:00Z">
              <w:rPr>
                <w:rStyle w:val="Hipervnculo"/>
                <w:smallCaps w:val="0"/>
                <w:noProof/>
              </w:rPr>
            </w:rPrChange>
          </w:rPr>
          <w:delText>Definición del Sistema</w:delText>
        </w:r>
        <w:r w:rsidDel="00A755C9">
          <w:rPr>
            <w:noProof/>
            <w:webHidden/>
          </w:rPr>
          <w:tab/>
          <w:delText>38</w:delText>
        </w:r>
      </w:del>
    </w:p>
    <w:p w14:paraId="7C6735AB" w14:textId="7295690C" w:rsidR="003022E0" w:rsidDel="00A755C9" w:rsidRDefault="003022E0">
      <w:pPr>
        <w:pStyle w:val="TDC3"/>
        <w:tabs>
          <w:tab w:val="left" w:pos="1320"/>
          <w:tab w:val="right" w:leader="dot" w:pos="8354"/>
        </w:tabs>
        <w:rPr>
          <w:del w:id="655" w:author="Pablo Barrero Cruz" w:date="2026-06-30T16:06:00Z" w16du:dateUtc="2026-06-30T14:06:00Z"/>
          <w:rFonts w:eastAsiaTheme="minorEastAsia"/>
          <w:i w:val="0"/>
          <w:iCs w:val="0"/>
          <w:noProof/>
          <w:kern w:val="2"/>
          <w:sz w:val="24"/>
          <w:szCs w:val="24"/>
          <w:lang w:eastAsia="es-ES"/>
          <w14:ligatures w14:val="standardContextual"/>
        </w:rPr>
      </w:pPr>
      <w:del w:id="656" w:author="Pablo Barrero Cruz" w:date="2026-06-30T16:06:00Z" w16du:dateUtc="2026-06-30T14:06:00Z">
        <w:r w:rsidRPr="00A755C9" w:rsidDel="00A755C9">
          <w:rPr>
            <w:rPrChange w:id="657" w:author="Pablo Barrero Cruz" w:date="2026-06-30T16:06:00Z" w16du:dateUtc="2026-06-30T14:06:00Z">
              <w:rPr>
                <w:rStyle w:val="Hipervnculo"/>
                <w:i w:val="0"/>
                <w:iCs w:val="0"/>
                <w:noProof/>
              </w:rPr>
            </w:rPrChange>
          </w:rPr>
          <w:delText>5.1.1</w:delText>
        </w:r>
        <w:r w:rsidDel="00A755C9">
          <w:rPr>
            <w:rFonts w:eastAsiaTheme="minorEastAsia"/>
            <w:i w:val="0"/>
            <w:iCs w:val="0"/>
            <w:noProof/>
            <w:kern w:val="2"/>
            <w:sz w:val="24"/>
            <w:szCs w:val="24"/>
            <w:lang w:eastAsia="es-ES"/>
            <w14:ligatures w14:val="standardContextual"/>
          </w:rPr>
          <w:tab/>
        </w:r>
        <w:r w:rsidRPr="00A755C9" w:rsidDel="00A755C9">
          <w:rPr>
            <w:rPrChange w:id="658" w:author="Pablo Barrero Cruz" w:date="2026-06-30T16:06:00Z" w16du:dateUtc="2026-06-30T14:06:00Z">
              <w:rPr>
                <w:rStyle w:val="Hipervnculo"/>
                <w:i w:val="0"/>
                <w:iCs w:val="0"/>
                <w:noProof/>
              </w:rPr>
            </w:rPrChange>
          </w:rPr>
          <w:delText>Determinación del Alcance del Sistema</w:delText>
        </w:r>
        <w:r w:rsidDel="00A755C9">
          <w:rPr>
            <w:noProof/>
            <w:webHidden/>
          </w:rPr>
          <w:tab/>
          <w:delText>38</w:delText>
        </w:r>
      </w:del>
    </w:p>
    <w:p w14:paraId="1E82ED64" w14:textId="68B0176A" w:rsidR="003022E0" w:rsidDel="00A755C9" w:rsidRDefault="003022E0">
      <w:pPr>
        <w:pStyle w:val="TDC2"/>
        <w:rPr>
          <w:del w:id="659" w:author="Pablo Barrero Cruz" w:date="2026-06-30T16:06:00Z" w16du:dateUtc="2026-06-30T14:06:00Z"/>
          <w:rFonts w:eastAsiaTheme="minorEastAsia"/>
          <w:smallCaps w:val="0"/>
          <w:noProof/>
          <w:kern w:val="2"/>
          <w:sz w:val="24"/>
          <w:szCs w:val="24"/>
          <w:lang w:eastAsia="es-ES"/>
          <w14:ligatures w14:val="standardContextual"/>
        </w:rPr>
      </w:pPr>
      <w:del w:id="660" w:author="Pablo Barrero Cruz" w:date="2026-06-30T16:06:00Z" w16du:dateUtc="2026-06-30T14:06:00Z">
        <w:r w:rsidRPr="00A755C9" w:rsidDel="00A755C9">
          <w:rPr>
            <w:rPrChange w:id="661" w:author="Pablo Barrero Cruz" w:date="2026-06-30T16:06:00Z" w16du:dateUtc="2026-06-30T14:06:00Z">
              <w:rPr>
                <w:rStyle w:val="Hipervnculo"/>
                <w:smallCaps w:val="0"/>
                <w:noProof/>
              </w:rPr>
            </w:rPrChange>
          </w:rPr>
          <w:delText>5.2</w:delText>
        </w:r>
        <w:r w:rsidDel="00A755C9">
          <w:rPr>
            <w:rFonts w:eastAsiaTheme="minorEastAsia"/>
            <w:smallCaps w:val="0"/>
            <w:noProof/>
            <w:kern w:val="2"/>
            <w:sz w:val="24"/>
            <w:szCs w:val="24"/>
            <w:lang w:eastAsia="es-ES"/>
            <w14:ligatures w14:val="standardContextual"/>
          </w:rPr>
          <w:tab/>
        </w:r>
        <w:r w:rsidRPr="00A755C9" w:rsidDel="00A755C9">
          <w:rPr>
            <w:rPrChange w:id="662" w:author="Pablo Barrero Cruz" w:date="2026-06-30T16:06:00Z" w16du:dateUtc="2026-06-30T14:06:00Z">
              <w:rPr>
                <w:rStyle w:val="Hipervnculo"/>
                <w:smallCaps w:val="0"/>
                <w:noProof/>
              </w:rPr>
            </w:rPrChange>
          </w:rPr>
          <w:delText>Requisitos del Sistema</w:delText>
        </w:r>
        <w:r w:rsidDel="00A755C9">
          <w:rPr>
            <w:noProof/>
            <w:webHidden/>
          </w:rPr>
          <w:tab/>
          <w:delText>40</w:delText>
        </w:r>
      </w:del>
    </w:p>
    <w:p w14:paraId="1FD9CA01" w14:textId="724968BA" w:rsidR="003022E0" w:rsidDel="00A755C9" w:rsidRDefault="003022E0">
      <w:pPr>
        <w:pStyle w:val="TDC3"/>
        <w:tabs>
          <w:tab w:val="left" w:pos="1320"/>
          <w:tab w:val="right" w:leader="dot" w:pos="8354"/>
        </w:tabs>
        <w:rPr>
          <w:del w:id="663" w:author="Pablo Barrero Cruz" w:date="2026-06-30T16:06:00Z" w16du:dateUtc="2026-06-30T14:06:00Z"/>
          <w:rFonts w:eastAsiaTheme="minorEastAsia"/>
          <w:i w:val="0"/>
          <w:iCs w:val="0"/>
          <w:noProof/>
          <w:kern w:val="2"/>
          <w:sz w:val="24"/>
          <w:szCs w:val="24"/>
          <w:lang w:eastAsia="es-ES"/>
          <w14:ligatures w14:val="standardContextual"/>
        </w:rPr>
      </w:pPr>
      <w:del w:id="664" w:author="Pablo Barrero Cruz" w:date="2026-06-30T16:06:00Z" w16du:dateUtc="2026-06-30T14:06:00Z">
        <w:r w:rsidRPr="00A755C9" w:rsidDel="00A755C9">
          <w:rPr>
            <w:rPrChange w:id="665" w:author="Pablo Barrero Cruz" w:date="2026-06-30T16:06:00Z" w16du:dateUtc="2026-06-30T14:06:00Z">
              <w:rPr>
                <w:rStyle w:val="Hipervnculo"/>
                <w:i w:val="0"/>
                <w:iCs w:val="0"/>
                <w:noProof/>
              </w:rPr>
            </w:rPrChange>
          </w:rPr>
          <w:delText>5.2.1</w:delText>
        </w:r>
        <w:r w:rsidDel="00A755C9">
          <w:rPr>
            <w:rFonts w:eastAsiaTheme="minorEastAsia"/>
            <w:i w:val="0"/>
            <w:iCs w:val="0"/>
            <w:noProof/>
            <w:kern w:val="2"/>
            <w:sz w:val="24"/>
            <w:szCs w:val="24"/>
            <w:lang w:eastAsia="es-ES"/>
            <w14:ligatures w14:val="standardContextual"/>
          </w:rPr>
          <w:tab/>
        </w:r>
        <w:r w:rsidRPr="00A755C9" w:rsidDel="00A755C9">
          <w:rPr>
            <w:rPrChange w:id="666" w:author="Pablo Barrero Cruz" w:date="2026-06-30T16:06:00Z" w16du:dateUtc="2026-06-30T14:06:00Z">
              <w:rPr>
                <w:rStyle w:val="Hipervnculo"/>
                <w:i w:val="0"/>
                <w:iCs w:val="0"/>
                <w:noProof/>
              </w:rPr>
            </w:rPrChange>
          </w:rPr>
          <w:delText>Obtención de los Requisitos del Sistema</w:delText>
        </w:r>
        <w:r w:rsidDel="00A755C9">
          <w:rPr>
            <w:noProof/>
            <w:webHidden/>
          </w:rPr>
          <w:tab/>
          <w:delText>40</w:delText>
        </w:r>
      </w:del>
    </w:p>
    <w:p w14:paraId="01275671" w14:textId="61700273" w:rsidR="003022E0" w:rsidDel="00A755C9" w:rsidRDefault="003022E0">
      <w:pPr>
        <w:pStyle w:val="TDC3"/>
        <w:tabs>
          <w:tab w:val="left" w:pos="1320"/>
          <w:tab w:val="right" w:leader="dot" w:pos="8354"/>
        </w:tabs>
        <w:rPr>
          <w:del w:id="667" w:author="Pablo Barrero Cruz" w:date="2026-06-30T16:06:00Z" w16du:dateUtc="2026-06-30T14:06:00Z"/>
          <w:rFonts w:eastAsiaTheme="minorEastAsia"/>
          <w:i w:val="0"/>
          <w:iCs w:val="0"/>
          <w:noProof/>
          <w:kern w:val="2"/>
          <w:sz w:val="24"/>
          <w:szCs w:val="24"/>
          <w:lang w:eastAsia="es-ES"/>
          <w14:ligatures w14:val="standardContextual"/>
        </w:rPr>
      </w:pPr>
      <w:del w:id="668" w:author="Pablo Barrero Cruz" w:date="2026-06-30T16:06:00Z" w16du:dateUtc="2026-06-30T14:06:00Z">
        <w:r w:rsidRPr="00A755C9" w:rsidDel="00A755C9">
          <w:rPr>
            <w:rPrChange w:id="669" w:author="Pablo Barrero Cruz" w:date="2026-06-30T16:06:00Z" w16du:dateUtc="2026-06-30T14:06:00Z">
              <w:rPr>
                <w:rStyle w:val="Hipervnculo"/>
                <w:i w:val="0"/>
                <w:iCs w:val="0"/>
                <w:noProof/>
              </w:rPr>
            </w:rPrChange>
          </w:rPr>
          <w:delText>5.2.2</w:delText>
        </w:r>
        <w:r w:rsidDel="00A755C9">
          <w:rPr>
            <w:rFonts w:eastAsiaTheme="minorEastAsia"/>
            <w:i w:val="0"/>
            <w:iCs w:val="0"/>
            <w:noProof/>
            <w:kern w:val="2"/>
            <w:sz w:val="24"/>
            <w:szCs w:val="24"/>
            <w:lang w:eastAsia="es-ES"/>
            <w14:ligatures w14:val="standardContextual"/>
          </w:rPr>
          <w:tab/>
        </w:r>
        <w:r w:rsidRPr="00A755C9" w:rsidDel="00A755C9">
          <w:rPr>
            <w:rPrChange w:id="670" w:author="Pablo Barrero Cruz" w:date="2026-06-30T16:06:00Z" w16du:dateUtc="2026-06-30T14:06:00Z">
              <w:rPr>
                <w:rStyle w:val="Hipervnculo"/>
                <w:i w:val="0"/>
                <w:iCs w:val="0"/>
                <w:noProof/>
              </w:rPr>
            </w:rPrChange>
          </w:rPr>
          <w:delText>Identificación de Actores del Sistema</w:delText>
        </w:r>
        <w:r w:rsidDel="00A755C9">
          <w:rPr>
            <w:noProof/>
            <w:webHidden/>
          </w:rPr>
          <w:tab/>
          <w:delText>49</w:delText>
        </w:r>
      </w:del>
    </w:p>
    <w:p w14:paraId="5D2BEADD" w14:textId="663FD9B7" w:rsidR="003022E0" w:rsidDel="00A755C9" w:rsidRDefault="003022E0">
      <w:pPr>
        <w:pStyle w:val="TDC3"/>
        <w:tabs>
          <w:tab w:val="left" w:pos="1320"/>
          <w:tab w:val="right" w:leader="dot" w:pos="8354"/>
        </w:tabs>
        <w:rPr>
          <w:del w:id="671" w:author="Pablo Barrero Cruz" w:date="2026-06-30T16:06:00Z" w16du:dateUtc="2026-06-30T14:06:00Z"/>
          <w:rFonts w:eastAsiaTheme="minorEastAsia"/>
          <w:i w:val="0"/>
          <w:iCs w:val="0"/>
          <w:noProof/>
          <w:kern w:val="2"/>
          <w:sz w:val="24"/>
          <w:szCs w:val="24"/>
          <w:lang w:eastAsia="es-ES"/>
          <w14:ligatures w14:val="standardContextual"/>
        </w:rPr>
      </w:pPr>
      <w:del w:id="672" w:author="Pablo Barrero Cruz" w:date="2026-06-30T16:06:00Z" w16du:dateUtc="2026-06-30T14:06:00Z">
        <w:r w:rsidRPr="00A755C9" w:rsidDel="00A755C9">
          <w:rPr>
            <w:rPrChange w:id="673" w:author="Pablo Barrero Cruz" w:date="2026-06-30T16:06:00Z" w16du:dateUtc="2026-06-30T14:06:00Z">
              <w:rPr>
                <w:rStyle w:val="Hipervnculo"/>
                <w:i w:val="0"/>
                <w:iCs w:val="0"/>
                <w:noProof/>
              </w:rPr>
            </w:rPrChange>
          </w:rPr>
          <w:delText>5.2.3</w:delText>
        </w:r>
        <w:r w:rsidDel="00A755C9">
          <w:rPr>
            <w:rFonts w:eastAsiaTheme="minorEastAsia"/>
            <w:i w:val="0"/>
            <w:iCs w:val="0"/>
            <w:noProof/>
            <w:kern w:val="2"/>
            <w:sz w:val="24"/>
            <w:szCs w:val="24"/>
            <w:lang w:eastAsia="es-ES"/>
            <w14:ligatures w14:val="standardContextual"/>
          </w:rPr>
          <w:tab/>
        </w:r>
        <w:r w:rsidRPr="00A755C9" w:rsidDel="00A755C9">
          <w:rPr>
            <w:rPrChange w:id="674" w:author="Pablo Barrero Cruz" w:date="2026-06-30T16:06:00Z" w16du:dateUtc="2026-06-30T14:06:00Z">
              <w:rPr>
                <w:rStyle w:val="Hipervnculo"/>
                <w:i w:val="0"/>
                <w:iCs w:val="0"/>
                <w:noProof/>
              </w:rPr>
            </w:rPrChange>
          </w:rPr>
          <w:delText>Especificación de Casos de Uso</w:delText>
        </w:r>
        <w:r w:rsidDel="00A755C9">
          <w:rPr>
            <w:noProof/>
            <w:webHidden/>
          </w:rPr>
          <w:tab/>
          <w:delText>50</w:delText>
        </w:r>
      </w:del>
    </w:p>
    <w:p w14:paraId="78DE1ADE" w14:textId="15170FCA" w:rsidR="003022E0" w:rsidDel="00A755C9" w:rsidRDefault="003022E0">
      <w:pPr>
        <w:pStyle w:val="TDC2"/>
        <w:rPr>
          <w:del w:id="675" w:author="Pablo Barrero Cruz" w:date="2026-06-30T16:06:00Z" w16du:dateUtc="2026-06-30T14:06:00Z"/>
          <w:rFonts w:eastAsiaTheme="minorEastAsia"/>
          <w:smallCaps w:val="0"/>
          <w:noProof/>
          <w:kern w:val="2"/>
          <w:sz w:val="24"/>
          <w:szCs w:val="24"/>
          <w:lang w:eastAsia="es-ES"/>
          <w14:ligatures w14:val="standardContextual"/>
        </w:rPr>
      </w:pPr>
      <w:del w:id="676" w:author="Pablo Barrero Cruz" w:date="2026-06-30T16:06:00Z" w16du:dateUtc="2026-06-30T14:06:00Z">
        <w:r w:rsidRPr="00A755C9" w:rsidDel="00A755C9">
          <w:rPr>
            <w:rPrChange w:id="677" w:author="Pablo Barrero Cruz" w:date="2026-06-30T16:06:00Z" w16du:dateUtc="2026-06-30T14:06:00Z">
              <w:rPr>
                <w:rStyle w:val="Hipervnculo"/>
                <w:smallCaps w:val="0"/>
                <w:noProof/>
              </w:rPr>
            </w:rPrChange>
          </w:rPr>
          <w:delText>5.3</w:delText>
        </w:r>
        <w:r w:rsidDel="00A755C9">
          <w:rPr>
            <w:rFonts w:eastAsiaTheme="minorEastAsia"/>
            <w:smallCaps w:val="0"/>
            <w:noProof/>
            <w:kern w:val="2"/>
            <w:sz w:val="24"/>
            <w:szCs w:val="24"/>
            <w:lang w:eastAsia="es-ES"/>
            <w14:ligatures w14:val="standardContextual"/>
          </w:rPr>
          <w:tab/>
        </w:r>
        <w:r w:rsidRPr="00A755C9" w:rsidDel="00A755C9">
          <w:rPr>
            <w:rPrChange w:id="678" w:author="Pablo Barrero Cruz" w:date="2026-06-30T16:06:00Z" w16du:dateUtc="2026-06-30T14:06:00Z">
              <w:rPr>
                <w:rStyle w:val="Hipervnculo"/>
                <w:smallCaps w:val="0"/>
                <w:noProof/>
              </w:rPr>
            </w:rPrChange>
          </w:rPr>
          <w:delText>Identificación de los Subsistemas en la Fase de Análisis</w:delText>
        </w:r>
        <w:r w:rsidDel="00A755C9">
          <w:rPr>
            <w:noProof/>
            <w:webHidden/>
          </w:rPr>
          <w:tab/>
          <w:delText>53</w:delText>
        </w:r>
      </w:del>
    </w:p>
    <w:p w14:paraId="7BB9A23E" w14:textId="2DDDB23E" w:rsidR="003022E0" w:rsidDel="00A755C9" w:rsidRDefault="003022E0">
      <w:pPr>
        <w:pStyle w:val="TDC3"/>
        <w:tabs>
          <w:tab w:val="left" w:pos="1320"/>
          <w:tab w:val="right" w:leader="dot" w:pos="8354"/>
        </w:tabs>
        <w:rPr>
          <w:del w:id="679" w:author="Pablo Barrero Cruz" w:date="2026-06-30T16:06:00Z" w16du:dateUtc="2026-06-30T14:06:00Z"/>
          <w:rFonts w:eastAsiaTheme="minorEastAsia"/>
          <w:i w:val="0"/>
          <w:iCs w:val="0"/>
          <w:noProof/>
          <w:kern w:val="2"/>
          <w:sz w:val="24"/>
          <w:szCs w:val="24"/>
          <w:lang w:eastAsia="es-ES"/>
          <w14:ligatures w14:val="standardContextual"/>
        </w:rPr>
      </w:pPr>
      <w:del w:id="680" w:author="Pablo Barrero Cruz" w:date="2026-06-30T16:06:00Z" w16du:dateUtc="2026-06-30T14:06:00Z">
        <w:r w:rsidRPr="00A755C9" w:rsidDel="00A755C9">
          <w:rPr>
            <w:rPrChange w:id="681" w:author="Pablo Barrero Cruz" w:date="2026-06-30T16:06:00Z" w16du:dateUtc="2026-06-30T14:06:00Z">
              <w:rPr>
                <w:rStyle w:val="Hipervnculo"/>
                <w:i w:val="0"/>
                <w:iCs w:val="0"/>
                <w:noProof/>
              </w:rPr>
            </w:rPrChange>
          </w:rPr>
          <w:delText>5.3.1</w:delText>
        </w:r>
        <w:r w:rsidDel="00A755C9">
          <w:rPr>
            <w:rFonts w:eastAsiaTheme="minorEastAsia"/>
            <w:i w:val="0"/>
            <w:iCs w:val="0"/>
            <w:noProof/>
            <w:kern w:val="2"/>
            <w:sz w:val="24"/>
            <w:szCs w:val="24"/>
            <w:lang w:eastAsia="es-ES"/>
            <w14:ligatures w14:val="standardContextual"/>
          </w:rPr>
          <w:tab/>
        </w:r>
        <w:r w:rsidRPr="00A755C9" w:rsidDel="00A755C9">
          <w:rPr>
            <w:rPrChange w:id="682" w:author="Pablo Barrero Cruz" w:date="2026-06-30T16:06:00Z" w16du:dateUtc="2026-06-30T14:06:00Z">
              <w:rPr>
                <w:rStyle w:val="Hipervnculo"/>
                <w:i w:val="0"/>
                <w:iCs w:val="0"/>
                <w:noProof/>
              </w:rPr>
            </w:rPrChange>
          </w:rPr>
          <w:delText>Descripción de los Subsistemas</w:delText>
        </w:r>
        <w:r w:rsidDel="00A755C9">
          <w:rPr>
            <w:noProof/>
            <w:webHidden/>
          </w:rPr>
          <w:tab/>
          <w:delText>53</w:delText>
        </w:r>
      </w:del>
    </w:p>
    <w:p w14:paraId="1B921E6F" w14:textId="73E2DFDB" w:rsidR="003022E0" w:rsidDel="00A755C9" w:rsidRDefault="003022E0">
      <w:pPr>
        <w:pStyle w:val="TDC3"/>
        <w:tabs>
          <w:tab w:val="left" w:pos="1320"/>
          <w:tab w:val="right" w:leader="dot" w:pos="8354"/>
        </w:tabs>
        <w:rPr>
          <w:del w:id="683" w:author="Pablo Barrero Cruz" w:date="2026-06-30T16:06:00Z" w16du:dateUtc="2026-06-30T14:06:00Z"/>
          <w:rFonts w:eastAsiaTheme="minorEastAsia"/>
          <w:i w:val="0"/>
          <w:iCs w:val="0"/>
          <w:noProof/>
          <w:kern w:val="2"/>
          <w:sz w:val="24"/>
          <w:szCs w:val="24"/>
          <w:lang w:eastAsia="es-ES"/>
          <w14:ligatures w14:val="standardContextual"/>
        </w:rPr>
      </w:pPr>
      <w:del w:id="684" w:author="Pablo Barrero Cruz" w:date="2026-06-30T16:06:00Z" w16du:dateUtc="2026-06-30T14:06:00Z">
        <w:r w:rsidRPr="00A755C9" w:rsidDel="00A755C9">
          <w:rPr>
            <w:rPrChange w:id="685" w:author="Pablo Barrero Cruz" w:date="2026-06-30T16:06:00Z" w16du:dateUtc="2026-06-30T14:06:00Z">
              <w:rPr>
                <w:rStyle w:val="Hipervnculo"/>
                <w:i w:val="0"/>
                <w:iCs w:val="0"/>
                <w:noProof/>
              </w:rPr>
            </w:rPrChange>
          </w:rPr>
          <w:delText>5.3.2</w:delText>
        </w:r>
        <w:r w:rsidDel="00A755C9">
          <w:rPr>
            <w:rFonts w:eastAsiaTheme="minorEastAsia"/>
            <w:i w:val="0"/>
            <w:iCs w:val="0"/>
            <w:noProof/>
            <w:kern w:val="2"/>
            <w:sz w:val="24"/>
            <w:szCs w:val="24"/>
            <w:lang w:eastAsia="es-ES"/>
            <w14:ligatures w14:val="standardContextual"/>
          </w:rPr>
          <w:tab/>
        </w:r>
        <w:r w:rsidRPr="00A755C9" w:rsidDel="00A755C9">
          <w:rPr>
            <w:rPrChange w:id="686" w:author="Pablo Barrero Cruz" w:date="2026-06-30T16:06:00Z" w16du:dateUtc="2026-06-30T14:06:00Z">
              <w:rPr>
                <w:rStyle w:val="Hipervnculo"/>
                <w:i w:val="0"/>
                <w:iCs w:val="0"/>
                <w:noProof/>
              </w:rPr>
            </w:rPrChange>
          </w:rPr>
          <w:delText>Descripción de los Interfaces entre Subsistemas</w:delText>
        </w:r>
        <w:r w:rsidDel="00A755C9">
          <w:rPr>
            <w:noProof/>
            <w:webHidden/>
          </w:rPr>
          <w:tab/>
          <w:delText>54</w:delText>
        </w:r>
      </w:del>
    </w:p>
    <w:p w14:paraId="4FA6502E" w14:textId="0860D8C8" w:rsidR="003022E0" w:rsidDel="00A755C9" w:rsidRDefault="003022E0">
      <w:pPr>
        <w:pStyle w:val="TDC2"/>
        <w:rPr>
          <w:del w:id="687" w:author="Pablo Barrero Cruz" w:date="2026-06-30T16:06:00Z" w16du:dateUtc="2026-06-30T14:06:00Z"/>
          <w:rFonts w:eastAsiaTheme="minorEastAsia"/>
          <w:smallCaps w:val="0"/>
          <w:noProof/>
          <w:kern w:val="2"/>
          <w:sz w:val="24"/>
          <w:szCs w:val="24"/>
          <w:lang w:eastAsia="es-ES"/>
          <w14:ligatures w14:val="standardContextual"/>
        </w:rPr>
      </w:pPr>
      <w:del w:id="688" w:author="Pablo Barrero Cruz" w:date="2026-06-30T16:06:00Z" w16du:dateUtc="2026-06-30T14:06:00Z">
        <w:r w:rsidRPr="00A755C9" w:rsidDel="00A755C9">
          <w:rPr>
            <w:rPrChange w:id="689" w:author="Pablo Barrero Cruz" w:date="2026-06-30T16:06:00Z" w16du:dateUtc="2026-06-30T14:06:00Z">
              <w:rPr>
                <w:rStyle w:val="Hipervnculo"/>
                <w:smallCaps w:val="0"/>
                <w:noProof/>
              </w:rPr>
            </w:rPrChange>
          </w:rPr>
          <w:delText>5.4</w:delText>
        </w:r>
        <w:r w:rsidDel="00A755C9">
          <w:rPr>
            <w:rFonts w:eastAsiaTheme="minorEastAsia"/>
            <w:smallCaps w:val="0"/>
            <w:noProof/>
            <w:kern w:val="2"/>
            <w:sz w:val="24"/>
            <w:szCs w:val="24"/>
            <w:lang w:eastAsia="es-ES"/>
            <w14:ligatures w14:val="standardContextual"/>
          </w:rPr>
          <w:tab/>
        </w:r>
        <w:r w:rsidRPr="00A755C9" w:rsidDel="00A755C9">
          <w:rPr>
            <w:rPrChange w:id="690" w:author="Pablo Barrero Cruz" w:date="2026-06-30T16:06:00Z" w16du:dateUtc="2026-06-30T14:06:00Z">
              <w:rPr>
                <w:rStyle w:val="Hipervnculo"/>
                <w:smallCaps w:val="0"/>
                <w:noProof/>
              </w:rPr>
            </w:rPrChange>
          </w:rPr>
          <w:delText>Diagrama de Clases Preliminar del Análisis</w:delText>
        </w:r>
        <w:r w:rsidDel="00A755C9">
          <w:rPr>
            <w:noProof/>
            <w:webHidden/>
          </w:rPr>
          <w:tab/>
          <w:delText>56</w:delText>
        </w:r>
      </w:del>
    </w:p>
    <w:p w14:paraId="3A5ED5F8" w14:textId="242F7159" w:rsidR="003022E0" w:rsidDel="00A755C9" w:rsidRDefault="003022E0">
      <w:pPr>
        <w:pStyle w:val="TDC3"/>
        <w:tabs>
          <w:tab w:val="left" w:pos="1320"/>
          <w:tab w:val="right" w:leader="dot" w:pos="8354"/>
        </w:tabs>
        <w:rPr>
          <w:del w:id="691" w:author="Pablo Barrero Cruz" w:date="2026-06-30T16:06:00Z" w16du:dateUtc="2026-06-30T14:06:00Z"/>
          <w:rFonts w:eastAsiaTheme="minorEastAsia"/>
          <w:i w:val="0"/>
          <w:iCs w:val="0"/>
          <w:noProof/>
          <w:kern w:val="2"/>
          <w:sz w:val="24"/>
          <w:szCs w:val="24"/>
          <w:lang w:eastAsia="es-ES"/>
          <w14:ligatures w14:val="standardContextual"/>
        </w:rPr>
      </w:pPr>
      <w:del w:id="692" w:author="Pablo Barrero Cruz" w:date="2026-06-30T16:06:00Z" w16du:dateUtc="2026-06-30T14:06:00Z">
        <w:r w:rsidRPr="00A755C9" w:rsidDel="00A755C9">
          <w:rPr>
            <w:rPrChange w:id="693" w:author="Pablo Barrero Cruz" w:date="2026-06-30T16:06:00Z" w16du:dateUtc="2026-06-30T14:06:00Z">
              <w:rPr>
                <w:rStyle w:val="Hipervnculo"/>
                <w:i w:val="0"/>
                <w:iCs w:val="0"/>
                <w:noProof/>
              </w:rPr>
            </w:rPrChange>
          </w:rPr>
          <w:delText>5.4.1</w:delText>
        </w:r>
        <w:r w:rsidDel="00A755C9">
          <w:rPr>
            <w:rFonts w:eastAsiaTheme="minorEastAsia"/>
            <w:i w:val="0"/>
            <w:iCs w:val="0"/>
            <w:noProof/>
            <w:kern w:val="2"/>
            <w:sz w:val="24"/>
            <w:szCs w:val="24"/>
            <w:lang w:eastAsia="es-ES"/>
            <w14:ligatures w14:val="standardContextual"/>
          </w:rPr>
          <w:tab/>
        </w:r>
        <w:r w:rsidRPr="00A755C9" w:rsidDel="00A755C9">
          <w:rPr>
            <w:rPrChange w:id="694" w:author="Pablo Barrero Cruz" w:date="2026-06-30T16:06:00Z" w16du:dateUtc="2026-06-30T14:06:00Z">
              <w:rPr>
                <w:rStyle w:val="Hipervnculo"/>
                <w:i w:val="0"/>
                <w:iCs w:val="0"/>
                <w:noProof/>
              </w:rPr>
            </w:rPrChange>
          </w:rPr>
          <w:delText>Diagrama de Clases</w:delText>
        </w:r>
        <w:r w:rsidDel="00A755C9">
          <w:rPr>
            <w:noProof/>
            <w:webHidden/>
          </w:rPr>
          <w:tab/>
          <w:delText>57</w:delText>
        </w:r>
      </w:del>
    </w:p>
    <w:p w14:paraId="63435C17" w14:textId="1DBD1683" w:rsidR="003022E0" w:rsidDel="00A755C9" w:rsidRDefault="003022E0">
      <w:pPr>
        <w:pStyle w:val="TDC3"/>
        <w:tabs>
          <w:tab w:val="left" w:pos="1320"/>
          <w:tab w:val="right" w:leader="dot" w:pos="8354"/>
        </w:tabs>
        <w:rPr>
          <w:del w:id="695" w:author="Pablo Barrero Cruz" w:date="2026-06-30T16:06:00Z" w16du:dateUtc="2026-06-30T14:06:00Z"/>
          <w:rFonts w:eastAsiaTheme="minorEastAsia"/>
          <w:i w:val="0"/>
          <w:iCs w:val="0"/>
          <w:noProof/>
          <w:kern w:val="2"/>
          <w:sz w:val="24"/>
          <w:szCs w:val="24"/>
          <w:lang w:eastAsia="es-ES"/>
          <w14:ligatures w14:val="standardContextual"/>
        </w:rPr>
      </w:pPr>
      <w:del w:id="696" w:author="Pablo Barrero Cruz" w:date="2026-06-30T16:06:00Z" w16du:dateUtc="2026-06-30T14:06:00Z">
        <w:r w:rsidRPr="00A755C9" w:rsidDel="00A755C9">
          <w:rPr>
            <w:rPrChange w:id="697" w:author="Pablo Barrero Cruz" w:date="2026-06-30T16:06:00Z" w16du:dateUtc="2026-06-30T14:06:00Z">
              <w:rPr>
                <w:rStyle w:val="Hipervnculo"/>
                <w:i w:val="0"/>
                <w:iCs w:val="0"/>
                <w:noProof/>
              </w:rPr>
            </w:rPrChange>
          </w:rPr>
          <w:delText>5.4.2</w:delText>
        </w:r>
        <w:r w:rsidDel="00A755C9">
          <w:rPr>
            <w:rFonts w:eastAsiaTheme="minorEastAsia"/>
            <w:i w:val="0"/>
            <w:iCs w:val="0"/>
            <w:noProof/>
            <w:kern w:val="2"/>
            <w:sz w:val="24"/>
            <w:szCs w:val="24"/>
            <w:lang w:eastAsia="es-ES"/>
            <w14:ligatures w14:val="standardContextual"/>
          </w:rPr>
          <w:tab/>
        </w:r>
        <w:r w:rsidRPr="00A755C9" w:rsidDel="00A755C9">
          <w:rPr>
            <w:rPrChange w:id="698" w:author="Pablo Barrero Cruz" w:date="2026-06-30T16:06:00Z" w16du:dateUtc="2026-06-30T14:06:00Z">
              <w:rPr>
                <w:rStyle w:val="Hipervnculo"/>
                <w:i w:val="0"/>
                <w:iCs w:val="0"/>
                <w:noProof/>
              </w:rPr>
            </w:rPrChange>
          </w:rPr>
          <w:delText>Descripción de las Clases</w:delText>
        </w:r>
        <w:r w:rsidDel="00A755C9">
          <w:rPr>
            <w:noProof/>
            <w:webHidden/>
          </w:rPr>
          <w:tab/>
          <w:delText>57</w:delText>
        </w:r>
      </w:del>
    </w:p>
    <w:p w14:paraId="2A30C5C2" w14:textId="4CC3812A" w:rsidR="003022E0" w:rsidDel="00A755C9" w:rsidRDefault="003022E0">
      <w:pPr>
        <w:pStyle w:val="TDC2"/>
        <w:rPr>
          <w:del w:id="699" w:author="Pablo Barrero Cruz" w:date="2026-06-30T16:06:00Z" w16du:dateUtc="2026-06-30T14:06:00Z"/>
          <w:rFonts w:eastAsiaTheme="minorEastAsia"/>
          <w:smallCaps w:val="0"/>
          <w:noProof/>
          <w:kern w:val="2"/>
          <w:sz w:val="24"/>
          <w:szCs w:val="24"/>
          <w:lang w:eastAsia="es-ES"/>
          <w14:ligatures w14:val="standardContextual"/>
        </w:rPr>
      </w:pPr>
      <w:del w:id="700" w:author="Pablo Barrero Cruz" w:date="2026-06-30T16:06:00Z" w16du:dateUtc="2026-06-30T14:06:00Z">
        <w:r w:rsidRPr="00A755C9" w:rsidDel="00A755C9">
          <w:rPr>
            <w:rPrChange w:id="701" w:author="Pablo Barrero Cruz" w:date="2026-06-30T16:06:00Z" w16du:dateUtc="2026-06-30T14:06:00Z">
              <w:rPr>
                <w:rStyle w:val="Hipervnculo"/>
                <w:smallCaps w:val="0"/>
                <w:noProof/>
              </w:rPr>
            </w:rPrChange>
          </w:rPr>
          <w:delText>5.5</w:delText>
        </w:r>
        <w:r w:rsidDel="00A755C9">
          <w:rPr>
            <w:rFonts w:eastAsiaTheme="minorEastAsia"/>
            <w:smallCaps w:val="0"/>
            <w:noProof/>
            <w:kern w:val="2"/>
            <w:sz w:val="24"/>
            <w:szCs w:val="24"/>
            <w:lang w:eastAsia="es-ES"/>
            <w14:ligatures w14:val="standardContextual"/>
          </w:rPr>
          <w:tab/>
        </w:r>
        <w:r w:rsidRPr="00A755C9" w:rsidDel="00A755C9">
          <w:rPr>
            <w:rPrChange w:id="702" w:author="Pablo Barrero Cruz" w:date="2026-06-30T16:06:00Z" w16du:dateUtc="2026-06-30T14:06:00Z">
              <w:rPr>
                <w:rStyle w:val="Hipervnculo"/>
                <w:smallCaps w:val="0"/>
                <w:noProof/>
              </w:rPr>
            </w:rPrChange>
          </w:rPr>
          <w:delText>Análisis de Casos de Uso y Escenarios</w:delText>
        </w:r>
        <w:r w:rsidDel="00A755C9">
          <w:rPr>
            <w:noProof/>
            <w:webHidden/>
          </w:rPr>
          <w:tab/>
          <w:delText>60</w:delText>
        </w:r>
      </w:del>
    </w:p>
    <w:p w14:paraId="2C1F706E" w14:textId="1C86FDD6" w:rsidR="003022E0" w:rsidDel="00A755C9" w:rsidRDefault="003022E0">
      <w:pPr>
        <w:pStyle w:val="TDC3"/>
        <w:tabs>
          <w:tab w:val="left" w:pos="1320"/>
          <w:tab w:val="right" w:leader="dot" w:pos="8354"/>
        </w:tabs>
        <w:rPr>
          <w:del w:id="703" w:author="Pablo Barrero Cruz" w:date="2026-06-30T16:06:00Z" w16du:dateUtc="2026-06-30T14:06:00Z"/>
          <w:rFonts w:eastAsiaTheme="minorEastAsia"/>
          <w:i w:val="0"/>
          <w:iCs w:val="0"/>
          <w:noProof/>
          <w:kern w:val="2"/>
          <w:sz w:val="24"/>
          <w:szCs w:val="24"/>
          <w:lang w:eastAsia="es-ES"/>
          <w14:ligatures w14:val="standardContextual"/>
        </w:rPr>
      </w:pPr>
      <w:del w:id="704" w:author="Pablo Barrero Cruz" w:date="2026-06-30T16:06:00Z" w16du:dateUtc="2026-06-30T14:06:00Z">
        <w:r w:rsidRPr="00A755C9" w:rsidDel="00A755C9">
          <w:rPr>
            <w:rPrChange w:id="705" w:author="Pablo Barrero Cruz" w:date="2026-06-30T16:06:00Z" w16du:dateUtc="2026-06-30T14:06:00Z">
              <w:rPr>
                <w:rStyle w:val="Hipervnculo"/>
                <w:i w:val="0"/>
                <w:iCs w:val="0"/>
                <w:noProof/>
              </w:rPr>
            </w:rPrChange>
          </w:rPr>
          <w:delText>5.5.1</w:delText>
        </w:r>
        <w:r w:rsidDel="00A755C9">
          <w:rPr>
            <w:rFonts w:eastAsiaTheme="minorEastAsia"/>
            <w:i w:val="0"/>
            <w:iCs w:val="0"/>
            <w:noProof/>
            <w:kern w:val="2"/>
            <w:sz w:val="24"/>
            <w:szCs w:val="24"/>
            <w:lang w:eastAsia="es-ES"/>
            <w14:ligatures w14:val="standardContextual"/>
          </w:rPr>
          <w:tab/>
        </w:r>
        <w:r w:rsidRPr="00A755C9" w:rsidDel="00A755C9">
          <w:rPr>
            <w:rPrChange w:id="706" w:author="Pablo Barrero Cruz" w:date="2026-06-30T16:06:00Z" w16du:dateUtc="2026-06-30T14:06:00Z">
              <w:rPr>
                <w:rStyle w:val="Hipervnculo"/>
                <w:i w:val="0"/>
                <w:iCs w:val="0"/>
                <w:noProof/>
              </w:rPr>
            </w:rPrChange>
          </w:rPr>
          <w:delText>UC-01 - Iniciar sesión</w:delText>
        </w:r>
        <w:r w:rsidDel="00A755C9">
          <w:rPr>
            <w:noProof/>
            <w:webHidden/>
          </w:rPr>
          <w:tab/>
          <w:delText>60</w:delText>
        </w:r>
      </w:del>
    </w:p>
    <w:p w14:paraId="4D28F457" w14:textId="13BB4532" w:rsidR="003022E0" w:rsidDel="00A755C9" w:rsidRDefault="003022E0">
      <w:pPr>
        <w:pStyle w:val="TDC3"/>
        <w:tabs>
          <w:tab w:val="left" w:pos="1320"/>
          <w:tab w:val="right" w:leader="dot" w:pos="8354"/>
        </w:tabs>
        <w:rPr>
          <w:del w:id="707" w:author="Pablo Barrero Cruz" w:date="2026-06-30T16:06:00Z" w16du:dateUtc="2026-06-30T14:06:00Z"/>
          <w:rFonts w:eastAsiaTheme="minorEastAsia"/>
          <w:i w:val="0"/>
          <w:iCs w:val="0"/>
          <w:noProof/>
          <w:kern w:val="2"/>
          <w:sz w:val="24"/>
          <w:szCs w:val="24"/>
          <w:lang w:eastAsia="es-ES"/>
          <w14:ligatures w14:val="standardContextual"/>
        </w:rPr>
      </w:pPr>
      <w:del w:id="708" w:author="Pablo Barrero Cruz" w:date="2026-06-30T16:06:00Z" w16du:dateUtc="2026-06-30T14:06:00Z">
        <w:r w:rsidRPr="00A755C9" w:rsidDel="00A755C9">
          <w:rPr>
            <w:rPrChange w:id="709" w:author="Pablo Barrero Cruz" w:date="2026-06-30T16:06:00Z" w16du:dateUtc="2026-06-30T14:06:00Z">
              <w:rPr>
                <w:rStyle w:val="Hipervnculo"/>
                <w:i w:val="0"/>
                <w:iCs w:val="0"/>
                <w:noProof/>
              </w:rPr>
            </w:rPrChange>
          </w:rPr>
          <w:delText>5.5.2</w:delText>
        </w:r>
        <w:r w:rsidDel="00A755C9">
          <w:rPr>
            <w:rFonts w:eastAsiaTheme="minorEastAsia"/>
            <w:i w:val="0"/>
            <w:iCs w:val="0"/>
            <w:noProof/>
            <w:kern w:val="2"/>
            <w:sz w:val="24"/>
            <w:szCs w:val="24"/>
            <w:lang w:eastAsia="es-ES"/>
            <w14:ligatures w14:val="standardContextual"/>
          </w:rPr>
          <w:tab/>
        </w:r>
        <w:r w:rsidRPr="00A755C9" w:rsidDel="00A755C9">
          <w:rPr>
            <w:rPrChange w:id="710" w:author="Pablo Barrero Cruz" w:date="2026-06-30T16:06:00Z" w16du:dateUtc="2026-06-30T14:06:00Z">
              <w:rPr>
                <w:rStyle w:val="Hipervnculo"/>
                <w:i w:val="0"/>
                <w:iCs w:val="0"/>
                <w:noProof/>
              </w:rPr>
            </w:rPrChange>
          </w:rPr>
          <w:delText>UC-02 - Cerrar sesión</w:delText>
        </w:r>
        <w:r w:rsidDel="00A755C9">
          <w:rPr>
            <w:noProof/>
            <w:webHidden/>
          </w:rPr>
          <w:tab/>
          <w:delText>61</w:delText>
        </w:r>
      </w:del>
    </w:p>
    <w:p w14:paraId="37329947" w14:textId="1A6B2099" w:rsidR="003022E0" w:rsidDel="00A755C9" w:rsidRDefault="003022E0">
      <w:pPr>
        <w:pStyle w:val="TDC3"/>
        <w:tabs>
          <w:tab w:val="left" w:pos="1320"/>
          <w:tab w:val="right" w:leader="dot" w:pos="8354"/>
        </w:tabs>
        <w:rPr>
          <w:del w:id="711" w:author="Pablo Barrero Cruz" w:date="2026-06-30T16:06:00Z" w16du:dateUtc="2026-06-30T14:06:00Z"/>
          <w:rFonts w:eastAsiaTheme="minorEastAsia"/>
          <w:i w:val="0"/>
          <w:iCs w:val="0"/>
          <w:noProof/>
          <w:kern w:val="2"/>
          <w:sz w:val="24"/>
          <w:szCs w:val="24"/>
          <w:lang w:eastAsia="es-ES"/>
          <w14:ligatures w14:val="standardContextual"/>
        </w:rPr>
      </w:pPr>
      <w:del w:id="712" w:author="Pablo Barrero Cruz" w:date="2026-06-30T16:06:00Z" w16du:dateUtc="2026-06-30T14:06:00Z">
        <w:r w:rsidRPr="00A755C9" w:rsidDel="00A755C9">
          <w:rPr>
            <w:rPrChange w:id="713" w:author="Pablo Barrero Cruz" w:date="2026-06-30T16:06:00Z" w16du:dateUtc="2026-06-30T14:06:00Z">
              <w:rPr>
                <w:rStyle w:val="Hipervnculo"/>
                <w:i w:val="0"/>
                <w:iCs w:val="0"/>
                <w:noProof/>
              </w:rPr>
            </w:rPrChange>
          </w:rPr>
          <w:delText>5.5.3</w:delText>
        </w:r>
        <w:r w:rsidDel="00A755C9">
          <w:rPr>
            <w:rFonts w:eastAsiaTheme="minorEastAsia"/>
            <w:i w:val="0"/>
            <w:iCs w:val="0"/>
            <w:noProof/>
            <w:kern w:val="2"/>
            <w:sz w:val="24"/>
            <w:szCs w:val="24"/>
            <w:lang w:eastAsia="es-ES"/>
            <w14:ligatures w14:val="standardContextual"/>
          </w:rPr>
          <w:tab/>
        </w:r>
        <w:r w:rsidRPr="00A755C9" w:rsidDel="00A755C9">
          <w:rPr>
            <w:rPrChange w:id="714" w:author="Pablo Barrero Cruz" w:date="2026-06-30T16:06:00Z" w16du:dateUtc="2026-06-30T14:06:00Z">
              <w:rPr>
                <w:rStyle w:val="Hipervnculo"/>
                <w:i w:val="0"/>
                <w:iCs w:val="0"/>
                <w:noProof/>
              </w:rPr>
            </w:rPrChange>
          </w:rPr>
          <w:delText>UC-03 - Gestionar usuarios</w:delText>
        </w:r>
        <w:r w:rsidDel="00A755C9">
          <w:rPr>
            <w:noProof/>
            <w:webHidden/>
          </w:rPr>
          <w:tab/>
          <w:delText>61</w:delText>
        </w:r>
      </w:del>
    </w:p>
    <w:p w14:paraId="2B2F134F" w14:textId="4CCAB528" w:rsidR="003022E0" w:rsidDel="00A755C9" w:rsidRDefault="003022E0">
      <w:pPr>
        <w:pStyle w:val="TDC3"/>
        <w:tabs>
          <w:tab w:val="left" w:pos="1320"/>
          <w:tab w:val="right" w:leader="dot" w:pos="8354"/>
        </w:tabs>
        <w:rPr>
          <w:del w:id="715" w:author="Pablo Barrero Cruz" w:date="2026-06-30T16:06:00Z" w16du:dateUtc="2026-06-30T14:06:00Z"/>
          <w:rFonts w:eastAsiaTheme="minorEastAsia"/>
          <w:i w:val="0"/>
          <w:iCs w:val="0"/>
          <w:noProof/>
          <w:kern w:val="2"/>
          <w:sz w:val="24"/>
          <w:szCs w:val="24"/>
          <w:lang w:eastAsia="es-ES"/>
          <w14:ligatures w14:val="standardContextual"/>
        </w:rPr>
      </w:pPr>
      <w:del w:id="716" w:author="Pablo Barrero Cruz" w:date="2026-06-30T16:06:00Z" w16du:dateUtc="2026-06-30T14:06:00Z">
        <w:r w:rsidRPr="00A755C9" w:rsidDel="00A755C9">
          <w:rPr>
            <w:rPrChange w:id="717" w:author="Pablo Barrero Cruz" w:date="2026-06-30T16:06:00Z" w16du:dateUtc="2026-06-30T14:06:00Z">
              <w:rPr>
                <w:rStyle w:val="Hipervnculo"/>
                <w:i w:val="0"/>
                <w:iCs w:val="0"/>
                <w:noProof/>
              </w:rPr>
            </w:rPrChange>
          </w:rPr>
          <w:delText>5.5.4</w:delText>
        </w:r>
        <w:r w:rsidDel="00A755C9">
          <w:rPr>
            <w:rFonts w:eastAsiaTheme="minorEastAsia"/>
            <w:i w:val="0"/>
            <w:iCs w:val="0"/>
            <w:noProof/>
            <w:kern w:val="2"/>
            <w:sz w:val="24"/>
            <w:szCs w:val="24"/>
            <w:lang w:eastAsia="es-ES"/>
            <w14:ligatures w14:val="standardContextual"/>
          </w:rPr>
          <w:tab/>
        </w:r>
        <w:r w:rsidRPr="00A755C9" w:rsidDel="00A755C9">
          <w:rPr>
            <w:rPrChange w:id="718" w:author="Pablo Barrero Cruz" w:date="2026-06-30T16:06:00Z" w16du:dateUtc="2026-06-30T14:06:00Z">
              <w:rPr>
                <w:rStyle w:val="Hipervnculo"/>
                <w:i w:val="0"/>
                <w:iCs w:val="0"/>
                <w:noProof/>
              </w:rPr>
            </w:rPrChange>
          </w:rPr>
          <w:delText>UC-04 - Crear pregunta</w:delText>
        </w:r>
        <w:r w:rsidDel="00A755C9">
          <w:rPr>
            <w:noProof/>
            <w:webHidden/>
          </w:rPr>
          <w:tab/>
          <w:delText>62</w:delText>
        </w:r>
      </w:del>
    </w:p>
    <w:p w14:paraId="4804815C" w14:textId="448E9E5D" w:rsidR="003022E0" w:rsidDel="00A755C9" w:rsidRDefault="003022E0">
      <w:pPr>
        <w:pStyle w:val="TDC3"/>
        <w:tabs>
          <w:tab w:val="left" w:pos="1320"/>
          <w:tab w:val="right" w:leader="dot" w:pos="8354"/>
        </w:tabs>
        <w:rPr>
          <w:del w:id="719" w:author="Pablo Barrero Cruz" w:date="2026-06-30T16:06:00Z" w16du:dateUtc="2026-06-30T14:06:00Z"/>
          <w:rFonts w:eastAsiaTheme="minorEastAsia"/>
          <w:i w:val="0"/>
          <w:iCs w:val="0"/>
          <w:noProof/>
          <w:kern w:val="2"/>
          <w:sz w:val="24"/>
          <w:szCs w:val="24"/>
          <w:lang w:eastAsia="es-ES"/>
          <w14:ligatures w14:val="standardContextual"/>
        </w:rPr>
      </w:pPr>
      <w:del w:id="720" w:author="Pablo Barrero Cruz" w:date="2026-06-30T16:06:00Z" w16du:dateUtc="2026-06-30T14:06:00Z">
        <w:r w:rsidRPr="00A755C9" w:rsidDel="00A755C9">
          <w:rPr>
            <w:rPrChange w:id="721" w:author="Pablo Barrero Cruz" w:date="2026-06-30T16:06:00Z" w16du:dateUtc="2026-06-30T14:06:00Z">
              <w:rPr>
                <w:rStyle w:val="Hipervnculo"/>
                <w:i w:val="0"/>
                <w:iCs w:val="0"/>
                <w:noProof/>
              </w:rPr>
            </w:rPrChange>
          </w:rPr>
          <w:delText>5.5.5</w:delText>
        </w:r>
        <w:r w:rsidDel="00A755C9">
          <w:rPr>
            <w:rFonts w:eastAsiaTheme="minorEastAsia"/>
            <w:i w:val="0"/>
            <w:iCs w:val="0"/>
            <w:noProof/>
            <w:kern w:val="2"/>
            <w:sz w:val="24"/>
            <w:szCs w:val="24"/>
            <w:lang w:eastAsia="es-ES"/>
            <w14:ligatures w14:val="standardContextual"/>
          </w:rPr>
          <w:tab/>
        </w:r>
        <w:r w:rsidRPr="00A755C9" w:rsidDel="00A755C9">
          <w:rPr>
            <w:rPrChange w:id="722" w:author="Pablo Barrero Cruz" w:date="2026-06-30T16:06:00Z" w16du:dateUtc="2026-06-30T14:06:00Z">
              <w:rPr>
                <w:rStyle w:val="Hipervnculo"/>
                <w:i w:val="0"/>
                <w:iCs w:val="0"/>
                <w:noProof/>
              </w:rPr>
            </w:rPrChange>
          </w:rPr>
          <w:delText>UC-05 - Editar o archivar pregunta</w:delText>
        </w:r>
        <w:r w:rsidDel="00A755C9">
          <w:rPr>
            <w:noProof/>
            <w:webHidden/>
          </w:rPr>
          <w:tab/>
          <w:delText>63</w:delText>
        </w:r>
      </w:del>
    </w:p>
    <w:p w14:paraId="6FE38115" w14:textId="07F28BCC" w:rsidR="003022E0" w:rsidDel="00A755C9" w:rsidRDefault="003022E0">
      <w:pPr>
        <w:pStyle w:val="TDC3"/>
        <w:tabs>
          <w:tab w:val="left" w:pos="1320"/>
          <w:tab w:val="right" w:leader="dot" w:pos="8354"/>
        </w:tabs>
        <w:rPr>
          <w:del w:id="723" w:author="Pablo Barrero Cruz" w:date="2026-06-30T16:06:00Z" w16du:dateUtc="2026-06-30T14:06:00Z"/>
          <w:rFonts w:eastAsiaTheme="minorEastAsia"/>
          <w:i w:val="0"/>
          <w:iCs w:val="0"/>
          <w:noProof/>
          <w:kern w:val="2"/>
          <w:sz w:val="24"/>
          <w:szCs w:val="24"/>
          <w:lang w:eastAsia="es-ES"/>
          <w14:ligatures w14:val="standardContextual"/>
        </w:rPr>
      </w:pPr>
      <w:del w:id="724" w:author="Pablo Barrero Cruz" w:date="2026-06-30T16:06:00Z" w16du:dateUtc="2026-06-30T14:06:00Z">
        <w:r w:rsidRPr="00A755C9" w:rsidDel="00A755C9">
          <w:rPr>
            <w:rPrChange w:id="725" w:author="Pablo Barrero Cruz" w:date="2026-06-30T16:06:00Z" w16du:dateUtc="2026-06-30T14:06:00Z">
              <w:rPr>
                <w:rStyle w:val="Hipervnculo"/>
                <w:i w:val="0"/>
                <w:iCs w:val="0"/>
                <w:noProof/>
              </w:rPr>
            </w:rPrChange>
          </w:rPr>
          <w:delText>5.5.6</w:delText>
        </w:r>
        <w:r w:rsidDel="00A755C9">
          <w:rPr>
            <w:rFonts w:eastAsiaTheme="minorEastAsia"/>
            <w:i w:val="0"/>
            <w:iCs w:val="0"/>
            <w:noProof/>
            <w:kern w:val="2"/>
            <w:sz w:val="24"/>
            <w:szCs w:val="24"/>
            <w:lang w:eastAsia="es-ES"/>
            <w14:ligatures w14:val="standardContextual"/>
          </w:rPr>
          <w:tab/>
        </w:r>
        <w:r w:rsidRPr="00A755C9" w:rsidDel="00A755C9">
          <w:rPr>
            <w:rPrChange w:id="726" w:author="Pablo Barrero Cruz" w:date="2026-06-30T16:06:00Z" w16du:dateUtc="2026-06-30T14:06:00Z">
              <w:rPr>
                <w:rStyle w:val="Hipervnculo"/>
                <w:i w:val="0"/>
                <w:iCs w:val="0"/>
                <w:noProof/>
              </w:rPr>
            </w:rPrChange>
          </w:rPr>
          <w:delText>UC-06 - Crear cuestionario</w:delText>
        </w:r>
        <w:r w:rsidDel="00A755C9">
          <w:rPr>
            <w:noProof/>
            <w:webHidden/>
          </w:rPr>
          <w:tab/>
          <w:delText>64</w:delText>
        </w:r>
      </w:del>
    </w:p>
    <w:p w14:paraId="05DBFA98" w14:textId="2061DE4A" w:rsidR="003022E0" w:rsidDel="00A755C9" w:rsidRDefault="003022E0">
      <w:pPr>
        <w:pStyle w:val="TDC3"/>
        <w:tabs>
          <w:tab w:val="left" w:pos="1320"/>
          <w:tab w:val="right" w:leader="dot" w:pos="8354"/>
        </w:tabs>
        <w:rPr>
          <w:del w:id="727" w:author="Pablo Barrero Cruz" w:date="2026-06-30T16:06:00Z" w16du:dateUtc="2026-06-30T14:06:00Z"/>
          <w:rFonts w:eastAsiaTheme="minorEastAsia"/>
          <w:i w:val="0"/>
          <w:iCs w:val="0"/>
          <w:noProof/>
          <w:kern w:val="2"/>
          <w:sz w:val="24"/>
          <w:szCs w:val="24"/>
          <w:lang w:eastAsia="es-ES"/>
          <w14:ligatures w14:val="standardContextual"/>
        </w:rPr>
      </w:pPr>
      <w:del w:id="728" w:author="Pablo Barrero Cruz" w:date="2026-06-30T16:06:00Z" w16du:dateUtc="2026-06-30T14:06:00Z">
        <w:r w:rsidRPr="00A755C9" w:rsidDel="00A755C9">
          <w:rPr>
            <w:rPrChange w:id="729" w:author="Pablo Barrero Cruz" w:date="2026-06-30T16:06:00Z" w16du:dateUtc="2026-06-30T14:06:00Z">
              <w:rPr>
                <w:rStyle w:val="Hipervnculo"/>
                <w:i w:val="0"/>
                <w:iCs w:val="0"/>
                <w:noProof/>
              </w:rPr>
            </w:rPrChange>
          </w:rPr>
          <w:delText>5.5.7</w:delText>
        </w:r>
        <w:r w:rsidDel="00A755C9">
          <w:rPr>
            <w:rFonts w:eastAsiaTheme="minorEastAsia"/>
            <w:i w:val="0"/>
            <w:iCs w:val="0"/>
            <w:noProof/>
            <w:kern w:val="2"/>
            <w:sz w:val="24"/>
            <w:szCs w:val="24"/>
            <w:lang w:eastAsia="es-ES"/>
            <w14:ligatures w14:val="standardContextual"/>
          </w:rPr>
          <w:tab/>
        </w:r>
        <w:r w:rsidRPr="00A755C9" w:rsidDel="00A755C9">
          <w:rPr>
            <w:rPrChange w:id="730" w:author="Pablo Barrero Cruz" w:date="2026-06-30T16:06:00Z" w16du:dateUtc="2026-06-30T14:06:00Z">
              <w:rPr>
                <w:rStyle w:val="Hipervnculo"/>
                <w:i w:val="0"/>
                <w:iCs w:val="0"/>
                <w:noProof/>
              </w:rPr>
            </w:rPrChange>
          </w:rPr>
          <w:delText>UC-07 - Configurar cuestionario</w:delText>
        </w:r>
        <w:r w:rsidDel="00A755C9">
          <w:rPr>
            <w:noProof/>
            <w:webHidden/>
          </w:rPr>
          <w:tab/>
          <w:delText>65</w:delText>
        </w:r>
      </w:del>
    </w:p>
    <w:p w14:paraId="6329455A" w14:textId="6F20A95F" w:rsidR="003022E0" w:rsidDel="00A755C9" w:rsidRDefault="003022E0">
      <w:pPr>
        <w:pStyle w:val="TDC3"/>
        <w:tabs>
          <w:tab w:val="left" w:pos="1320"/>
          <w:tab w:val="right" w:leader="dot" w:pos="8354"/>
        </w:tabs>
        <w:rPr>
          <w:del w:id="731" w:author="Pablo Barrero Cruz" w:date="2026-06-30T16:06:00Z" w16du:dateUtc="2026-06-30T14:06:00Z"/>
          <w:rFonts w:eastAsiaTheme="minorEastAsia"/>
          <w:i w:val="0"/>
          <w:iCs w:val="0"/>
          <w:noProof/>
          <w:kern w:val="2"/>
          <w:sz w:val="24"/>
          <w:szCs w:val="24"/>
          <w:lang w:eastAsia="es-ES"/>
          <w14:ligatures w14:val="standardContextual"/>
        </w:rPr>
      </w:pPr>
      <w:del w:id="732" w:author="Pablo Barrero Cruz" w:date="2026-06-30T16:06:00Z" w16du:dateUtc="2026-06-30T14:06:00Z">
        <w:r w:rsidRPr="00A755C9" w:rsidDel="00A755C9">
          <w:rPr>
            <w:rPrChange w:id="733" w:author="Pablo Barrero Cruz" w:date="2026-06-30T16:06:00Z" w16du:dateUtc="2026-06-30T14:06:00Z">
              <w:rPr>
                <w:rStyle w:val="Hipervnculo"/>
                <w:i w:val="0"/>
                <w:iCs w:val="0"/>
                <w:noProof/>
              </w:rPr>
            </w:rPrChange>
          </w:rPr>
          <w:delText>5.5.8</w:delText>
        </w:r>
        <w:r w:rsidDel="00A755C9">
          <w:rPr>
            <w:rFonts w:eastAsiaTheme="minorEastAsia"/>
            <w:i w:val="0"/>
            <w:iCs w:val="0"/>
            <w:noProof/>
            <w:kern w:val="2"/>
            <w:sz w:val="24"/>
            <w:szCs w:val="24"/>
            <w:lang w:eastAsia="es-ES"/>
            <w14:ligatures w14:val="standardContextual"/>
          </w:rPr>
          <w:tab/>
        </w:r>
        <w:r w:rsidRPr="00A755C9" w:rsidDel="00A755C9">
          <w:rPr>
            <w:rPrChange w:id="734" w:author="Pablo Barrero Cruz" w:date="2026-06-30T16:06:00Z" w16du:dateUtc="2026-06-30T14:06:00Z">
              <w:rPr>
                <w:rStyle w:val="Hipervnculo"/>
                <w:i w:val="0"/>
                <w:iCs w:val="0"/>
                <w:noProof/>
              </w:rPr>
            </w:rPrChange>
          </w:rPr>
          <w:delText>UC-08 - Publicar o despublicar cuestionario</w:delText>
        </w:r>
        <w:r w:rsidDel="00A755C9">
          <w:rPr>
            <w:noProof/>
            <w:webHidden/>
          </w:rPr>
          <w:tab/>
          <w:delText>66</w:delText>
        </w:r>
      </w:del>
    </w:p>
    <w:p w14:paraId="41566703" w14:textId="02394D90" w:rsidR="003022E0" w:rsidDel="00A755C9" w:rsidRDefault="003022E0">
      <w:pPr>
        <w:pStyle w:val="TDC3"/>
        <w:tabs>
          <w:tab w:val="left" w:pos="1320"/>
          <w:tab w:val="right" w:leader="dot" w:pos="8354"/>
        </w:tabs>
        <w:rPr>
          <w:del w:id="735" w:author="Pablo Barrero Cruz" w:date="2026-06-30T16:06:00Z" w16du:dateUtc="2026-06-30T14:06:00Z"/>
          <w:rFonts w:eastAsiaTheme="minorEastAsia"/>
          <w:i w:val="0"/>
          <w:iCs w:val="0"/>
          <w:noProof/>
          <w:kern w:val="2"/>
          <w:sz w:val="24"/>
          <w:szCs w:val="24"/>
          <w:lang w:eastAsia="es-ES"/>
          <w14:ligatures w14:val="standardContextual"/>
        </w:rPr>
      </w:pPr>
      <w:del w:id="736" w:author="Pablo Barrero Cruz" w:date="2026-06-30T16:06:00Z" w16du:dateUtc="2026-06-30T14:06:00Z">
        <w:r w:rsidRPr="00A755C9" w:rsidDel="00A755C9">
          <w:rPr>
            <w:rPrChange w:id="737" w:author="Pablo Barrero Cruz" w:date="2026-06-30T16:06:00Z" w16du:dateUtc="2026-06-30T14:06:00Z">
              <w:rPr>
                <w:rStyle w:val="Hipervnculo"/>
                <w:i w:val="0"/>
                <w:iCs w:val="0"/>
                <w:noProof/>
              </w:rPr>
            </w:rPrChange>
          </w:rPr>
          <w:delText>5.5.9</w:delText>
        </w:r>
        <w:r w:rsidDel="00A755C9">
          <w:rPr>
            <w:rFonts w:eastAsiaTheme="minorEastAsia"/>
            <w:i w:val="0"/>
            <w:iCs w:val="0"/>
            <w:noProof/>
            <w:kern w:val="2"/>
            <w:sz w:val="24"/>
            <w:szCs w:val="24"/>
            <w:lang w:eastAsia="es-ES"/>
            <w14:ligatures w14:val="standardContextual"/>
          </w:rPr>
          <w:tab/>
        </w:r>
        <w:r w:rsidRPr="00A755C9" w:rsidDel="00A755C9">
          <w:rPr>
            <w:rPrChange w:id="738" w:author="Pablo Barrero Cruz" w:date="2026-06-30T16:06:00Z" w16du:dateUtc="2026-06-30T14:06:00Z">
              <w:rPr>
                <w:rStyle w:val="Hipervnculo"/>
                <w:i w:val="0"/>
                <w:iCs w:val="0"/>
                <w:noProof/>
              </w:rPr>
            </w:rPrChange>
          </w:rPr>
          <w:delText>UC-09 - Ver cuestionarios disponibles</w:delText>
        </w:r>
        <w:r w:rsidDel="00A755C9">
          <w:rPr>
            <w:noProof/>
            <w:webHidden/>
          </w:rPr>
          <w:tab/>
          <w:delText>67</w:delText>
        </w:r>
      </w:del>
    </w:p>
    <w:p w14:paraId="2ABAA559" w14:textId="49ACBAC4" w:rsidR="003022E0" w:rsidDel="00A755C9" w:rsidRDefault="003022E0">
      <w:pPr>
        <w:pStyle w:val="TDC3"/>
        <w:tabs>
          <w:tab w:val="left" w:pos="1320"/>
          <w:tab w:val="right" w:leader="dot" w:pos="8354"/>
        </w:tabs>
        <w:rPr>
          <w:del w:id="739" w:author="Pablo Barrero Cruz" w:date="2026-06-30T16:06:00Z" w16du:dateUtc="2026-06-30T14:06:00Z"/>
          <w:rFonts w:eastAsiaTheme="minorEastAsia"/>
          <w:i w:val="0"/>
          <w:iCs w:val="0"/>
          <w:noProof/>
          <w:kern w:val="2"/>
          <w:sz w:val="24"/>
          <w:szCs w:val="24"/>
          <w:lang w:eastAsia="es-ES"/>
          <w14:ligatures w14:val="standardContextual"/>
        </w:rPr>
      </w:pPr>
      <w:del w:id="740" w:author="Pablo Barrero Cruz" w:date="2026-06-30T16:06:00Z" w16du:dateUtc="2026-06-30T14:06:00Z">
        <w:r w:rsidRPr="00A755C9" w:rsidDel="00A755C9">
          <w:rPr>
            <w:rPrChange w:id="741" w:author="Pablo Barrero Cruz" w:date="2026-06-30T16:06:00Z" w16du:dateUtc="2026-06-30T14:06:00Z">
              <w:rPr>
                <w:rStyle w:val="Hipervnculo"/>
                <w:i w:val="0"/>
                <w:iCs w:val="0"/>
                <w:noProof/>
              </w:rPr>
            </w:rPrChange>
          </w:rPr>
          <w:delText>5.5.10</w:delText>
        </w:r>
        <w:r w:rsidDel="00A755C9">
          <w:rPr>
            <w:rFonts w:eastAsiaTheme="minorEastAsia"/>
            <w:i w:val="0"/>
            <w:iCs w:val="0"/>
            <w:noProof/>
            <w:kern w:val="2"/>
            <w:sz w:val="24"/>
            <w:szCs w:val="24"/>
            <w:lang w:eastAsia="es-ES"/>
            <w14:ligatures w14:val="standardContextual"/>
          </w:rPr>
          <w:tab/>
        </w:r>
        <w:r w:rsidRPr="00A755C9" w:rsidDel="00A755C9">
          <w:rPr>
            <w:rPrChange w:id="742" w:author="Pablo Barrero Cruz" w:date="2026-06-30T16:06:00Z" w16du:dateUtc="2026-06-30T14:06:00Z">
              <w:rPr>
                <w:rStyle w:val="Hipervnculo"/>
                <w:i w:val="0"/>
                <w:iCs w:val="0"/>
                <w:noProof/>
              </w:rPr>
            </w:rPrChange>
          </w:rPr>
          <w:delText>UC-10 - Realizar cuestionario</w:delText>
        </w:r>
        <w:r w:rsidDel="00A755C9">
          <w:rPr>
            <w:noProof/>
            <w:webHidden/>
          </w:rPr>
          <w:tab/>
          <w:delText>67</w:delText>
        </w:r>
      </w:del>
    </w:p>
    <w:p w14:paraId="55661734" w14:textId="3BA42043" w:rsidR="003022E0" w:rsidDel="00A755C9" w:rsidRDefault="003022E0">
      <w:pPr>
        <w:pStyle w:val="TDC3"/>
        <w:tabs>
          <w:tab w:val="left" w:pos="1320"/>
          <w:tab w:val="right" w:leader="dot" w:pos="8354"/>
        </w:tabs>
        <w:rPr>
          <w:del w:id="743" w:author="Pablo Barrero Cruz" w:date="2026-06-30T16:06:00Z" w16du:dateUtc="2026-06-30T14:06:00Z"/>
          <w:rFonts w:eastAsiaTheme="minorEastAsia"/>
          <w:i w:val="0"/>
          <w:iCs w:val="0"/>
          <w:noProof/>
          <w:kern w:val="2"/>
          <w:sz w:val="24"/>
          <w:szCs w:val="24"/>
          <w:lang w:eastAsia="es-ES"/>
          <w14:ligatures w14:val="standardContextual"/>
        </w:rPr>
      </w:pPr>
      <w:del w:id="744" w:author="Pablo Barrero Cruz" w:date="2026-06-30T16:06:00Z" w16du:dateUtc="2026-06-30T14:06:00Z">
        <w:r w:rsidRPr="00A755C9" w:rsidDel="00A755C9">
          <w:rPr>
            <w:rPrChange w:id="745" w:author="Pablo Barrero Cruz" w:date="2026-06-30T16:06:00Z" w16du:dateUtc="2026-06-30T14:06:00Z">
              <w:rPr>
                <w:rStyle w:val="Hipervnculo"/>
                <w:i w:val="0"/>
                <w:iCs w:val="0"/>
                <w:noProof/>
              </w:rPr>
            </w:rPrChange>
          </w:rPr>
          <w:delText>5.5.11</w:delText>
        </w:r>
        <w:r w:rsidDel="00A755C9">
          <w:rPr>
            <w:rFonts w:eastAsiaTheme="minorEastAsia"/>
            <w:i w:val="0"/>
            <w:iCs w:val="0"/>
            <w:noProof/>
            <w:kern w:val="2"/>
            <w:sz w:val="24"/>
            <w:szCs w:val="24"/>
            <w:lang w:eastAsia="es-ES"/>
            <w14:ligatures w14:val="standardContextual"/>
          </w:rPr>
          <w:tab/>
        </w:r>
        <w:r w:rsidRPr="00A755C9" w:rsidDel="00A755C9">
          <w:rPr>
            <w:rPrChange w:id="746" w:author="Pablo Barrero Cruz" w:date="2026-06-30T16:06:00Z" w16du:dateUtc="2026-06-30T14:06:00Z">
              <w:rPr>
                <w:rStyle w:val="Hipervnculo"/>
                <w:i w:val="0"/>
                <w:iCs w:val="0"/>
                <w:noProof/>
              </w:rPr>
            </w:rPrChange>
          </w:rPr>
          <w:delText>UC-11 - Consultar resultados y “feedback”</w:delText>
        </w:r>
        <w:r w:rsidDel="00A755C9">
          <w:rPr>
            <w:noProof/>
            <w:webHidden/>
          </w:rPr>
          <w:tab/>
          <w:delText>68</w:delText>
        </w:r>
      </w:del>
    </w:p>
    <w:p w14:paraId="489517DB" w14:textId="74F336F0" w:rsidR="003022E0" w:rsidDel="00A755C9" w:rsidRDefault="003022E0">
      <w:pPr>
        <w:pStyle w:val="TDC3"/>
        <w:tabs>
          <w:tab w:val="left" w:pos="1320"/>
          <w:tab w:val="right" w:leader="dot" w:pos="8354"/>
        </w:tabs>
        <w:rPr>
          <w:del w:id="747" w:author="Pablo Barrero Cruz" w:date="2026-06-30T16:06:00Z" w16du:dateUtc="2026-06-30T14:06:00Z"/>
          <w:rFonts w:eastAsiaTheme="minorEastAsia"/>
          <w:i w:val="0"/>
          <w:iCs w:val="0"/>
          <w:noProof/>
          <w:kern w:val="2"/>
          <w:sz w:val="24"/>
          <w:szCs w:val="24"/>
          <w:lang w:eastAsia="es-ES"/>
          <w14:ligatures w14:val="standardContextual"/>
        </w:rPr>
      </w:pPr>
      <w:del w:id="748" w:author="Pablo Barrero Cruz" w:date="2026-06-30T16:06:00Z" w16du:dateUtc="2026-06-30T14:06:00Z">
        <w:r w:rsidRPr="00A755C9" w:rsidDel="00A755C9">
          <w:rPr>
            <w:rPrChange w:id="749" w:author="Pablo Barrero Cruz" w:date="2026-06-30T16:06:00Z" w16du:dateUtc="2026-06-30T14:06:00Z">
              <w:rPr>
                <w:rStyle w:val="Hipervnculo"/>
                <w:i w:val="0"/>
                <w:iCs w:val="0"/>
                <w:noProof/>
              </w:rPr>
            </w:rPrChange>
          </w:rPr>
          <w:delText>5.5.12</w:delText>
        </w:r>
        <w:r w:rsidDel="00A755C9">
          <w:rPr>
            <w:rFonts w:eastAsiaTheme="minorEastAsia"/>
            <w:i w:val="0"/>
            <w:iCs w:val="0"/>
            <w:noProof/>
            <w:kern w:val="2"/>
            <w:sz w:val="24"/>
            <w:szCs w:val="24"/>
            <w:lang w:eastAsia="es-ES"/>
            <w14:ligatures w14:val="standardContextual"/>
          </w:rPr>
          <w:tab/>
        </w:r>
        <w:r w:rsidRPr="00A755C9" w:rsidDel="00A755C9">
          <w:rPr>
            <w:rPrChange w:id="750" w:author="Pablo Barrero Cruz" w:date="2026-06-30T16:06:00Z" w16du:dateUtc="2026-06-30T14:06:00Z">
              <w:rPr>
                <w:rStyle w:val="Hipervnculo"/>
                <w:i w:val="0"/>
                <w:iCs w:val="0"/>
                <w:noProof/>
              </w:rPr>
            </w:rPrChange>
          </w:rPr>
          <w:delText>UC-12 - Consultar analíticas</w:delText>
        </w:r>
        <w:r w:rsidDel="00A755C9">
          <w:rPr>
            <w:noProof/>
            <w:webHidden/>
          </w:rPr>
          <w:tab/>
          <w:delText>69</w:delText>
        </w:r>
      </w:del>
    </w:p>
    <w:p w14:paraId="1AC110F7" w14:textId="68A54612" w:rsidR="003022E0" w:rsidDel="00A755C9" w:rsidRDefault="003022E0">
      <w:pPr>
        <w:pStyle w:val="TDC3"/>
        <w:tabs>
          <w:tab w:val="left" w:pos="1320"/>
          <w:tab w:val="right" w:leader="dot" w:pos="8354"/>
        </w:tabs>
        <w:rPr>
          <w:del w:id="751" w:author="Pablo Barrero Cruz" w:date="2026-06-30T16:06:00Z" w16du:dateUtc="2026-06-30T14:06:00Z"/>
          <w:rFonts w:eastAsiaTheme="minorEastAsia"/>
          <w:i w:val="0"/>
          <w:iCs w:val="0"/>
          <w:noProof/>
          <w:kern w:val="2"/>
          <w:sz w:val="24"/>
          <w:szCs w:val="24"/>
          <w:lang w:eastAsia="es-ES"/>
          <w14:ligatures w14:val="standardContextual"/>
        </w:rPr>
      </w:pPr>
      <w:del w:id="752" w:author="Pablo Barrero Cruz" w:date="2026-06-30T16:06:00Z" w16du:dateUtc="2026-06-30T14:06:00Z">
        <w:r w:rsidRPr="00A755C9" w:rsidDel="00A755C9">
          <w:rPr>
            <w:rPrChange w:id="753" w:author="Pablo Barrero Cruz" w:date="2026-06-30T16:06:00Z" w16du:dateUtc="2026-06-30T14:06:00Z">
              <w:rPr>
                <w:rStyle w:val="Hipervnculo"/>
                <w:i w:val="0"/>
                <w:iCs w:val="0"/>
                <w:noProof/>
              </w:rPr>
            </w:rPrChange>
          </w:rPr>
          <w:delText>5.5.13</w:delText>
        </w:r>
        <w:r w:rsidDel="00A755C9">
          <w:rPr>
            <w:rFonts w:eastAsiaTheme="minorEastAsia"/>
            <w:i w:val="0"/>
            <w:iCs w:val="0"/>
            <w:noProof/>
            <w:kern w:val="2"/>
            <w:sz w:val="24"/>
            <w:szCs w:val="24"/>
            <w:lang w:eastAsia="es-ES"/>
            <w14:ligatures w14:val="standardContextual"/>
          </w:rPr>
          <w:tab/>
        </w:r>
        <w:r w:rsidRPr="00A755C9" w:rsidDel="00A755C9">
          <w:rPr>
            <w:rPrChange w:id="754" w:author="Pablo Barrero Cruz" w:date="2026-06-30T16:06:00Z" w16du:dateUtc="2026-06-30T14:06:00Z">
              <w:rPr>
                <w:rStyle w:val="Hipervnculo"/>
                <w:i w:val="0"/>
                <w:iCs w:val="0"/>
                <w:noProof/>
              </w:rPr>
            </w:rPrChange>
          </w:rPr>
          <w:delText>UC-13 - Registrarse</w:delText>
        </w:r>
        <w:r w:rsidDel="00A755C9">
          <w:rPr>
            <w:noProof/>
            <w:webHidden/>
          </w:rPr>
          <w:tab/>
          <w:delText>69</w:delText>
        </w:r>
      </w:del>
    </w:p>
    <w:p w14:paraId="7BB4967D" w14:textId="38D211AA" w:rsidR="003022E0" w:rsidDel="00A755C9" w:rsidRDefault="003022E0">
      <w:pPr>
        <w:pStyle w:val="TDC3"/>
        <w:tabs>
          <w:tab w:val="left" w:pos="1320"/>
          <w:tab w:val="right" w:leader="dot" w:pos="8354"/>
        </w:tabs>
        <w:rPr>
          <w:del w:id="755" w:author="Pablo Barrero Cruz" w:date="2026-06-30T16:06:00Z" w16du:dateUtc="2026-06-30T14:06:00Z"/>
          <w:rFonts w:eastAsiaTheme="minorEastAsia"/>
          <w:i w:val="0"/>
          <w:iCs w:val="0"/>
          <w:noProof/>
          <w:kern w:val="2"/>
          <w:sz w:val="24"/>
          <w:szCs w:val="24"/>
          <w:lang w:eastAsia="es-ES"/>
          <w14:ligatures w14:val="standardContextual"/>
        </w:rPr>
      </w:pPr>
      <w:del w:id="756" w:author="Pablo Barrero Cruz" w:date="2026-06-30T16:06:00Z" w16du:dateUtc="2026-06-30T14:06:00Z">
        <w:r w:rsidRPr="00A755C9" w:rsidDel="00A755C9">
          <w:rPr>
            <w:rPrChange w:id="757" w:author="Pablo Barrero Cruz" w:date="2026-06-30T16:06:00Z" w16du:dateUtc="2026-06-30T14:06:00Z">
              <w:rPr>
                <w:rStyle w:val="Hipervnculo"/>
                <w:i w:val="0"/>
                <w:iCs w:val="0"/>
                <w:noProof/>
              </w:rPr>
            </w:rPrChange>
          </w:rPr>
          <w:delText>5.5.14</w:delText>
        </w:r>
        <w:r w:rsidDel="00A755C9">
          <w:rPr>
            <w:rFonts w:eastAsiaTheme="minorEastAsia"/>
            <w:i w:val="0"/>
            <w:iCs w:val="0"/>
            <w:noProof/>
            <w:kern w:val="2"/>
            <w:sz w:val="24"/>
            <w:szCs w:val="24"/>
            <w:lang w:eastAsia="es-ES"/>
            <w14:ligatures w14:val="standardContextual"/>
          </w:rPr>
          <w:tab/>
        </w:r>
        <w:r w:rsidRPr="00A755C9" w:rsidDel="00A755C9">
          <w:rPr>
            <w:rPrChange w:id="758" w:author="Pablo Barrero Cruz" w:date="2026-06-30T16:06:00Z" w16du:dateUtc="2026-06-30T14:06:00Z">
              <w:rPr>
                <w:rStyle w:val="Hipervnculo"/>
                <w:i w:val="0"/>
                <w:iCs w:val="0"/>
                <w:noProof/>
              </w:rPr>
            </w:rPrChange>
          </w:rPr>
          <w:delText>UC-14 - Restaurar sesión</w:delText>
        </w:r>
        <w:r w:rsidDel="00A755C9">
          <w:rPr>
            <w:noProof/>
            <w:webHidden/>
          </w:rPr>
          <w:tab/>
          <w:delText>70</w:delText>
        </w:r>
      </w:del>
    </w:p>
    <w:p w14:paraId="59FE338B" w14:textId="462C2AD3" w:rsidR="003022E0" w:rsidDel="00A755C9" w:rsidRDefault="003022E0">
      <w:pPr>
        <w:pStyle w:val="TDC3"/>
        <w:tabs>
          <w:tab w:val="left" w:pos="1320"/>
          <w:tab w:val="right" w:leader="dot" w:pos="8354"/>
        </w:tabs>
        <w:rPr>
          <w:del w:id="759" w:author="Pablo Barrero Cruz" w:date="2026-06-30T16:06:00Z" w16du:dateUtc="2026-06-30T14:06:00Z"/>
          <w:rFonts w:eastAsiaTheme="minorEastAsia"/>
          <w:i w:val="0"/>
          <w:iCs w:val="0"/>
          <w:noProof/>
          <w:kern w:val="2"/>
          <w:sz w:val="24"/>
          <w:szCs w:val="24"/>
          <w:lang w:eastAsia="es-ES"/>
          <w14:ligatures w14:val="standardContextual"/>
        </w:rPr>
      </w:pPr>
      <w:del w:id="760" w:author="Pablo Barrero Cruz" w:date="2026-06-30T16:06:00Z" w16du:dateUtc="2026-06-30T14:06:00Z">
        <w:r w:rsidRPr="00A755C9" w:rsidDel="00A755C9">
          <w:rPr>
            <w:rPrChange w:id="761" w:author="Pablo Barrero Cruz" w:date="2026-06-30T16:06:00Z" w16du:dateUtc="2026-06-30T14:06:00Z">
              <w:rPr>
                <w:rStyle w:val="Hipervnculo"/>
                <w:i w:val="0"/>
                <w:iCs w:val="0"/>
                <w:noProof/>
              </w:rPr>
            </w:rPrChange>
          </w:rPr>
          <w:delText>5.5.15</w:delText>
        </w:r>
        <w:r w:rsidDel="00A755C9">
          <w:rPr>
            <w:rFonts w:eastAsiaTheme="minorEastAsia"/>
            <w:i w:val="0"/>
            <w:iCs w:val="0"/>
            <w:noProof/>
            <w:kern w:val="2"/>
            <w:sz w:val="24"/>
            <w:szCs w:val="24"/>
            <w:lang w:eastAsia="es-ES"/>
            <w14:ligatures w14:val="standardContextual"/>
          </w:rPr>
          <w:tab/>
        </w:r>
        <w:r w:rsidRPr="00A755C9" w:rsidDel="00A755C9">
          <w:rPr>
            <w:rPrChange w:id="762" w:author="Pablo Barrero Cruz" w:date="2026-06-30T16:06:00Z" w16du:dateUtc="2026-06-30T14:06:00Z">
              <w:rPr>
                <w:rStyle w:val="Hipervnculo"/>
                <w:i w:val="0"/>
                <w:iCs w:val="0"/>
                <w:noProof/>
              </w:rPr>
            </w:rPrChange>
          </w:rPr>
          <w:delText>UC-15 - Consultar perfil</w:delText>
        </w:r>
        <w:r w:rsidDel="00A755C9">
          <w:rPr>
            <w:noProof/>
            <w:webHidden/>
          </w:rPr>
          <w:tab/>
          <w:delText>71</w:delText>
        </w:r>
      </w:del>
    </w:p>
    <w:p w14:paraId="080C3856" w14:textId="1090FF35" w:rsidR="003022E0" w:rsidDel="00A755C9" w:rsidRDefault="003022E0">
      <w:pPr>
        <w:pStyle w:val="TDC3"/>
        <w:tabs>
          <w:tab w:val="left" w:pos="1320"/>
          <w:tab w:val="right" w:leader="dot" w:pos="8354"/>
        </w:tabs>
        <w:rPr>
          <w:del w:id="763" w:author="Pablo Barrero Cruz" w:date="2026-06-30T16:06:00Z" w16du:dateUtc="2026-06-30T14:06:00Z"/>
          <w:rFonts w:eastAsiaTheme="minorEastAsia"/>
          <w:i w:val="0"/>
          <w:iCs w:val="0"/>
          <w:noProof/>
          <w:kern w:val="2"/>
          <w:sz w:val="24"/>
          <w:szCs w:val="24"/>
          <w:lang w:eastAsia="es-ES"/>
          <w14:ligatures w14:val="standardContextual"/>
        </w:rPr>
      </w:pPr>
      <w:del w:id="764" w:author="Pablo Barrero Cruz" w:date="2026-06-30T16:06:00Z" w16du:dateUtc="2026-06-30T14:06:00Z">
        <w:r w:rsidRPr="00A755C9" w:rsidDel="00A755C9">
          <w:rPr>
            <w:rPrChange w:id="765" w:author="Pablo Barrero Cruz" w:date="2026-06-30T16:06:00Z" w16du:dateUtc="2026-06-30T14:06:00Z">
              <w:rPr>
                <w:rStyle w:val="Hipervnculo"/>
                <w:i w:val="0"/>
                <w:iCs w:val="0"/>
                <w:noProof/>
              </w:rPr>
            </w:rPrChange>
          </w:rPr>
          <w:delText>5.5.16</w:delText>
        </w:r>
        <w:r w:rsidDel="00A755C9">
          <w:rPr>
            <w:rFonts w:eastAsiaTheme="minorEastAsia"/>
            <w:i w:val="0"/>
            <w:iCs w:val="0"/>
            <w:noProof/>
            <w:kern w:val="2"/>
            <w:sz w:val="24"/>
            <w:szCs w:val="24"/>
            <w:lang w:eastAsia="es-ES"/>
            <w14:ligatures w14:val="standardContextual"/>
          </w:rPr>
          <w:tab/>
        </w:r>
        <w:r w:rsidRPr="00A755C9" w:rsidDel="00A755C9">
          <w:rPr>
            <w:rPrChange w:id="766" w:author="Pablo Barrero Cruz" w:date="2026-06-30T16:06:00Z" w16du:dateUtc="2026-06-30T14:06:00Z">
              <w:rPr>
                <w:rStyle w:val="Hipervnculo"/>
                <w:i w:val="0"/>
                <w:iCs w:val="0"/>
                <w:noProof/>
              </w:rPr>
            </w:rPrChange>
          </w:rPr>
          <w:delText>UC-16 - Cambiar contraseña propia</w:delText>
        </w:r>
        <w:r w:rsidDel="00A755C9">
          <w:rPr>
            <w:noProof/>
            <w:webHidden/>
          </w:rPr>
          <w:tab/>
          <w:delText>72</w:delText>
        </w:r>
      </w:del>
    </w:p>
    <w:p w14:paraId="57D9F0BD" w14:textId="2D005487" w:rsidR="003022E0" w:rsidDel="00A755C9" w:rsidRDefault="003022E0">
      <w:pPr>
        <w:pStyle w:val="TDC3"/>
        <w:tabs>
          <w:tab w:val="left" w:pos="1320"/>
          <w:tab w:val="right" w:leader="dot" w:pos="8354"/>
        </w:tabs>
        <w:rPr>
          <w:del w:id="767" w:author="Pablo Barrero Cruz" w:date="2026-06-30T16:06:00Z" w16du:dateUtc="2026-06-30T14:06:00Z"/>
          <w:rFonts w:eastAsiaTheme="minorEastAsia"/>
          <w:i w:val="0"/>
          <w:iCs w:val="0"/>
          <w:noProof/>
          <w:kern w:val="2"/>
          <w:sz w:val="24"/>
          <w:szCs w:val="24"/>
          <w:lang w:eastAsia="es-ES"/>
          <w14:ligatures w14:val="standardContextual"/>
        </w:rPr>
      </w:pPr>
      <w:del w:id="768" w:author="Pablo Barrero Cruz" w:date="2026-06-30T16:06:00Z" w16du:dateUtc="2026-06-30T14:06:00Z">
        <w:r w:rsidRPr="00A755C9" w:rsidDel="00A755C9">
          <w:rPr>
            <w:rPrChange w:id="769" w:author="Pablo Barrero Cruz" w:date="2026-06-30T16:06:00Z" w16du:dateUtc="2026-06-30T14:06:00Z">
              <w:rPr>
                <w:rStyle w:val="Hipervnculo"/>
                <w:i w:val="0"/>
                <w:iCs w:val="0"/>
                <w:noProof/>
              </w:rPr>
            </w:rPrChange>
          </w:rPr>
          <w:delText>5.5.17</w:delText>
        </w:r>
        <w:r w:rsidDel="00A755C9">
          <w:rPr>
            <w:rFonts w:eastAsiaTheme="minorEastAsia"/>
            <w:i w:val="0"/>
            <w:iCs w:val="0"/>
            <w:noProof/>
            <w:kern w:val="2"/>
            <w:sz w:val="24"/>
            <w:szCs w:val="24"/>
            <w:lang w:eastAsia="es-ES"/>
            <w14:ligatures w14:val="standardContextual"/>
          </w:rPr>
          <w:tab/>
        </w:r>
        <w:r w:rsidRPr="00A755C9" w:rsidDel="00A755C9">
          <w:rPr>
            <w:rPrChange w:id="770" w:author="Pablo Barrero Cruz" w:date="2026-06-30T16:06:00Z" w16du:dateUtc="2026-06-30T14:06:00Z">
              <w:rPr>
                <w:rStyle w:val="Hipervnculo"/>
                <w:i w:val="0"/>
                <w:iCs w:val="0"/>
                <w:noProof/>
              </w:rPr>
            </w:rPrChange>
          </w:rPr>
          <w:delText>UC-17 - Exportar resultados CSV</w:delText>
        </w:r>
        <w:r w:rsidDel="00A755C9">
          <w:rPr>
            <w:noProof/>
            <w:webHidden/>
          </w:rPr>
          <w:tab/>
          <w:delText>73</w:delText>
        </w:r>
      </w:del>
    </w:p>
    <w:p w14:paraId="5EF57706" w14:textId="1ED51D94" w:rsidR="003022E0" w:rsidDel="00A755C9" w:rsidRDefault="003022E0">
      <w:pPr>
        <w:pStyle w:val="TDC3"/>
        <w:tabs>
          <w:tab w:val="left" w:pos="1320"/>
          <w:tab w:val="right" w:leader="dot" w:pos="8354"/>
        </w:tabs>
        <w:rPr>
          <w:del w:id="771" w:author="Pablo Barrero Cruz" w:date="2026-06-30T16:06:00Z" w16du:dateUtc="2026-06-30T14:06:00Z"/>
          <w:rFonts w:eastAsiaTheme="minorEastAsia"/>
          <w:i w:val="0"/>
          <w:iCs w:val="0"/>
          <w:noProof/>
          <w:kern w:val="2"/>
          <w:sz w:val="24"/>
          <w:szCs w:val="24"/>
          <w:lang w:eastAsia="es-ES"/>
          <w14:ligatures w14:val="standardContextual"/>
        </w:rPr>
      </w:pPr>
      <w:del w:id="772" w:author="Pablo Barrero Cruz" w:date="2026-06-30T16:06:00Z" w16du:dateUtc="2026-06-30T14:06:00Z">
        <w:r w:rsidRPr="00A755C9" w:rsidDel="00A755C9">
          <w:rPr>
            <w:rPrChange w:id="773" w:author="Pablo Barrero Cruz" w:date="2026-06-30T16:06:00Z" w16du:dateUtc="2026-06-30T14:06:00Z">
              <w:rPr>
                <w:rStyle w:val="Hipervnculo"/>
                <w:i w:val="0"/>
                <w:iCs w:val="0"/>
                <w:noProof/>
              </w:rPr>
            </w:rPrChange>
          </w:rPr>
          <w:delText>5.5.18</w:delText>
        </w:r>
        <w:r w:rsidDel="00A755C9">
          <w:rPr>
            <w:rFonts w:eastAsiaTheme="minorEastAsia"/>
            <w:i w:val="0"/>
            <w:iCs w:val="0"/>
            <w:noProof/>
            <w:kern w:val="2"/>
            <w:sz w:val="24"/>
            <w:szCs w:val="24"/>
            <w:lang w:eastAsia="es-ES"/>
            <w14:ligatures w14:val="standardContextual"/>
          </w:rPr>
          <w:tab/>
        </w:r>
        <w:r w:rsidRPr="00A755C9" w:rsidDel="00A755C9">
          <w:rPr>
            <w:rPrChange w:id="774" w:author="Pablo Barrero Cruz" w:date="2026-06-30T16:06:00Z" w16du:dateUtc="2026-06-30T14:06:00Z">
              <w:rPr>
                <w:rStyle w:val="Hipervnculo"/>
                <w:i w:val="0"/>
                <w:iCs w:val="0"/>
                <w:noProof/>
              </w:rPr>
            </w:rPrChange>
          </w:rPr>
          <w:delText>UC-18 - Consultar historial propio</w:delText>
        </w:r>
        <w:r w:rsidDel="00A755C9">
          <w:rPr>
            <w:noProof/>
            <w:webHidden/>
          </w:rPr>
          <w:tab/>
          <w:delText>74</w:delText>
        </w:r>
      </w:del>
    </w:p>
    <w:p w14:paraId="09E3FE65" w14:textId="5E5FEC1E" w:rsidR="003022E0" w:rsidDel="00A755C9" w:rsidRDefault="003022E0">
      <w:pPr>
        <w:pStyle w:val="TDC3"/>
        <w:tabs>
          <w:tab w:val="left" w:pos="1320"/>
          <w:tab w:val="right" w:leader="dot" w:pos="8354"/>
        </w:tabs>
        <w:rPr>
          <w:del w:id="775" w:author="Pablo Barrero Cruz" w:date="2026-06-30T16:06:00Z" w16du:dateUtc="2026-06-30T14:06:00Z"/>
          <w:rFonts w:eastAsiaTheme="minorEastAsia"/>
          <w:i w:val="0"/>
          <w:iCs w:val="0"/>
          <w:noProof/>
          <w:kern w:val="2"/>
          <w:sz w:val="24"/>
          <w:szCs w:val="24"/>
          <w:lang w:eastAsia="es-ES"/>
          <w14:ligatures w14:val="standardContextual"/>
        </w:rPr>
      </w:pPr>
      <w:del w:id="776" w:author="Pablo Barrero Cruz" w:date="2026-06-30T16:06:00Z" w16du:dateUtc="2026-06-30T14:06:00Z">
        <w:r w:rsidRPr="00A755C9" w:rsidDel="00A755C9">
          <w:rPr>
            <w:rPrChange w:id="777" w:author="Pablo Barrero Cruz" w:date="2026-06-30T16:06:00Z" w16du:dateUtc="2026-06-30T14:06:00Z">
              <w:rPr>
                <w:rStyle w:val="Hipervnculo"/>
                <w:i w:val="0"/>
                <w:iCs w:val="0"/>
                <w:noProof/>
              </w:rPr>
            </w:rPrChange>
          </w:rPr>
          <w:delText>5.5.19</w:delText>
        </w:r>
        <w:r w:rsidDel="00A755C9">
          <w:rPr>
            <w:rFonts w:eastAsiaTheme="minorEastAsia"/>
            <w:i w:val="0"/>
            <w:iCs w:val="0"/>
            <w:noProof/>
            <w:kern w:val="2"/>
            <w:sz w:val="24"/>
            <w:szCs w:val="24"/>
            <w:lang w:eastAsia="es-ES"/>
            <w14:ligatures w14:val="standardContextual"/>
          </w:rPr>
          <w:tab/>
        </w:r>
        <w:r w:rsidRPr="00A755C9" w:rsidDel="00A755C9">
          <w:rPr>
            <w:rPrChange w:id="778" w:author="Pablo Barrero Cruz" w:date="2026-06-30T16:06:00Z" w16du:dateUtc="2026-06-30T14:06:00Z">
              <w:rPr>
                <w:rStyle w:val="Hipervnculo"/>
                <w:i w:val="0"/>
                <w:iCs w:val="0"/>
                <w:noProof/>
              </w:rPr>
            </w:rPrChange>
          </w:rPr>
          <w:delText>UC-19 - Inspeccionar detalle de intento</w:delText>
        </w:r>
        <w:r w:rsidDel="00A755C9">
          <w:rPr>
            <w:noProof/>
            <w:webHidden/>
          </w:rPr>
          <w:tab/>
          <w:delText>74</w:delText>
        </w:r>
      </w:del>
    </w:p>
    <w:p w14:paraId="0AA31AAC" w14:textId="4985076E" w:rsidR="003022E0" w:rsidDel="00A755C9" w:rsidRDefault="003022E0">
      <w:pPr>
        <w:pStyle w:val="TDC3"/>
        <w:tabs>
          <w:tab w:val="left" w:pos="1320"/>
          <w:tab w:val="right" w:leader="dot" w:pos="8354"/>
        </w:tabs>
        <w:rPr>
          <w:del w:id="779" w:author="Pablo Barrero Cruz" w:date="2026-06-30T16:06:00Z" w16du:dateUtc="2026-06-30T14:06:00Z"/>
          <w:rFonts w:eastAsiaTheme="minorEastAsia"/>
          <w:i w:val="0"/>
          <w:iCs w:val="0"/>
          <w:noProof/>
          <w:kern w:val="2"/>
          <w:sz w:val="24"/>
          <w:szCs w:val="24"/>
          <w:lang w:eastAsia="es-ES"/>
          <w14:ligatures w14:val="standardContextual"/>
        </w:rPr>
      </w:pPr>
      <w:del w:id="780" w:author="Pablo Barrero Cruz" w:date="2026-06-30T16:06:00Z" w16du:dateUtc="2026-06-30T14:06:00Z">
        <w:r w:rsidRPr="00A755C9" w:rsidDel="00A755C9">
          <w:rPr>
            <w:rPrChange w:id="781" w:author="Pablo Barrero Cruz" w:date="2026-06-30T16:06:00Z" w16du:dateUtc="2026-06-30T14:06:00Z">
              <w:rPr>
                <w:rStyle w:val="Hipervnculo"/>
                <w:i w:val="0"/>
                <w:iCs w:val="0"/>
                <w:noProof/>
              </w:rPr>
            </w:rPrChange>
          </w:rPr>
          <w:delText>5.5.20</w:delText>
        </w:r>
        <w:r w:rsidDel="00A755C9">
          <w:rPr>
            <w:rFonts w:eastAsiaTheme="minorEastAsia"/>
            <w:i w:val="0"/>
            <w:iCs w:val="0"/>
            <w:noProof/>
            <w:kern w:val="2"/>
            <w:sz w:val="24"/>
            <w:szCs w:val="24"/>
            <w:lang w:eastAsia="es-ES"/>
            <w14:ligatures w14:val="standardContextual"/>
          </w:rPr>
          <w:tab/>
        </w:r>
        <w:r w:rsidRPr="00A755C9" w:rsidDel="00A755C9">
          <w:rPr>
            <w:rPrChange w:id="782" w:author="Pablo Barrero Cruz" w:date="2026-06-30T16:06:00Z" w16du:dateUtc="2026-06-30T14:06:00Z">
              <w:rPr>
                <w:rStyle w:val="Hipervnculo"/>
                <w:i w:val="0"/>
                <w:iCs w:val="0"/>
                <w:noProof/>
              </w:rPr>
            </w:rPrChange>
          </w:rPr>
          <w:delText>UC-20 - Gestionar grupos</w:delText>
        </w:r>
        <w:r w:rsidDel="00A755C9">
          <w:rPr>
            <w:noProof/>
            <w:webHidden/>
          </w:rPr>
          <w:tab/>
          <w:delText>75</w:delText>
        </w:r>
      </w:del>
    </w:p>
    <w:p w14:paraId="2E42F1E1" w14:textId="14A6A079" w:rsidR="003022E0" w:rsidDel="00A755C9" w:rsidRDefault="003022E0">
      <w:pPr>
        <w:pStyle w:val="TDC3"/>
        <w:tabs>
          <w:tab w:val="left" w:pos="1320"/>
          <w:tab w:val="right" w:leader="dot" w:pos="8354"/>
        </w:tabs>
        <w:rPr>
          <w:del w:id="783" w:author="Pablo Barrero Cruz" w:date="2026-06-30T16:06:00Z" w16du:dateUtc="2026-06-30T14:06:00Z"/>
          <w:rFonts w:eastAsiaTheme="minorEastAsia"/>
          <w:i w:val="0"/>
          <w:iCs w:val="0"/>
          <w:noProof/>
          <w:kern w:val="2"/>
          <w:sz w:val="24"/>
          <w:szCs w:val="24"/>
          <w:lang w:eastAsia="es-ES"/>
          <w14:ligatures w14:val="standardContextual"/>
        </w:rPr>
      </w:pPr>
      <w:del w:id="784" w:author="Pablo Barrero Cruz" w:date="2026-06-30T16:06:00Z" w16du:dateUtc="2026-06-30T14:06:00Z">
        <w:r w:rsidRPr="00A755C9" w:rsidDel="00A755C9">
          <w:rPr>
            <w:rPrChange w:id="785" w:author="Pablo Barrero Cruz" w:date="2026-06-30T16:06:00Z" w16du:dateUtc="2026-06-30T14:06:00Z">
              <w:rPr>
                <w:rStyle w:val="Hipervnculo"/>
                <w:i w:val="0"/>
                <w:iCs w:val="0"/>
                <w:noProof/>
              </w:rPr>
            </w:rPrChange>
          </w:rPr>
          <w:delText>5.5.21</w:delText>
        </w:r>
        <w:r w:rsidDel="00A755C9">
          <w:rPr>
            <w:rFonts w:eastAsiaTheme="minorEastAsia"/>
            <w:i w:val="0"/>
            <w:iCs w:val="0"/>
            <w:noProof/>
            <w:kern w:val="2"/>
            <w:sz w:val="24"/>
            <w:szCs w:val="24"/>
            <w:lang w:eastAsia="es-ES"/>
            <w14:ligatures w14:val="standardContextual"/>
          </w:rPr>
          <w:tab/>
        </w:r>
        <w:r w:rsidRPr="00A755C9" w:rsidDel="00A755C9">
          <w:rPr>
            <w:rPrChange w:id="786" w:author="Pablo Barrero Cruz" w:date="2026-06-30T16:06:00Z" w16du:dateUtc="2026-06-30T14:06:00Z">
              <w:rPr>
                <w:rStyle w:val="Hipervnculo"/>
                <w:i w:val="0"/>
                <w:iCs w:val="0"/>
                <w:noProof/>
              </w:rPr>
            </w:rPrChange>
          </w:rPr>
          <w:delText>UC-21 - Asignar cuestionario a grupos</w:delText>
        </w:r>
        <w:r w:rsidDel="00A755C9">
          <w:rPr>
            <w:noProof/>
            <w:webHidden/>
          </w:rPr>
          <w:tab/>
          <w:delText>76</w:delText>
        </w:r>
      </w:del>
    </w:p>
    <w:p w14:paraId="594623D2" w14:textId="5B29B8C8" w:rsidR="003022E0" w:rsidDel="00A755C9" w:rsidRDefault="003022E0">
      <w:pPr>
        <w:pStyle w:val="TDC2"/>
        <w:rPr>
          <w:del w:id="787" w:author="Pablo Barrero Cruz" w:date="2026-06-30T16:06:00Z" w16du:dateUtc="2026-06-30T14:06:00Z"/>
          <w:rFonts w:eastAsiaTheme="minorEastAsia"/>
          <w:smallCaps w:val="0"/>
          <w:noProof/>
          <w:kern w:val="2"/>
          <w:sz w:val="24"/>
          <w:szCs w:val="24"/>
          <w:lang w:eastAsia="es-ES"/>
          <w14:ligatures w14:val="standardContextual"/>
        </w:rPr>
      </w:pPr>
      <w:del w:id="788" w:author="Pablo Barrero Cruz" w:date="2026-06-30T16:06:00Z" w16du:dateUtc="2026-06-30T14:06:00Z">
        <w:r w:rsidRPr="00A755C9" w:rsidDel="00A755C9">
          <w:rPr>
            <w:rPrChange w:id="789" w:author="Pablo Barrero Cruz" w:date="2026-06-30T16:06:00Z" w16du:dateUtc="2026-06-30T14:06:00Z">
              <w:rPr>
                <w:rStyle w:val="Hipervnculo"/>
                <w:smallCaps w:val="0"/>
                <w:noProof/>
              </w:rPr>
            </w:rPrChange>
          </w:rPr>
          <w:delText>5.6</w:delText>
        </w:r>
        <w:r w:rsidDel="00A755C9">
          <w:rPr>
            <w:rFonts w:eastAsiaTheme="minorEastAsia"/>
            <w:smallCaps w:val="0"/>
            <w:noProof/>
            <w:kern w:val="2"/>
            <w:sz w:val="24"/>
            <w:szCs w:val="24"/>
            <w:lang w:eastAsia="es-ES"/>
            <w14:ligatures w14:val="standardContextual"/>
          </w:rPr>
          <w:tab/>
        </w:r>
        <w:r w:rsidRPr="00A755C9" w:rsidDel="00A755C9">
          <w:rPr>
            <w:rPrChange w:id="790" w:author="Pablo Barrero Cruz" w:date="2026-06-30T16:06:00Z" w16du:dateUtc="2026-06-30T14:06:00Z">
              <w:rPr>
                <w:rStyle w:val="Hipervnculo"/>
                <w:smallCaps w:val="0"/>
                <w:noProof/>
              </w:rPr>
            </w:rPrChange>
          </w:rPr>
          <w:delText>Relación Escenarios – Casos de Uso – Requisitos</w:delText>
        </w:r>
        <w:r w:rsidDel="00A755C9">
          <w:rPr>
            <w:noProof/>
            <w:webHidden/>
          </w:rPr>
          <w:tab/>
          <w:delText>77</w:delText>
        </w:r>
      </w:del>
    </w:p>
    <w:p w14:paraId="72D91C62" w14:textId="0006C307" w:rsidR="003022E0" w:rsidDel="00A755C9" w:rsidRDefault="003022E0">
      <w:pPr>
        <w:pStyle w:val="TDC2"/>
        <w:rPr>
          <w:del w:id="791" w:author="Pablo Barrero Cruz" w:date="2026-06-30T16:06:00Z" w16du:dateUtc="2026-06-30T14:06:00Z"/>
          <w:rFonts w:eastAsiaTheme="minorEastAsia"/>
          <w:smallCaps w:val="0"/>
          <w:noProof/>
          <w:kern w:val="2"/>
          <w:sz w:val="24"/>
          <w:szCs w:val="24"/>
          <w:lang w:eastAsia="es-ES"/>
          <w14:ligatures w14:val="standardContextual"/>
        </w:rPr>
      </w:pPr>
      <w:del w:id="792" w:author="Pablo Barrero Cruz" w:date="2026-06-30T16:06:00Z" w16du:dateUtc="2026-06-30T14:06:00Z">
        <w:r w:rsidRPr="00A755C9" w:rsidDel="00A755C9">
          <w:rPr>
            <w:rPrChange w:id="793" w:author="Pablo Barrero Cruz" w:date="2026-06-30T16:06:00Z" w16du:dateUtc="2026-06-30T14:06:00Z">
              <w:rPr>
                <w:rStyle w:val="Hipervnculo"/>
                <w:smallCaps w:val="0"/>
                <w:noProof/>
              </w:rPr>
            </w:rPrChange>
          </w:rPr>
          <w:delText>5.7</w:delText>
        </w:r>
        <w:r w:rsidDel="00A755C9">
          <w:rPr>
            <w:rFonts w:eastAsiaTheme="minorEastAsia"/>
            <w:smallCaps w:val="0"/>
            <w:noProof/>
            <w:kern w:val="2"/>
            <w:sz w:val="24"/>
            <w:szCs w:val="24"/>
            <w:lang w:eastAsia="es-ES"/>
            <w14:ligatures w14:val="standardContextual"/>
          </w:rPr>
          <w:tab/>
        </w:r>
        <w:r w:rsidRPr="00A755C9" w:rsidDel="00A755C9">
          <w:rPr>
            <w:rPrChange w:id="794" w:author="Pablo Barrero Cruz" w:date="2026-06-30T16:06:00Z" w16du:dateUtc="2026-06-30T14:06:00Z">
              <w:rPr>
                <w:rStyle w:val="Hipervnculo"/>
                <w:smallCaps w:val="0"/>
                <w:noProof/>
              </w:rPr>
            </w:rPrChange>
          </w:rPr>
          <w:delText>Análisis de Interfaces de Usuario</w:delText>
        </w:r>
        <w:r w:rsidDel="00A755C9">
          <w:rPr>
            <w:noProof/>
            <w:webHidden/>
          </w:rPr>
          <w:tab/>
          <w:delText>79</w:delText>
        </w:r>
      </w:del>
    </w:p>
    <w:p w14:paraId="0E22C76D" w14:textId="480D0AB4" w:rsidR="003022E0" w:rsidDel="00A755C9" w:rsidRDefault="003022E0">
      <w:pPr>
        <w:pStyle w:val="TDC3"/>
        <w:tabs>
          <w:tab w:val="left" w:pos="1320"/>
          <w:tab w:val="right" w:leader="dot" w:pos="8354"/>
        </w:tabs>
        <w:rPr>
          <w:del w:id="795" w:author="Pablo Barrero Cruz" w:date="2026-06-30T16:06:00Z" w16du:dateUtc="2026-06-30T14:06:00Z"/>
          <w:rFonts w:eastAsiaTheme="minorEastAsia"/>
          <w:i w:val="0"/>
          <w:iCs w:val="0"/>
          <w:noProof/>
          <w:kern w:val="2"/>
          <w:sz w:val="24"/>
          <w:szCs w:val="24"/>
          <w:lang w:eastAsia="es-ES"/>
          <w14:ligatures w14:val="standardContextual"/>
        </w:rPr>
      </w:pPr>
      <w:del w:id="796" w:author="Pablo Barrero Cruz" w:date="2026-06-30T16:06:00Z" w16du:dateUtc="2026-06-30T14:06:00Z">
        <w:r w:rsidRPr="00A755C9" w:rsidDel="00A755C9">
          <w:rPr>
            <w:rPrChange w:id="797" w:author="Pablo Barrero Cruz" w:date="2026-06-30T16:06:00Z" w16du:dateUtc="2026-06-30T14:06:00Z">
              <w:rPr>
                <w:rStyle w:val="Hipervnculo"/>
                <w:i w:val="0"/>
                <w:iCs w:val="0"/>
                <w:noProof/>
              </w:rPr>
            </w:rPrChange>
          </w:rPr>
          <w:delText>5.7.1</w:delText>
        </w:r>
        <w:r w:rsidDel="00A755C9">
          <w:rPr>
            <w:rFonts w:eastAsiaTheme="minorEastAsia"/>
            <w:i w:val="0"/>
            <w:iCs w:val="0"/>
            <w:noProof/>
            <w:kern w:val="2"/>
            <w:sz w:val="24"/>
            <w:szCs w:val="24"/>
            <w:lang w:eastAsia="es-ES"/>
            <w14:ligatures w14:val="standardContextual"/>
          </w:rPr>
          <w:tab/>
        </w:r>
        <w:r w:rsidRPr="00A755C9" w:rsidDel="00A755C9">
          <w:rPr>
            <w:rPrChange w:id="798" w:author="Pablo Barrero Cruz" w:date="2026-06-30T16:06:00Z" w16du:dateUtc="2026-06-30T14:06:00Z">
              <w:rPr>
                <w:rStyle w:val="Hipervnculo"/>
                <w:i w:val="0"/>
                <w:iCs w:val="0"/>
                <w:noProof/>
              </w:rPr>
            </w:rPrChange>
          </w:rPr>
          <w:delText>Descripción de la Interfaz</w:delText>
        </w:r>
        <w:r w:rsidDel="00A755C9">
          <w:rPr>
            <w:noProof/>
            <w:webHidden/>
          </w:rPr>
          <w:tab/>
          <w:delText>79</w:delText>
        </w:r>
      </w:del>
    </w:p>
    <w:p w14:paraId="674962C2" w14:textId="30C62B27" w:rsidR="003022E0" w:rsidDel="00A755C9" w:rsidRDefault="003022E0">
      <w:pPr>
        <w:pStyle w:val="TDC3"/>
        <w:tabs>
          <w:tab w:val="left" w:pos="1320"/>
          <w:tab w:val="right" w:leader="dot" w:pos="8354"/>
        </w:tabs>
        <w:rPr>
          <w:del w:id="799" w:author="Pablo Barrero Cruz" w:date="2026-06-30T16:06:00Z" w16du:dateUtc="2026-06-30T14:06:00Z"/>
          <w:rFonts w:eastAsiaTheme="minorEastAsia"/>
          <w:i w:val="0"/>
          <w:iCs w:val="0"/>
          <w:noProof/>
          <w:kern w:val="2"/>
          <w:sz w:val="24"/>
          <w:szCs w:val="24"/>
          <w:lang w:eastAsia="es-ES"/>
          <w14:ligatures w14:val="standardContextual"/>
        </w:rPr>
      </w:pPr>
      <w:del w:id="800" w:author="Pablo Barrero Cruz" w:date="2026-06-30T16:06:00Z" w16du:dateUtc="2026-06-30T14:06:00Z">
        <w:r w:rsidRPr="00A755C9" w:rsidDel="00A755C9">
          <w:rPr>
            <w:rPrChange w:id="801" w:author="Pablo Barrero Cruz" w:date="2026-06-30T16:06:00Z" w16du:dateUtc="2026-06-30T14:06:00Z">
              <w:rPr>
                <w:rStyle w:val="Hipervnculo"/>
                <w:i w:val="0"/>
                <w:iCs w:val="0"/>
                <w:noProof/>
              </w:rPr>
            </w:rPrChange>
          </w:rPr>
          <w:delText>5.7.2</w:delText>
        </w:r>
        <w:r w:rsidDel="00A755C9">
          <w:rPr>
            <w:rFonts w:eastAsiaTheme="minorEastAsia"/>
            <w:i w:val="0"/>
            <w:iCs w:val="0"/>
            <w:noProof/>
            <w:kern w:val="2"/>
            <w:sz w:val="24"/>
            <w:szCs w:val="24"/>
            <w:lang w:eastAsia="es-ES"/>
            <w14:ligatures w14:val="standardContextual"/>
          </w:rPr>
          <w:tab/>
        </w:r>
        <w:r w:rsidRPr="00A755C9" w:rsidDel="00A755C9">
          <w:rPr>
            <w:rPrChange w:id="802" w:author="Pablo Barrero Cruz" w:date="2026-06-30T16:06:00Z" w16du:dateUtc="2026-06-30T14:06:00Z">
              <w:rPr>
                <w:rStyle w:val="Hipervnculo"/>
                <w:i w:val="0"/>
                <w:iCs w:val="0"/>
                <w:noProof/>
              </w:rPr>
            </w:rPrChange>
          </w:rPr>
          <w:delText>Descripción del Comportamiento de la Interfaz</w:delText>
        </w:r>
        <w:r w:rsidDel="00A755C9">
          <w:rPr>
            <w:noProof/>
            <w:webHidden/>
          </w:rPr>
          <w:tab/>
          <w:delText>81</w:delText>
        </w:r>
      </w:del>
    </w:p>
    <w:p w14:paraId="055E953B" w14:textId="74BE5E32" w:rsidR="003022E0" w:rsidDel="00A755C9" w:rsidRDefault="003022E0">
      <w:pPr>
        <w:pStyle w:val="TDC3"/>
        <w:tabs>
          <w:tab w:val="left" w:pos="1320"/>
          <w:tab w:val="right" w:leader="dot" w:pos="8354"/>
        </w:tabs>
        <w:rPr>
          <w:del w:id="803" w:author="Pablo Barrero Cruz" w:date="2026-06-30T16:06:00Z" w16du:dateUtc="2026-06-30T14:06:00Z"/>
          <w:rFonts w:eastAsiaTheme="minorEastAsia"/>
          <w:i w:val="0"/>
          <w:iCs w:val="0"/>
          <w:noProof/>
          <w:kern w:val="2"/>
          <w:sz w:val="24"/>
          <w:szCs w:val="24"/>
          <w:lang w:eastAsia="es-ES"/>
          <w14:ligatures w14:val="standardContextual"/>
        </w:rPr>
      </w:pPr>
      <w:del w:id="804" w:author="Pablo Barrero Cruz" w:date="2026-06-30T16:06:00Z" w16du:dateUtc="2026-06-30T14:06:00Z">
        <w:r w:rsidRPr="00A755C9" w:rsidDel="00A755C9">
          <w:rPr>
            <w:rPrChange w:id="805" w:author="Pablo Barrero Cruz" w:date="2026-06-30T16:06:00Z" w16du:dateUtc="2026-06-30T14:06:00Z">
              <w:rPr>
                <w:rStyle w:val="Hipervnculo"/>
                <w:i w:val="0"/>
                <w:iCs w:val="0"/>
                <w:noProof/>
              </w:rPr>
            </w:rPrChange>
          </w:rPr>
          <w:delText>5.7.3</w:delText>
        </w:r>
        <w:r w:rsidDel="00A755C9">
          <w:rPr>
            <w:rFonts w:eastAsiaTheme="minorEastAsia"/>
            <w:i w:val="0"/>
            <w:iCs w:val="0"/>
            <w:noProof/>
            <w:kern w:val="2"/>
            <w:sz w:val="24"/>
            <w:szCs w:val="24"/>
            <w:lang w:eastAsia="es-ES"/>
            <w14:ligatures w14:val="standardContextual"/>
          </w:rPr>
          <w:tab/>
        </w:r>
        <w:r w:rsidRPr="00A755C9" w:rsidDel="00A755C9">
          <w:rPr>
            <w:rPrChange w:id="806" w:author="Pablo Barrero Cruz" w:date="2026-06-30T16:06:00Z" w16du:dateUtc="2026-06-30T14:06:00Z">
              <w:rPr>
                <w:rStyle w:val="Hipervnculo"/>
                <w:i w:val="0"/>
                <w:iCs w:val="0"/>
                <w:noProof/>
              </w:rPr>
            </w:rPrChange>
          </w:rPr>
          <w:delText>Diagrama de Navegabilidad</w:delText>
        </w:r>
        <w:r w:rsidDel="00A755C9">
          <w:rPr>
            <w:noProof/>
            <w:webHidden/>
          </w:rPr>
          <w:tab/>
          <w:delText>82</w:delText>
        </w:r>
      </w:del>
    </w:p>
    <w:p w14:paraId="188FA95D" w14:textId="74836C46" w:rsidR="003022E0" w:rsidDel="00A755C9" w:rsidRDefault="003022E0">
      <w:pPr>
        <w:pStyle w:val="TDC2"/>
        <w:rPr>
          <w:del w:id="807" w:author="Pablo Barrero Cruz" w:date="2026-06-30T16:06:00Z" w16du:dateUtc="2026-06-30T14:06:00Z"/>
          <w:rFonts w:eastAsiaTheme="minorEastAsia"/>
          <w:smallCaps w:val="0"/>
          <w:noProof/>
          <w:kern w:val="2"/>
          <w:sz w:val="24"/>
          <w:szCs w:val="24"/>
          <w:lang w:eastAsia="es-ES"/>
          <w14:ligatures w14:val="standardContextual"/>
        </w:rPr>
      </w:pPr>
      <w:del w:id="808" w:author="Pablo Barrero Cruz" w:date="2026-06-30T16:06:00Z" w16du:dateUtc="2026-06-30T14:06:00Z">
        <w:r w:rsidRPr="00A755C9" w:rsidDel="00A755C9">
          <w:rPr>
            <w:rPrChange w:id="809" w:author="Pablo Barrero Cruz" w:date="2026-06-30T16:06:00Z" w16du:dateUtc="2026-06-30T14:06:00Z">
              <w:rPr>
                <w:rStyle w:val="Hipervnculo"/>
                <w:smallCaps w:val="0"/>
                <w:noProof/>
              </w:rPr>
            </w:rPrChange>
          </w:rPr>
          <w:delText>5.8</w:delText>
        </w:r>
        <w:r w:rsidDel="00A755C9">
          <w:rPr>
            <w:rFonts w:eastAsiaTheme="minorEastAsia"/>
            <w:smallCaps w:val="0"/>
            <w:noProof/>
            <w:kern w:val="2"/>
            <w:sz w:val="24"/>
            <w:szCs w:val="24"/>
            <w:lang w:eastAsia="es-ES"/>
            <w14:ligatures w14:val="standardContextual"/>
          </w:rPr>
          <w:tab/>
        </w:r>
        <w:r w:rsidRPr="00A755C9" w:rsidDel="00A755C9">
          <w:rPr>
            <w:rPrChange w:id="810" w:author="Pablo Barrero Cruz" w:date="2026-06-30T16:06:00Z" w16du:dateUtc="2026-06-30T14:06:00Z">
              <w:rPr>
                <w:rStyle w:val="Hipervnculo"/>
                <w:smallCaps w:val="0"/>
                <w:noProof/>
              </w:rPr>
            </w:rPrChange>
          </w:rPr>
          <w:delText>Especificación del Plan de Pruebas</w:delText>
        </w:r>
        <w:r w:rsidDel="00A755C9">
          <w:rPr>
            <w:noProof/>
            <w:webHidden/>
          </w:rPr>
          <w:tab/>
          <w:delText>82</w:delText>
        </w:r>
      </w:del>
    </w:p>
    <w:p w14:paraId="5A611FB6" w14:textId="6EE0B99D" w:rsidR="003022E0" w:rsidDel="00A755C9" w:rsidRDefault="003022E0">
      <w:pPr>
        <w:pStyle w:val="TDC3"/>
        <w:tabs>
          <w:tab w:val="left" w:pos="1320"/>
          <w:tab w:val="right" w:leader="dot" w:pos="8354"/>
        </w:tabs>
        <w:rPr>
          <w:del w:id="811" w:author="Pablo Barrero Cruz" w:date="2026-06-30T16:06:00Z" w16du:dateUtc="2026-06-30T14:06:00Z"/>
          <w:rFonts w:eastAsiaTheme="minorEastAsia"/>
          <w:i w:val="0"/>
          <w:iCs w:val="0"/>
          <w:noProof/>
          <w:kern w:val="2"/>
          <w:sz w:val="24"/>
          <w:szCs w:val="24"/>
          <w:lang w:eastAsia="es-ES"/>
          <w14:ligatures w14:val="standardContextual"/>
        </w:rPr>
      </w:pPr>
      <w:del w:id="812" w:author="Pablo Barrero Cruz" w:date="2026-06-30T16:06:00Z" w16du:dateUtc="2026-06-30T14:06:00Z">
        <w:r w:rsidRPr="00A755C9" w:rsidDel="00A755C9">
          <w:rPr>
            <w:rPrChange w:id="813" w:author="Pablo Barrero Cruz" w:date="2026-06-30T16:06:00Z" w16du:dateUtc="2026-06-30T14:06:00Z">
              <w:rPr>
                <w:rStyle w:val="Hipervnculo"/>
                <w:i w:val="0"/>
                <w:iCs w:val="0"/>
                <w:noProof/>
              </w:rPr>
            </w:rPrChange>
          </w:rPr>
          <w:delText>5.8.1</w:delText>
        </w:r>
        <w:r w:rsidDel="00A755C9">
          <w:rPr>
            <w:rFonts w:eastAsiaTheme="minorEastAsia"/>
            <w:i w:val="0"/>
            <w:iCs w:val="0"/>
            <w:noProof/>
            <w:kern w:val="2"/>
            <w:sz w:val="24"/>
            <w:szCs w:val="24"/>
            <w:lang w:eastAsia="es-ES"/>
            <w14:ligatures w14:val="standardContextual"/>
          </w:rPr>
          <w:tab/>
        </w:r>
        <w:r w:rsidRPr="00A755C9" w:rsidDel="00A755C9">
          <w:rPr>
            <w:rPrChange w:id="814" w:author="Pablo Barrero Cruz" w:date="2026-06-30T16:06:00Z" w16du:dateUtc="2026-06-30T14:06:00Z">
              <w:rPr>
                <w:rStyle w:val="Hipervnculo"/>
                <w:i w:val="0"/>
                <w:iCs w:val="0"/>
                <w:noProof/>
                <w:lang w:eastAsia="es-ES" w:bidi="es-ES"/>
              </w:rPr>
            </w:rPrChange>
          </w:rPr>
          <w:delText>Pruebas Unitarias</w:delText>
        </w:r>
        <w:r w:rsidDel="00A755C9">
          <w:rPr>
            <w:noProof/>
            <w:webHidden/>
          </w:rPr>
          <w:tab/>
          <w:delText>83</w:delText>
        </w:r>
      </w:del>
    </w:p>
    <w:p w14:paraId="5B0A7B88" w14:textId="7EFC7560" w:rsidR="003022E0" w:rsidDel="00A755C9" w:rsidRDefault="003022E0">
      <w:pPr>
        <w:pStyle w:val="TDC3"/>
        <w:tabs>
          <w:tab w:val="left" w:pos="1320"/>
          <w:tab w:val="right" w:leader="dot" w:pos="8354"/>
        </w:tabs>
        <w:rPr>
          <w:del w:id="815" w:author="Pablo Barrero Cruz" w:date="2026-06-30T16:06:00Z" w16du:dateUtc="2026-06-30T14:06:00Z"/>
          <w:rFonts w:eastAsiaTheme="minorEastAsia"/>
          <w:i w:val="0"/>
          <w:iCs w:val="0"/>
          <w:noProof/>
          <w:kern w:val="2"/>
          <w:sz w:val="24"/>
          <w:szCs w:val="24"/>
          <w:lang w:eastAsia="es-ES"/>
          <w14:ligatures w14:val="standardContextual"/>
        </w:rPr>
      </w:pPr>
      <w:del w:id="816" w:author="Pablo Barrero Cruz" w:date="2026-06-30T16:06:00Z" w16du:dateUtc="2026-06-30T14:06:00Z">
        <w:r w:rsidRPr="00A755C9" w:rsidDel="00A755C9">
          <w:rPr>
            <w:rPrChange w:id="817" w:author="Pablo Barrero Cruz" w:date="2026-06-30T16:06:00Z" w16du:dateUtc="2026-06-30T14:06:00Z">
              <w:rPr>
                <w:rStyle w:val="Hipervnculo"/>
                <w:i w:val="0"/>
                <w:iCs w:val="0"/>
                <w:noProof/>
              </w:rPr>
            </w:rPrChange>
          </w:rPr>
          <w:delText>5.8.2</w:delText>
        </w:r>
        <w:r w:rsidDel="00A755C9">
          <w:rPr>
            <w:rFonts w:eastAsiaTheme="minorEastAsia"/>
            <w:i w:val="0"/>
            <w:iCs w:val="0"/>
            <w:noProof/>
            <w:kern w:val="2"/>
            <w:sz w:val="24"/>
            <w:szCs w:val="24"/>
            <w:lang w:eastAsia="es-ES"/>
            <w14:ligatures w14:val="standardContextual"/>
          </w:rPr>
          <w:tab/>
        </w:r>
        <w:r w:rsidRPr="00A755C9" w:rsidDel="00A755C9">
          <w:rPr>
            <w:rPrChange w:id="818" w:author="Pablo Barrero Cruz" w:date="2026-06-30T16:06:00Z" w16du:dateUtc="2026-06-30T14:06:00Z">
              <w:rPr>
                <w:rStyle w:val="Hipervnculo"/>
                <w:i w:val="0"/>
                <w:iCs w:val="0"/>
                <w:noProof/>
                <w:lang w:eastAsia="es-ES" w:bidi="es-ES"/>
              </w:rPr>
            </w:rPrChange>
          </w:rPr>
          <w:delText>Pruebas de Integración y del Sistema</w:delText>
        </w:r>
        <w:r w:rsidDel="00A755C9">
          <w:rPr>
            <w:noProof/>
            <w:webHidden/>
          </w:rPr>
          <w:tab/>
          <w:delText>85</w:delText>
        </w:r>
      </w:del>
    </w:p>
    <w:p w14:paraId="3C31F842" w14:textId="3092D22F" w:rsidR="003022E0" w:rsidDel="00A755C9" w:rsidRDefault="003022E0">
      <w:pPr>
        <w:pStyle w:val="TDC3"/>
        <w:tabs>
          <w:tab w:val="left" w:pos="1320"/>
          <w:tab w:val="right" w:leader="dot" w:pos="8354"/>
        </w:tabs>
        <w:rPr>
          <w:del w:id="819" w:author="Pablo Barrero Cruz" w:date="2026-06-30T16:06:00Z" w16du:dateUtc="2026-06-30T14:06:00Z"/>
          <w:rFonts w:eastAsiaTheme="minorEastAsia"/>
          <w:i w:val="0"/>
          <w:iCs w:val="0"/>
          <w:noProof/>
          <w:kern w:val="2"/>
          <w:sz w:val="24"/>
          <w:szCs w:val="24"/>
          <w:lang w:eastAsia="es-ES"/>
          <w14:ligatures w14:val="standardContextual"/>
        </w:rPr>
      </w:pPr>
      <w:del w:id="820" w:author="Pablo Barrero Cruz" w:date="2026-06-30T16:06:00Z" w16du:dateUtc="2026-06-30T14:06:00Z">
        <w:r w:rsidRPr="00A755C9" w:rsidDel="00A755C9">
          <w:rPr>
            <w:rPrChange w:id="821" w:author="Pablo Barrero Cruz" w:date="2026-06-30T16:06:00Z" w16du:dateUtc="2026-06-30T14:06:00Z">
              <w:rPr>
                <w:rStyle w:val="Hipervnculo"/>
                <w:i w:val="0"/>
                <w:iCs w:val="0"/>
                <w:noProof/>
              </w:rPr>
            </w:rPrChange>
          </w:rPr>
          <w:delText>5.8.3</w:delText>
        </w:r>
        <w:r w:rsidDel="00A755C9">
          <w:rPr>
            <w:rFonts w:eastAsiaTheme="minorEastAsia"/>
            <w:i w:val="0"/>
            <w:iCs w:val="0"/>
            <w:noProof/>
            <w:kern w:val="2"/>
            <w:sz w:val="24"/>
            <w:szCs w:val="24"/>
            <w:lang w:eastAsia="es-ES"/>
            <w14:ligatures w14:val="standardContextual"/>
          </w:rPr>
          <w:tab/>
        </w:r>
        <w:r w:rsidRPr="00A755C9" w:rsidDel="00A755C9">
          <w:rPr>
            <w:rPrChange w:id="822" w:author="Pablo Barrero Cruz" w:date="2026-06-30T16:06:00Z" w16du:dateUtc="2026-06-30T14:06:00Z">
              <w:rPr>
                <w:rStyle w:val="Hipervnculo"/>
                <w:i w:val="0"/>
                <w:iCs w:val="0"/>
                <w:noProof/>
                <w:lang w:eastAsia="es-ES" w:bidi="es-ES"/>
              </w:rPr>
            </w:rPrChange>
          </w:rPr>
          <w:delText>Pruebas de Usabilidad y Accesibilidad</w:delText>
        </w:r>
        <w:r w:rsidDel="00A755C9">
          <w:rPr>
            <w:noProof/>
            <w:webHidden/>
          </w:rPr>
          <w:tab/>
          <w:delText>86</w:delText>
        </w:r>
      </w:del>
    </w:p>
    <w:p w14:paraId="640DCC5F" w14:textId="795F2507" w:rsidR="003022E0" w:rsidDel="00A755C9" w:rsidRDefault="003022E0">
      <w:pPr>
        <w:pStyle w:val="TDC3"/>
        <w:tabs>
          <w:tab w:val="left" w:pos="1320"/>
          <w:tab w:val="right" w:leader="dot" w:pos="8354"/>
        </w:tabs>
        <w:rPr>
          <w:del w:id="823" w:author="Pablo Barrero Cruz" w:date="2026-06-30T16:06:00Z" w16du:dateUtc="2026-06-30T14:06:00Z"/>
          <w:rFonts w:eastAsiaTheme="minorEastAsia"/>
          <w:i w:val="0"/>
          <w:iCs w:val="0"/>
          <w:noProof/>
          <w:kern w:val="2"/>
          <w:sz w:val="24"/>
          <w:szCs w:val="24"/>
          <w:lang w:eastAsia="es-ES"/>
          <w14:ligatures w14:val="standardContextual"/>
        </w:rPr>
      </w:pPr>
      <w:del w:id="824" w:author="Pablo Barrero Cruz" w:date="2026-06-30T16:06:00Z" w16du:dateUtc="2026-06-30T14:06:00Z">
        <w:r w:rsidRPr="00A755C9" w:rsidDel="00A755C9">
          <w:rPr>
            <w:rPrChange w:id="825" w:author="Pablo Barrero Cruz" w:date="2026-06-30T16:06:00Z" w16du:dateUtc="2026-06-30T14:06:00Z">
              <w:rPr>
                <w:rStyle w:val="Hipervnculo"/>
                <w:i w:val="0"/>
                <w:iCs w:val="0"/>
                <w:noProof/>
              </w:rPr>
            </w:rPrChange>
          </w:rPr>
          <w:delText>5.8.4</w:delText>
        </w:r>
        <w:r w:rsidDel="00A755C9">
          <w:rPr>
            <w:rFonts w:eastAsiaTheme="minorEastAsia"/>
            <w:i w:val="0"/>
            <w:iCs w:val="0"/>
            <w:noProof/>
            <w:kern w:val="2"/>
            <w:sz w:val="24"/>
            <w:szCs w:val="24"/>
            <w:lang w:eastAsia="es-ES"/>
            <w14:ligatures w14:val="standardContextual"/>
          </w:rPr>
          <w:tab/>
        </w:r>
        <w:r w:rsidRPr="00A755C9" w:rsidDel="00A755C9">
          <w:rPr>
            <w:rPrChange w:id="826" w:author="Pablo Barrero Cruz" w:date="2026-06-30T16:06:00Z" w16du:dateUtc="2026-06-30T14:06:00Z">
              <w:rPr>
                <w:rStyle w:val="Hipervnculo"/>
                <w:i w:val="0"/>
                <w:iCs w:val="0"/>
                <w:noProof/>
                <w:lang w:eastAsia="es-ES" w:bidi="es-ES"/>
              </w:rPr>
            </w:rPrChange>
          </w:rPr>
          <w:delText>Pruebas de Rendimiento Básico</w:delText>
        </w:r>
        <w:r w:rsidDel="00A755C9">
          <w:rPr>
            <w:noProof/>
            <w:webHidden/>
          </w:rPr>
          <w:tab/>
          <w:delText>87</w:delText>
        </w:r>
      </w:del>
    </w:p>
    <w:p w14:paraId="006654E6" w14:textId="4270980D" w:rsidR="003022E0" w:rsidDel="00A755C9" w:rsidRDefault="003022E0">
      <w:pPr>
        <w:pStyle w:val="TDC3"/>
        <w:tabs>
          <w:tab w:val="left" w:pos="1320"/>
          <w:tab w:val="right" w:leader="dot" w:pos="8354"/>
        </w:tabs>
        <w:rPr>
          <w:del w:id="827" w:author="Pablo Barrero Cruz" w:date="2026-06-30T16:06:00Z" w16du:dateUtc="2026-06-30T14:06:00Z"/>
          <w:rFonts w:eastAsiaTheme="minorEastAsia"/>
          <w:i w:val="0"/>
          <w:iCs w:val="0"/>
          <w:noProof/>
          <w:kern w:val="2"/>
          <w:sz w:val="24"/>
          <w:szCs w:val="24"/>
          <w:lang w:eastAsia="es-ES"/>
          <w14:ligatures w14:val="standardContextual"/>
        </w:rPr>
      </w:pPr>
      <w:del w:id="828" w:author="Pablo Barrero Cruz" w:date="2026-06-30T16:06:00Z" w16du:dateUtc="2026-06-30T14:06:00Z">
        <w:r w:rsidRPr="00A755C9" w:rsidDel="00A755C9">
          <w:rPr>
            <w:rPrChange w:id="829" w:author="Pablo Barrero Cruz" w:date="2026-06-30T16:06:00Z" w16du:dateUtc="2026-06-30T14:06:00Z">
              <w:rPr>
                <w:rStyle w:val="Hipervnculo"/>
                <w:i w:val="0"/>
                <w:iCs w:val="0"/>
                <w:noProof/>
              </w:rPr>
            </w:rPrChange>
          </w:rPr>
          <w:delText>5.8.5</w:delText>
        </w:r>
        <w:r w:rsidDel="00A755C9">
          <w:rPr>
            <w:rFonts w:eastAsiaTheme="minorEastAsia"/>
            <w:i w:val="0"/>
            <w:iCs w:val="0"/>
            <w:noProof/>
            <w:kern w:val="2"/>
            <w:sz w:val="24"/>
            <w:szCs w:val="24"/>
            <w:lang w:eastAsia="es-ES"/>
            <w14:ligatures w14:val="standardContextual"/>
          </w:rPr>
          <w:tab/>
        </w:r>
        <w:r w:rsidRPr="00A755C9" w:rsidDel="00A755C9">
          <w:rPr>
            <w:rPrChange w:id="830" w:author="Pablo Barrero Cruz" w:date="2026-06-30T16:06:00Z" w16du:dateUtc="2026-06-30T14:06:00Z">
              <w:rPr>
                <w:rStyle w:val="Hipervnculo"/>
                <w:i w:val="0"/>
                <w:iCs w:val="0"/>
                <w:noProof/>
                <w:lang w:eastAsia="es-ES" w:bidi="es-ES"/>
              </w:rPr>
            </w:rPrChange>
          </w:rPr>
          <w:delText>Pruebas de Código y Validación Automática</w:delText>
        </w:r>
        <w:r w:rsidDel="00A755C9">
          <w:rPr>
            <w:noProof/>
            <w:webHidden/>
          </w:rPr>
          <w:tab/>
          <w:delText>88</w:delText>
        </w:r>
      </w:del>
    </w:p>
    <w:p w14:paraId="70D39CBF" w14:textId="2069C999" w:rsidR="003022E0" w:rsidDel="00A755C9" w:rsidRDefault="003022E0">
      <w:pPr>
        <w:pStyle w:val="TDC1"/>
        <w:tabs>
          <w:tab w:val="left" w:pos="1540"/>
          <w:tab w:val="right" w:leader="dot" w:pos="8354"/>
        </w:tabs>
        <w:rPr>
          <w:del w:id="831" w:author="Pablo Barrero Cruz" w:date="2026-06-30T16:06:00Z" w16du:dateUtc="2026-06-30T14:06:00Z"/>
          <w:rFonts w:eastAsiaTheme="minorEastAsia"/>
          <w:b w:val="0"/>
          <w:bCs w:val="0"/>
          <w:caps w:val="0"/>
          <w:noProof/>
          <w:kern w:val="2"/>
          <w:sz w:val="24"/>
          <w:szCs w:val="24"/>
          <w:lang w:eastAsia="es-ES"/>
          <w14:ligatures w14:val="standardContextual"/>
        </w:rPr>
      </w:pPr>
      <w:del w:id="832" w:author="Pablo Barrero Cruz" w:date="2026-06-30T16:06:00Z" w16du:dateUtc="2026-06-30T14:06:00Z">
        <w:r w:rsidRPr="00A755C9" w:rsidDel="00A755C9">
          <w:rPr>
            <w:rPrChange w:id="833" w:author="Pablo Barrero Cruz" w:date="2026-06-30T16:06:00Z" w16du:dateUtc="2026-06-30T14:06:00Z">
              <w:rPr>
                <w:rStyle w:val="Hipervnculo"/>
                <w:b w:val="0"/>
                <w:bCs w:val="0"/>
                <w:caps w:val="0"/>
                <w:noProof/>
              </w:rPr>
            </w:rPrChange>
          </w:rPr>
          <w:delText>Capítulo 6.</w:delText>
        </w:r>
        <w:r w:rsidDel="00A755C9">
          <w:rPr>
            <w:rFonts w:eastAsiaTheme="minorEastAsia"/>
            <w:b w:val="0"/>
            <w:bCs w:val="0"/>
            <w:caps w:val="0"/>
            <w:noProof/>
            <w:kern w:val="2"/>
            <w:sz w:val="24"/>
            <w:szCs w:val="24"/>
            <w:lang w:eastAsia="es-ES"/>
            <w14:ligatures w14:val="standardContextual"/>
          </w:rPr>
          <w:tab/>
        </w:r>
        <w:r w:rsidRPr="00A755C9" w:rsidDel="00A755C9">
          <w:rPr>
            <w:rPrChange w:id="834" w:author="Pablo Barrero Cruz" w:date="2026-06-30T16:06:00Z" w16du:dateUtc="2026-06-30T14:06:00Z">
              <w:rPr>
                <w:rStyle w:val="Hipervnculo"/>
                <w:b w:val="0"/>
                <w:bCs w:val="0"/>
                <w:caps w:val="0"/>
                <w:noProof/>
              </w:rPr>
            </w:rPrChange>
          </w:rPr>
          <w:delText>Diseño del Sistema</w:delText>
        </w:r>
        <w:r w:rsidDel="00A755C9">
          <w:rPr>
            <w:noProof/>
            <w:webHidden/>
          </w:rPr>
          <w:tab/>
          <w:delText>90</w:delText>
        </w:r>
      </w:del>
    </w:p>
    <w:p w14:paraId="01313724" w14:textId="343AEB89" w:rsidR="003022E0" w:rsidDel="00A755C9" w:rsidRDefault="003022E0">
      <w:pPr>
        <w:pStyle w:val="TDC2"/>
        <w:rPr>
          <w:del w:id="835" w:author="Pablo Barrero Cruz" w:date="2026-06-30T16:06:00Z" w16du:dateUtc="2026-06-30T14:06:00Z"/>
          <w:rFonts w:eastAsiaTheme="minorEastAsia"/>
          <w:smallCaps w:val="0"/>
          <w:noProof/>
          <w:kern w:val="2"/>
          <w:sz w:val="24"/>
          <w:szCs w:val="24"/>
          <w:lang w:eastAsia="es-ES"/>
          <w14:ligatures w14:val="standardContextual"/>
        </w:rPr>
      </w:pPr>
      <w:del w:id="836" w:author="Pablo Barrero Cruz" w:date="2026-06-30T16:06:00Z" w16du:dateUtc="2026-06-30T14:06:00Z">
        <w:r w:rsidRPr="00A755C9" w:rsidDel="00A755C9">
          <w:rPr>
            <w:rPrChange w:id="837" w:author="Pablo Barrero Cruz" w:date="2026-06-30T16:06:00Z" w16du:dateUtc="2026-06-30T14:06:00Z">
              <w:rPr>
                <w:rStyle w:val="Hipervnculo"/>
                <w:smallCaps w:val="0"/>
                <w:noProof/>
              </w:rPr>
            </w:rPrChange>
          </w:rPr>
          <w:delText>6.1</w:delText>
        </w:r>
        <w:r w:rsidDel="00A755C9">
          <w:rPr>
            <w:rFonts w:eastAsiaTheme="minorEastAsia"/>
            <w:smallCaps w:val="0"/>
            <w:noProof/>
            <w:kern w:val="2"/>
            <w:sz w:val="24"/>
            <w:szCs w:val="24"/>
            <w:lang w:eastAsia="es-ES"/>
            <w14:ligatures w14:val="standardContextual"/>
          </w:rPr>
          <w:tab/>
        </w:r>
        <w:r w:rsidRPr="00A755C9" w:rsidDel="00A755C9">
          <w:rPr>
            <w:rPrChange w:id="838" w:author="Pablo Barrero Cruz" w:date="2026-06-30T16:06:00Z" w16du:dateUtc="2026-06-30T14:06:00Z">
              <w:rPr>
                <w:rStyle w:val="Hipervnculo"/>
                <w:smallCaps w:val="0"/>
                <w:noProof/>
              </w:rPr>
            </w:rPrChange>
          </w:rPr>
          <w:delText>Arquitectura del Sistema</w:delText>
        </w:r>
        <w:r w:rsidDel="00A755C9">
          <w:rPr>
            <w:noProof/>
            <w:webHidden/>
          </w:rPr>
          <w:tab/>
          <w:delText>90</w:delText>
        </w:r>
      </w:del>
    </w:p>
    <w:p w14:paraId="581D0338" w14:textId="3F3EC75C" w:rsidR="003022E0" w:rsidDel="00A755C9" w:rsidRDefault="003022E0">
      <w:pPr>
        <w:pStyle w:val="TDC3"/>
        <w:tabs>
          <w:tab w:val="left" w:pos="1320"/>
          <w:tab w:val="right" w:leader="dot" w:pos="8354"/>
        </w:tabs>
        <w:rPr>
          <w:del w:id="839" w:author="Pablo Barrero Cruz" w:date="2026-06-30T16:06:00Z" w16du:dateUtc="2026-06-30T14:06:00Z"/>
          <w:rFonts w:eastAsiaTheme="minorEastAsia"/>
          <w:i w:val="0"/>
          <w:iCs w:val="0"/>
          <w:noProof/>
          <w:kern w:val="2"/>
          <w:sz w:val="24"/>
          <w:szCs w:val="24"/>
          <w:lang w:eastAsia="es-ES"/>
          <w14:ligatures w14:val="standardContextual"/>
        </w:rPr>
      </w:pPr>
      <w:del w:id="840" w:author="Pablo Barrero Cruz" w:date="2026-06-30T16:06:00Z" w16du:dateUtc="2026-06-30T14:06:00Z">
        <w:r w:rsidRPr="00A755C9" w:rsidDel="00A755C9">
          <w:rPr>
            <w:rPrChange w:id="841" w:author="Pablo Barrero Cruz" w:date="2026-06-30T16:06:00Z" w16du:dateUtc="2026-06-30T14:06:00Z">
              <w:rPr>
                <w:rStyle w:val="Hipervnculo"/>
                <w:i w:val="0"/>
                <w:iCs w:val="0"/>
                <w:noProof/>
              </w:rPr>
            </w:rPrChange>
          </w:rPr>
          <w:delText>6.1.1</w:delText>
        </w:r>
        <w:r w:rsidDel="00A755C9">
          <w:rPr>
            <w:rFonts w:eastAsiaTheme="minorEastAsia"/>
            <w:i w:val="0"/>
            <w:iCs w:val="0"/>
            <w:noProof/>
            <w:kern w:val="2"/>
            <w:sz w:val="24"/>
            <w:szCs w:val="24"/>
            <w:lang w:eastAsia="es-ES"/>
            <w14:ligatures w14:val="standardContextual"/>
          </w:rPr>
          <w:tab/>
        </w:r>
        <w:r w:rsidRPr="00A755C9" w:rsidDel="00A755C9">
          <w:rPr>
            <w:rPrChange w:id="842" w:author="Pablo Barrero Cruz" w:date="2026-06-30T16:06:00Z" w16du:dateUtc="2026-06-30T14:06:00Z">
              <w:rPr>
                <w:rStyle w:val="Hipervnculo"/>
                <w:i w:val="0"/>
                <w:iCs w:val="0"/>
                <w:noProof/>
              </w:rPr>
            </w:rPrChange>
          </w:rPr>
          <w:delText>Diagramas de Paquetes</w:delText>
        </w:r>
        <w:r w:rsidDel="00A755C9">
          <w:rPr>
            <w:noProof/>
            <w:webHidden/>
          </w:rPr>
          <w:tab/>
          <w:delText>90</w:delText>
        </w:r>
      </w:del>
    </w:p>
    <w:p w14:paraId="6C115C73" w14:textId="79595CDB" w:rsidR="003022E0" w:rsidDel="00A755C9" w:rsidRDefault="003022E0">
      <w:pPr>
        <w:pStyle w:val="TDC3"/>
        <w:tabs>
          <w:tab w:val="left" w:pos="1320"/>
          <w:tab w:val="right" w:leader="dot" w:pos="8354"/>
        </w:tabs>
        <w:rPr>
          <w:del w:id="843" w:author="Pablo Barrero Cruz" w:date="2026-06-30T16:06:00Z" w16du:dateUtc="2026-06-30T14:06:00Z"/>
          <w:rFonts w:eastAsiaTheme="minorEastAsia"/>
          <w:i w:val="0"/>
          <w:iCs w:val="0"/>
          <w:noProof/>
          <w:kern w:val="2"/>
          <w:sz w:val="24"/>
          <w:szCs w:val="24"/>
          <w:lang w:eastAsia="es-ES"/>
          <w14:ligatures w14:val="standardContextual"/>
        </w:rPr>
      </w:pPr>
      <w:del w:id="844" w:author="Pablo Barrero Cruz" w:date="2026-06-30T16:06:00Z" w16du:dateUtc="2026-06-30T14:06:00Z">
        <w:r w:rsidRPr="00A755C9" w:rsidDel="00A755C9">
          <w:rPr>
            <w:rPrChange w:id="845" w:author="Pablo Barrero Cruz" w:date="2026-06-30T16:06:00Z" w16du:dateUtc="2026-06-30T14:06:00Z">
              <w:rPr>
                <w:rStyle w:val="Hipervnculo"/>
                <w:i w:val="0"/>
                <w:iCs w:val="0"/>
                <w:noProof/>
              </w:rPr>
            </w:rPrChange>
          </w:rPr>
          <w:delText>6.1.2</w:delText>
        </w:r>
        <w:r w:rsidDel="00A755C9">
          <w:rPr>
            <w:rFonts w:eastAsiaTheme="minorEastAsia"/>
            <w:i w:val="0"/>
            <w:iCs w:val="0"/>
            <w:noProof/>
            <w:kern w:val="2"/>
            <w:sz w:val="24"/>
            <w:szCs w:val="24"/>
            <w:lang w:eastAsia="es-ES"/>
            <w14:ligatures w14:val="standardContextual"/>
          </w:rPr>
          <w:tab/>
        </w:r>
        <w:r w:rsidRPr="00A755C9" w:rsidDel="00A755C9">
          <w:rPr>
            <w:rPrChange w:id="846" w:author="Pablo Barrero Cruz" w:date="2026-06-30T16:06:00Z" w16du:dateUtc="2026-06-30T14:06:00Z">
              <w:rPr>
                <w:rStyle w:val="Hipervnculo"/>
                <w:i w:val="0"/>
                <w:iCs w:val="0"/>
                <w:noProof/>
              </w:rPr>
            </w:rPrChange>
          </w:rPr>
          <w:delText>Diagramas de Componentes</w:delText>
        </w:r>
        <w:r w:rsidDel="00A755C9">
          <w:rPr>
            <w:noProof/>
            <w:webHidden/>
          </w:rPr>
          <w:tab/>
          <w:delText>91</w:delText>
        </w:r>
      </w:del>
    </w:p>
    <w:p w14:paraId="71149CAA" w14:textId="28EFB57C" w:rsidR="003022E0" w:rsidDel="00A755C9" w:rsidRDefault="003022E0">
      <w:pPr>
        <w:pStyle w:val="TDC3"/>
        <w:tabs>
          <w:tab w:val="left" w:pos="1320"/>
          <w:tab w:val="right" w:leader="dot" w:pos="8354"/>
        </w:tabs>
        <w:rPr>
          <w:del w:id="847" w:author="Pablo Barrero Cruz" w:date="2026-06-30T16:06:00Z" w16du:dateUtc="2026-06-30T14:06:00Z"/>
          <w:rFonts w:eastAsiaTheme="minorEastAsia"/>
          <w:i w:val="0"/>
          <w:iCs w:val="0"/>
          <w:noProof/>
          <w:kern w:val="2"/>
          <w:sz w:val="24"/>
          <w:szCs w:val="24"/>
          <w:lang w:eastAsia="es-ES"/>
          <w14:ligatures w14:val="standardContextual"/>
        </w:rPr>
      </w:pPr>
      <w:del w:id="848" w:author="Pablo Barrero Cruz" w:date="2026-06-30T16:06:00Z" w16du:dateUtc="2026-06-30T14:06:00Z">
        <w:r w:rsidRPr="00A755C9" w:rsidDel="00A755C9">
          <w:rPr>
            <w:rPrChange w:id="849" w:author="Pablo Barrero Cruz" w:date="2026-06-30T16:06:00Z" w16du:dateUtc="2026-06-30T14:06:00Z">
              <w:rPr>
                <w:rStyle w:val="Hipervnculo"/>
                <w:i w:val="0"/>
                <w:iCs w:val="0"/>
                <w:noProof/>
              </w:rPr>
            </w:rPrChange>
          </w:rPr>
          <w:delText>6.1.3</w:delText>
        </w:r>
        <w:r w:rsidDel="00A755C9">
          <w:rPr>
            <w:rFonts w:eastAsiaTheme="minorEastAsia"/>
            <w:i w:val="0"/>
            <w:iCs w:val="0"/>
            <w:noProof/>
            <w:kern w:val="2"/>
            <w:sz w:val="24"/>
            <w:szCs w:val="24"/>
            <w:lang w:eastAsia="es-ES"/>
            <w14:ligatures w14:val="standardContextual"/>
          </w:rPr>
          <w:tab/>
        </w:r>
        <w:r w:rsidRPr="00A755C9" w:rsidDel="00A755C9">
          <w:rPr>
            <w:rPrChange w:id="850" w:author="Pablo Barrero Cruz" w:date="2026-06-30T16:06:00Z" w16du:dateUtc="2026-06-30T14:06:00Z">
              <w:rPr>
                <w:rStyle w:val="Hipervnculo"/>
                <w:i w:val="0"/>
                <w:iCs w:val="0"/>
                <w:noProof/>
              </w:rPr>
            </w:rPrChange>
          </w:rPr>
          <w:delText>Diagramas de Despliegue</w:delText>
        </w:r>
        <w:r w:rsidDel="00A755C9">
          <w:rPr>
            <w:noProof/>
            <w:webHidden/>
          </w:rPr>
          <w:tab/>
          <w:delText>92</w:delText>
        </w:r>
      </w:del>
    </w:p>
    <w:p w14:paraId="3ECB0D62" w14:textId="1625B76B" w:rsidR="003022E0" w:rsidDel="00A755C9" w:rsidRDefault="003022E0">
      <w:pPr>
        <w:pStyle w:val="TDC2"/>
        <w:rPr>
          <w:del w:id="851" w:author="Pablo Barrero Cruz" w:date="2026-06-30T16:06:00Z" w16du:dateUtc="2026-06-30T14:06:00Z"/>
          <w:rFonts w:eastAsiaTheme="minorEastAsia"/>
          <w:smallCaps w:val="0"/>
          <w:noProof/>
          <w:kern w:val="2"/>
          <w:sz w:val="24"/>
          <w:szCs w:val="24"/>
          <w:lang w:eastAsia="es-ES"/>
          <w14:ligatures w14:val="standardContextual"/>
        </w:rPr>
      </w:pPr>
      <w:del w:id="852" w:author="Pablo Barrero Cruz" w:date="2026-06-30T16:06:00Z" w16du:dateUtc="2026-06-30T14:06:00Z">
        <w:r w:rsidRPr="00A755C9" w:rsidDel="00A755C9">
          <w:rPr>
            <w:rPrChange w:id="853" w:author="Pablo Barrero Cruz" w:date="2026-06-30T16:06:00Z" w16du:dateUtc="2026-06-30T14:06:00Z">
              <w:rPr>
                <w:rStyle w:val="Hipervnculo"/>
                <w:smallCaps w:val="0"/>
                <w:noProof/>
              </w:rPr>
            </w:rPrChange>
          </w:rPr>
          <w:delText>6.2</w:delText>
        </w:r>
        <w:r w:rsidDel="00A755C9">
          <w:rPr>
            <w:rFonts w:eastAsiaTheme="minorEastAsia"/>
            <w:smallCaps w:val="0"/>
            <w:noProof/>
            <w:kern w:val="2"/>
            <w:sz w:val="24"/>
            <w:szCs w:val="24"/>
            <w:lang w:eastAsia="es-ES"/>
            <w14:ligatures w14:val="standardContextual"/>
          </w:rPr>
          <w:tab/>
        </w:r>
        <w:r w:rsidRPr="00A755C9" w:rsidDel="00A755C9">
          <w:rPr>
            <w:rPrChange w:id="854" w:author="Pablo Barrero Cruz" w:date="2026-06-30T16:06:00Z" w16du:dateUtc="2026-06-30T14:06:00Z">
              <w:rPr>
                <w:rStyle w:val="Hipervnculo"/>
                <w:smallCaps w:val="0"/>
                <w:noProof/>
              </w:rPr>
            </w:rPrChange>
          </w:rPr>
          <w:delText>Diseño de Clases</w:delText>
        </w:r>
        <w:r w:rsidDel="00A755C9">
          <w:rPr>
            <w:noProof/>
            <w:webHidden/>
          </w:rPr>
          <w:tab/>
          <w:delText>95</w:delText>
        </w:r>
      </w:del>
    </w:p>
    <w:p w14:paraId="0ECD4A89" w14:textId="3E8A8A9E" w:rsidR="003022E0" w:rsidDel="00A755C9" w:rsidRDefault="003022E0">
      <w:pPr>
        <w:pStyle w:val="TDC3"/>
        <w:tabs>
          <w:tab w:val="left" w:pos="1320"/>
          <w:tab w:val="right" w:leader="dot" w:pos="8354"/>
        </w:tabs>
        <w:rPr>
          <w:del w:id="855" w:author="Pablo Barrero Cruz" w:date="2026-06-30T16:06:00Z" w16du:dateUtc="2026-06-30T14:06:00Z"/>
          <w:rFonts w:eastAsiaTheme="minorEastAsia"/>
          <w:i w:val="0"/>
          <w:iCs w:val="0"/>
          <w:noProof/>
          <w:kern w:val="2"/>
          <w:sz w:val="24"/>
          <w:szCs w:val="24"/>
          <w:lang w:eastAsia="es-ES"/>
          <w14:ligatures w14:val="standardContextual"/>
        </w:rPr>
      </w:pPr>
      <w:del w:id="856" w:author="Pablo Barrero Cruz" w:date="2026-06-30T16:06:00Z" w16du:dateUtc="2026-06-30T14:06:00Z">
        <w:r w:rsidRPr="00A755C9" w:rsidDel="00A755C9">
          <w:rPr>
            <w:rPrChange w:id="857" w:author="Pablo Barrero Cruz" w:date="2026-06-30T16:06:00Z" w16du:dateUtc="2026-06-30T14:06:00Z">
              <w:rPr>
                <w:rStyle w:val="Hipervnculo"/>
                <w:i w:val="0"/>
                <w:iCs w:val="0"/>
                <w:noProof/>
              </w:rPr>
            </w:rPrChange>
          </w:rPr>
          <w:delText>6.2.1</w:delText>
        </w:r>
        <w:r w:rsidDel="00A755C9">
          <w:rPr>
            <w:rFonts w:eastAsiaTheme="minorEastAsia"/>
            <w:i w:val="0"/>
            <w:iCs w:val="0"/>
            <w:noProof/>
            <w:kern w:val="2"/>
            <w:sz w:val="24"/>
            <w:szCs w:val="24"/>
            <w:lang w:eastAsia="es-ES"/>
            <w14:ligatures w14:val="standardContextual"/>
          </w:rPr>
          <w:tab/>
        </w:r>
        <w:r w:rsidRPr="00A755C9" w:rsidDel="00A755C9">
          <w:rPr>
            <w:rPrChange w:id="858" w:author="Pablo Barrero Cruz" w:date="2026-06-30T16:06:00Z" w16du:dateUtc="2026-06-30T14:06:00Z">
              <w:rPr>
                <w:rStyle w:val="Hipervnculo"/>
                <w:i w:val="0"/>
                <w:iCs w:val="0"/>
                <w:noProof/>
              </w:rPr>
            </w:rPrChange>
          </w:rPr>
          <w:delText>Diagrama de Clases</w:delText>
        </w:r>
        <w:r w:rsidDel="00A755C9">
          <w:rPr>
            <w:noProof/>
            <w:webHidden/>
          </w:rPr>
          <w:tab/>
          <w:delText>95</w:delText>
        </w:r>
      </w:del>
    </w:p>
    <w:p w14:paraId="74B12CC1" w14:textId="640BAB2C" w:rsidR="003022E0" w:rsidDel="00A755C9" w:rsidRDefault="003022E0">
      <w:pPr>
        <w:pStyle w:val="TDC3"/>
        <w:tabs>
          <w:tab w:val="left" w:pos="1320"/>
          <w:tab w:val="right" w:leader="dot" w:pos="8354"/>
        </w:tabs>
        <w:rPr>
          <w:del w:id="859" w:author="Pablo Barrero Cruz" w:date="2026-06-30T16:06:00Z" w16du:dateUtc="2026-06-30T14:06:00Z"/>
          <w:rFonts w:eastAsiaTheme="minorEastAsia"/>
          <w:i w:val="0"/>
          <w:iCs w:val="0"/>
          <w:noProof/>
          <w:kern w:val="2"/>
          <w:sz w:val="24"/>
          <w:szCs w:val="24"/>
          <w:lang w:eastAsia="es-ES"/>
          <w14:ligatures w14:val="standardContextual"/>
        </w:rPr>
      </w:pPr>
      <w:del w:id="860" w:author="Pablo Barrero Cruz" w:date="2026-06-30T16:06:00Z" w16du:dateUtc="2026-06-30T14:06:00Z">
        <w:r w:rsidRPr="00A755C9" w:rsidDel="00A755C9">
          <w:rPr>
            <w:rPrChange w:id="861" w:author="Pablo Barrero Cruz" w:date="2026-06-30T16:06:00Z" w16du:dateUtc="2026-06-30T14:06:00Z">
              <w:rPr>
                <w:rStyle w:val="Hipervnculo"/>
                <w:i w:val="0"/>
                <w:iCs w:val="0"/>
                <w:noProof/>
              </w:rPr>
            </w:rPrChange>
          </w:rPr>
          <w:delText>6.2.2</w:delText>
        </w:r>
        <w:r w:rsidDel="00A755C9">
          <w:rPr>
            <w:rFonts w:eastAsiaTheme="minorEastAsia"/>
            <w:i w:val="0"/>
            <w:iCs w:val="0"/>
            <w:noProof/>
            <w:kern w:val="2"/>
            <w:sz w:val="24"/>
            <w:szCs w:val="24"/>
            <w:lang w:eastAsia="es-ES"/>
            <w14:ligatures w14:val="standardContextual"/>
          </w:rPr>
          <w:tab/>
        </w:r>
        <w:r w:rsidRPr="00A755C9" w:rsidDel="00A755C9">
          <w:rPr>
            <w:rPrChange w:id="862" w:author="Pablo Barrero Cruz" w:date="2026-06-30T16:06:00Z" w16du:dateUtc="2026-06-30T14:06:00Z">
              <w:rPr>
                <w:rStyle w:val="Hipervnculo"/>
                <w:i w:val="0"/>
                <w:iCs w:val="0"/>
                <w:noProof/>
              </w:rPr>
            </w:rPrChange>
          </w:rPr>
          <w:delText>Descripción de las Clases Principales</w:delText>
        </w:r>
        <w:r w:rsidDel="00A755C9">
          <w:rPr>
            <w:noProof/>
            <w:webHidden/>
          </w:rPr>
          <w:tab/>
          <w:delText>96</w:delText>
        </w:r>
      </w:del>
    </w:p>
    <w:p w14:paraId="4C0ED0CA" w14:textId="53A2CF4C" w:rsidR="003022E0" w:rsidDel="00A755C9" w:rsidRDefault="003022E0">
      <w:pPr>
        <w:pStyle w:val="TDC3"/>
        <w:tabs>
          <w:tab w:val="left" w:pos="1320"/>
          <w:tab w:val="right" w:leader="dot" w:pos="8354"/>
        </w:tabs>
        <w:rPr>
          <w:del w:id="863" w:author="Pablo Barrero Cruz" w:date="2026-06-30T16:06:00Z" w16du:dateUtc="2026-06-30T14:06:00Z"/>
          <w:rFonts w:eastAsiaTheme="minorEastAsia"/>
          <w:i w:val="0"/>
          <w:iCs w:val="0"/>
          <w:noProof/>
          <w:kern w:val="2"/>
          <w:sz w:val="24"/>
          <w:szCs w:val="24"/>
          <w:lang w:eastAsia="es-ES"/>
          <w14:ligatures w14:val="standardContextual"/>
        </w:rPr>
      </w:pPr>
      <w:del w:id="864" w:author="Pablo Barrero Cruz" w:date="2026-06-30T16:06:00Z" w16du:dateUtc="2026-06-30T14:06:00Z">
        <w:r w:rsidRPr="00A755C9" w:rsidDel="00A755C9">
          <w:rPr>
            <w:rPrChange w:id="865" w:author="Pablo Barrero Cruz" w:date="2026-06-30T16:06:00Z" w16du:dateUtc="2026-06-30T14:06:00Z">
              <w:rPr>
                <w:rStyle w:val="Hipervnculo"/>
                <w:i w:val="0"/>
                <w:iCs w:val="0"/>
                <w:noProof/>
              </w:rPr>
            </w:rPrChange>
          </w:rPr>
          <w:delText>6.2.3</w:delText>
        </w:r>
        <w:r w:rsidDel="00A755C9">
          <w:rPr>
            <w:rFonts w:eastAsiaTheme="minorEastAsia"/>
            <w:i w:val="0"/>
            <w:iCs w:val="0"/>
            <w:noProof/>
            <w:kern w:val="2"/>
            <w:sz w:val="24"/>
            <w:szCs w:val="24"/>
            <w:lang w:eastAsia="es-ES"/>
            <w14:ligatures w14:val="standardContextual"/>
          </w:rPr>
          <w:tab/>
        </w:r>
        <w:r w:rsidRPr="00A755C9" w:rsidDel="00A755C9">
          <w:rPr>
            <w:rPrChange w:id="866" w:author="Pablo Barrero Cruz" w:date="2026-06-30T16:06:00Z" w16du:dateUtc="2026-06-30T14:06:00Z">
              <w:rPr>
                <w:rStyle w:val="Hipervnculo"/>
                <w:i w:val="0"/>
                <w:iCs w:val="0"/>
                <w:noProof/>
              </w:rPr>
            </w:rPrChange>
          </w:rPr>
          <w:delText>Relaciones entre Clases</w:delText>
        </w:r>
        <w:r w:rsidDel="00A755C9">
          <w:rPr>
            <w:noProof/>
            <w:webHidden/>
          </w:rPr>
          <w:tab/>
          <w:delText>96</w:delText>
        </w:r>
      </w:del>
    </w:p>
    <w:p w14:paraId="6F6CA5C7" w14:textId="2464ED54" w:rsidR="003022E0" w:rsidDel="00A755C9" w:rsidRDefault="003022E0">
      <w:pPr>
        <w:pStyle w:val="TDC3"/>
        <w:tabs>
          <w:tab w:val="left" w:pos="1320"/>
          <w:tab w:val="right" w:leader="dot" w:pos="8354"/>
        </w:tabs>
        <w:rPr>
          <w:del w:id="867" w:author="Pablo Barrero Cruz" w:date="2026-06-30T16:06:00Z" w16du:dateUtc="2026-06-30T14:06:00Z"/>
          <w:rFonts w:eastAsiaTheme="minorEastAsia"/>
          <w:i w:val="0"/>
          <w:iCs w:val="0"/>
          <w:noProof/>
          <w:kern w:val="2"/>
          <w:sz w:val="24"/>
          <w:szCs w:val="24"/>
          <w:lang w:eastAsia="es-ES"/>
          <w14:ligatures w14:val="standardContextual"/>
        </w:rPr>
      </w:pPr>
      <w:del w:id="868" w:author="Pablo Barrero Cruz" w:date="2026-06-30T16:06:00Z" w16du:dateUtc="2026-06-30T14:06:00Z">
        <w:r w:rsidRPr="00A755C9" w:rsidDel="00A755C9">
          <w:rPr>
            <w:rPrChange w:id="869" w:author="Pablo Barrero Cruz" w:date="2026-06-30T16:06:00Z" w16du:dateUtc="2026-06-30T14:06:00Z">
              <w:rPr>
                <w:rStyle w:val="Hipervnculo"/>
                <w:i w:val="0"/>
                <w:iCs w:val="0"/>
                <w:noProof/>
              </w:rPr>
            </w:rPrChange>
          </w:rPr>
          <w:delText>6.2.4</w:delText>
        </w:r>
        <w:r w:rsidDel="00A755C9">
          <w:rPr>
            <w:rFonts w:eastAsiaTheme="minorEastAsia"/>
            <w:i w:val="0"/>
            <w:iCs w:val="0"/>
            <w:noProof/>
            <w:kern w:val="2"/>
            <w:sz w:val="24"/>
            <w:szCs w:val="24"/>
            <w:lang w:eastAsia="es-ES"/>
            <w14:ligatures w14:val="standardContextual"/>
          </w:rPr>
          <w:tab/>
        </w:r>
        <w:r w:rsidRPr="00A755C9" w:rsidDel="00A755C9">
          <w:rPr>
            <w:rPrChange w:id="870" w:author="Pablo Barrero Cruz" w:date="2026-06-30T16:06:00Z" w16du:dateUtc="2026-06-30T14:06:00Z">
              <w:rPr>
                <w:rStyle w:val="Hipervnculo"/>
                <w:i w:val="0"/>
                <w:iCs w:val="0"/>
                <w:noProof/>
              </w:rPr>
            </w:rPrChange>
          </w:rPr>
          <w:delText>Clases de Servicio y Control</w:delText>
        </w:r>
        <w:r w:rsidDel="00A755C9">
          <w:rPr>
            <w:noProof/>
            <w:webHidden/>
          </w:rPr>
          <w:tab/>
          <w:delText>97</w:delText>
        </w:r>
      </w:del>
    </w:p>
    <w:p w14:paraId="3620BFAD" w14:textId="1C4861B9" w:rsidR="003022E0" w:rsidDel="00A755C9" w:rsidRDefault="003022E0">
      <w:pPr>
        <w:pStyle w:val="TDC3"/>
        <w:tabs>
          <w:tab w:val="left" w:pos="1320"/>
          <w:tab w:val="right" w:leader="dot" w:pos="8354"/>
        </w:tabs>
        <w:rPr>
          <w:del w:id="871" w:author="Pablo Barrero Cruz" w:date="2026-06-30T16:06:00Z" w16du:dateUtc="2026-06-30T14:06:00Z"/>
          <w:rFonts w:eastAsiaTheme="minorEastAsia"/>
          <w:i w:val="0"/>
          <w:iCs w:val="0"/>
          <w:noProof/>
          <w:kern w:val="2"/>
          <w:sz w:val="24"/>
          <w:szCs w:val="24"/>
          <w:lang w:eastAsia="es-ES"/>
          <w14:ligatures w14:val="standardContextual"/>
        </w:rPr>
      </w:pPr>
      <w:del w:id="872" w:author="Pablo Barrero Cruz" w:date="2026-06-30T16:06:00Z" w16du:dateUtc="2026-06-30T14:06:00Z">
        <w:r w:rsidRPr="00A755C9" w:rsidDel="00A755C9">
          <w:rPr>
            <w:rPrChange w:id="873" w:author="Pablo Barrero Cruz" w:date="2026-06-30T16:06:00Z" w16du:dateUtc="2026-06-30T14:06:00Z">
              <w:rPr>
                <w:rStyle w:val="Hipervnculo"/>
                <w:i w:val="0"/>
                <w:iCs w:val="0"/>
                <w:noProof/>
              </w:rPr>
            </w:rPrChange>
          </w:rPr>
          <w:delText>6.2.5</w:delText>
        </w:r>
        <w:r w:rsidDel="00A755C9">
          <w:rPr>
            <w:rFonts w:eastAsiaTheme="minorEastAsia"/>
            <w:i w:val="0"/>
            <w:iCs w:val="0"/>
            <w:noProof/>
            <w:kern w:val="2"/>
            <w:sz w:val="24"/>
            <w:szCs w:val="24"/>
            <w:lang w:eastAsia="es-ES"/>
            <w14:ligatures w14:val="standardContextual"/>
          </w:rPr>
          <w:tab/>
        </w:r>
        <w:r w:rsidRPr="00A755C9" w:rsidDel="00A755C9">
          <w:rPr>
            <w:rPrChange w:id="874" w:author="Pablo Barrero Cruz" w:date="2026-06-30T16:06:00Z" w16du:dateUtc="2026-06-30T14:06:00Z">
              <w:rPr>
                <w:rStyle w:val="Hipervnculo"/>
                <w:i w:val="0"/>
                <w:iCs w:val="0"/>
                <w:noProof/>
              </w:rPr>
            </w:rPrChange>
          </w:rPr>
          <w:delText>Justificación del Diseño</w:delText>
        </w:r>
        <w:r w:rsidDel="00A755C9">
          <w:rPr>
            <w:noProof/>
            <w:webHidden/>
          </w:rPr>
          <w:tab/>
          <w:delText>97</w:delText>
        </w:r>
      </w:del>
    </w:p>
    <w:p w14:paraId="21661768" w14:textId="7AEE4420" w:rsidR="003022E0" w:rsidDel="00A755C9" w:rsidRDefault="003022E0">
      <w:pPr>
        <w:pStyle w:val="TDC2"/>
        <w:rPr>
          <w:del w:id="875" w:author="Pablo Barrero Cruz" w:date="2026-06-30T16:06:00Z" w16du:dateUtc="2026-06-30T14:06:00Z"/>
          <w:rFonts w:eastAsiaTheme="minorEastAsia"/>
          <w:smallCaps w:val="0"/>
          <w:noProof/>
          <w:kern w:val="2"/>
          <w:sz w:val="24"/>
          <w:szCs w:val="24"/>
          <w:lang w:eastAsia="es-ES"/>
          <w14:ligatures w14:val="standardContextual"/>
        </w:rPr>
      </w:pPr>
      <w:del w:id="876" w:author="Pablo Barrero Cruz" w:date="2026-06-30T16:06:00Z" w16du:dateUtc="2026-06-30T14:06:00Z">
        <w:r w:rsidRPr="00A755C9" w:rsidDel="00A755C9">
          <w:rPr>
            <w:rPrChange w:id="877" w:author="Pablo Barrero Cruz" w:date="2026-06-30T16:06:00Z" w16du:dateUtc="2026-06-30T14:06:00Z">
              <w:rPr>
                <w:rStyle w:val="Hipervnculo"/>
                <w:smallCaps w:val="0"/>
                <w:noProof/>
              </w:rPr>
            </w:rPrChange>
          </w:rPr>
          <w:delText>6.3</w:delText>
        </w:r>
        <w:r w:rsidDel="00A755C9">
          <w:rPr>
            <w:rFonts w:eastAsiaTheme="minorEastAsia"/>
            <w:smallCaps w:val="0"/>
            <w:noProof/>
            <w:kern w:val="2"/>
            <w:sz w:val="24"/>
            <w:szCs w:val="24"/>
            <w:lang w:eastAsia="es-ES"/>
            <w14:ligatures w14:val="standardContextual"/>
          </w:rPr>
          <w:tab/>
        </w:r>
        <w:r w:rsidRPr="00A755C9" w:rsidDel="00A755C9">
          <w:rPr>
            <w:rPrChange w:id="878" w:author="Pablo Barrero Cruz" w:date="2026-06-30T16:06:00Z" w16du:dateUtc="2026-06-30T14:06:00Z">
              <w:rPr>
                <w:rStyle w:val="Hipervnculo"/>
                <w:smallCaps w:val="0"/>
                <w:noProof/>
              </w:rPr>
            </w:rPrChange>
          </w:rPr>
          <w:delText>Diagramas de Interacción y Estados</w:delText>
        </w:r>
        <w:r w:rsidDel="00A755C9">
          <w:rPr>
            <w:noProof/>
            <w:webHidden/>
          </w:rPr>
          <w:tab/>
          <w:delText>99</w:delText>
        </w:r>
      </w:del>
    </w:p>
    <w:p w14:paraId="649CB62A" w14:textId="67A0578F" w:rsidR="003022E0" w:rsidDel="00A755C9" w:rsidRDefault="003022E0">
      <w:pPr>
        <w:pStyle w:val="TDC3"/>
        <w:tabs>
          <w:tab w:val="left" w:pos="1320"/>
          <w:tab w:val="right" w:leader="dot" w:pos="8354"/>
        </w:tabs>
        <w:rPr>
          <w:del w:id="879" w:author="Pablo Barrero Cruz" w:date="2026-06-30T16:06:00Z" w16du:dateUtc="2026-06-30T14:06:00Z"/>
          <w:rFonts w:eastAsiaTheme="minorEastAsia"/>
          <w:i w:val="0"/>
          <w:iCs w:val="0"/>
          <w:noProof/>
          <w:kern w:val="2"/>
          <w:sz w:val="24"/>
          <w:szCs w:val="24"/>
          <w:lang w:eastAsia="es-ES"/>
          <w14:ligatures w14:val="standardContextual"/>
        </w:rPr>
      </w:pPr>
      <w:del w:id="880" w:author="Pablo Barrero Cruz" w:date="2026-06-30T16:06:00Z" w16du:dateUtc="2026-06-30T14:06:00Z">
        <w:r w:rsidRPr="00A755C9" w:rsidDel="00A755C9">
          <w:rPr>
            <w:rPrChange w:id="881" w:author="Pablo Barrero Cruz" w:date="2026-06-30T16:06:00Z" w16du:dateUtc="2026-06-30T14:06:00Z">
              <w:rPr>
                <w:rStyle w:val="Hipervnculo"/>
                <w:i w:val="0"/>
                <w:iCs w:val="0"/>
                <w:noProof/>
              </w:rPr>
            </w:rPrChange>
          </w:rPr>
          <w:delText>6.3.1</w:delText>
        </w:r>
        <w:r w:rsidDel="00A755C9">
          <w:rPr>
            <w:rFonts w:eastAsiaTheme="minorEastAsia"/>
            <w:i w:val="0"/>
            <w:iCs w:val="0"/>
            <w:noProof/>
            <w:kern w:val="2"/>
            <w:sz w:val="24"/>
            <w:szCs w:val="24"/>
            <w:lang w:eastAsia="es-ES"/>
            <w14:ligatures w14:val="standardContextual"/>
          </w:rPr>
          <w:tab/>
        </w:r>
        <w:r w:rsidRPr="00A755C9" w:rsidDel="00A755C9">
          <w:rPr>
            <w:rPrChange w:id="882" w:author="Pablo Barrero Cruz" w:date="2026-06-30T16:06:00Z" w16du:dateUtc="2026-06-30T14:06:00Z">
              <w:rPr>
                <w:rStyle w:val="Hipervnculo"/>
                <w:i w:val="0"/>
                <w:iCs w:val="0"/>
                <w:noProof/>
              </w:rPr>
            </w:rPrChange>
          </w:rPr>
          <w:delText>Caso de Uso UC-10: Realizar cuestionario</w:delText>
        </w:r>
        <w:r w:rsidDel="00A755C9">
          <w:rPr>
            <w:noProof/>
            <w:webHidden/>
          </w:rPr>
          <w:tab/>
          <w:delText>99</w:delText>
        </w:r>
      </w:del>
    </w:p>
    <w:p w14:paraId="6B054ABD" w14:textId="28B6DB97" w:rsidR="003022E0" w:rsidDel="00A755C9" w:rsidRDefault="003022E0">
      <w:pPr>
        <w:pStyle w:val="TDC3"/>
        <w:tabs>
          <w:tab w:val="left" w:pos="1320"/>
          <w:tab w:val="right" w:leader="dot" w:pos="8354"/>
        </w:tabs>
        <w:rPr>
          <w:del w:id="883" w:author="Pablo Barrero Cruz" w:date="2026-06-30T16:06:00Z" w16du:dateUtc="2026-06-30T14:06:00Z"/>
          <w:rFonts w:eastAsiaTheme="minorEastAsia"/>
          <w:i w:val="0"/>
          <w:iCs w:val="0"/>
          <w:noProof/>
          <w:kern w:val="2"/>
          <w:sz w:val="24"/>
          <w:szCs w:val="24"/>
          <w:lang w:eastAsia="es-ES"/>
          <w14:ligatures w14:val="standardContextual"/>
        </w:rPr>
      </w:pPr>
      <w:del w:id="884" w:author="Pablo Barrero Cruz" w:date="2026-06-30T16:06:00Z" w16du:dateUtc="2026-06-30T14:06:00Z">
        <w:r w:rsidRPr="00A755C9" w:rsidDel="00A755C9">
          <w:rPr>
            <w:rPrChange w:id="885" w:author="Pablo Barrero Cruz" w:date="2026-06-30T16:06:00Z" w16du:dateUtc="2026-06-30T14:06:00Z">
              <w:rPr>
                <w:rStyle w:val="Hipervnculo"/>
                <w:i w:val="0"/>
                <w:iCs w:val="0"/>
                <w:noProof/>
              </w:rPr>
            </w:rPrChange>
          </w:rPr>
          <w:delText>6.3.2</w:delText>
        </w:r>
        <w:r w:rsidDel="00A755C9">
          <w:rPr>
            <w:rFonts w:eastAsiaTheme="minorEastAsia"/>
            <w:i w:val="0"/>
            <w:iCs w:val="0"/>
            <w:noProof/>
            <w:kern w:val="2"/>
            <w:sz w:val="24"/>
            <w:szCs w:val="24"/>
            <w:lang w:eastAsia="es-ES"/>
            <w14:ligatures w14:val="standardContextual"/>
          </w:rPr>
          <w:tab/>
        </w:r>
        <w:r w:rsidRPr="00A755C9" w:rsidDel="00A755C9">
          <w:rPr>
            <w:rPrChange w:id="886" w:author="Pablo Barrero Cruz" w:date="2026-06-30T16:06:00Z" w16du:dateUtc="2026-06-30T14:06:00Z">
              <w:rPr>
                <w:rStyle w:val="Hipervnculo"/>
                <w:i w:val="0"/>
                <w:iCs w:val="0"/>
                <w:noProof/>
              </w:rPr>
            </w:rPrChange>
          </w:rPr>
          <w:delText>Caso de Uso UC-12: Consultar analíticas</w:delText>
        </w:r>
        <w:r w:rsidDel="00A755C9">
          <w:rPr>
            <w:noProof/>
            <w:webHidden/>
          </w:rPr>
          <w:tab/>
          <w:delText>100</w:delText>
        </w:r>
      </w:del>
    </w:p>
    <w:p w14:paraId="45111A90" w14:textId="76F7A0E7" w:rsidR="003022E0" w:rsidDel="00A755C9" w:rsidRDefault="003022E0">
      <w:pPr>
        <w:pStyle w:val="TDC3"/>
        <w:tabs>
          <w:tab w:val="left" w:pos="1320"/>
          <w:tab w:val="right" w:leader="dot" w:pos="8354"/>
        </w:tabs>
        <w:rPr>
          <w:del w:id="887" w:author="Pablo Barrero Cruz" w:date="2026-06-30T16:06:00Z" w16du:dateUtc="2026-06-30T14:06:00Z"/>
          <w:rFonts w:eastAsiaTheme="minorEastAsia"/>
          <w:i w:val="0"/>
          <w:iCs w:val="0"/>
          <w:noProof/>
          <w:kern w:val="2"/>
          <w:sz w:val="24"/>
          <w:szCs w:val="24"/>
          <w:lang w:eastAsia="es-ES"/>
          <w14:ligatures w14:val="standardContextual"/>
        </w:rPr>
      </w:pPr>
      <w:del w:id="888" w:author="Pablo Barrero Cruz" w:date="2026-06-30T16:06:00Z" w16du:dateUtc="2026-06-30T14:06:00Z">
        <w:r w:rsidRPr="00A755C9" w:rsidDel="00A755C9">
          <w:rPr>
            <w:rPrChange w:id="889" w:author="Pablo Barrero Cruz" w:date="2026-06-30T16:06:00Z" w16du:dateUtc="2026-06-30T14:06:00Z">
              <w:rPr>
                <w:rStyle w:val="Hipervnculo"/>
                <w:i w:val="0"/>
                <w:iCs w:val="0"/>
                <w:noProof/>
              </w:rPr>
            </w:rPrChange>
          </w:rPr>
          <w:delText>6.3.3</w:delText>
        </w:r>
        <w:r w:rsidDel="00A755C9">
          <w:rPr>
            <w:rFonts w:eastAsiaTheme="minorEastAsia"/>
            <w:i w:val="0"/>
            <w:iCs w:val="0"/>
            <w:noProof/>
            <w:kern w:val="2"/>
            <w:sz w:val="24"/>
            <w:szCs w:val="24"/>
            <w:lang w:eastAsia="es-ES"/>
            <w14:ligatures w14:val="standardContextual"/>
          </w:rPr>
          <w:tab/>
        </w:r>
        <w:r w:rsidRPr="00A755C9" w:rsidDel="00A755C9">
          <w:rPr>
            <w:rPrChange w:id="890" w:author="Pablo Barrero Cruz" w:date="2026-06-30T16:06:00Z" w16du:dateUtc="2026-06-30T14:06:00Z">
              <w:rPr>
                <w:rStyle w:val="Hipervnculo"/>
                <w:i w:val="0"/>
                <w:iCs w:val="0"/>
                <w:noProof/>
              </w:rPr>
            </w:rPrChange>
          </w:rPr>
          <w:delText>Diagramas de Estados de las Clases</w:delText>
        </w:r>
        <w:r w:rsidDel="00A755C9">
          <w:rPr>
            <w:noProof/>
            <w:webHidden/>
          </w:rPr>
          <w:tab/>
          <w:delText>101</w:delText>
        </w:r>
      </w:del>
    </w:p>
    <w:p w14:paraId="3C34E15A" w14:textId="40A40B30" w:rsidR="003022E0" w:rsidDel="00A755C9" w:rsidRDefault="003022E0">
      <w:pPr>
        <w:pStyle w:val="TDC3"/>
        <w:tabs>
          <w:tab w:val="left" w:pos="1320"/>
          <w:tab w:val="right" w:leader="dot" w:pos="8354"/>
        </w:tabs>
        <w:rPr>
          <w:del w:id="891" w:author="Pablo Barrero Cruz" w:date="2026-06-30T16:06:00Z" w16du:dateUtc="2026-06-30T14:06:00Z"/>
          <w:rFonts w:eastAsiaTheme="minorEastAsia"/>
          <w:i w:val="0"/>
          <w:iCs w:val="0"/>
          <w:noProof/>
          <w:kern w:val="2"/>
          <w:sz w:val="24"/>
          <w:szCs w:val="24"/>
          <w:lang w:eastAsia="es-ES"/>
          <w14:ligatures w14:val="standardContextual"/>
        </w:rPr>
      </w:pPr>
      <w:del w:id="892" w:author="Pablo Barrero Cruz" w:date="2026-06-30T16:06:00Z" w16du:dateUtc="2026-06-30T14:06:00Z">
        <w:r w:rsidRPr="00A755C9" w:rsidDel="00A755C9">
          <w:rPr>
            <w:rPrChange w:id="893" w:author="Pablo Barrero Cruz" w:date="2026-06-30T16:06:00Z" w16du:dateUtc="2026-06-30T14:06:00Z">
              <w:rPr>
                <w:rStyle w:val="Hipervnculo"/>
                <w:i w:val="0"/>
                <w:iCs w:val="0"/>
                <w:noProof/>
              </w:rPr>
            </w:rPrChange>
          </w:rPr>
          <w:delText>6.3.4</w:delText>
        </w:r>
        <w:r w:rsidDel="00A755C9">
          <w:rPr>
            <w:rFonts w:eastAsiaTheme="minorEastAsia"/>
            <w:i w:val="0"/>
            <w:iCs w:val="0"/>
            <w:noProof/>
            <w:kern w:val="2"/>
            <w:sz w:val="24"/>
            <w:szCs w:val="24"/>
            <w:lang w:eastAsia="es-ES"/>
            <w14:ligatures w14:val="standardContextual"/>
          </w:rPr>
          <w:tab/>
        </w:r>
        <w:r w:rsidRPr="00A755C9" w:rsidDel="00A755C9">
          <w:rPr>
            <w:rPrChange w:id="894" w:author="Pablo Barrero Cruz" w:date="2026-06-30T16:06:00Z" w16du:dateUtc="2026-06-30T14:06:00Z">
              <w:rPr>
                <w:rStyle w:val="Hipervnculo"/>
                <w:i w:val="0"/>
                <w:iCs w:val="0"/>
                <w:noProof/>
              </w:rPr>
            </w:rPrChange>
          </w:rPr>
          <w:delText>Resumen de decisiones de diseño</w:delText>
        </w:r>
        <w:r w:rsidDel="00A755C9">
          <w:rPr>
            <w:noProof/>
            <w:webHidden/>
          </w:rPr>
          <w:tab/>
          <w:delText>103</w:delText>
        </w:r>
      </w:del>
    </w:p>
    <w:p w14:paraId="53B607C5" w14:textId="41242B16" w:rsidR="003022E0" w:rsidDel="00A755C9" w:rsidRDefault="003022E0">
      <w:pPr>
        <w:pStyle w:val="TDC2"/>
        <w:rPr>
          <w:del w:id="895" w:author="Pablo Barrero Cruz" w:date="2026-06-30T16:06:00Z" w16du:dateUtc="2026-06-30T14:06:00Z"/>
          <w:rFonts w:eastAsiaTheme="minorEastAsia"/>
          <w:smallCaps w:val="0"/>
          <w:noProof/>
          <w:kern w:val="2"/>
          <w:sz w:val="24"/>
          <w:szCs w:val="24"/>
          <w:lang w:eastAsia="es-ES"/>
          <w14:ligatures w14:val="standardContextual"/>
        </w:rPr>
      </w:pPr>
      <w:del w:id="896" w:author="Pablo Barrero Cruz" w:date="2026-06-30T16:06:00Z" w16du:dateUtc="2026-06-30T14:06:00Z">
        <w:r w:rsidRPr="00A755C9" w:rsidDel="00A755C9">
          <w:rPr>
            <w:rPrChange w:id="897" w:author="Pablo Barrero Cruz" w:date="2026-06-30T16:06:00Z" w16du:dateUtc="2026-06-30T14:06:00Z">
              <w:rPr>
                <w:rStyle w:val="Hipervnculo"/>
                <w:smallCaps w:val="0"/>
                <w:noProof/>
              </w:rPr>
            </w:rPrChange>
          </w:rPr>
          <w:delText>6.4</w:delText>
        </w:r>
        <w:r w:rsidDel="00A755C9">
          <w:rPr>
            <w:rFonts w:eastAsiaTheme="minorEastAsia"/>
            <w:smallCaps w:val="0"/>
            <w:noProof/>
            <w:kern w:val="2"/>
            <w:sz w:val="24"/>
            <w:szCs w:val="24"/>
            <w:lang w:eastAsia="es-ES"/>
            <w14:ligatures w14:val="standardContextual"/>
          </w:rPr>
          <w:tab/>
        </w:r>
        <w:r w:rsidRPr="00A755C9" w:rsidDel="00A755C9">
          <w:rPr>
            <w:rPrChange w:id="898" w:author="Pablo Barrero Cruz" w:date="2026-06-30T16:06:00Z" w16du:dateUtc="2026-06-30T14:06:00Z">
              <w:rPr>
                <w:rStyle w:val="Hipervnculo"/>
                <w:smallCaps w:val="0"/>
                <w:noProof/>
              </w:rPr>
            </w:rPrChange>
          </w:rPr>
          <w:delText>Diagramas de Actividades</w:delText>
        </w:r>
        <w:r w:rsidDel="00A755C9">
          <w:rPr>
            <w:noProof/>
            <w:webHidden/>
          </w:rPr>
          <w:tab/>
          <w:delText>104</w:delText>
        </w:r>
      </w:del>
    </w:p>
    <w:p w14:paraId="0954F4C0" w14:textId="1F59B5DE" w:rsidR="003022E0" w:rsidDel="00A755C9" w:rsidRDefault="003022E0">
      <w:pPr>
        <w:pStyle w:val="TDC3"/>
        <w:tabs>
          <w:tab w:val="left" w:pos="1320"/>
          <w:tab w:val="right" w:leader="dot" w:pos="8354"/>
        </w:tabs>
        <w:rPr>
          <w:del w:id="899" w:author="Pablo Barrero Cruz" w:date="2026-06-30T16:06:00Z" w16du:dateUtc="2026-06-30T14:06:00Z"/>
          <w:rFonts w:eastAsiaTheme="minorEastAsia"/>
          <w:i w:val="0"/>
          <w:iCs w:val="0"/>
          <w:noProof/>
          <w:kern w:val="2"/>
          <w:sz w:val="24"/>
          <w:szCs w:val="24"/>
          <w:lang w:eastAsia="es-ES"/>
          <w14:ligatures w14:val="standardContextual"/>
        </w:rPr>
      </w:pPr>
      <w:del w:id="900" w:author="Pablo Barrero Cruz" w:date="2026-06-30T16:06:00Z" w16du:dateUtc="2026-06-30T14:06:00Z">
        <w:r w:rsidRPr="00A755C9" w:rsidDel="00A755C9">
          <w:rPr>
            <w:rPrChange w:id="901" w:author="Pablo Barrero Cruz" w:date="2026-06-30T16:06:00Z" w16du:dateUtc="2026-06-30T14:06:00Z">
              <w:rPr>
                <w:rStyle w:val="Hipervnculo"/>
                <w:i w:val="0"/>
                <w:iCs w:val="0"/>
                <w:noProof/>
              </w:rPr>
            </w:rPrChange>
          </w:rPr>
          <w:delText>6.4.1</w:delText>
        </w:r>
        <w:r w:rsidDel="00A755C9">
          <w:rPr>
            <w:rFonts w:eastAsiaTheme="minorEastAsia"/>
            <w:i w:val="0"/>
            <w:iCs w:val="0"/>
            <w:noProof/>
            <w:kern w:val="2"/>
            <w:sz w:val="24"/>
            <w:szCs w:val="24"/>
            <w:lang w:eastAsia="es-ES"/>
            <w14:ligatures w14:val="standardContextual"/>
          </w:rPr>
          <w:tab/>
        </w:r>
        <w:r w:rsidRPr="00A755C9" w:rsidDel="00A755C9">
          <w:rPr>
            <w:rPrChange w:id="902" w:author="Pablo Barrero Cruz" w:date="2026-06-30T16:06:00Z" w16du:dateUtc="2026-06-30T14:06:00Z">
              <w:rPr>
                <w:rStyle w:val="Hipervnculo"/>
                <w:i w:val="0"/>
                <w:iCs w:val="0"/>
                <w:noProof/>
              </w:rPr>
            </w:rPrChange>
          </w:rPr>
          <w:delText>Actividad: crear y publicar cuestionario</w:delText>
        </w:r>
        <w:r w:rsidDel="00A755C9">
          <w:rPr>
            <w:noProof/>
            <w:webHidden/>
          </w:rPr>
          <w:tab/>
          <w:delText>104</w:delText>
        </w:r>
      </w:del>
    </w:p>
    <w:p w14:paraId="1B3E179C" w14:textId="72B35FEC" w:rsidR="003022E0" w:rsidDel="00A755C9" w:rsidRDefault="003022E0">
      <w:pPr>
        <w:pStyle w:val="TDC3"/>
        <w:tabs>
          <w:tab w:val="left" w:pos="1320"/>
          <w:tab w:val="right" w:leader="dot" w:pos="8354"/>
        </w:tabs>
        <w:rPr>
          <w:del w:id="903" w:author="Pablo Barrero Cruz" w:date="2026-06-30T16:06:00Z" w16du:dateUtc="2026-06-30T14:06:00Z"/>
          <w:rFonts w:eastAsiaTheme="minorEastAsia"/>
          <w:i w:val="0"/>
          <w:iCs w:val="0"/>
          <w:noProof/>
          <w:kern w:val="2"/>
          <w:sz w:val="24"/>
          <w:szCs w:val="24"/>
          <w:lang w:eastAsia="es-ES"/>
          <w14:ligatures w14:val="standardContextual"/>
        </w:rPr>
      </w:pPr>
      <w:del w:id="904" w:author="Pablo Barrero Cruz" w:date="2026-06-30T16:06:00Z" w16du:dateUtc="2026-06-30T14:06:00Z">
        <w:r w:rsidRPr="00A755C9" w:rsidDel="00A755C9">
          <w:rPr>
            <w:rPrChange w:id="905" w:author="Pablo Barrero Cruz" w:date="2026-06-30T16:06:00Z" w16du:dateUtc="2026-06-30T14:06:00Z">
              <w:rPr>
                <w:rStyle w:val="Hipervnculo"/>
                <w:i w:val="0"/>
                <w:iCs w:val="0"/>
                <w:noProof/>
              </w:rPr>
            </w:rPrChange>
          </w:rPr>
          <w:delText>6.4.2</w:delText>
        </w:r>
        <w:r w:rsidDel="00A755C9">
          <w:rPr>
            <w:rFonts w:eastAsiaTheme="minorEastAsia"/>
            <w:i w:val="0"/>
            <w:iCs w:val="0"/>
            <w:noProof/>
            <w:kern w:val="2"/>
            <w:sz w:val="24"/>
            <w:szCs w:val="24"/>
            <w:lang w:eastAsia="es-ES"/>
            <w14:ligatures w14:val="standardContextual"/>
          </w:rPr>
          <w:tab/>
        </w:r>
        <w:r w:rsidRPr="00A755C9" w:rsidDel="00A755C9">
          <w:rPr>
            <w:rPrChange w:id="906" w:author="Pablo Barrero Cruz" w:date="2026-06-30T16:06:00Z" w16du:dateUtc="2026-06-30T14:06:00Z">
              <w:rPr>
                <w:rStyle w:val="Hipervnculo"/>
                <w:i w:val="0"/>
                <w:iCs w:val="0"/>
                <w:noProof/>
              </w:rPr>
            </w:rPrChange>
          </w:rPr>
          <w:delText>Actividad: realizar cuestionario</w:delText>
        </w:r>
        <w:r w:rsidDel="00A755C9">
          <w:rPr>
            <w:noProof/>
            <w:webHidden/>
          </w:rPr>
          <w:tab/>
          <w:delText>106</w:delText>
        </w:r>
      </w:del>
    </w:p>
    <w:p w14:paraId="381C7571" w14:textId="55AEAD06" w:rsidR="003022E0" w:rsidDel="00A755C9" w:rsidRDefault="003022E0">
      <w:pPr>
        <w:pStyle w:val="TDC3"/>
        <w:tabs>
          <w:tab w:val="left" w:pos="1320"/>
          <w:tab w:val="right" w:leader="dot" w:pos="8354"/>
        </w:tabs>
        <w:rPr>
          <w:del w:id="907" w:author="Pablo Barrero Cruz" w:date="2026-06-30T16:06:00Z" w16du:dateUtc="2026-06-30T14:06:00Z"/>
          <w:rFonts w:eastAsiaTheme="minorEastAsia"/>
          <w:i w:val="0"/>
          <w:iCs w:val="0"/>
          <w:noProof/>
          <w:kern w:val="2"/>
          <w:sz w:val="24"/>
          <w:szCs w:val="24"/>
          <w:lang w:eastAsia="es-ES"/>
          <w14:ligatures w14:val="standardContextual"/>
        </w:rPr>
      </w:pPr>
      <w:del w:id="908" w:author="Pablo Barrero Cruz" w:date="2026-06-30T16:06:00Z" w16du:dateUtc="2026-06-30T14:06:00Z">
        <w:r w:rsidRPr="00A755C9" w:rsidDel="00A755C9">
          <w:rPr>
            <w:rPrChange w:id="909" w:author="Pablo Barrero Cruz" w:date="2026-06-30T16:06:00Z" w16du:dateUtc="2026-06-30T14:06:00Z">
              <w:rPr>
                <w:rStyle w:val="Hipervnculo"/>
                <w:i w:val="0"/>
                <w:iCs w:val="0"/>
                <w:noProof/>
              </w:rPr>
            </w:rPrChange>
          </w:rPr>
          <w:delText>6.4.3</w:delText>
        </w:r>
        <w:r w:rsidDel="00A755C9">
          <w:rPr>
            <w:rFonts w:eastAsiaTheme="minorEastAsia"/>
            <w:i w:val="0"/>
            <w:iCs w:val="0"/>
            <w:noProof/>
            <w:kern w:val="2"/>
            <w:sz w:val="24"/>
            <w:szCs w:val="24"/>
            <w:lang w:eastAsia="es-ES"/>
            <w14:ligatures w14:val="standardContextual"/>
          </w:rPr>
          <w:tab/>
        </w:r>
        <w:r w:rsidRPr="00A755C9" w:rsidDel="00A755C9">
          <w:rPr>
            <w:rPrChange w:id="910" w:author="Pablo Barrero Cruz" w:date="2026-06-30T16:06:00Z" w16du:dateUtc="2026-06-30T14:06:00Z">
              <w:rPr>
                <w:rStyle w:val="Hipervnculo"/>
                <w:i w:val="0"/>
                <w:iCs w:val="0"/>
                <w:noProof/>
              </w:rPr>
            </w:rPrChange>
          </w:rPr>
          <w:delText>Actividad: consultar analíticas y exportar resultados</w:delText>
        </w:r>
        <w:r w:rsidDel="00A755C9">
          <w:rPr>
            <w:noProof/>
            <w:webHidden/>
          </w:rPr>
          <w:tab/>
          <w:delText>108</w:delText>
        </w:r>
      </w:del>
    </w:p>
    <w:p w14:paraId="36D24B9D" w14:textId="6A490324" w:rsidR="003022E0" w:rsidDel="00A755C9" w:rsidRDefault="003022E0">
      <w:pPr>
        <w:pStyle w:val="TDC3"/>
        <w:tabs>
          <w:tab w:val="left" w:pos="1320"/>
          <w:tab w:val="right" w:leader="dot" w:pos="8354"/>
        </w:tabs>
        <w:rPr>
          <w:del w:id="911" w:author="Pablo Barrero Cruz" w:date="2026-06-30T16:06:00Z" w16du:dateUtc="2026-06-30T14:06:00Z"/>
          <w:rFonts w:eastAsiaTheme="minorEastAsia"/>
          <w:i w:val="0"/>
          <w:iCs w:val="0"/>
          <w:noProof/>
          <w:kern w:val="2"/>
          <w:sz w:val="24"/>
          <w:szCs w:val="24"/>
          <w:lang w:eastAsia="es-ES"/>
          <w14:ligatures w14:val="standardContextual"/>
        </w:rPr>
      </w:pPr>
      <w:del w:id="912" w:author="Pablo Barrero Cruz" w:date="2026-06-30T16:06:00Z" w16du:dateUtc="2026-06-30T14:06:00Z">
        <w:r w:rsidRPr="00A755C9" w:rsidDel="00A755C9">
          <w:rPr>
            <w:rPrChange w:id="913" w:author="Pablo Barrero Cruz" w:date="2026-06-30T16:06:00Z" w16du:dateUtc="2026-06-30T14:06:00Z">
              <w:rPr>
                <w:rStyle w:val="Hipervnculo"/>
                <w:i w:val="0"/>
                <w:iCs w:val="0"/>
                <w:noProof/>
              </w:rPr>
            </w:rPrChange>
          </w:rPr>
          <w:delText>6.4.4</w:delText>
        </w:r>
        <w:r w:rsidDel="00A755C9">
          <w:rPr>
            <w:rFonts w:eastAsiaTheme="minorEastAsia"/>
            <w:i w:val="0"/>
            <w:iCs w:val="0"/>
            <w:noProof/>
            <w:kern w:val="2"/>
            <w:sz w:val="24"/>
            <w:szCs w:val="24"/>
            <w:lang w:eastAsia="es-ES"/>
            <w14:ligatures w14:val="standardContextual"/>
          </w:rPr>
          <w:tab/>
        </w:r>
        <w:r w:rsidRPr="00A755C9" w:rsidDel="00A755C9">
          <w:rPr>
            <w:rPrChange w:id="914" w:author="Pablo Barrero Cruz" w:date="2026-06-30T16:06:00Z" w16du:dateUtc="2026-06-30T14:06:00Z">
              <w:rPr>
                <w:rStyle w:val="Hipervnculo"/>
                <w:i w:val="0"/>
                <w:iCs w:val="0"/>
                <w:noProof/>
              </w:rPr>
            </w:rPrChange>
          </w:rPr>
          <w:delText>Resumen de actividades diseñadas</w:delText>
        </w:r>
        <w:r w:rsidDel="00A755C9">
          <w:rPr>
            <w:noProof/>
            <w:webHidden/>
          </w:rPr>
          <w:tab/>
          <w:delText>110</w:delText>
        </w:r>
      </w:del>
    </w:p>
    <w:p w14:paraId="3CAB9E87" w14:textId="0FDC69C7" w:rsidR="003022E0" w:rsidDel="00A755C9" w:rsidRDefault="003022E0">
      <w:pPr>
        <w:pStyle w:val="TDC2"/>
        <w:rPr>
          <w:del w:id="915" w:author="Pablo Barrero Cruz" w:date="2026-06-30T16:06:00Z" w16du:dateUtc="2026-06-30T14:06:00Z"/>
          <w:rFonts w:eastAsiaTheme="minorEastAsia"/>
          <w:smallCaps w:val="0"/>
          <w:noProof/>
          <w:kern w:val="2"/>
          <w:sz w:val="24"/>
          <w:szCs w:val="24"/>
          <w:lang w:eastAsia="es-ES"/>
          <w14:ligatures w14:val="standardContextual"/>
        </w:rPr>
      </w:pPr>
      <w:del w:id="916" w:author="Pablo Barrero Cruz" w:date="2026-06-30T16:06:00Z" w16du:dateUtc="2026-06-30T14:06:00Z">
        <w:r w:rsidRPr="00A755C9" w:rsidDel="00A755C9">
          <w:rPr>
            <w:rPrChange w:id="917" w:author="Pablo Barrero Cruz" w:date="2026-06-30T16:06:00Z" w16du:dateUtc="2026-06-30T14:06:00Z">
              <w:rPr>
                <w:rStyle w:val="Hipervnculo"/>
                <w:smallCaps w:val="0"/>
                <w:noProof/>
              </w:rPr>
            </w:rPrChange>
          </w:rPr>
          <w:delText>6.5</w:delText>
        </w:r>
        <w:r w:rsidDel="00A755C9">
          <w:rPr>
            <w:rFonts w:eastAsiaTheme="minorEastAsia"/>
            <w:smallCaps w:val="0"/>
            <w:noProof/>
            <w:kern w:val="2"/>
            <w:sz w:val="24"/>
            <w:szCs w:val="24"/>
            <w:lang w:eastAsia="es-ES"/>
            <w14:ligatures w14:val="standardContextual"/>
          </w:rPr>
          <w:tab/>
        </w:r>
        <w:r w:rsidRPr="00A755C9" w:rsidDel="00A755C9">
          <w:rPr>
            <w:rPrChange w:id="918" w:author="Pablo Barrero Cruz" w:date="2026-06-30T16:06:00Z" w16du:dateUtc="2026-06-30T14:06:00Z">
              <w:rPr>
                <w:rStyle w:val="Hipervnculo"/>
                <w:smallCaps w:val="0"/>
                <w:noProof/>
              </w:rPr>
            </w:rPrChange>
          </w:rPr>
          <w:delText>Diseño de la Base de Datos</w:delText>
        </w:r>
        <w:r w:rsidDel="00A755C9">
          <w:rPr>
            <w:noProof/>
            <w:webHidden/>
          </w:rPr>
          <w:tab/>
          <w:delText>111</w:delText>
        </w:r>
      </w:del>
    </w:p>
    <w:p w14:paraId="1EED6861" w14:textId="66B6131A" w:rsidR="003022E0" w:rsidDel="00A755C9" w:rsidRDefault="003022E0">
      <w:pPr>
        <w:pStyle w:val="TDC3"/>
        <w:tabs>
          <w:tab w:val="left" w:pos="1320"/>
          <w:tab w:val="right" w:leader="dot" w:pos="8354"/>
        </w:tabs>
        <w:rPr>
          <w:del w:id="919" w:author="Pablo Barrero Cruz" w:date="2026-06-30T16:06:00Z" w16du:dateUtc="2026-06-30T14:06:00Z"/>
          <w:rFonts w:eastAsiaTheme="minorEastAsia"/>
          <w:i w:val="0"/>
          <w:iCs w:val="0"/>
          <w:noProof/>
          <w:kern w:val="2"/>
          <w:sz w:val="24"/>
          <w:szCs w:val="24"/>
          <w:lang w:eastAsia="es-ES"/>
          <w14:ligatures w14:val="standardContextual"/>
        </w:rPr>
      </w:pPr>
      <w:del w:id="920" w:author="Pablo Barrero Cruz" w:date="2026-06-30T16:06:00Z" w16du:dateUtc="2026-06-30T14:06:00Z">
        <w:r w:rsidRPr="00A755C9" w:rsidDel="00A755C9">
          <w:rPr>
            <w:rPrChange w:id="921" w:author="Pablo Barrero Cruz" w:date="2026-06-30T16:06:00Z" w16du:dateUtc="2026-06-30T14:06:00Z">
              <w:rPr>
                <w:rStyle w:val="Hipervnculo"/>
                <w:i w:val="0"/>
                <w:iCs w:val="0"/>
                <w:noProof/>
              </w:rPr>
            </w:rPrChange>
          </w:rPr>
          <w:delText>6.5.1</w:delText>
        </w:r>
        <w:r w:rsidDel="00A755C9">
          <w:rPr>
            <w:rFonts w:eastAsiaTheme="minorEastAsia"/>
            <w:i w:val="0"/>
            <w:iCs w:val="0"/>
            <w:noProof/>
            <w:kern w:val="2"/>
            <w:sz w:val="24"/>
            <w:szCs w:val="24"/>
            <w:lang w:eastAsia="es-ES"/>
            <w14:ligatures w14:val="standardContextual"/>
          </w:rPr>
          <w:tab/>
        </w:r>
        <w:r w:rsidRPr="00A755C9" w:rsidDel="00A755C9">
          <w:rPr>
            <w:rPrChange w:id="922" w:author="Pablo Barrero Cruz" w:date="2026-06-30T16:06:00Z" w16du:dateUtc="2026-06-30T14:06:00Z">
              <w:rPr>
                <w:rStyle w:val="Hipervnculo"/>
                <w:i w:val="0"/>
                <w:iCs w:val="0"/>
                <w:noProof/>
              </w:rPr>
            </w:rPrChange>
          </w:rPr>
          <w:delText>Descripción del SGBD Usado</w:delText>
        </w:r>
        <w:r w:rsidDel="00A755C9">
          <w:rPr>
            <w:noProof/>
            <w:webHidden/>
          </w:rPr>
          <w:tab/>
          <w:delText>111</w:delText>
        </w:r>
      </w:del>
    </w:p>
    <w:p w14:paraId="14CA01B8" w14:textId="53EF2C1B" w:rsidR="003022E0" w:rsidDel="00A755C9" w:rsidRDefault="003022E0">
      <w:pPr>
        <w:pStyle w:val="TDC3"/>
        <w:tabs>
          <w:tab w:val="left" w:pos="1320"/>
          <w:tab w:val="right" w:leader="dot" w:pos="8354"/>
        </w:tabs>
        <w:rPr>
          <w:del w:id="923" w:author="Pablo Barrero Cruz" w:date="2026-06-30T16:06:00Z" w16du:dateUtc="2026-06-30T14:06:00Z"/>
          <w:rFonts w:eastAsiaTheme="minorEastAsia"/>
          <w:i w:val="0"/>
          <w:iCs w:val="0"/>
          <w:noProof/>
          <w:kern w:val="2"/>
          <w:sz w:val="24"/>
          <w:szCs w:val="24"/>
          <w:lang w:eastAsia="es-ES"/>
          <w14:ligatures w14:val="standardContextual"/>
        </w:rPr>
      </w:pPr>
      <w:del w:id="924" w:author="Pablo Barrero Cruz" w:date="2026-06-30T16:06:00Z" w16du:dateUtc="2026-06-30T14:06:00Z">
        <w:r w:rsidRPr="00A755C9" w:rsidDel="00A755C9">
          <w:rPr>
            <w:rPrChange w:id="925" w:author="Pablo Barrero Cruz" w:date="2026-06-30T16:06:00Z" w16du:dateUtc="2026-06-30T14:06:00Z">
              <w:rPr>
                <w:rStyle w:val="Hipervnculo"/>
                <w:i w:val="0"/>
                <w:iCs w:val="0"/>
                <w:noProof/>
              </w:rPr>
            </w:rPrChange>
          </w:rPr>
          <w:delText>6.5.2</w:delText>
        </w:r>
        <w:r w:rsidDel="00A755C9">
          <w:rPr>
            <w:rFonts w:eastAsiaTheme="minorEastAsia"/>
            <w:i w:val="0"/>
            <w:iCs w:val="0"/>
            <w:noProof/>
            <w:kern w:val="2"/>
            <w:sz w:val="24"/>
            <w:szCs w:val="24"/>
            <w:lang w:eastAsia="es-ES"/>
            <w14:ligatures w14:val="standardContextual"/>
          </w:rPr>
          <w:tab/>
        </w:r>
        <w:r w:rsidRPr="00A755C9" w:rsidDel="00A755C9">
          <w:rPr>
            <w:rPrChange w:id="926" w:author="Pablo Barrero Cruz" w:date="2026-06-30T16:06:00Z" w16du:dateUtc="2026-06-30T14:06:00Z">
              <w:rPr>
                <w:rStyle w:val="Hipervnculo"/>
                <w:i w:val="0"/>
                <w:iCs w:val="0"/>
                <w:noProof/>
              </w:rPr>
            </w:rPrChange>
          </w:rPr>
          <w:delText>Integración del SGBD en Nuestro Sistema</w:delText>
        </w:r>
        <w:r w:rsidDel="00A755C9">
          <w:rPr>
            <w:noProof/>
            <w:webHidden/>
          </w:rPr>
          <w:tab/>
          <w:delText>111</w:delText>
        </w:r>
      </w:del>
    </w:p>
    <w:p w14:paraId="24B0B754" w14:textId="06660139" w:rsidR="003022E0" w:rsidDel="00A755C9" w:rsidRDefault="003022E0">
      <w:pPr>
        <w:pStyle w:val="TDC3"/>
        <w:tabs>
          <w:tab w:val="left" w:pos="1320"/>
          <w:tab w:val="right" w:leader="dot" w:pos="8354"/>
        </w:tabs>
        <w:rPr>
          <w:del w:id="927" w:author="Pablo Barrero Cruz" w:date="2026-06-30T16:06:00Z" w16du:dateUtc="2026-06-30T14:06:00Z"/>
          <w:rFonts w:eastAsiaTheme="minorEastAsia"/>
          <w:i w:val="0"/>
          <w:iCs w:val="0"/>
          <w:noProof/>
          <w:kern w:val="2"/>
          <w:sz w:val="24"/>
          <w:szCs w:val="24"/>
          <w:lang w:eastAsia="es-ES"/>
          <w14:ligatures w14:val="standardContextual"/>
        </w:rPr>
      </w:pPr>
      <w:del w:id="928" w:author="Pablo Barrero Cruz" w:date="2026-06-30T16:06:00Z" w16du:dateUtc="2026-06-30T14:06:00Z">
        <w:r w:rsidRPr="00A755C9" w:rsidDel="00A755C9">
          <w:rPr>
            <w:rPrChange w:id="929" w:author="Pablo Barrero Cruz" w:date="2026-06-30T16:06:00Z" w16du:dateUtc="2026-06-30T14:06:00Z">
              <w:rPr>
                <w:rStyle w:val="Hipervnculo"/>
                <w:i w:val="0"/>
                <w:iCs w:val="0"/>
                <w:noProof/>
              </w:rPr>
            </w:rPrChange>
          </w:rPr>
          <w:delText>6.5.3</w:delText>
        </w:r>
        <w:r w:rsidDel="00A755C9">
          <w:rPr>
            <w:rFonts w:eastAsiaTheme="minorEastAsia"/>
            <w:i w:val="0"/>
            <w:iCs w:val="0"/>
            <w:noProof/>
            <w:kern w:val="2"/>
            <w:sz w:val="24"/>
            <w:szCs w:val="24"/>
            <w:lang w:eastAsia="es-ES"/>
            <w14:ligatures w14:val="standardContextual"/>
          </w:rPr>
          <w:tab/>
        </w:r>
        <w:r w:rsidRPr="00A755C9" w:rsidDel="00A755C9">
          <w:rPr>
            <w:rPrChange w:id="930" w:author="Pablo Barrero Cruz" w:date="2026-06-30T16:06:00Z" w16du:dateUtc="2026-06-30T14:06:00Z">
              <w:rPr>
                <w:rStyle w:val="Hipervnculo"/>
                <w:i w:val="0"/>
                <w:iCs w:val="0"/>
                <w:noProof/>
              </w:rPr>
            </w:rPrChange>
          </w:rPr>
          <w:delText>Modelo Relacional</w:delText>
        </w:r>
        <w:r w:rsidDel="00A755C9">
          <w:rPr>
            <w:noProof/>
            <w:webHidden/>
          </w:rPr>
          <w:tab/>
          <w:delText>112</w:delText>
        </w:r>
      </w:del>
    </w:p>
    <w:p w14:paraId="2A75CFEF" w14:textId="59C1E7C7" w:rsidR="003022E0" w:rsidDel="00A755C9" w:rsidRDefault="003022E0">
      <w:pPr>
        <w:pStyle w:val="TDC3"/>
        <w:tabs>
          <w:tab w:val="left" w:pos="1320"/>
          <w:tab w:val="right" w:leader="dot" w:pos="8354"/>
        </w:tabs>
        <w:rPr>
          <w:del w:id="931" w:author="Pablo Barrero Cruz" w:date="2026-06-30T16:06:00Z" w16du:dateUtc="2026-06-30T14:06:00Z"/>
          <w:rFonts w:eastAsiaTheme="minorEastAsia"/>
          <w:i w:val="0"/>
          <w:iCs w:val="0"/>
          <w:noProof/>
          <w:kern w:val="2"/>
          <w:sz w:val="24"/>
          <w:szCs w:val="24"/>
          <w:lang w:eastAsia="es-ES"/>
          <w14:ligatures w14:val="standardContextual"/>
        </w:rPr>
      </w:pPr>
      <w:del w:id="932" w:author="Pablo Barrero Cruz" w:date="2026-06-30T16:06:00Z" w16du:dateUtc="2026-06-30T14:06:00Z">
        <w:r w:rsidRPr="00A755C9" w:rsidDel="00A755C9">
          <w:rPr>
            <w:rPrChange w:id="933" w:author="Pablo Barrero Cruz" w:date="2026-06-30T16:06:00Z" w16du:dateUtc="2026-06-30T14:06:00Z">
              <w:rPr>
                <w:rStyle w:val="Hipervnculo"/>
                <w:i w:val="0"/>
                <w:iCs w:val="0"/>
                <w:noProof/>
              </w:rPr>
            </w:rPrChange>
          </w:rPr>
          <w:delText>6.5.4</w:delText>
        </w:r>
        <w:r w:rsidDel="00A755C9">
          <w:rPr>
            <w:rFonts w:eastAsiaTheme="minorEastAsia"/>
            <w:i w:val="0"/>
            <w:iCs w:val="0"/>
            <w:noProof/>
            <w:kern w:val="2"/>
            <w:sz w:val="24"/>
            <w:szCs w:val="24"/>
            <w:lang w:eastAsia="es-ES"/>
            <w14:ligatures w14:val="standardContextual"/>
          </w:rPr>
          <w:tab/>
        </w:r>
        <w:r w:rsidRPr="00A755C9" w:rsidDel="00A755C9">
          <w:rPr>
            <w:rPrChange w:id="934" w:author="Pablo Barrero Cruz" w:date="2026-06-30T16:06:00Z" w16du:dateUtc="2026-06-30T14:06:00Z">
              <w:rPr>
                <w:rStyle w:val="Hipervnculo"/>
                <w:i w:val="0"/>
                <w:iCs w:val="0"/>
                <w:noProof/>
              </w:rPr>
            </w:rPrChange>
          </w:rPr>
          <w:delText>Modelo Documental</w:delText>
        </w:r>
        <w:r w:rsidDel="00A755C9">
          <w:rPr>
            <w:noProof/>
            <w:webHidden/>
          </w:rPr>
          <w:tab/>
          <w:delText>113</w:delText>
        </w:r>
      </w:del>
    </w:p>
    <w:p w14:paraId="04B6C311" w14:textId="72E54229" w:rsidR="003022E0" w:rsidDel="00A755C9" w:rsidRDefault="003022E0">
      <w:pPr>
        <w:pStyle w:val="TDC3"/>
        <w:tabs>
          <w:tab w:val="left" w:pos="1320"/>
          <w:tab w:val="right" w:leader="dot" w:pos="8354"/>
        </w:tabs>
        <w:rPr>
          <w:del w:id="935" w:author="Pablo Barrero Cruz" w:date="2026-06-30T16:06:00Z" w16du:dateUtc="2026-06-30T14:06:00Z"/>
          <w:rFonts w:eastAsiaTheme="minorEastAsia"/>
          <w:i w:val="0"/>
          <w:iCs w:val="0"/>
          <w:noProof/>
          <w:kern w:val="2"/>
          <w:sz w:val="24"/>
          <w:szCs w:val="24"/>
          <w:lang w:eastAsia="es-ES"/>
          <w14:ligatures w14:val="standardContextual"/>
        </w:rPr>
      </w:pPr>
      <w:del w:id="936" w:author="Pablo Barrero Cruz" w:date="2026-06-30T16:06:00Z" w16du:dateUtc="2026-06-30T14:06:00Z">
        <w:r w:rsidRPr="00A755C9" w:rsidDel="00A755C9">
          <w:rPr>
            <w:rPrChange w:id="937" w:author="Pablo Barrero Cruz" w:date="2026-06-30T16:06:00Z" w16du:dateUtc="2026-06-30T14:06:00Z">
              <w:rPr>
                <w:rStyle w:val="Hipervnculo"/>
                <w:i w:val="0"/>
                <w:iCs w:val="0"/>
                <w:noProof/>
              </w:rPr>
            </w:rPrChange>
          </w:rPr>
          <w:delText>6.5.5</w:delText>
        </w:r>
        <w:r w:rsidDel="00A755C9">
          <w:rPr>
            <w:rFonts w:eastAsiaTheme="minorEastAsia"/>
            <w:i w:val="0"/>
            <w:iCs w:val="0"/>
            <w:noProof/>
            <w:kern w:val="2"/>
            <w:sz w:val="24"/>
            <w:szCs w:val="24"/>
            <w:lang w:eastAsia="es-ES"/>
            <w14:ligatures w14:val="standardContextual"/>
          </w:rPr>
          <w:tab/>
        </w:r>
        <w:r w:rsidRPr="00A755C9" w:rsidDel="00A755C9">
          <w:rPr>
            <w:rPrChange w:id="938" w:author="Pablo Barrero Cruz" w:date="2026-06-30T16:06:00Z" w16du:dateUtc="2026-06-30T14:06:00Z">
              <w:rPr>
                <w:rStyle w:val="Hipervnculo"/>
                <w:i w:val="0"/>
                <w:iCs w:val="0"/>
                <w:noProof/>
              </w:rPr>
            </w:rPrChange>
          </w:rPr>
          <w:delText>Diagrama E-R</w:delText>
        </w:r>
        <w:r w:rsidDel="00A755C9">
          <w:rPr>
            <w:noProof/>
            <w:webHidden/>
          </w:rPr>
          <w:tab/>
          <w:delText>113</w:delText>
        </w:r>
      </w:del>
    </w:p>
    <w:p w14:paraId="72662256" w14:textId="5C34F2A1" w:rsidR="003022E0" w:rsidDel="00A755C9" w:rsidRDefault="003022E0">
      <w:pPr>
        <w:pStyle w:val="TDC3"/>
        <w:tabs>
          <w:tab w:val="left" w:pos="1320"/>
          <w:tab w:val="right" w:leader="dot" w:pos="8354"/>
        </w:tabs>
        <w:rPr>
          <w:del w:id="939" w:author="Pablo Barrero Cruz" w:date="2026-06-30T16:06:00Z" w16du:dateUtc="2026-06-30T14:06:00Z"/>
          <w:rFonts w:eastAsiaTheme="minorEastAsia"/>
          <w:i w:val="0"/>
          <w:iCs w:val="0"/>
          <w:noProof/>
          <w:kern w:val="2"/>
          <w:sz w:val="24"/>
          <w:szCs w:val="24"/>
          <w:lang w:eastAsia="es-ES"/>
          <w14:ligatures w14:val="standardContextual"/>
        </w:rPr>
      </w:pPr>
      <w:del w:id="940" w:author="Pablo Barrero Cruz" w:date="2026-06-30T16:06:00Z" w16du:dateUtc="2026-06-30T14:06:00Z">
        <w:r w:rsidRPr="00A755C9" w:rsidDel="00A755C9">
          <w:rPr>
            <w:rPrChange w:id="941" w:author="Pablo Barrero Cruz" w:date="2026-06-30T16:06:00Z" w16du:dateUtc="2026-06-30T14:06:00Z">
              <w:rPr>
                <w:rStyle w:val="Hipervnculo"/>
                <w:i w:val="0"/>
                <w:iCs w:val="0"/>
                <w:noProof/>
              </w:rPr>
            </w:rPrChange>
          </w:rPr>
          <w:delText>6.5.6</w:delText>
        </w:r>
        <w:r w:rsidDel="00A755C9">
          <w:rPr>
            <w:rFonts w:eastAsiaTheme="minorEastAsia"/>
            <w:i w:val="0"/>
            <w:iCs w:val="0"/>
            <w:noProof/>
            <w:kern w:val="2"/>
            <w:sz w:val="24"/>
            <w:szCs w:val="24"/>
            <w:lang w:eastAsia="es-ES"/>
            <w14:ligatures w14:val="standardContextual"/>
          </w:rPr>
          <w:tab/>
        </w:r>
        <w:r w:rsidRPr="00A755C9" w:rsidDel="00A755C9">
          <w:rPr>
            <w:rPrChange w:id="942" w:author="Pablo Barrero Cruz" w:date="2026-06-30T16:06:00Z" w16du:dateUtc="2026-06-30T14:06:00Z">
              <w:rPr>
                <w:rStyle w:val="Hipervnculo"/>
                <w:i w:val="0"/>
                <w:iCs w:val="0"/>
                <w:noProof/>
              </w:rPr>
            </w:rPrChange>
          </w:rPr>
          <w:delText>Justificación del diseño</w:delText>
        </w:r>
        <w:r w:rsidDel="00A755C9">
          <w:rPr>
            <w:noProof/>
            <w:webHidden/>
          </w:rPr>
          <w:tab/>
          <w:delText>114</w:delText>
        </w:r>
      </w:del>
    </w:p>
    <w:p w14:paraId="5340422A" w14:textId="6257EFBD" w:rsidR="003022E0" w:rsidDel="00A755C9" w:rsidRDefault="003022E0">
      <w:pPr>
        <w:pStyle w:val="TDC2"/>
        <w:rPr>
          <w:del w:id="943" w:author="Pablo Barrero Cruz" w:date="2026-06-30T16:06:00Z" w16du:dateUtc="2026-06-30T14:06:00Z"/>
          <w:rFonts w:eastAsiaTheme="minorEastAsia"/>
          <w:smallCaps w:val="0"/>
          <w:noProof/>
          <w:kern w:val="2"/>
          <w:sz w:val="24"/>
          <w:szCs w:val="24"/>
          <w:lang w:eastAsia="es-ES"/>
          <w14:ligatures w14:val="standardContextual"/>
        </w:rPr>
      </w:pPr>
      <w:del w:id="944" w:author="Pablo Barrero Cruz" w:date="2026-06-30T16:06:00Z" w16du:dateUtc="2026-06-30T14:06:00Z">
        <w:r w:rsidRPr="00A755C9" w:rsidDel="00A755C9">
          <w:rPr>
            <w:rPrChange w:id="945" w:author="Pablo Barrero Cruz" w:date="2026-06-30T16:06:00Z" w16du:dateUtc="2026-06-30T14:06:00Z">
              <w:rPr>
                <w:rStyle w:val="Hipervnculo"/>
                <w:smallCaps w:val="0"/>
                <w:noProof/>
              </w:rPr>
            </w:rPrChange>
          </w:rPr>
          <w:delText>6.6</w:delText>
        </w:r>
        <w:r w:rsidDel="00A755C9">
          <w:rPr>
            <w:rFonts w:eastAsiaTheme="minorEastAsia"/>
            <w:smallCaps w:val="0"/>
            <w:noProof/>
            <w:kern w:val="2"/>
            <w:sz w:val="24"/>
            <w:szCs w:val="24"/>
            <w:lang w:eastAsia="es-ES"/>
            <w14:ligatures w14:val="standardContextual"/>
          </w:rPr>
          <w:tab/>
        </w:r>
        <w:r w:rsidRPr="00A755C9" w:rsidDel="00A755C9">
          <w:rPr>
            <w:rPrChange w:id="946" w:author="Pablo Barrero Cruz" w:date="2026-06-30T16:06:00Z" w16du:dateUtc="2026-06-30T14:06:00Z">
              <w:rPr>
                <w:rStyle w:val="Hipervnculo"/>
                <w:smallCaps w:val="0"/>
                <w:noProof/>
              </w:rPr>
            </w:rPrChange>
          </w:rPr>
          <w:delText>Diseño de la Interfaz</w:delText>
        </w:r>
        <w:r w:rsidDel="00A755C9">
          <w:rPr>
            <w:noProof/>
            <w:webHidden/>
          </w:rPr>
          <w:tab/>
          <w:delText>116</w:delText>
        </w:r>
      </w:del>
    </w:p>
    <w:p w14:paraId="63372816" w14:textId="0A397DB5" w:rsidR="003022E0" w:rsidDel="00A755C9" w:rsidRDefault="003022E0">
      <w:pPr>
        <w:pStyle w:val="TDC3"/>
        <w:tabs>
          <w:tab w:val="left" w:pos="1320"/>
          <w:tab w:val="right" w:leader="dot" w:pos="8354"/>
        </w:tabs>
        <w:rPr>
          <w:del w:id="947" w:author="Pablo Barrero Cruz" w:date="2026-06-30T16:06:00Z" w16du:dateUtc="2026-06-30T14:06:00Z"/>
          <w:rFonts w:eastAsiaTheme="minorEastAsia"/>
          <w:i w:val="0"/>
          <w:iCs w:val="0"/>
          <w:noProof/>
          <w:kern w:val="2"/>
          <w:sz w:val="24"/>
          <w:szCs w:val="24"/>
          <w:lang w:eastAsia="es-ES"/>
          <w14:ligatures w14:val="standardContextual"/>
        </w:rPr>
      </w:pPr>
      <w:del w:id="948" w:author="Pablo Barrero Cruz" w:date="2026-06-30T16:06:00Z" w16du:dateUtc="2026-06-30T14:06:00Z">
        <w:r w:rsidRPr="00A755C9" w:rsidDel="00A755C9">
          <w:rPr>
            <w:rPrChange w:id="949" w:author="Pablo Barrero Cruz" w:date="2026-06-30T16:06:00Z" w16du:dateUtc="2026-06-30T14:06:00Z">
              <w:rPr>
                <w:rStyle w:val="Hipervnculo"/>
                <w:i w:val="0"/>
                <w:iCs w:val="0"/>
                <w:noProof/>
              </w:rPr>
            </w:rPrChange>
          </w:rPr>
          <w:delText>6.6.1</w:delText>
        </w:r>
        <w:r w:rsidDel="00A755C9">
          <w:rPr>
            <w:rFonts w:eastAsiaTheme="minorEastAsia"/>
            <w:i w:val="0"/>
            <w:iCs w:val="0"/>
            <w:noProof/>
            <w:kern w:val="2"/>
            <w:sz w:val="24"/>
            <w:szCs w:val="24"/>
            <w:lang w:eastAsia="es-ES"/>
            <w14:ligatures w14:val="standardContextual"/>
          </w:rPr>
          <w:tab/>
        </w:r>
        <w:r w:rsidRPr="00A755C9" w:rsidDel="00A755C9">
          <w:rPr>
            <w:rPrChange w:id="950" w:author="Pablo Barrero Cruz" w:date="2026-06-30T16:06:00Z" w16du:dateUtc="2026-06-30T14:06:00Z">
              <w:rPr>
                <w:rStyle w:val="Hipervnculo"/>
                <w:i w:val="0"/>
                <w:iCs w:val="0"/>
                <w:noProof/>
              </w:rPr>
            </w:rPrChange>
          </w:rPr>
          <w:delText>Criterios generales de diseño</w:delText>
        </w:r>
        <w:r w:rsidDel="00A755C9">
          <w:rPr>
            <w:noProof/>
            <w:webHidden/>
          </w:rPr>
          <w:tab/>
          <w:delText>116</w:delText>
        </w:r>
      </w:del>
    </w:p>
    <w:p w14:paraId="5609C43C" w14:textId="211B7ABD" w:rsidR="003022E0" w:rsidDel="00A755C9" w:rsidRDefault="003022E0">
      <w:pPr>
        <w:pStyle w:val="TDC3"/>
        <w:tabs>
          <w:tab w:val="left" w:pos="1320"/>
          <w:tab w:val="right" w:leader="dot" w:pos="8354"/>
        </w:tabs>
        <w:rPr>
          <w:del w:id="951" w:author="Pablo Barrero Cruz" w:date="2026-06-30T16:06:00Z" w16du:dateUtc="2026-06-30T14:06:00Z"/>
          <w:rFonts w:eastAsiaTheme="minorEastAsia"/>
          <w:i w:val="0"/>
          <w:iCs w:val="0"/>
          <w:noProof/>
          <w:kern w:val="2"/>
          <w:sz w:val="24"/>
          <w:szCs w:val="24"/>
          <w:lang w:eastAsia="es-ES"/>
          <w14:ligatures w14:val="standardContextual"/>
        </w:rPr>
      </w:pPr>
      <w:del w:id="952" w:author="Pablo Barrero Cruz" w:date="2026-06-30T16:06:00Z" w16du:dateUtc="2026-06-30T14:06:00Z">
        <w:r w:rsidRPr="00A755C9" w:rsidDel="00A755C9">
          <w:rPr>
            <w:rPrChange w:id="953" w:author="Pablo Barrero Cruz" w:date="2026-06-30T16:06:00Z" w16du:dateUtc="2026-06-30T14:06:00Z">
              <w:rPr>
                <w:rStyle w:val="Hipervnculo"/>
                <w:i w:val="0"/>
                <w:iCs w:val="0"/>
                <w:noProof/>
              </w:rPr>
            </w:rPrChange>
          </w:rPr>
          <w:delText>6.6.2</w:delText>
        </w:r>
        <w:r w:rsidDel="00A755C9">
          <w:rPr>
            <w:rFonts w:eastAsiaTheme="minorEastAsia"/>
            <w:i w:val="0"/>
            <w:iCs w:val="0"/>
            <w:noProof/>
            <w:kern w:val="2"/>
            <w:sz w:val="24"/>
            <w:szCs w:val="24"/>
            <w:lang w:eastAsia="es-ES"/>
            <w14:ligatures w14:val="standardContextual"/>
          </w:rPr>
          <w:tab/>
        </w:r>
        <w:r w:rsidRPr="00A755C9" w:rsidDel="00A755C9">
          <w:rPr>
            <w:rPrChange w:id="954" w:author="Pablo Barrero Cruz" w:date="2026-06-30T16:06:00Z" w16du:dateUtc="2026-06-30T14:06:00Z">
              <w:rPr>
                <w:rStyle w:val="Hipervnculo"/>
                <w:i w:val="0"/>
                <w:iCs w:val="0"/>
                <w:noProof/>
              </w:rPr>
            </w:rPrChange>
          </w:rPr>
          <w:delText>Estructura general de la interfaz</w:delText>
        </w:r>
        <w:r w:rsidDel="00A755C9">
          <w:rPr>
            <w:noProof/>
            <w:webHidden/>
          </w:rPr>
          <w:tab/>
          <w:delText>116</w:delText>
        </w:r>
      </w:del>
    </w:p>
    <w:p w14:paraId="4FBA0F62" w14:textId="1A9C6449" w:rsidR="003022E0" w:rsidDel="00A755C9" w:rsidRDefault="003022E0">
      <w:pPr>
        <w:pStyle w:val="TDC3"/>
        <w:tabs>
          <w:tab w:val="left" w:pos="1320"/>
          <w:tab w:val="right" w:leader="dot" w:pos="8354"/>
        </w:tabs>
        <w:rPr>
          <w:del w:id="955" w:author="Pablo Barrero Cruz" w:date="2026-06-30T16:06:00Z" w16du:dateUtc="2026-06-30T14:06:00Z"/>
          <w:rFonts w:eastAsiaTheme="minorEastAsia"/>
          <w:i w:val="0"/>
          <w:iCs w:val="0"/>
          <w:noProof/>
          <w:kern w:val="2"/>
          <w:sz w:val="24"/>
          <w:szCs w:val="24"/>
          <w:lang w:eastAsia="es-ES"/>
          <w14:ligatures w14:val="standardContextual"/>
        </w:rPr>
      </w:pPr>
      <w:del w:id="956" w:author="Pablo Barrero Cruz" w:date="2026-06-30T16:06:00Z" w16du:dateUtc="2026-06-30T14:06:00Z">
        <w:r w:rsidRPr="00A755C9" w:rsidDel="00A755C9">
          <w:rPr>
            <w:rPrChange w:id="957" w:author="Pablo Barrero Cruz" w:date="2026-06-30T16:06:00Z" w16du:dateUtc="2026-06-30T14:06:00Z">
              <w:rPr>
                <w:rStyle w:val="Hipervnculo"/>
                <w:i w:val="0"/>
                <w:iCs w:val="0"/>
                <w:noProof/>
              </w:rPr>
            </w:rPrChange>
          </w:rPr>
          <w:delText>6.6.3</w:delText>
        </w:r>
        <w:r w:rsidDel="00A755C9">
          <w:rPr>
            <w:rFonts w:eastAsiaTheme="minorEastAsia"/>
            <w:i w:val="0"/>
            <w:iCs w:val="0"/>
            <w:noProof/>
            <w:kern w:val="2"/>
            <w:sz w:val="24"/>
            <w:szCs w:val="24"/>
            <w:lang w:eastAsia="es-ES"/>
            <w14:ligatures w14:val="standardContextual"/>
          </w:rPr>
          <w:tab/>
        </w:r>
        <w:r w:rsidRPr="00A755C9" w:rsidDel="00A755C9">
          <w:rPr>
            <w:rPrChange w:id="958" w:author="Pablo Barrero Cruz" w:date="2026-06-30T16:06:00Z" w16du:dateUtc="2026-06-30T14:06:00Z">
              <w:rPr>
                <w:rStyle w:val="Hipervnculo"/>
                <w:i w:val="0"/>
                <w:iCs w:val="0"/>
                <w:noProof/>
              </w:rPr>
            </w:rPrChange>
          </w:rPr>
          <w:delText>Pantallas principales</w:delText>
        </w:r>
        <w:r w:rsidDel="00A755C9">
          <w:rPr>
            <w:noProof/>
            <w:webHidden/>
          </w:rPr>
          <w:tab/>
          <w:delText>117</w:delText>
        </w:r>
      </w:del>
    </w:p>
    <w:p w14:paraId="2FECF76C" w14:textId="289EF2BE" w:rsidR="003022E0" w:rsidDel="00A755C9" w:rsidRDefault="003022E0">
      <w:pPr>
        <w:pStyle w:val="TDC3"/>
        <w:tabs>
          <w:tab w:val="left" w:pos="1320"/>
          <w:tab w:val="right" w:leader="dot" w:pos="8354"/>
        </w:tabs>
        <w:rPr>
          <w:del w:id="959" w:author="Pablo Barrero Cruz" w:date="2026-06-30T16:06:00Z" w16du:dateUtc="2026-06-30T14:06:00Z"/>
          <w:rFonts w:eastAsiaTheme="minorEastAsia"/>
          <w:i w:val="0"/>
          <w:iCs w:val="0"/>
          <w:noProof/>
          <w:kern w:val="2"/>
          <w:sz w:val="24"/>
          <w:szCs w:val="24"/>
          <w:lang w:eastAsia="es-ES"/>
          <w14:ligatures w14:val="standardContextual"/>
        </w:rPr>
      </w:pPr>
      <w:del w:id="960" w:author="Pablo Barrero Cruz" w:date="2026-06-30T16:06:00Z" w16du:dateUtc="2026-06-30T14:06:00Z">
        <w:r w:rsidRPr="00A755C9" w:rsidDel="00A755C9">
          <w:rPr>
            <w:rPrChange w:id="961" w:author="Pablo Barrero Cruz" w:date="2026-06-30T16:06:00Z" w16du:dateUtc="2026-06-30T14:06:00Z">
              <w:rPr>
                <w:rStyle w:val="Hipervnculo"/>
                <w:i w:val="0"/>
                <w:iCs w:val="0"/>
                <w:noProof/>
              </w:rPr>
            </w:rPrChange>
          </w:rPr>
          <w:delText>6.6.4</w:delText>
        </w:r>
        <w:r w:rsidDel="00A755C9">
          <w:rPr>
            <w:rFonts w:eastAsiaTheme="minorEastAsia"/>
            <w:i w:val="0"/>
            <w:iCs w:val="0"/>
            <w:noProof/>
            <w:kern w:val="2"/>
            <w:sz w:val="24"/>
            <w:szCs w:val="24"/>
            <w:lang w:eastAsia="es-ES"/>
            <w14:ligatures w14:val="standardContextual"/>
          </w:rPr>
          <w:tab/>
        </w:r>
        <w:r w:rsidRPr="00A755C9" w:rsidDel="00A755C9">
          <w:rPr>
            <w:rPrChange w:id="962" w:author="Pablo Barrero Cruz" w:date="2026-06-30T16:06:00Z" w16du:dateUtc="2026-06-30T14:06:00Z">
              <w:rPr>
                <w:rStyle w:val="Hipervnculo"/>
                <w:i w:val="0"/>
                <w:iCs w:val="0"/>
                <w:noProof/>
              </w:rPr>
            </w:rPrChange>
          </w:rPr>
          <w:delText>Diseño de la interfaz del alumno</w:delText>
        </w:r>
        <w:r w:rsidDel="00A755C9">
          <w:rPr>
            <w:noProof/>
            <w:webHidden/>
          </w:rPr>
          <w:tab/>
          <w:delText>118</w:delText>
        </w:r>
      </w:del>
    </w:p>
    <w:p w14:paraId="30DCB564" w14:textId="73C106C0" w:rsidR="003022E0" w:rsidDel="00A755C9" w:rsidRDefault="003022E0">
      <w:pPr>
        <w:pStyle w:val="TDC3"/>
        <w:tabs>
          <w:tab w:val="left" w:pos="1320"/>
          <w:tab w:val="right" w:leader="dot" w:pos="8354"/>
        </w:tabs>
        <w:rPr>
          <w:del w:id="963" w:author="Pablo Barrero Cruz" w:date="2026-06-30T16:06:00Z" w16du:dateUtc="2026-06-30T14:06:00Z"/>
          <w:rFonts w:eastAsiaTheme="minorEastAsia"/>
          <w:i w:val="0"/>
          <w:iCs w:val="0"/>
          <w:noProof/>
          <w:kern w:val="2"/>
          <w:sz w:val="24"/>
          <w:szCs w:val="24"/>
          <w:lang w:eastAsia="es-ES"/>
          <w14:ligatures w14:val="standardContextual"/>
        </w:rPr>
      </w:pPr>
      <w:del w:id="964" w:author="Pablo Barrero Cruz" w:date="2026-06-30T16:06:00Z" w16du:dateUtc="2026-06-30T14:06:00Z">
        <w:r w:rsidRPr="00A755C9" w:rsidDel="00A755C9">
          <w:rPr>
            <w:rPrChange w:id="965" w:author="Pablo Barrero Cruz" w:date="2026-06-30T16:06:00Z" w16du:dateUtc="2026-06-30T14:06:00Z">
              <w:rPr>
                <w:rStyle w:val="Hipervnculo"/>
                <w:i w:val="0"/>
                <w:iCs w:val="0"/>
                <w:noProof/>
              </w:rPr>
            </w:rPrChange>
          </w:rPr>
          <w:delText>6.6.5</w:delText>
        </w:r>
        <w:r w:rsidDel="00A755C9">
          <w:rPr>
            <w:rFonts w:eastAsiaTheme="minorEastAsia"/>
            <w:i w:val="0"/>
            <w:iCs w:val="0"/>
            <w:noProof/>
            <w:kern w:val="2"/>
            <w:sz w:val="24"/>
            <w:szCs w:val="24"/>
            <w:lang w:eastAsia="es-ES"/>
            <w14:ligatures w14:val="standardContextual"/>
          </w:rPr>
          <w:tab/>
        </w:r>
        <w:r w:rsidRPr="00A755C9" w:rsidDel="00A755C9">
          <w:rPr>
            <w:rPrChange w:id="966" w:author="Pablo Barrero Cruz" w:date="2026-06-30T16:06:00Z" w16du:dateUtc="2026-06-30T14:06:00Z">
              <w:rPr>
                <w:rStyle w:val="Hipervnculo"/>
                <w:i w:val="0"/>
                <w:iCs w:val="0"/>
                <w:noProof/>
              </w:rPr>
            </w:rPrChange>
          </w:rPr>
          <w:delText>Diseño de la interfaz del profesor</w:delText>
        </w:r>
        <w:r w:rsidDel="00A755C9">
          <w:rPr>
            <w:noProof/>
            <w:webHidden/>
          </w:rPr>
          <w:tab/>
          <w:delText>118</w:delText>
        </w:r>
      </w:del>
    </w:p>
    <w:p w14:paraId="1E2777ED" w14:textId="42FBEB9A" w:rsidR="003022E0" w:rsidDel="00A755C9" w:rsidRDefault="003022E0">
      <w:pPr>
        <w:pStyle w:val="TDC3"/>
        <w:tabs>
          <w:tab w:val="left" w:pos="1320"/>
          <w:tab w:val="right" w:leader="dot" w:pos="8354"/>
        </w:tabs>
        <w:rPr>
          <w:del w:id="967" w:author="Pablo Barrero Cruz" w:date="2026-06-30T16:06:00Z" w16du:dateUtc="2026-06-30T14:06:00Z"/>
          <w:rFonts w:eastAsiaTheme="minorEastAsia"/>
          <w:i w:val="0"/>
          <w:iCs w:val="0"/>
          <w:noProof/>
          <w:kern w:val="2"/>
          <w:sz w:val="24"/>
          <w:szCs w:val="24"/>
          <w:lang w:eastAsia="es-ES"/>
          <w14:ligatures w14:val="standardContextual"/>
        </w:rPr>
      </w:pPr>
      <w:del w:id="968" w:author="Pablo Barrero Cruz" w:date="2026-06-30T16:06:00Z" w16du:dateUtc="2026-06-30T14:06:00Z">
        <w:r w:rsidRPr="00A755C9" w:rsidDel="00A755C9">
          <w:rPr>
            <w:rPrChange w:id="969" w:author="Pablo Barrero Cruz" w:date="2026-06-30T16:06:00Z" w16du:dateUtc="2026-06-30T14:06:00Z">
              <w:rPr>
                <w:rStyle w:val="Hipervnculo"/>
                <w:i w:val="0"/>
                <w:iCs w:val="0"/>
                <w:noProof/>
              </w:rPr>
            </w:rPrChange>
          </w:rPr>
          <w:delText>6.6.6</w:delText>
        </w:r>
        <w:r w:rsidDel="00A755C9">
          <w:rPr>
            <w:rFonts w:eastAsiaTheme="minorEastAsia"/>
            <w:i w:val="0"/>
            <w:iCs w:val="0"/>
            <w:noProof/>
            <w:kern w:val="2"/>
            <w:sz w:val="24"/>
            <w:szCs w:val="24"/>
            <w:lang w:eastAsia="es-ES"/>
            <w14:ligatures w14:val="standardContextual"/>
          </w:rPr>
          <w:tab/>
        </w:r>
        <w:r w:rsidRPr="00A755C9" w:rsidDel="00A755C9">
          <w:rPr>
            <w:rPrChange w:id="970" w:author="Pablo Barrero Cruz" w:date="2026-06-30T16:06:00Z" w16du:dateUtc="2026-06-30T14:06:00Z">
              <w:rPr>
                <w:rStyle w:val="Hipervnculo"/>
                <w:i w:val="0"/>
                <w:iCs w:val="0"/>
                <w:noProof/>
              </w:rPr>
            </w:rPrChange>
          </w:rPr>
          <w:delText>Diseño de la interfaz de administración</w:delText>
        </w:r>
        <w:r w:rsidDel="00A755C9">
          <w:rPr>
            <w:noProof/>
            <w:webHidden/>
          </w:rPr>
          <w:tab/>
          <w:delText>118</w:delText>
        </w:r>
      </w:del>
    </w:p>
    <w:p w14:paraId="6B307438" w14:textId="1DACE990" w:rsidR="003022E0" w:rsidDel="00A755C9" w:rsidRDefault="003022E0">
      <w:pPr>
        <w:pStyle w:val="TDC3"/>
        <w:tabs>
          <w:tab w:val="left" w:pos="1320"/>
          <w:tab w:val="right" w:leader="dot" w:pos="8354"/>
        </w:tabs>
        <w:rPr>
          <w:del w:id="971" w:author="Pablo Barrero Cruz" w:date="2026-06-30T16:06:00Z" w16du:dateUtc="2026-06-30T14:06:00Z"/>
          <w:rFonts w:eastAsiaTheme="minorEastAsia"/>
          <w:i w:val="0"/>
          <w:iCs w:val="0"/>
          <w:noProof/>
          <w:kern w:val="2"/>
          <w:sz w:val="24"/>
          <w:szCs w:val="24"/>
          <w:lang w:eastAsia="es-ES"/>
          <w14:ligatures w14:val="standardContextual"/>
        </w:rPr>
      </w:pPr>
      <w:del w:id="972" w:author="Pablo Barrero Cruz" w:date="2026-06-30T16:06:00Z" w16du:dateUtc="2026-06-30T14:06:00Z">
        <w:r w:rsidRPr="00A755C9" w:rsidDel="00A755C9">
          <w:rPr>
            <w:rPrChange w:id="973" w:author="Pablo Barrero Cruz" w:date="2026-06-30T16:06:00Z" w16du:dateUtc="2026-06-30T14:06:00Z">
              <w:rPr>
                <w:rStyle w:val="Hipervnculo"/>
                <w:i w:val="0"/>
                <w:iCs w:val="0"/>
                <w:noProof/>
              </w:rPr>
            </w:rPrChange>
          </w:rPr>
          <w:delText>6.6.7</w:delText>
        </w:r>
        <w:r w:rsidDel="00A755C9">
          <w:rPr>
            <w:rFonts w:eastAsiaTheme="minorEastAsia"/>
            <w:i w:val="0"/>
            <w:iCs w:val="0"/>
            <w:noProof/>
            <w:kern w:val="2"/>
            <w:sz w:val="24"/>
            <w:szCs w:val="24"/>
            <w:lang w:eastAsia="es-ES"/>
            <w14:ligatures w14:val="standardContextual"/>
          </w:rPr>
          <w:tab/>
        </w:r>
        <w:r w:rsidRPr="00A755C9" w:rsidDel="00A755C9">
          <w:rPr>
            <w:rPrChange w:id="974" w:author="Pablo Barrero Cruz" w:date="2026-06-30T16:06:00Z" w16du:dateUtc="2026-06-30T14:06:00Z">
              <w:rPr>
                <w:rStyle w:val="Hipervnculo"/>
                <w:i w:val="0"/>
                <w:iCs w:val="0"/>
                <w:noProof/>
              </w:rPr>
            </w:rPrChange>
          </w:rPr>
          <w:delText>Estados visibles y retroalimentación</w:delText>
        </w:r>
        <w:r w:rsidDel="00A755C9">
          <w:rPr>
            <w:noProof/>
            <w:webHidden/>
          </w:rPr>
          <w:tab/>
          <w:delText>119</w:delText>
        </w:r>
      </w:del>
    </w:p>
    <w:p w14:paraId="3CE7803B" w14:textId="0F5EFC08" w:rsidR="003022E0" w:rsidDel="00A755C9" w:rsidRDefault="003022E0">
      <w:pPr>
        <w:pStyle w:val="TDC3"/>
        <w:tabs>
          <w:tab w:val="left" w:pos="1320"/>
          <w:tab w:val="right" w:leader="dot" w:pos="8354"/>
        </w:tabs>
        <w:rPr>
          <w:del w:id="975" w:author="Pablo Barrero Cruz" w:date="2026-06-30T16:06:00Z" w16du:dateUtc="2026-06-30T14:06:00Z"/>
          <w:rFonts w:eastAsiaTheme="minorEastAsia"/>
          <w:i w:val="0"/>
          <w:iCs w:val="0"/>
          <w:noProof/>
          <w:kern w:val="2"/>
          <w:sz w:val="24"/>
          <w:szCs w:val="24"/>
          <w:lang w:eastAsia="es-ES"/>
          <w14:ligatures w14:val="standardContextual"/>
        </w:rPr>
      </w:pPr>
      <w:del w:id="976" w:author="Pablo Barrero Cruz" w:date="2026-06-30T16:06:00Z" w16du:dateUtc="2026-06-30T14:06:00Z">
        <w:r w:rsidRPr="00A755C9" w:rsidDel="00A755C9">
          <w:rPr>
            <w:rPrChange w:id="977" w:author="Pablo Barrero Cruz" w:date="2026-06-30T16:06:00Z" w16du:dateUtc="2026-06-30T14:06:00Z">
              <w:rPr>
                <w:rStyle w:val="Hipervnculo"/>
                <w:i w:val="0"/>
                <w:iCs w:val="0"/>
                <w:noProof/>
              </w:rPr>
            </w:rPrChange>
          </w:rPr>
          <w:delText>6.6.8</w:delText>
        </w:r>
        <w:r w:rsidDel="00A755C9">
          <w:rPr>
            <w:rFonts w:eastAsiaTheme="minorEastAsia"/>
            <w:i w:val="0"/>
            <w:iCs w:val="0"/>
            <w:noProof/>
            <w:kern w:val="2"/>
            <w:sz w:val="24"/>
            <w:szCs w:val="24"/>
            <w:lang w:eastAsia="es-ES"/>
            <w14:ligatures w14:val="standardContextual"/>
          </w:rPr>
          <w:tab/>
        </w:r>
        <w:r w:rsidRPr="00A755C9" w:rsidDel="00A755C9">
          <w:rPr>
            <w:rPrChange w:id="978" w:author="Pablo Barrero Cruz" w:date="2026-06-30T16:06:00Z" w16du:dateUtc="2026-06-30T14:06:00Z">
              <w:rPr>
                <w:rStyle w:val="Hipervnculo"/>
                <w:i w:val="0"/>
                <w:iCs w:val="0"/>
                <w:noProof/>
              </w:rPr>
            </w:rPrChange>
          </w:rPr>
          <w:delText>Decisiones de diseño visual</w:delText>
        </w:r>
        <w:r w:rsidDel="00A755C9">
          <w:rPr>
            <w:noProof/>
            <w:webHidden/>
          </w:rPr>
          <w:tab/>
          <w:delText>119</w:delText>
        </w:r>
      </w:del>
    </w:p>
    <w:p w14:paraId="182F22E4" w14:textId="1F698788" w:rsidR="003022E0" w:rsidDel="00A755C9" w:rsidRDefault="003022E0">
      <w:pPr>
        <w:pStyle w:val="TDC3"/>
        <w:tabs>
          <w:tab w:val="left" w:pos="1320"/>
          <w:tab w:val="right" w:leader="dot" w:pos="8354"/>
        </w:tabs>
        <w:rPr>
          <w:del w:id="979" w:author="Pablo Barrero Cruz" w:date="2026-06-30T16:06:00Z" w16du:dateUtc="2026-06-30T14:06:00Z"/>
          <w:rFonts w:eastAsiaTheme="minorEastAsia"/>
          <w:i w:val="0"/>
          <w:iCs w:val="0"/>
          <w:noProof/>
          <w:kern w:val="2"/>
          <w:sz w:val="24"/>
          <w:szCs w:val="24"/>
          <w:lang w:eastAsia="es-ES"/>
          <w14:ligatures w14:val="standardContextual"/>
        </w:rPr>
      </w:pPr>
      <w:del w:id="980" w:author="Pablo Barrero Cruz" w:date="2026-06-30T16:06:00Z" w16du:dateUtc="2026-06-30T14:06:00Z">
        <w:r w:rsidRPr="00A755C9" w:rsidDel="00A755C9">
          <w:rPr>
            <w:rPrChange w:id="981" w:author="Pablo Barrero Cruz" w:date="2026-06-30T16:06:00Z" w16du:dateUtc="2026-06-30T14:06:00Z">
              <w:rPr>
                <w:rStyle w:val="Hipervnculo"/>
                <w:i w:val="0"/>
                <w:iCs w:val="0"/>
                <w:noProof/>
              </w:rPr>
            </w:rPrChange>
          </w:rPr>
          <w:delText>6.6.9</w:delText>
        </w:r>
        <w:r w:rsidDel="00A755C9">
          <w:rPr>
            <w:rFonts w:eastAsiaTheme="minorEastAsia"/>
            <w:i w:val="0"/>
            <w:iCs w:val="0"/>
            <w:noProof/>
            <w:kern w:val="2"/>
            <w:sz w:val="24"/>
            <w:szCs w:val="24"/>
            <w:lang w:eastAsia="es-ES"/>
            <w14:ligatures w14:val="standardContextual"/>
          </w:rPr>
          <w:tab/>
        </w:r>
        <w:r w:rsidRPr="00A755C9" w:rsidDel="00A755C9">
          <w:rPr>
            <w:rPrChange w:id="982" w:author="Pablo Barrero Cruz" w:date="2026-06-30T16:06:00Z" w16du:dateUtc="2026-06-30T14:06:00Z">
              <w:rPr>
                <w:rStyle w:val="Hipervnculo"/>
                <w:i w:val="0"/>
                <w:iCs w:val="0"/>
                <w:noProof/>
              </w:rPr>
            </w:rPrChange>
          </w:rPr>
          <w:delText>Relación con el análisis de interfaces</w:delText>
        </w:r>
        <w:r w:rsidDel="00A755C9">
          <w:rPr>
            <w:noProof/>
            <w:webHidden/>
          </w:rPr>
          <w:tab/>
          <w:delText>119</w:delText>
        </w:r>
      </w:del>
    </w:p>
    <w:p w14:paraId="635A34EE" w14:textId="4E4992C6" w:rsidR="003022E0" w:rsidDel="00A755C9" w:rsidRDefault="003022E0">
      <w:pPr>
        <w:pStyle w:val="TDC2"/>
        <w:rPr>
          <w:del w:id="983" w:author="Pablo Barrero Cruz" w:date="2026-06-30T16:06:00Z" w16du:dateUtc="2026-06-30T14:06:00Z"/>
          <w:rFonts w:eastAsiaTheme="minorEastAsia"/>
          <w:smallCaps w:val="0"/>
          <w:noProof/>
          <w:kern w:val="2"/>
          <w:sz w:val="24"/>
          <w:szCs w:val="24"/>
          <w:lang w:eastAsia="es-ES"/>
          <w14:ligatures w14:val="standardContextual"/>
        </w:rPr>
      </w:pPr>
      <w:del w:id="984" w:author="Pablo Barrero Cruz" w:date="2026-06-30T16:06:00Z" w16du:dateUtc="2026-06-30T14:06:00Z">
        <w:r w:rsidRPr="00A755C9" w:rsidDel="00A755C9">
          <w:rPr>
            <w:rPrChange w:id="985" w:author="Pablo Barrero Cruz" w:date="2026-06-30T16:06:00Z" w16du:dateUtc="2026-06-30T14:06:00Z">
              <w:rPr>
                <w:rStyle w:val="Hipervnculo"/>
                <w:smallCaps w:val="0"/>
                <w:noProof/>
              </w:rPr>
            </w:rPrChange>
          </w:rPr>
          <w:delText>6.7</w:delText>
        </w:r>
        <w:r w:rsidDel="00A755C9">
          <w:rPr>
            <w:rFonts w:eastAsiaTheme="minorEastAsia"/>
            <w:smallCaps w:val="0"/>
            <w:noProof/>
            <w:kern w:val="2"/>
            <w:sz w:val="24"/>
            <w:szCs w:val="24"/>
            <w:lang w:eastAsia="es-ES"/>
            <w14:ligatures w14:val="standardContextual"/>
          </w:rPr>
          <w:tab/>
        </w:r>
        <w:r w:rsidRPr="00A755C9" w:rsidDel="00A755C9">
          <w:rPr>
            <w:rPrChange w:id="986" w:author="Pablo Barrero Cruz" w:date="2026-06-30T16:06:00Z" w16du:dateUtc="2026-06-30T14:06:00Z">
              <w:rPr>
                <w:rStyle w:val="Hipervnculo"/>
                <w:smallCaps w:val="0"/>
                <w:noProof/>
              </w:rPr>
            </w:rPrChange>
          </w:rPr>
          <w:delText>Especificación Técnica del Plan de Pruebas</w:delText>
        </w:r>
        <w:r w:rsidDel="00A755C9">
          <w:rPr>
            <w:noProof/>
            <w:webHidden/>
          </w:rPr>
          <w:tab/>
          <w:delText>120</w:delText>
        </w:r>
      </w:del>
    </w:p>
    <w:p w14:paraId="16AD7FD5" w14:textId="541CF44D" w:rsidR="003022E0" w:rsidDel="00A755C9" w:rsidRDefault="003022E0">
      <w:pPr>
        <w:pStyle w:val="TDC3"/>
        <w:tabs>
          <w:tab w:val="left" w:pos="1320"/>
          <w:tab w:val="right" w:leader="dot" w:pos="8354"/>
        </w:tabs>
        <w:rPr>
          <w:del w:id="987" w:author="Pablo Barrero Cruz" w:date="2026-06-30T16:06:00Z" w16du:dateUtc="2026-06-30T14:06:00Z"/>
          <w:rFonts w:eastAsiaTheme="minorEastAsia"/>
          <w:i w:val="0"/>
          <w:iCs w:val="0"/>
          <w:noProof/>
          <w:kern w:val="2"/>
          <w:sz w:val="24"/>
          <w:szCs w:val="24"/>
          <w:lang w:eastAsia="es-ES"/>
          <w14:ligatures w14:val="standardContextual"/>
        </w:rPr>
      </w:pPr>
      <w:del w:id="988" w:author="Pablo Barrero Cruz" w:date="2026-06-30T16:06:00Z" w16du:dateUtc="2026-06-30T14:06:00Z">
        <w:r w:rsidRPr="00A755C9" w:rsidDel="00A755C9">
          <w:rPr>
            <w:rPrChange w:id="989" w:author="Pablo Barrero Cruz" w:date="2026-06-30T16:06:00Z" w16du:dateUtc="2026-06-30T14:06:00Z">
              <w:rPr>
                <w:rStyle w:val="Hipervnculo"/>
                <w:i w:val="0"/>
                <w:iCs w:val="0"/>
                <w:noProof/>
              </w:rPr>
            </w:rPrChange>
          </w:rPr>
          <w:delText>6.7.1</w:delText>
        </w:r>
        <w:r w:rsidDel="00A755C9">
          <w:rPr>
            <w:rFonts w:eastAsiaTheme="minorEastAsia"/>
            <w:i w:val="0"/>
            <w:iCs w:val="0"/>
            <w:noProof/>
            <w:kern w:val="2"/>
            <w:sz w:val="24"/>
            <w:szCs w:val="24"/>
            <w:lang w:eastAsia="es-ES"/>
            <w14:ligatures w14:val="standardContextual"/>
          </w:rPr>
          <w:tab/>
        </w:r>
        <w:r w:rsidRPr="00A755C9" w:rsidDel="00A755C9">
          <w:rPr>
            <w:rPrChange w:id="990" w:author="Pablo Barrero Cruz" w:date="2026-06-30T16:06:00Z" w16du:dateUtc="2026-06-30T14:06:00Z">
              <w:rPr>
                <w:rStyle w:val="Hipervnculo"/>
                <w:i w:val="0"/>
                <w:iCs w:val="0"/>
                <w:noProof/>
              </w:rPr>
            </w:rPrChange>
          </w:rPr>
          <w:delText>Resumen de la estrategia de pruebas</w:delText>
        </w:r>
        <w:r w:rsidDel="00A755C9">
          <w:rPr>
            <w:noProof/>
            <w:webHidden/>
          </w:rPr>
          <w:tab/>
          <w:delText>120</w:delText>
        </w:r>
      </w:del>
    </w:p>
    <w:p w14:paraId="190DBB0A" w14:textId="0E946B39" w:rsidR="003022E0" w:rsidDel="00A755C9" w:rsidRDefault="003022E0">
      <w:pPr>
        <w:pStyle w:val="TDC3"/>
        <w:tabs>
          <w:tab w:val="left" w:pos="1320"/>
          <w:tab w:val="right" w:leader="dot" w:pos="8354"/>
        </w:tabs>
        <w:rPr>
          <w:del w:id="991" w:author="Pablo Barrero Cruz" w:date="2026-06-30T16:06:00Z" w16du:dateUtc="2026-06-30T14:06:00Z"/>
          <w:rFonts w:eastAsiaTheme="minorEastAsia"/>
          <w:i w:val="0"/>
          <w:iCs w:val="0"/>
          <w:noProof/>
          <w:kern w:val="2"/>
          <w:sz w:val="24"/>
          <w:szCs w:val="24"/>
          <w:lang w:eastAsia="es-ES"/>
          <w14:ligatures w14:val="standardContextual"/>
        </w:rPr>
      </w:pPr>
      <w:del w:id="992" w:author="Pablo Barrero Cruz" w:date="2026-06-30T16:06:00Z" w16du:dateUtc="2026-06-30T14:06:00Z">
        <w:r w:rsidRPr="00A755C9" w:rsidDel="00A755C9">
          <w:rPr>
            <w:rPrChange w:id="993" w:author="Pablo Barrero Cruz" w:date="2026-06-30T16:06:00Z" w16du:dateUtc="2026-06-30T14:06:00Z">
              <w:rPr>
                <w:rStyle w:val="Hipervnculo"/>
                <w:i w:val="0"/>
                <w:iCs w:val="0"/>
                <w:noProof/>
              </w:rPr>
            </w:rPrChange>
          </w:rPr>
          <w:delText>6.7.2</w:delText>
        </w:r>
        <w:r w:rsidDel="00A755C9">
          <w:rPr>
            <w:rFonts w:eastAsiaTheme="minorEastAsia"/>
            <w:i w:val="0"/>
            <w:iCs w:val="0"/>
            <w:noProof/>
            <w:kern w:val="2"/>
            <w:sz w:val="24"/>
            <w:szCs w:val="24"/>
            <w:lang w:eastAsia="es-ES"/>
            <w14:ligatures w14:val="standardContextual"/>
          </w:rPr>
          <w:tab/>
        </w:r>
        <w:r w:rsidRPr="00A755C9" w:rsidDel="00A755C9">
          <w:rPr>
            <w:rPrChange w:id="994" w:author="Pablo Barrero Cruz" w:date="2026-06-30T16:06:00Z" w16du:dateUtc="2026-06-30T14:06:00Z">
              <w:rPr>
                <w:rStyle w:val="Hipervnculo"/>
                <w:i w:val="0"/>
                <w:iCs w:val="0"/>
                <w:noProof/>
              </w:rPr>
            </w:rPrChange>
          </w:rPr>
          <w:delText>Flujo técnico de validación</w:delText>
        </w:r>
        <w:r w:rsidDel="00A755C9">
          <w:rPr>
            <w:noProof/>
            <w:webHidden/>
          </w:rPr>
          <w:tab/>
          <w:delText>120</w:delText>
        </w:r>
      </w:del>
    </w:p>
    <w:p w14:paraId="3ECD2C00" w14:textId="338CAEA8" w:rsidR="003022E0" w:rsidDel="00A755C9" w:rsidRDefault="003022E0">
      <w:pPr>
        <w:pStyle w:val="TDC3"/>
        <w:tabs>
          <w:tab w:val="left" w:pos="1320"/>
          <w:tab w:val="right" w:leader="dot" w:pos="8354"/>
        </w:tabs>
        <w:rPr>
          <w:del w:id="995" w:author="Pablo Barrero Cruz" w:date="2026-06-30T16:06:00Z" w16du:dateUtc="2026-06-30T14:06:00Z"/>
          <w:rFonts w:eastAsiaTheme="minorEastAsia"/>
          <w:i w:val="0"/>
          <w:iCs w:val="0"/>
          <w:noProof/>
          <w:kern w:val="2"/>
          <w:sz w:val="24"/>
          <w:szCs w:val="24"/>
          <w:lang w:eastAsia="es-ES"/>
          <w14:ligatures w14:val="standardContextual"/>
        </w:rPr>
      </w:pPr>
      <w:del w:id="996" w:author="Pablo Barrero Cruz" w:date="2026-06-30T16:06:00Z" w16du:dateUtc="2026-06-30T14:06:00Z">
        <w:r w:rsidRPr="00A755C9" w:rsidDel="00A755C9">
          <w:rPr>
            <w:rPrChange w:id="997" w:author="Pablo Barrero Cruz" w:date="2026-06-30T16:06:00Z" w16du:dateUtc="2026-06-30T14:06:00Z">
              <w:rPr>
                <w:rStyle w:val="Hipervnculo"/>
                <w:i w:val="0"/>
                <w:iCs w:val="0"/>
                <w:noProof/>
              </w:rPr>
            </w:rPrChange>
          </w:rPr>
          <w:delText>6.7.3</w:delText>
        </w:r>
        <w:r w:rsidDel="00A755C9">
          <w:rPr>
            <w:rFonts w:eastAsiaTheme="minorEastAsia"/>
            <w:i w:val="0"/>
            <w:iCs w:val="0"/>
            <w:noProof/>
            <w:kern w:val="2"/>
            <w:sz w:val="24"/>
            <w:szCs w:val="24"/>
            <w:lang w:eastAsia="es-ES"/>
            <w14:ligatures w14:val="standardContextual"/>
          </w:rPr>
          <w:tab/>
        </w:r>
        <w:r w:rsidRPr="00A755C9" w:rsidDel="00A755C9">
          <w:rPr>
            <w:rPrChange w:id="998" w:author="Pablo Barrero Cruz" w:date="2026-06-30T16:06:00Z" w16du:dateUtc="2026-06-30T14:06:00Z">
              <w:rPr>
                <w:rStyle w:val="Hipervnculo"/>
                <w:i w:val="0"/>
                <w:iCs w:val="0"/>
                <w:noProof/>
              </w:rPr>
            </w:rPrChange>
          </w:rPr>
          <w:delText>Pruebas Unitarias</w:delText>
        </w:r>
        <w:r w:rsidDel="00A755C9">
          <w:rPr>
            <w:noProof/>
            <w:webHidden/>
          </w:rPr>
          <w:tab/>
          <w:delText>122</w:delText>
        </w:r>
      </w:del>
    </w:p>
    <w:p w14:paraId="601DCCC5" w14:textId="34423DEC" w:rsidR="003022E0" w:rsidDel="00A755C9" w:rsidRDefault="003022E0">
      <w:pPr>
        <w:pStyle w:val="TDC3"/>
        <w:tabs>
          <w:tab w:val="left" w:pos="1320"/>
          <w:tab w:val="right" w:leader="dot" w:pos="8354"/>
        </w:tabs>
        <w:rPr>
          <w:del w:id="999" w:author="Pablo Barrero Cruz" w:date="2026-06-30T16:06:00Z" w16du:dateUtc="2026-06-30T14:06:00Z"/>
          <w:rFonts w:eastAsiaTheme="minorEastAsia"/>
          <w:i w:val="0"/>
          <w:iCs w:val="0"/>
          <w:noProof/>
          <w:kern w:val="2"/>
          <w:sz w:val="24"/>
          <w:szCs w:val="24"/>
          <w:lang w:eastAsia="es-ES"/>
          <w14:ligatures w14:val="standardContextual"/>
        </w:rPr>
      </w:pPr>
      <w:del w:id="1000" w:author="Pablo Barrero Cruz" w:date="2026-06-30T16:06:00Z" w16du:dateUtc="2026-06-30T14:06:00Z">
        <w:r w:rsidRPr="00A755C9" w:rsidDel="00A755C9">
          <w:rPr>
            <w:rPrChange w:id="1001" w:author="Pablo Barrero Cruz" w:date="2026-06-30T16:06:00Z" w16du:dateUtc="2026-06-30T14:06:00Z">
              <w:rPr>
                <w:rStyle w:val="Hipervnculo"/>
                <w:i w:val="0"/>
                <w:iCs w:val="0"/>
                <w:noProof/>
              </w:rPr>
            </w:rPrChange>
          </w:rPr>
          <w:delText>6.7.4</w:delText>
        </w:r>
        <w:r w:rsidDel="00A755C9">
          <w:rPr>
            <w:rFonts w:eastAsiaTheme="minorEastAsia"/>
            <w:i w:val="0"/>
            <w:iCs w:val="0"/>
            <w:noProof/>
            <w:kern w:val="2"/>
            <w:sz w:val="24"/>
            <w:szCs w:val="24"/>
            <w:lang w:eastAsia="es-ES"/>
            <w14:ligatures w14:val="standardContextual"/>
          </w:rPr>
          <w:tab/>
        </w:r>
        <w:r w:rsidRPr="00A755C9" w:rsidDel="00A755C9">
          <w:rPr>
            <w:rPrChange w:id="1002" w:author="Pablo Barrero Cruz" w:date="2026-06-30T16:06:00Z" w16du:dateUtc="2026-06-30T14:06:00Z">
              <w:rPr>
                <w:rStyle w:val="Hipervnculo"/>
                <w:i w:val="0"/>
                <w:iCs w:val="0"/>
                <w:noProof/>
              </w:rPr>
            </w:rPrChange>
          </w:rPr>
          <w:delText>Pruebas de Integración y del Sistema</w:delText>
        </w:r>
        <w:r w:rsidDel="00A755C9">
          <w:rPr>
            <w:noProof/>
            <w:webHidden/>
          </w:rPr>
          <w:tab/>
          <w:delText>122</w:delText>
        </w:r>
      </w:del>
    </w:p>
    <w:p w14:paraId="72459A6C" w14:textId="695949BF" w:rsidR="003022E0" w:rsidDel="00A755C9" w:rsidRDefault="003022E0">
      <w:pPr>
        <w:pStyle w:val="TDC3"/>
        <w:tabs>
          <w:tab w:val="left" w:pos="1320"/>
          <w:tab w:val="right" w:leader="dot" w:pos="8354"/>
        </w:tabs>
        <w:rPr>
          <w:del w:id="1003" w:author="Pablo Barrero Cruz" w:date="2026-06-30T16:06:00Z" w16du:dateUtc="2026-06-30T14:06:00Z"/>
          <w:rFonts w:eastAsiaTheme="minorEastAsia"/>
          <w:i w:val="0"/>
          <w:iCs w:val="0"/>
          <w:noProof/>
          <w:kern w:val="2"/>
          <w:sz w:val="24"/>
          <w:szCs w:val="24"/>
          <w:lang w:eastAsia="es-ES"/>
          <w14:ligatures w14:val="standardContextual"/>
        </w:rPr>
      </w:pPr>
      <w:del w:id="1004" w:author="Pablo Barrero Cruz" w:date="2026-06-30T16:06:00Z" w16du:dateUtc="2026-06-30T14:06:00Z">
        <w:r w:rsidRPr="00A755C9" w:rsidDel="00A755C9">
          <w:rPr>
            <w:rPrChange w:id="1005" w:author="Pablo Barrero Cruz" w:date="2026-06-30T16:06:00Z" w16du:dateUtc="2026-06-30T14:06:00Z">
              <w:rPr>
                <w:rStyle w:val="Hipervnculo"/>
                <w:i w:val="0"/>
                <w:iCs w:val="0"/>
                <w:noProof/>
              </w:rPr>
            </w:rPrChange>
          </w:rPr>
          <w:delText>6.7.5</w:delText>
        </w:r>
        <w:r w:rsidDel="00A755C9">
          <w:rPr>
            <w:rFonts w:eastAsiaTheme="minorEastAsia"/>
            <w:i w:val="0"/>
            <w:iCs w:val="0"/>
            <w:noProof/>
            <w:kern w:val="2"/>
            <w:sz w:val="24"/>
            <w:szCs w:val="24"/>
            <w:lang w:eastAsia="es-ES"/>
            <w14:ligatures w14:val="standardContextual"/>
          </w:rPr>
          <w:tab/>
        </w:r>
        <w:r w:rsidRPr="00A755C9" w:rsidDel="00A755C9">
          <w:rPr>
            <w:rPrChange w:id="1006" w:author="Pablo Barrero Cruz" w:date="2026-06-30T16:06:00Z" w16du:dateUtc="2026-06-30T14:06:00Z">
              <w:rPr>
                <w:rStyle w:val="Hipervnculo"/>
                <w:i w:val="0"/>
                <w:iCs w:val="0"/>
                <w:noProof/>
              </w:rPr>
            </w:rPrChange>
          </w:rPr>
          <w:delText>Pruebas de Usabilidad y Accesibilidad</w:delText>
        </w:r>
        <w:r w:rsidDel="00A755C9">
          <w:rPr>
            <w:noProof/>
            <w:webHidden/>
          </w:rPr>
          <w:tab/>
          <w:delText>123</w:delText>
        </w:r>
      </w:del>
    </w:p>
    <w:p w14:paraId="734220E9" w14:textId="3A506D69" w:rsidR="003022E0" w:rsidDel="00A755C9" w:rsidRDefault="003022E0">
      <w:pPr>
        <w:pStyle w:val="TDC3"/>
        <w:tabs>
          <w:tab w:val="left" w:pos="1320"/>
          <w:tab w:val="right" w:leader="dot" w:pos="8354"/>
        </w:tabs>
        <w:rPr>
          <w:del w:id="1007" w:author="Pablo Barrero Cruz" w:date="2026-06-30T16:06:00Z" w16du:dateUtc="2026-06-30T14:06:00Z"/>
          <w:rFonts w:eastAsiaTheme="minorEastAsia"/>
          <w:i w:val="0"/>
          <w:iCs w:val="0"/>
          <w:noProof/>
          <w:kern w:val="2"/>
          <w:sz w:val="24"/>
          <w:szCs w:val="24"/>
          <w:lang w:eastAsia="es-ES"/>
          <w14:ligatures w14:val="standardContextual"/>
        </w:rPr>
      </w:pPr>
      <w:del w:id="1008" w:author="Pablo Barrero Cruz" w:date="2026-06-30T16:06:00Z" w16du:dateUtc="2026-06-30T14:06:00Z">
        <w:r w:rsidRPr="00A755C9" w:rsidDel="00A755C9">
          <w:rPr>
            <w:rPrChange w:id="1009" w:author="Pablo Barrero Cruz" w:date="2026-06-30T16:06:00Z" w16du:dateUtc="2026-06-30T14:06:00Z">
              <w:rPr>
                <w:rStyle w:val="Hipervnculo"/>
                <w:i w:val="0"/>
                <w:iCs w:val="0"/>
                <w:noProof/>
              </w:rPr>
            </w:rPrChange>
          </w:rPr>
          <w:delText>6.7.6</w:delText>
        </w:r>
        <w:r w:rsidDel="00A755C9">
          <w:rPr>
            <w:rFonts w:eastAsiaTheme="minorEastAsia"/>
            <w:i w:val="0"/>
            <w:iCs w:val="0"/>
            <w:noProof/>
            <w:kern w:val="2"/>
            <w:sz w:val="24"/>
            <w:szCs w:val="24"/>
            <w:lang w:eastAsia="es-ES"/>
            <w14:ligatures w14:val="standardContextual"/>
          </w:rPr>
          <w:tab/>
        </w:r>
        <w:r w:rsidRPr="00A755C9" w:rsidDel="00A755C9">
          <w:rPr>
            <w:rPrChange w:id="1010" w:author="Pablo Barrero Cruz" w:date="2026-06-30T16:06:00Z" w16du:dateUtc="2026-06-30T14:06:00Z">
              <w:rPr>
                <w:rStyle w:val="Hipervnculo"/>
                <w:i w:val="0"/>
                <w:iCs w:val="0"/>
                <w:noProof/>
              </w:rPr>
            </w:rPrChange>
          </w:rPr>
          <w:delText>Pruebas de Rendimiento</w:delText>
        </w:r>
        <w:r w:rsidDel="00A755C9">
          <w:rPr>
            <w:noProof/>
            <w:webHidden/>
          </w:rPr>
          <w:tab/>
          <w:delText>123</w:delText>
        </w:r>
      </w:del>
    </w:p>
    <w:p w14:paraId="4AF57844" w14:textId="0659412F" w:rsidR="003022E0" w:rsidDel="00A755C9" w:rsidRDefault="003022E0">
      <w:pPr>
        <w:pStyle w:val="TDC3"/>
        <w:tabs>
          <w:tab w:val="left" w:pos="1320"/>
          <w:tab w:val="right" w:leader="dot" w:pos="8354"/>
        </w:tabs>
        <w:rPr>
          <w:del w:id="1011" w:author="Pablo Barrero Cruz" w:date="2026-06-30T16:06:00Z" w16du:dateUtc="2026-06-30T14:06:00Z"/>
          <w:rFonts w:eastAsiaTheme="minorEastAsia"/>
          <w:i w:val="0"/>
          <w:iCs w:val="0"/>
          <w:noProof/>
          <w:kern w:val="2"/>
          <w:sz w:val="24"/>
          <w:szCs w:val="24"/>
          <w:lang w:eastAsia="es-ES"/>
          <w14:ligatures w14:val="standardContextual"/>
        </w:rPr>
      </w:pPr>
      <w:del w:id="1012" w:author="Pablo Barrero Cruz" w:date="2026-06-30T16:06:00Z" w16du:dateUtc="2026-06-30T14:06:00Z">
        <w:r w:rsidRPr="00A755C9" w:rsidDel="00A755C9">
          <w:rPr>
            <w:rPrChange w:id="1013" w:author="Pablo Barrero Cruz" w:date="2026-06-30T16:06:00Z" w16du:dateUtc="2026-06-30T14:06:00Z">
              <w:rPr>
                <w:rStyle w:val="Hipervnculo"/>
                <w:i w:val="0"/>
                <w:iCs w:val="0"/>
                <w:noProof/>
              </w:rPr>
            </w:rPrChange>
          </w:rPr>
          <w:delText>6.7.7</w:delText>
        </w:r>
        <w:r w:rsidDel="00A755C9">
          <w:rPr>
            <w:rFonts w:eastAsiaTheme="minorEastAsia"/>
            <w:i w:val="0"/>
            <w:iCs w:val="0"/>
            <w:noProof/>
            <w:kern w:val="2"/>
            <w:sz w:val="24"/>
            <w:szCs w:val="24"/>
            <w:lang w:eastAsia="es-ES"/>
            <w14:ligatures w14:val="standardContextual"/>
          </w:rPr>
          <w:tab/>
        </w:r>
        <w:r w:rsidRPr="00A755C9" w:rsidDel="00A755C9">
          <w:rPr>
            <w:rPrChange w:id="1014" w:author="Pablo Barrero Cruz" w:date="2026-06-30T16:06:00Z" w16du:dateUtc="2026-06-30T14:06:00Z">
              <w:rPr>
                <w:rStyle w:val="Hipervnculo"/>
                <w:i w:val="0"/>
                <w:iCs w:val="0"/>
                <w:noProof/>
              </w:rPr>
            </w:rPrChange>
          </w:rPr>
          <w:delText>Comandos de validación</w:delText>
        </w:r>
        <w:r w:rsidDel="00A755C9">
          <w:rPr>
            <w:noProof/>
            <w:webHidden/>
          </w:rPr>
          <w:tab/>
          <w:delText>124</w:delText>
        </w:r>
      </w:del>
    </w:p>
    <w:p w14:paraId="461398A7" w14:textId="4803EF94" w:rsidR="003022E0" w:rsidDel="00A755C9" w:rsidRDefault="003022E0">
      <w:pPr>
        <w:pStyle w:val="TDC3"/>
        <w:tabs>
          <w:tab w:val="left" w:pos="1320"/>
          <w:tab w:val="right" w:leader="dot" w:pos="8354"/>
        </w:tabs>
        <w:rPr>
          <w:del w:id="1015" w:author="Pablo Barrero Cruz" w:date="2026-06-30T16:06:00Z" w16du:dateUtc="2026-06-30T14:06:00Z"/>
          <w:rFonts w:eastAsiaTheme="minorEastAsia"/>
          <w:i w:val="0"/>
          <w:iCs w:val="0"/>
          <w:noProof/>
          <w:kern w:val="2"/>
          <w:sz w:val="24"/>
          <w:szCs w:val="24"/>
          <w:lang w:eastAsia="es-ES"/>
          <w14:ligatures w14:val="standardContextual"/>
        </w:rPr>
      </w:pPr>
      <w:del w:id="1016" w:author="Pablo Barrero Cruz" w:date="2026-06-30T16:06:00Z" w16du:dateUtc="2026-06-30T14:06:00Z">
        <w:r w:rsidRPr="00A755C9" w:rsidDel="00A755C9">
          <w:rPr>
            <w:rPrChange w:id="1017" w:author="Pablo Barrero Cruz" w:date="2026-06-30T16:06:00Z" w16du:dateUtc="2026-06-30T14:06:00Z">
              <w:rPr>
                <w:rStyle w:val="Hipervnculo"/>
                <w:i w:val="0"/>
                <w:iCs w:val="0"/>
                <w:noProof/>
              </w:rPr>
            </w:rPrChange>
          </w:rPr>
          <w:delText>6.7.8</w:delText>
        </w:r>
        <w:r w:rsidDel="00A755C9">
          <w:rPr>
            <w:rFonts w:eastAsiaTheme="minorEastAsia"/>
            <w:i w:val="0"/>
            <w:iCs w:val="0"/>
            <w:noProof/>
            <w:kern w:val="2"/>
            <w:sz w:val="24"/>
            <w:szCs w:val="24"/>
            <w:lang w:eastAsia="es-ES"/>
            <w14:ligatures w14:val="standardContextual"/>
          </w:rPr>
          <w:tab/>
        </w:r>
        <w:r w:rsidRPr="00A755C9" w:rsidDel="00A755C9">
          <w:rPr>
            <w:rPrChange w:id="1018" w:author="Pablo Barrero Cruz" w:date="2026-06-30T16:06:00Z" w16du:dateUtc="2026-06-30T14:06:00Z">
              <w:rPr>
                <w:rStyle w:val="Hipervnculo"/>
                <w:i w:val="0"/>
                <w:iCs w:val="0"/>
                <w:noProof/>
              </w:rPr>
            </w:rPrChange>
          </w:rPr>
          <w:delText>Criterios de aceptación del plan</w:delText>
        </w:r>
        <w:r w:rsidDel="00A755C9">
          <w:rPr>
            <w:noProof/>
            <w:webHidden/>
          </w:rPr>
          <w:tab/>
          <w:delText>125</w:delText>
        </w:r>
      </w:del>
    </w:p>
    <w:p w14:paraId="78D4113C" w14:textId="53C9EB30" w:rsidR="003022E0" w:rsidDel="00A755C9" w:rsidRDefault="003022E0">
      <w:pPr>
        <w:pStyle w:val="TDC1"/>
        <w:tabs>
          <w:tab w:val="left" w:pos="1540"/>
          <w:tab w:val="right" w:leader="dot" w:pos="8354"/>
        </w:tabs>
        <w:rPr>
          <w:del w:id="1019" w:author="Pablo Barrero Cruz" w:date="2026-06-30T16:06:00Z" w16du:dateUtc="2026-06-30T14:06:00Z"/>
          <w:rFonts w:eastAsiaTheme="minorEastAsia"/>
          <w:b w:val="0"/>
          <w:bCs w:val="0"/>
          <w:caps w:val="0"/>
          <w:noProof/>
          <w:kern w:val="2"/>
          <w:sz w:val="24"/>
          <w:szCs w:val="24"/>
          <w:lang w:eastAsia="es-ES"/>
          <w14:ligatures w14:val="standardContextual"/>
        </w:rPr>
      </w:pPr>
      <w:del w:id="1020" w:author="Pablo Barrero Cruz" w:date="2026-06-30T16:06:00Z" w16du:dateUtc="2026-06-30T14:06:00Z">
        <w:r w:rsidRPr="00A755C9" w:rsidDel="00A755C9">
          <w:rPr>
            <w:rPrChange w:id="1021" w:author="Pablo Barrero Cruz" w:date="2026-06-30T16:06:00Z" w16du:dateUtc="2026-06-30T14:06:00Z">
              <w:rPr>
                <w:rStyle w:val="Hipervnculo"/>
                <w:b w:val="0"/>
                <w:bCs w:val="0"/>
                <w:caps w:val="0"/>
                <w:noProof/>
              </w:rPr>
            </w:rPrChange>
          </w:rPr>
          <w:delText>Capítulo 7.</w:delText>
        </w:r>
        <w:r w:rsidDel="00A755C9">
          <w:rPr>
            <w:rFonts w:eastAsiaTheme="minorEastAsia"/>
            <w:b w:val="0"/>
            <w:bCs w:val="0"/>
            <w:caps w:val="0"/>
            <w:noProof/>
            <w:kern w:val="2"/>
            <w:sz w:val="24"/>
            <w:szCs w:val="24"/>
            <w:lang w:eastAsia="es-ES"/>
            <w14:ligatures w14:val="standardContextual"/>
          </w:rPr>
          <w:tab/>
        </w:r>
        <w:r w:rsidRPr="00A755C9" w:rsidDel="00A755C9">
          <w:rPr>
            <w:rPrChange w:id="1022" w:author="Pablo Barrero Cruz" w:date="2026-06-30T16:06:00Z" w16du:dateUtc="2026-06-30T14:06:00Z">
              <w:rPr>
                <w:rStyle w:val="Hipervnculo"/>
                <w:b w:val="0"/>
                <w:bCs w:val="0"/>
                <w:caps w:val="0"/>
                <w:noProof/>
              </w:rPr>
            </w:rPrChange>
          </w:rPr>
          <w:delText>Implementación del Sistema</w:delText>
        </w:r>
        <w:r w:rsidDel="00A755C9">
          <w:rPr>
            <w:noProof/>
            <w:webHidden/>
          </w:rPr>
          <w:tab/>
          <w:delText>126</w:delText>
        </w:r>
      </w:del>
    </w:p>
    <w:p w14:paraId="7AA63171" w14:textId="6EACF811" w:rsidR="003022E0" w:rsidDel="00A755C9" w:rsidRDefault="003022E0">
      <w:pPr>
        <w:pStyle w:val="TDC2"/>
        <w:rPr>
          <w:del w:id="1023" w:author="Pablo Barrero Cruz" w:date="2026-06-30T16:06:00Z" w16du:dateUtc="2026-06-30T14:06:00Z"/>
          <w:rFonts w:eastAsiaTheme="minorEastAsia"/>
          <w:smallCaps w:val="0"/>
          <w:noProof/>
          <w:kern w:val="2"/>
          <w:sz w:val="24"/>
          <w:szCs w:val="24"/>
          <w:lang w:eastAsia="es-ES"/>
          <w14:ligatures w14:val="standardContextual"/>
        </w:rPr>
      </w:pPr>
      <w:del w:id="1024" w:author="Pablo Barrero Cruz" w:date="2026-06-30T16:06:00Z" w16du:dateUtc="2026-06-30T14:06:00Z">
        <w:r w:rsidRPr="00A755C9" w:rsidDel="00A755C9">
          <w:rPr>
            <w:rPrChange w:id="1025" w:author="Pablo Barrero Cruz" w:date="2026-06-30T16:06:00Z" w16du:dateUtc="2026-06-30T14:06:00Z">
              <w:rPr>
                <w:rStyle w:val="Hipervnculo"/>
                <w:smallCaps w:val="0"/>
                <w:noProof/>
              </w:rPr>
            </w:rPrChange>
          </w:rPr>
          <w:delText>7.1</w:delText>
        </w:r>
        <w:r w:rsidDel="00A755C9">
          <w:rPr>
            <w:rFonts w:eastAsiaTheme="minorEastAsia"/>
            <w:smallCaps w:val="0"/>
            <w:noProof/>
            <w:kern w:val="2"/>
            <w:sz w:val="24"/>
            <w:szCs w:val="24"/>
            <w:lang w:eastAsia="es-ES"/>
            <w14:ligatures w14:val="standardContextual"/>
          </w:rPr>
          <w:tab/>
        </w:r>
        <w:r w:rsidRPr="00A755C9" w:rsidDel="00A755C9">
          <w:rPr>
            <w:rPrChange w:id="1026" w:author="Pablo Barrero Cruz" w:date="2026-06-30T16:06:00Z" w16du:dateUtc="2026-06-30T14:06:00Z">
              <w:rPr>
                <w:rStyle w:val="Hipervnculo"/>
                <w:smallCaps w:val="0"/>
                <w:noProof/>
              </w:rPr>
            </w:rPrChange>
          </w:rPr>
          <w:delText>Estándares y Normas Seguidos</w:delText>
        </w:r>
        <w:r w:rsidDel="00A755C9">
          <w:rPr>
            <w:noProof/>
            <w:webHidden/>
          </w:rPr>
          <w:tab/>
          <w:delText>126</w:delText>
        </w:r>
      </w:del>
    </w:p>
    <w:p w14:paraId="54C3A5A0" w14:textId="7DE4CB02" w:rsidR="003022E0" w:rsidDel="00A755C9" w:rsidRDefault="003022E0">
      <w:pPr>
        <w:pStyle w:val="TDC2"/>
        <w:rPr>
          <w:del w:id="1027" w:author="Pablo Barrero Cruz" w:date="2026-06-30T16:06:00Z" w16du:dateUtc="2026-06-30T14:06:00Z"/>
          <w:rFonts w:eastAsiaTheme="minorEastAsia"/>
          <w:smallCaps w:val="0"/>
          <w:noProof/>
          <w:kern w:val="2"/>
          <w:sz w:val="24"/>
          <w:szCs w:val="24"/>
          <w:lang w:eastAsia="es-ES"/>
          <w14:ligatures w14:val="standardContextual"/>
        </w:rPr>
      </w:pPr>
      <w:del w:id="1028" w:author="Pablo Barrero Cruz" w:date="2026-06-30T16:06:00Z" w16du:dateUtc="2026-06-30T14:06:00Z">
        <w:r w:rsidRPr="00A755C9" w:rsidDel="00A755C9">
          <w:rPr>
            <w:rPrChange w:id="1029" w:author="Pablo Barrero Cruz" w:date="2026-06-30T16:06:00Z" w16du:dateUtc="2026-06-30T14:06:00Z">
              <w:rPr>
                <w:rStyle w:val="Hipervnculo"/>
                <w:smallCaps w:val="0"/>
                <w:noProof/>
              </w:rPr>
            </w:rPrChange>
          </w:rPr>
          <w:delText>7.2</w:delText>
        </w:r>
        <w:r w:rsidDel="00A755C9">
          <w:rPr>
            <w:rFonts w:eastAsiaTheme="minorEastAsia"/>
            <w:smallCaps w:val="0"/>
            <w:noProof/>
            <w:kern w:val="2"/>
            <w:sz w:val="24"/>
            <w:szCs w:val="24"/>
            <w:lang w:eastAsia="es-ES"/>
            <w14:ligatures w14:val="standardContextual"/>
          </w:rPr>
          <w:tab/>
        </w:r>
        <w:r w:rsidRPr="00A755C9" w:rsidDel="00A755C9">
          <w:rPr>
            <w:rPrChange w:id="1030" w:author="Pablo Barrero Cruz" w:date="2026-06-30T16:06:00Z" w16du:dateUtc="2026-06-30T14:06:00Z">
              <w:rPr>
                <w:rStyle w:val="Hipervnculo"/>
                <w:smallCaps w:val="0"/>
                <w:noProof/>
              </w:rPr>
            </w:rPrChange>
          </w:rPr>
          <w:delText>Lenguajes de Programación</w:delText>
        </w:r>
        <w:r w:rsidDel="00A755C9">
          <w:rPr>
            <w:noProof/>
            <w:webHidden/>
          </w:rPr>
          <w:tab/>
          <w:delText>127</w:delText>
        </w:r>
      </w:del>
    </w:p>
    <w:p w14:paraId="70B5C26A" w14:textId="0248E626" w:rsidR="003022E0" w:rsidDel="00A755C9" w:rsidRDefault="003022E0">
      <w:pPr>
        <w:pStyle w:val="TDC2"/>
        <w:rPr>
          <w:del w:id="1031" w:author="Pablo Barrero Cruz" w:date="2026-06-30T16:06:00Z" w16du:dateUtc="2026-06-30T14:06:00Z"/>
          <w:rFonts w:eastAsiaTheme="minorEastAsia"/>
          <w:smallCaps w:val="0"/>
          <w:noProof/>
          <w:kern w:val="2"/>
          <w:sz w:val="24"/>
          <w:szCs w:val="24"/>
          <w:lang w:eastAsia="es-ES"/>
          <w14:ligatures w14:val="standardContextual"/>
        </w:rPr>
      </w:pPr>
      <w:del w:id="1032" w:author="Pablo Barrero Cruz" w:date="2026-06-30T16:06:00Z" w16du:dateUtc="2026-06-30T14:06:00Z">
        <w:r w:rsidRPr="00A755C9" w:rsidDel="00A755C9">
          <w:rPr>
            <w:rPrChange w:id="1033" w:author="Pablo Barrero Cruz" w:date="2026-06-30T16:06:00Z" w16du:dateUtc="2026-06-30T14:06:00Z">
              <w:rPr>
                <w:rStyle w:val="Hipervnculo"/>
                <w:smallCaps w:val="0"/>
                <w:noProof/>
              </w:rPr>
            </w:rPrChange>
          </w:rPr>
          <w:delText>7.3</w:delText>
        </w:r>
        <w:r w:rsidDel="00A755C9">
          <w:rPr>
            <w:rFonts w:eastAsiaTheme="minorEastAsia"/>
            <w:smallCaps w:val="0"/>
            <w:noProof/>
            <w:kern w:val="2"/>
            <w:sz w:val="24"/>
            <w:szCs w:val="24"/>
            <w:lang w:eastAsia="es-ES"/>
            <w14:ligatures w14:val="standardContextual"/>
          </w:rPr>
          <w:tab/>
        </w:r>
        <w:r w:rsidRPr="00A755C9" w:rsidDel="00A755C9">
          <w:rPr>
            <w:rPrChange w:id="1034" w:author="Pablo Barrero Cruz" w:date="2026-06-30T16:06:00Z" w16du:dateUtc="2026-06-30T14:06:00Z">
              <w:rPr>
                <w:rStyle w:val="Hipervnculo"/>
                <w:smallCaps w:val="0"/>
                <w:noProof/>
              </w:rPr>
            </w:rPrChange>
          </w:rPr>
          <w:delText>Herramientas y Programas Usados para el Desarrollo</w:delText>
        </w:r>
        <w:r w:rsidDel="00A755C9">
          <w:rPr>
            <w:noProof/>
            <w:webHidden/>
          </w:rPr>
          <w:tab/>
          <w:delText>128</w:delText>
        </w:r>
      </w:del>
    </w:p>
    <w:p w14:paraId="07F04DCE" w14:textId="50A7F9C2" w:rsidR="003022E0" w:rsidDel="00A755C9" w:rsidRDefault="003022E0">
      <w:pPr>
        <w:pStyle w:val="TDC2"/>
        <w:rPr>
          <w:del w:id="1035" w:author="Pablo Barrero Cruz" w:date="2026-06-30T16:06:00Z" w16du:dateUtc="2026-06-30T14:06:00Z"/>
          <w:rFonts w:eastAsiaTheme="minorEastAsia"/>
          <w:smallCaps w:val="0"/>
          <w:noProof/>
          <w:kern w:val="2"/>
          <w:sz w:val="24"/>
          <w:szCs w:val="24"/>
          <w:lang w:eastAsia="es-ES"/>
          <w14:ligatures w14:val="standardContextual"/>
        </w:rPr>
      </w:pPr>
      <w:del w:id="1036" w:author="Pablo Barrero Cruz" w:date="2026-06-30T16:06:00Z" w16du:dateUtc="2026-06-30T14:06:00Z">
        <w:r w:rsidRPr="00A755C9" w:rsidDel="00A755C9">
          <w:rPr>
            <w:rPrChange w:id="1037" w:author="Pablo Barrero Cruz" w:date="2026-06-30T16:06:00Z" w16du:dateUtc="2026-06-30T14:06:00Z">
              <w:rPr>
                <w:rStyle w:val="Hipervnculo"/>
                <w:smallCaps w:val="0"/>
                <w:noProof/>
              </w:rPr>
            </w:rPrChange>
          </w:rPr>
          <w:delText>7.4</w:delText>
        </w:r>
        <w:r w:rsidDel="00A755C9">
          <w:rPr>
            <w:rFonts w:eastAsiaTheme="minorEastAsia"/>
            <w:smallCaps w:val="0"/>
            <w:noProof/>
            <w:kern w:val="2"/>
            <w:sz w:val="24"/>
            <w:szCs w:val="24"/>
            <w:lang w:eastAsia="es-ES"/>
            <w14:ligatures w14:val="standardContextual"/>
          </w:rPr>
          <w:tab/>
        </w:r>
        <w:r w:rsidRPr="00A755C9" w:rsidDel="00A755C9">
          <w:rPr>
            <w:rPrChange w:id="1038" w:author="Pablo Barrero Cruz" w:date="2026-06-30T16:06:00Z" w16du:dateUtc="2026-06-30T14:06:00Z">
              <w:rPr>
                <w:rStyle w:val="Hipervnculo"/>
                <w:smallCaps w:val="0"/>
                <w:noProof/>
              </w:rPr>
            </w:rPrChange>
          </w:rPr>
          <w:delText>Creación del Sistema</w:delText>
        </w:r>
        <w:r w:rsidDel="00A755C9">
          <w:rPr>
            <w:noProof/>
            <w:webHidden/>
          </w:rPr>
          <w:tab/>
          <w:delText>129</w:delText>
        </w:r>
      </w:del>
    </w:p>
    <w:p w14:paraId="28E57D87" w14:textId="1D7A6338" w:rsidR="003022E0" w:rsidDel="00A755C9" w:rsidRDefault="003022E0">
      <w:pPr>
        <w:pStyle w:val="TDC3"/>
        <w:tabs>
          <w:tab w:val="left" w:pos="1320"/>
          <w:tab w:val="right" w:leader="dot" w:pos="8354"/>
        </w:tabs>
        <w:rPr>
          <w:del w:id="1039" w:author="Pablo Barrero Cruz" w:date="2026-06-30T16:06:00Z" w16du:dateUtc="2026-06-30T14:06:00Z"/>
          <w:rFonts w:eastAsiaTheme="minorEastAsia"/>
          <w:i w:val="0"/>
          <w:iCs w:val="0"/>
          <w:noProof/>
          <w:kern w:val="2"/>
          <w:sz w:val="24"/>
          <w:szCs w:val="24"/>
          <w:lang w:eastAsia="es-ES"/>
          <w14:ligatures w14:val="standardContextual"/>
        </w:rPr>
      </w:pPr>
      <w:del w:id="1040" w:author="Pablo Barrero Cruz" w:date="2026-06-30T16:06:00Z" w16du:dateUtc="2026-06-30T14:06:00Z">
        <w:r w:rsidRPr="00A755C9" w:rsidDel="00A755C9">
          <w:rPr>
            <w:rPrChange w:id="1041" w:author="Pablo Barrero Cruz" w:date="2026-06-30T16:06:00Z" w16du:dateUtc="2026-06-30T14:06:00Z">
              <w:rPr>
                <w:rStyle w:val="Hipervnculo"/>
                <w:i w:val="0"/>
                <w:iCs w:val="0"/>
                <w:noProof/>
              </w:rPr>
            </w:rPrChange>
          </w:rPr>
          <w:delText>7.4.1</w:delText>
        </w:r>
        <w:r w:rsidDel="00A755C9">
          <w:rPr>
            <w:rFonts w:eastAsiaTheme="minorEastAsia"/>
            <w:i w:val="0"/>
            <w:iCs w:val="0"/>
            <w:noProof/>
            <w:kern w:val="2"/>
            <w:sz w:val="24"/>
            <w:szCs w:val="24"/>
            <w:lang w:eastAsia="es-ES"/>
            <w14:ligatures w14:val="standardContextual"/>
          </w:rPr>
          <w:tab/>
        </w:r>
        <w:r w:rsidRPr="00A755C9" w:rsidDel="00A755C9">
          <w:rPr>
            <w:rPrChange w:id="1042" w:author="Pablo Barrero Cruz" w:date="2026-06-30T16:06:00Z" w16du:dateUtc="2026-06-30T14:06:00Z">
              <w:rPr>
                <w:rStyle w:val="Hipervnculo"/>
                <w:i w:val="0"/>
                <w:iCs w:val="0"/>
                <w:noProof/>
              </w:rPr>
            </w:rPrChange>
          </w:rPr>
          <w:delText>Problemas Encontrados</w:delText>
        </w:r>
        <w:r w:rsidDel="00A755C9">
          <w:rPr>
            <w:noProof/>
            <w:webHidden/>
          </w:rPr>
          <w:tab/>
          <w:delText>129</w:delText>
        </w:r>
      </w:del>
    </w:p>
    <w:p w14:paraId="070D6589" w14:textId="75099D6B" w:rsidR="003022E0" w:rsidDel="00A755C9" w:rsidRDefault="003022E0">
      <w:pPr>
        <w:pStyle w:val="TDC3"/>
        <w:tabs>
          <w:tab w:val="left" w:pos="1320"/>
          <w:tab w:val="right" w:leader="dot" w:pos="8354"/>
        </w:tabs>
        <w:rPr>
          <w:del w:id="1043" w:author="Pablo Barrero Cruz" w:date="2026-06-30T16:06:00Z" w16du:dateUtc="2026-06-30T14:06:00Z"/>
          <w:rFonts w:eastAsiaTheme="minorEastAsia"/>
          <w:i w:val="0"/>
          <w:iCs w:val="0"/>
          <w:noProof/>
          <w:kern w:val="2"/>
          <w:sz w:val="24"/>
          <w:szCs w:val="24"/>
          <w:lang w:eastAsia="es-ES"/>
          <w14:ligatures w14:val="standardContextual"/>
        </w:rPr>
      </w:pPr>
      <w:del w:id="1044" w:author="Pablo Barrero Cruz" w:date="2026-06-30T16:06:00Z" w16du:dateUtc="2026-06-30T14:06:00Z">
        <w:r w:rsidRPr="00A755C9" w:rsidDel="00A755C9">
          <w:rPr>
            <w:rPrChange w:id="1045" w:author="Pablo Barrero Cruz" w:date="2026-06-30T16:06:00Z" w16du:dateUtc="2026-06-30T14:06:00Z">
              <w:rPr>
                <w:rStyle w:val="Hipervnculo"/>
                <w:i w:val="0"/>
                <w:iCs w:val="0"/>
                <w:noProof/>
              </w:rPr>
            </w:rPrChange>
          </w:rPr>
          <w:delText>7.4.2</w:delText>
        </w:r>
        <w:r w:rsidDel="00A755C9">
          <w:rPr>
            <w:rFonts w:eastAsiaTheme="minorEastAsia"/>
            <w:i w:val="0"/>
            <w:iCs w:val="0"/>
            <w:noProof/>
            <w:kern w:val="2"/>
            <w:sz w:val="24"/>
            <w:szCs w:val="24"/>
            <w:lang w:eastAsia="es-ES"/>
            <w14:ligatures w14:val="standardContextual"/>
          </w:rPr>
          <w:tab/>
        </w:r>
        <w:r w:rsidRPr="00A755C9" w:rsidDel="00A755C9">
          <w:rPr>
            <w:rPrChange w:id="1046" w:author="Pablo Barrero Cruz" w:date="2026-06-30T16:06:00Z" w16du:dateUtc="2026-06-30T14:06:00Z">
              <w:rPr>
                <w:rStyle w:val="Hipervnculo"/>
                <w:i w:val="0"/>
                <w:iCs w:val="0"/>
                <w:noProof/>
              </w:rPr>
            </w:rPrChange>
          </w:rPr>
          <w:delText>Descripción Detallada de las Clases</w:delText>
        </w:r>
        <w:r w:rsidDel="00A755C9">
          <w:rPr>
            <w:noProof/>
            <w:webHidden/>
          </w:rPr>
          <w:tab/>
          <w:delText>130</w:delText>
        </w:r>
      </w:del>
    </w:p>
    <w:p w14:paraId="27FCE2CE" w14:textId="05C0A6D0" w:rsidR="003022E0" w:rsidDel="00A755C9" w:rsidRDefault="003022E0">
      <w:pPr>
        <w:pStyle w:val="TDC1"/>
        <w:tabs>
          <w:tab w:val="left" w:pos="1540"/>
          <w:tab w:val="right" w:leader="dot" w:pos="8354"/>
        </w:tabs>
        <w:rPr>
          <w:del w:id="1047" w:author="Pablo Barrero Cruz" w:date="2026-06-30T16:06:00Z" w16du:dateUtc="2026-06-30T14:06:00Z"/>
          <w:rFonts w:eastAsiaTheme="minorEastAsia"/>
          <w:b w:val="0"/>
          <w:bCs w:val="0"/>
          <w:caps w:val="0"/>
          <w:noProof/>
          <w:kern w:val="2"/>
          <w:sz w:val="24"/>
          <w:szCs w:val="24"/>
          <w:lang w:eastAsia="es-ES"/>
          <w14:ligatures w14:val="standardContextual"/>
        </w:rPr>
      </w:pPr>
      <w:del w:id="1048" w:author="Pablo Barrero Cruz" w:date="2026-06-30T16:06:00Z" w16du:dateUtc="2026-06-30T14:06:00Z">
        <w:r w:rsidRPr="00A755C9" w:rsidDel="00A755C9">
          <w:rPr>
            <w:rPrChange w:id="1049" w:author="Pablo Barrero Cruz" w:date="2026-06-30T16:06:00Z" w16du:dateUtc="2026-06-30T14:06:00Z">
              <w:rPr>
                <w:rStyle w:val="Hipervnculo"/>
                <w:b w:val="0"/>
                <w:bCs w:val="0"/>
                <w:caps w:val="0"/>
                <w:noProof/>
              </w:rPr>
            </w:rPrChange>
          </w:rPr>
          <w:delText>Capítulo 8.</w:delText>
        </w:r>
        <w:r w:rsidDel="00A755C9">
          <w:rPr>
            <w:rFonts w:eastAsiaTheme="minorEastAsia"/>
            <w:b w:val="0"/>
            <w:bCs w:val="0"/>
            <w:caps w:val="0"/>
            <w:noProof/>
            <w:kern w:val="2"/>
            <w:sz w:val="24"/>
            <w:szCs w:val="24"/>
            <w:lang w:eastAsia="es-ES"/>
            <w14:ligatures w14:val="standardContextual"/>
          </w:rPr>
          <w:tab/>
        </w:r>
        <w:r w:rsidRPr="00A755C9" w:rsidDel="00A755C9">
          <w:rPr>
            <w:rPrChange w:id="1050" w:author="Pablo Barrero Cruz" w:date="2026-06-30T16:06:00Z" w16du:dateUtc="2026-06-30T14:06:00Z">
              <w:rPr>
                <w:rStyle w:val="Hipervnculo"/>
                <w:b w:val="0"/>
                <w:bCs w:val="0"/>
                <w:caps w:val="0"/>
                <w:noProof/>
              </w:rPr>
            </w:rPrChange>
          </w:rPr>
          <w:delText>Desarrollo de las Pruebas</w:delText>
        </w:r>
        <w:r w:rsidDel="00A755C9">
          <w:rPr>
            <w:noProof/>
            <w:webHidden/>
          </w:rPr>
          <w:tab/>
          <w:delText>135</w:delText>
        </w:r>
      </w:del>
    </w:p>
    <w:p w14:paraId="2B95CEDB" w14:textId="1378728B" w:rsidR="003022E0" w:rsidDel="00A755C9" w:rsidRDefault="003022E0">
      <w:pPr>
        <w:pStyle w:val="TDC2"/>
        <w:rPr>
          <w:del w:id="1051" w:author="Pablo Barrero Cruz" w:date="2026-06-30T16:06:00Z" w16du:dateUtc="2026-06-30T14:06:00Z"/>
          <w:rFonts w:eastAsiaTheme="minorEastAsia"/>
          <w:smallCaps w:val="0"/>
          <w:noProof/>
          <w:kern w:val="2"/>
          <w:sz w:val="24"/>
          <w:szCs w:val="24"/>
          <w:lang w:eastAsia="es-ES"/>
          <w14:ligatures w14:val="standardContextual"/>
        </w:rPr>
      </w:pPr>
      <w:del w:id="1052" w:author="Pablo Barrero Cruz" w:date="2026-06-30T16:06:00Z" w16du:dateUtc="2026-06-30T14:06:00Z">
        <w:r w:rsidRPr="00A755C9" w:rsidDel="00A755C9">
          <w:rPr>
            <w:rPrChange w:id="1053" w:author="Pablo Barrero Cruz" w:date="2026-06-30T16:06:00Z" w16du:dateUtc="2026-06-30T14:06:00Z">
              <w:rPr>
                <w:rStyle w:val="Hipervnculo"/>
                <w:smallCaps w:val="0"/>
                <w:noProof/>
              </w:rPr>
            </w:rPrChange>
          </w:rPr>
          <w:delText>8.1</w:delText>
        </w:r>
        <w:r w:rsidDel="00A755C9">
          <w:rPr>
            <w:rFonts w:eastAsiaTheme="minorEastAsia"/>
            <w:smallCaps w:val="0"/>
            <w:noProof/>
            <w:kern w:val="2"/>
            <w:sz w:val="24"/>
            <w:szCs w:val="24"/>
            <w:lang w:eastAsia="es-ES"/>
            <w14:ligatures w14:val="standardContextual"/>
          </w:rPr>
          <w:tab/>
        </w:r>
        <w:r w:rsidRPr="00A755C9" w:rsidDel="00A755C9">
          <w:rPr>
            <w:rPrChange w:id="1054" w:author="Pablo Barrero Cruz" w:date="2026-06-30T16:06:00Z" w16du:dateUtc="2026-06-30T14:06:00Z">
              <w:rPr>
                <w:rStyle w:val="Hipervnculo"/>
                <w:smallCaps w:val="0"/>
                <w:noProof/>
              </w:rPr>
            </w:rPrChange>
          </w:rPr>
          <w:delText>Pruebas Unitarias</w:delText>
        </w:r>
        <w:r w:rsidDel="00A755C9">
          <w:rPr>
            <w:noProof/>
            <w:webHidden/>
          </w:rPr>
          <w:tab/>
          <w:delText>136</w:delText>
        </w:r>
      </w:del>
    </w:p>
    <w:p w14:paraId="2D2D6F1E" w14:textId="7C39F460" w:rsidR="003022E0" w:rsidDel="00A755C9" w:rsidRDefault="003022E0">
      <w:pPr>
        <w:pStyle w:val="TDC2"/>
        <w:rPr>
          <w:del w:id="1055" w:author="Pablo Barrero Cruz" w:date="2026-06-30T16:06:00Z" w16du:dateUtc="2026-06-30T14:06:00Z"/>
          <w:rFonts w:eastAsiaTheme="minorEastAsia"/>
          <w:smallCaps w:val="0"/>
          <w:noProof/>
          <w:kern w:val="2"/>
          <w:sz w:val="24"/>
          <w:szCs w:val="24"/>
          <w:lang w:eastAsia="es-ES"/>
          <w14:ligatures w14:val="standardContextual"/>
        </w:rPr>
      </w:pPr>
      <w:del w:id="1056" w:author="Pablo Barrero Cruz" w:date="2026-06-30T16:06:00Z" w16du:dateUtc="2026-06-30T14:06:00Z">
        <w:r w:rsidRPr="00A755C9" w:rsidDel="00A755C9">
          <w:rPr>
            <w:rPrChange w:id="1057" w:author="Pablo Barrero Cruz" w:date="2026-06-30T16:06:00Z" w16du:dateUtc="2026-06-30T14:06:00Z">
              <w:rPr>
                <w:rStyle w:val="Hipervnculo"/>
                <w:smallCaps w:val="0"/>
                <w:noProof/>
              </w:rPr>
            </w:rPrChange>
          </w:rPr>
          <w:delText>8.2</w:delText>
        </w:r>
        <w:r w:rsidDel="00A755C9">
          <w:rPr>
            <w:rFonts w:eastAsiaTheme="minorEastAsia"/>
            <w:smallCaps w:val="0"/>
            <w:noProof/>
            <w:kern w:val="2"/>
            <w:sz w:val="24"/>
            <w:szCs w:val="24"/>
            <w:lang w:eastAsia="es-ES"/>
            <w14:ligatures w14:val="standardContextual"/>
          </w:rPr>
          <w:tab/>
        </w:r>
        <w:r w:rsidRPr="00A755C9" w:rsidDel="00A755C9">
          <w:rPr>
            <w:rPrChange w:id="1058" w:author="Pablo Barrero Cruz" w:date="2026-06-30T16:06:00Z" w16du:dateUtc="2026-06-30T14:06:00Z">
              <w:rPr>
                <w:rStyle w:val="Hipervnculo"/>
                <w:smallCaps w:val="0"/>
                <w:noProof/>
              </w:rPr>
            </w:rPrChange>
          </w:rPr>
          <w:delText>Pruebas de Integración y del Sistema</w:delText>
        </w:r>
        <w:r w:rsidDel="00A755C9">
          <w:rPr>
            <w:noProof/>
            <w:webHidden/>
          </w:rPr>
          <w:tab/>
          <w:delText>137</w:delText>
        </w:r>
      </w:del>
    </w:p>
    <w:p w14:paraId="430C9748" w14:textId="31C0BAA5" w:rsidR="003022E0" w:rsidDel="00A755C9" w:rsidRDefault="003022E0">
      <w:pPr>
        <w:pStyle w:val="TDC2"/>
        <w:rPr>
          <w:del w:id="1059" w:author="Pablo Barrero Cruz" w:date="2026-06-30T16:06:00Z" w16du:dateUtc="2026-06-30T14:06:00Z"/>
          <w:rFonts w:eastAsiaTheme="minorEastAsia"/>
          <w:smallCaps w:val="0"/>
          <w:noProof/>
          <w:kern w:val="2"/>
          <w:sz w:val="24"/>
          <w:szCs w:val="24"/>
          <w:lang w:eastAsia="es-ES"/>
          <w14:ligatures w14:val="standardContextual"/>
        </w:rPr>
      </w:pPr>
      <w:del w:id="1060" w:author="Pablo Barrero Cruz" w:date="2026-06-30T16:06:00Z" w16du:dateUtc="2026-06-30T14:06:00Z">
        <w:r w:rsidRPr="00A755C9" w:rsidDel="00A755C9">
          <w:rPr>
            <w:rPrChange w:id="1061" w:author="Pablo Barrero Cruz" w:date="2026-06-30T16:06:00Z" w16du:dateUtc="2026-06-30T14:06:00Z">
              <w:rPr>
                <w:rStyle w:val="Hipervnculo"/>
                <w:smallCaps w:val="0"/>
                <w:noProof/>
              </w:rPr>
            </w:rPrChange>
          </w:rPr>
          <w:delText>8.3</w:delText>
        </w:r>
        <w:r w:rsidDel="00A755C9">
          <w:rPr>
            <w:rFonts w:eastAsiaTheme="minorEastAsia"/>
            <w:smallCaps w:val="0"/>
            <w:noProof/>
            <w:kern w:val="2"/>
            <w:sz w:val="24"/>
            <w:szCs w:val="24"/>
            <w:lang w:eastAsia="es-ES"/>
            <w14:ligatures w14:val="standardContextual"/>
          </w:rPr>
          <w:tab/>
        </w:r>
        <w:r w:rsidRPr="00A755C9" w:rsidDel="00A755C9">
          <w:rPr>
            <w:rPrChange w:id="1062" w:author="Pablo Barrero Cruz" w:date="2026-06-30T16:06:00Z" w16du:dateUtc="2026-06-30T14:06:00Z">
              <w:rPr>
                <w:rStyle w:val="Hipervnculo"/>
                <w:smallCaps w:val="0"/>
                <w:noProof/>
              </w:rPr>
            </w:rPrChange>
          </w:rPr>
          <w:delText>Pruebas de Usabilidad y Accesibilidad</w:delText>
        </w:r>
        <w:r w:rsidDel="00A755C9">
          <w:rPr>
            <w:noProof/>
            <w:webHidden/>
          </w:rPr>
          <w:tab/>
          <w:delText>138</w:delText>
        </w:r>
      </w:del>
    </w:p>
    <w:p w14:paraId="551486A3" w14:textId="59F1C0E0" w:rsidR="003022E0" w:rsidDel="00A755C9" w:rsidRDefault="003022E0">
      <w:pPr>
        <w:pStyle w:val="TDC3"/>
        <w:tabs>
          <w:tab w:val="left" w:pos="1320"/>
          <w:tab w:val="right" w:leader="dot" w:pos="8354"/>
        </w:tabs>
        <w:rPr>
          <w:del w:id="1063" w:author="Pablo Barrero Cruz" w:date="2026-06-30T16:06:00Z" w16du:dateUtc="2026-06-30T14:06:00Z"/>
          <w:rFonts w:eastAsiaTheme="minorEastAsia"/>
          <w:i w:val="0"/>
          <w:iCs w:val="0"/>
          <w:noProof/>
          <w:kern w:val="2"/>
          <w:sz w:val="24"/>
          <w:szCs w:val="24"/>
          <w:lang w:eastAsia="es-ES"/>
          <w14:ligatures w14:val="standardContextual"/>
        </w:rPr>
      </w:pPr>
      <w:del w:id="1064" w:author="Pablo Barrero Cruz" w:date="2026-06-30T16:06:00Z" w16du:dateUtc="2026-06-30T14:06:00Z">
        <w:r w:rsidRPr="00A755C9" w:rsidDel="00A755C9">
          <w:rPr>
            <w:rPrChange w:id="1065" w:author="Pablo Barrero Cruz" w:date="2026-06-30T16:06:00Z" w16du:dateUtc="2026-06-30T14:06:00Z">
              <w:rPr>
                <w:rStyle w:val="Hipervnculo"/>
                <w:i w:val="0"/>
                <w:iCs w:val="0"/>
                <w:noProof/>
              </w:rPr>
            </w:rPrChange>
          </w:rPr>
          <w:delText>8.3.1</w:delText>
        </w:r>
        <w:r w:rsidDel="00A755C9">
          <w:rPr>
            <w:rFonts w:eastAsiaTheme="minorEastAsia"/>
            <w:i w:val="0"/>
            <w:iCs w:val="0"/>
            <w:noProof/>
            <w:kern w:val="2"/>
            <w:sz w:val="24"/>
            <w:szCs w:val="24"/>
            <w:lang w:eastAsia="es-ES"/>
            <w14:ligatures w14:val="standardContextual"/>
          </w:rPr>
          <w:tab/>
        </w:r>
        <w:r w:rsidRPr="00A755C9" w:rsidDel="00A755C9">
          <w:rPr>
            <w:rPrChange w:id="1066" w:author="Pablo Barrero Cruz" w:date="2026-06-30T16:06:00Z" w16du:dateUtc="2026-06-30T14:06:00Z">
              <w:rPr>
                <w:rStyle w:val="Hipervnculo"/>
                <w:i w:val="0"/>
                <w:iCs w:val="0"/>
                <w:noProof/>
              </w:rPr>
            </w:rPrChange>
          </w:rPr>
          <w:delText>Pruebas de Usabilidad</w:delText>
        </w:r>
        <w:r w:rsidDel="00A755C9">
          <w:rPr>
            <w:noProof/>
            <w:webHidden/>
          </w:rPr>
          <w:tab/>
          <w:delText>138</w:delText>
        </w:r>
      </w:del>
    </w:p>
    <w:p w14:paraId="0F7E011F" w14:textId="2A7D3F21" w:rsidR="003022E0" w:rsidDel="00A755C9" w:rsidRDefault="003022E0">
      <w:pPr>
        <w:pStyle w:val="TDC3"/>
        <w:tabs>
          <w:tab w:val="left" w:pos="1320"/>
          <w:tab w:val="right" w:leader="dot" w:pos="8354"/>
        </w:tabs>
        <w:rPr>
          <w:del w:id="1067" w:author="Pablo Barrero Cruz" w:date="2026-06-30T16:06:00Z" w16du:dateUtc="2026-06-30T14:06:00Z"/>
          <w:rFonts w:eastAsiaTheme="minorEastAsia"/>
          <w:i w:val="0"/>
          <w:iCs w:val="0"/>
          <w:noProof/>
          <w:kern w:val="2"/>
          <w:sz w:val="24"/>
          <w:szCs w:val="24"/>
          <w:lang w:eastAsia="es-ES"/>
          <w14:ligatures w14:val="standardContextual"/>
        </w:rPr>
      </w:pPr>
      <w:del w:id="1068" w:author="Pablo Barrero Cruz" w:date="2026-06-30T16:06:00Z" w16du:dateUtc="2026-06-30T14:06:00Z">
        <w:r w:rsidRPr="00A755C9" w:rsidDel="00A755C9">
          <w:rPr>
            <w:rPrChange w:id="1069" w:author="Pablo Barrero Cruz" w:date="2026-06-30T16:06:00Z" w16du:dateUtc="2026-06-30T14:06:00Z">
              <w:rPr>
                <w:rStyle w:val="Hipervnculo"/>
                <w:i w:val="0"/>
                <w:iCs w:val="0"/>
                <w:noProof/>
              </w:rPr>
            </w:rPrChange>
          </w:rPr>
          <w:delText>8.3.2</w:delText>
        </w:r>
        <w:r w:rsidDel="00A755C9">
          <w:rPr>
            <w:rFonts w:eastAsiaTheme="minorEastAsia"/>
            <w:i w:val="0"/>
            <w:iCs w:val="0"/>
            <w:noProof/>
            <w:kern w:val="2"/>
            <w:sz w:val="24"/>
            <w:szCs w:val="24"/>
            <w:lang w:eastAsia="es-ES"/>
            <w14:ligatures w14:val="standardContextual"/>
          </w:rPr>
          <w:tab/>
        </w:r>
        <w:r w:rsidRPr="00A755C9" w:rsidDel="00A755C9">
          <w:rPr>
            <w:rPrChange w:id="1070" w:author="Pablo Barrero Cruz" w:date="2026-06-30T16:06:00Z" w16du:dateUtc="2026-06-30T14:06:00Z">
              <w:rPr>
                <w:rStyle w:val="Hipervnculo"/>
                <w:i w:val="0"/>
                <w:iCs w:val="0"/>
                <w:noProof/>
              </w:rPr>
            </w:rPrChange>
          </w:rPr>
          <w:delText>Pruebas de Accesibilidad</w:delText>
        </w:r>
        <w:r w:rsidDel="00A755C9">
          <w:rPr>
            <w:noProof/>
            <w:webHidden/>
          </w:rPr>
          <w:tab/>
          <w:delText>143</w:delText>
        </w:r>
      </w:del>
    </w:p>
    <w:p w14:paraId="6FFDB6EF" w14:textId="014A1C23" w:rsidR="003022E0" w:rsidDel="00A755C9" w:rsidRDefault="003022E0">
      <w:pPr>
        <w:pStyle w:val="TDC2"/>
        <w:rPr>
          <w:del w:id="1071" w:author="Pablo Barrero Cruz" w:date="2026-06-30T16:06:00Z" w16du:dateUtc="2026-06-30T14:06:00Z"/>
          <w:rFonts w:eastAsiaTheme="minorEastAsia"/>
          <w:smallCaps w:val="0"/>
          <w:noProof/>
          <w:kern w:val="2"/>
          <w:sz w:val="24"/>
          <w:szCs w:val="24"/>
          <w:lang w:eastAsia="es-ES"/>
          <w14:ligatures w14:val="standardContextual"/>
        </w:rPr>
      </w:pPr>
      <w:del w:id="1072" w:author="Pablo Barrero Cruz" w:date="2026-06-30T16:06:00Z" w16du:dateUtc="2026-06-30T14:06:00Z">
        <w:r w:rsidRPr="00A755C9" w:rsidDel="00A755C9">
          <w:rPr>
            <w:rPrChange w:id="1073" w:author="Pablo Barrero Cruz" w:date="2026-06-30T16:06:00Z" w16du:dateUtc="2026-06-30T14:06:00Z">
              <w:rPr>
                <w:rStyle w:val="Hipervnculo"/>
                <w:smallCaps w:val="0"/>
                <w:noProof/>
              </w:rPr>
            </w:rPrChange>
          </w:rPr>
          <w:delText>8.4</w:delText>
        </w:r>
        <w:r w:rsidDel="00A755C9">
          <w:rPr>
            <w:rFonts w:eastAsiaTheme="minorEastAsia"/>
            <w:smallCaps w:val="0"/>
            <w:noProof/>
            <w:kern w:val="2"/>
            <w:sz w:val="24"/>
            <w:szCs w:val="24"/>
            <w:lang w:eastAsia="es-ES"/>
            <w14:ligatures w14:val="standardContextual"/>
          </w:rPr>
          <w:tab/>
        </w:r>
        <w:r w:rsidRPr="00A755C9" w:rsidDel="00A755C9">
          <w:rPr>
            <w:rPrChange w:id="1074" w:author="Pablo Barrero Cruz" w:date="2026-06-30T16:06:00Z" w16du:dateUtc="2026-06-30T14:06:00Z">
              <w:rPr>
                <w:rStyle w:val="Hipervnculo"/>
                <w:smallCaps w:val="0"/>
                <w:noProof/>
              </w:rPr>
            </w:rPrChange>
          </w:rPr>
          <w:delText>Pruebas de Rendimiento</w:delText>
        </w:r>
        <w:r w:rsidDel="00A755C9">
          <w:rPr>
            <w:noProof/>
            <w:webHidden/>
          </w:rPr>
          <w:tab/>
          <w:delText>151</w:delText>
        </w:r>
      </w:del>
    </w:p>
    <w:p w14:paraId="735FE343" w14:textId="31D32D03" w:rsidR="003022E0" w:rsidDel="00A755C9" w:rsidRDefault="003022E0">
      <w:pPr>
        <w:pStyle w:val="TDC3"/>
        <w:tabs>
          <w:tab w:val="left" w:pos="1320"/>
          <w:tab w:val="right" w:leader="dot" w:pos="8354"/>
        </w:tabs>
        <w:rPr>
          <w:del w:id="1075" w:author="Pablo Barrero Cruz" w:date="2026-06-30T16:06:00Z" w16du:dateUtc="2026-06-30T14:06:00Z"/>
          <w:rFonts w:eastAsiaTheme="minorEastAsia"/>
          <w:i w:val="0"/>
          <w:iCs w:val="0"/>
          <w:noProof/>
          <w:kern w:val="2"/>
          <w:sz w:val="24"/>
          <w:szCs w:val="24"/>
          <w:lang w:eastAsia="es-ES"/>
          <w14:ligatures w14:val="standardContextual"/>
        </w:rPr>
      </w:pPr>
      <w:del w:id="1076" w:author="Pablo Barrero Cruz" w:date="2026-06-30T16:06:00Z" w16du:dateUtc="2026-06-30T14:06:00Z">
        <w:r w:rsidRPr="00A755C9" w:rsidDel="00A755C9">
          <w:rPr>
            <w:rPrChange w:id="1077" w:author="Pablo Barrero Cruz" w:date="2026-06-30T16:06:00Z" w16du:dateUtc="2026-06-30T14:06:00Z">
              <w:rPr>
                <w:rStyle w:val="Hipervnculo"/>
                <w:i w:val="0"/>
                <w:iCs w:val="0"/>
                <w:noProof/>
              </w:rPr>
            </w:rPrChange>
          </w:rPr>
          <w:delText>8.4.1</w:delText>
        </w:r>
        <w:r w:rsidDel="00A755C9">
          <w:rPr>
            <w:rFonts w:eastAsiaTheme="minorEastAsia"/>
            <w:i w:val="0"/>
            <w:iCs w:val="0"/>
            <w:noProof/>
            <w:kern w:val="2"/>
            <w:sz w:val="24"/>
            <w:szCs w:val="24"/>
            <w:lang w:eastAsia="es-ES"/>
            <w14:ligatures w14:val="standardContextual"/>
          </w:rPr>
          <w:tab/>
        </w:r>
        <w:r w:rsidRPr="00A755C9" w:rsidDel="00A755C9">
          <w:rPr>
            <w:rPrChange w:id="1078" w:author="Pablo Barrero Cruz" w:date="2026-06-30T16:06:00Z" w16du:dateUtc="2026-06-30T14:06:00Z">
              <w:rPr>
                <w:rStyle w:val="Hipervnculo"/>
                <w:i w:val="0"/>
                <w:iCs w:val="0"/>
                <w:noProof/>
              </w:rPr>
            </w:rPrChange>
          </w:rPr>
          <w:delText>Resultados de las Pruebas de Rendimiento</w:delText>
        </w:r>
        <w:r w:rsidDel="00A755C9">
          <w:rPr>
            <w:noProof/>
            <w:webHidden/>
          </w:rPr>
          <w:tab/>
          <w:delText>151</w:delText>
        </w:r>
      </w:del>
    </w:p>
    <w:p w14:paraId="409E65AB" w14:textId="6DCF455C" w:rsidR="003022E0" w:rsidDel="00A755C9" w:rsidRDefault="003022E0">
      <w:pPr>
        <w:pStyle w:val="TDC1"/>
        <w:tabs>
          <w:tab w:val="left" w:pos="1540"/>
          <w:tab w:val="right" w:leader="dot" w:pos="8354"/>
        </w:tabs>
        <w:rPr>
          <w:del w:id="1079" w:author="Pablo Barrero Cruz" w:date="2026-06-30T16:06:00Z" w16du:dateUtc="2026-06-30T14:06:00Z"/>
          <w:rFonts w:eastAsiaTheme="minorEastAsia"/>
          <w:b w:val="0"/>
          <w:bCs w:val="0"/>
          <w:caps w:val="0"/>
          <w:noProof/>
          <w:kern w:val="2"/>
          <w:sz w:val="24"/>
          <w:szCs w:val="24"/>
          <w:lang w:eastAsia="es-ES"/>
          <w14:ligatures w14:val="standardContextual"/>
        </w:rPr>
      </w:pPr>
      <w:del w:id="1080" w:author="Pablo Barrero Cruz" w:date="2026-06-30T16:06:00Z" w16du:dateUtc="2026-06-30T14:06:00Z">
        <w:r w:rsidRPr="00A755C9" w:rsidDel="00A755C9">
          <w:rPr>
            <w:rPrChange w:id="1081" w:author="Pablo Barrero Cruz" w:date="2026-06-30T16:06:00Z" w16du:dateUtc="2026-06-30T14:06:00Z">
              <w:rPr>
                <w:rStyle w:val="Hipervnculo"/>
                <w:b w:val="0"/>
                <w:bCs w:val="0"/>
                <w:caps w:val="0"/>
                <w:noProof/>
              </w:rPr>
            </w:rPrChange>
          </w:rPr>
          <w:delText>Capítulo 9.</w:delText>
        </w:r>
        <w:r w:rsidDel="00A755C9">
          <w:rPr>
            <w:rFonts w:eastAsiaTheme="minorEastAsia"/>
            <w:b w:val="0"/>
            <w:bCs w:val="0"/>
            <w:caps w:val="0"/>
            <w:noProof/>
            <w:kern w:val="2"/>
            <w:sz w:val="24"/>
            <w:szCs w:val="24"/>
            <w:lang w:eastAsia="es-ES"/>
            <w14:ligatures w14:val="standardContextual"/>
          </w:rPr>
          <w:tab/>
        </w:r>
        <w:r w:rsidRPr="00A755C9" w:rsidDel="00A755C9">
          <w:rPr>
            <w:rPrChange w:id="1082" w:author="Pablo Barrero Cruz" w:date="2026-06-30T16:06:00Z" w16du:dateUtc="2026-06-30T14:06:00Z">
              <w:rPr>
                <w:rStyle w:val="Hipervnculo"/>
                <w:b w:val="0"/>
                <w:bCs w:val="0"/>
                <w:caps w:val="0"/>
                <w:noProof/>
              </w:rPr>
            </w:rPrChange>
          </w:rPr>
          <w:delText>Manuales del Sistema</w:delText>
        </w:r>
        <w:r w:rsidDel="00A755C9">
          <w:rPr>
            <w:noProof/>
            <w:webHidden/>
          </w:rPr>
          <w:tab/>
          <w:delText>154</w:delText>
        </w:r>
      </w:del>
    </w:p>
    <w:p w14:paraId="17AF335B" w14:textId="215FA64D" w:rsidR="003022E0" w:rsidDel="00A755C9" w:rsidRDefault="003022E0">
      <w:pPr>
        <w:pStyle w:val="TDC2"/>
        <w:rPr>
          <w:del w:id="1083" w:author="Pablo Barrero Cruz" w:date="2026-06-30T16:06:00Z" w16du:dateUtc="2026-06-30T14:06:00Z"/>
          <w:rFonts w:eastAsiaTheme="minorEastAsia"/>
          <w:smallCaps w:val="0"/>
          <w:noProof/>
          <w:kern w:val="2"/>
          <w:sz w:val="24"/>
          <w:szCs w:val="24"/>
          <w:lang w:eastAsia="es-ES"/>
          <w14:ligatures w14:val="standardContextual"/>
        </w:rPr>
      </w:pPr>
      <w:del w:id="1084" w:author="Pablo Barrero Cruz" w:date="2026-06-30T16:06:00Z" w16du:dateUtc="2026-06-30T14:06:00Z">
        <w:r w:rsidRPr="00A755C9" w:rsidDel="00A755C9">
          <w:rPr>
            <w:rPrChange w:id="1085" w:author="Pablo Barrero Cruz" w:date="2026-06-30T16:06:00Z" w16du:dateUtc="2026-06-30T14:06:00Z">
              <w:rPr>
                <w:rStyle w:val="Hipervnculo"/>
                <w:smallCaps w:val="0"/>
                <w:noProof/>
              </w:rPr>
            </w:rPrChange>
          </w:rPr>
          <w:delText>9.1</w:delText>
        </w:r>
        <w:r w:rsidDel="00A755C9">
          <w:rPr>
            <w:rFonts w:eastAsiaTheme="minorEastAsia"/>
            <w:smallCaps w:val="0"/>
            <w:noProof/>
            <w:kern w:val="2"/>
            <w:sz w:val="24"/>
            <w:szCs w:val="24"/>
            <w:lang w:eastAsia="es-ES"/>
            <w14:ligatures w14:val="standardContextual"/>
          </w:rPr>
          <w:tab/>
        </w:r>
        <w:r w:rsidRPr="00A755C9" w:rsidDel="00A755C9">
          <w:rPr>
            <w:rPrChange w:id="1086" w:author="Pablo Barrero Cruz" w:date="2026-06-30T16:06:00Z" w16du:dateUtc="2026-06-30T14:06:00Z">
              <w:rPr>
                <w:rStyle w:val="Hipervnculo"/>
                <w:smallCaps w:val="0"/>
                <w:noProof/>
              </w:rPr>
            </w:rPrChange>
          </w:rPr>
          <w:delText>Manual de Instalación</w:delText>
        </w:r>
        <w:r w:rsidDel="00A755C9">
          <w:rPr>
            <w:noProof/>
            <w:webHidden/>
          </w:rPr>
          <w:tab/>
          <w:delText>154</w:delText>
        </w:r>
      </w:del>
    </w:p>
    <w:p w14:paraId="3751E28E" w14:textId="66B6230F" w:rsidR="003022E0" w:rsidDel="00A755C9" w:rsidRDefault="003022E0">
      <w:pPr>
        <w:pStyle w:val="TDC3"/>
        <w:tabs>
          <w:tab w:val="left" w:pos="1320"/>
          <w:tab w:val="right" w:leader="dot" w:pos="8354"/>
        </w:tabs>
        <w:rPr>
          <w:del w:id="1087" w:author="Pablo Barrero Cruz" w:date="2026-06-30T16:06:00Z" w16du:dateUtc="2026-06-30T14:06:00Z"/>
          <w:rFonts w:eastAsiaTheme="minorEastAsia"/>
          <w:i w:val="0"/>
          <w:iCs w:val="0"/>
          <w:noProof/>
          <w:kern w:val="2"/>
          <w:sz w:val="24"/>
          <w:szCs w:val="24"/>
          <w:lang w:eastAsia="es-ES"/>
          <w14:ligatures w14:val="standardContextual"/>
        </w:rPr>
      </w:pPr>
      <w:del w:id="1088" w:author="Pablo Barrero Cruz" w:date="2026-06-30T16:06:00Z" w16du:dateUtc="2026-06-30T14:06:00Z">
        <w:r w:rsidRPr="00A755C9" w:rsidDel="00A755C9">
          <w:rPr>
            <w:rPrChange w:id="1089" w:author="Pablo Barrero Cruz" w:date="2026-06-30T16:06:00Z" w16du:dateUtc="2026-06-30T14:06:00Z">
              <w:rPr>
                <w:rStyle w:val="Hipervnculo"/>
                <w:i w:val="0"/>
                <w:iCs w:val="0"/>
                <w:noProof/>
              </w:rPr>
            </w:rPrChange>
          </w:rPr>
          <w:delText>9.1.1</w:delText>
        </w:r>
        <w:r w:rsidDel="00A755C9">
          <w:rPr>
            <w:rFonts w:eastAsiaTheme="minorEastAsia"/>
            <w:i w:val="0"/>
            <w:iCs w:val="0"/>
            <w:noProof/>
            <w:kern w:val="2"/>
            <w:sz w:val="24"/>
            <w:szCs w:val="24"/>
            <w:lang w:eastAsia="es-ES"/>
            <w14:ligatures w14:val="standardContextual"/>
          </w:rPr>
          <w:tab/>
        </w:r>
        <w:r w:rsidRPr="00A755C9" w:rsidDel="00A755C9">
          <w:rPr>
            <w:rPrChange w:id="1090" w:author="Pablo Barrero Cruz" w:date="2026-06-30T16:06:00Z" w16du:dateUtc="2026-06-30T14:06:00Z">
              <w:rPr>
                <w:rStyle w:val="Hipervnculo"/>
                <w:i w:val="0"/>
                <w:iCs w:val="0"/>
                <w:noProof/>
              </w:rPr>
            </w:rPrChange>
          </w:rPr>
          <w:delText>Requisitos previos</w:delText>
        </w:r>
        <w:r w:rsidDel="00A755C9">
          <w:rPr>
            <w:noProof/>
            <w:webHidden/>
          </w:rPr>
          <w:tab/>
          <w:delText>154</w:delText>
        </w:r>
      </w:del>
    </w:p>
    <w:p w14:paraId="5B6D39C6" w14:textId="20EBC9D3" w:rsidR="003022E0" w:rsidDel="00A755C9" w:rsidRDefault="003022E0">
      <w:pPr>
        <w:pStyle w:val="TDC3"/>
        <w:tabs>
          <w:tab w:val="left" w:pos="1320"/>
          <w:tab w:val="right" w:leader="dot" w:pos="8354"/>
        </w:tabs>
        <w:rPr>
          <w:del w:id="1091" w:author="Pablo Barrero Cruz" w:date="2026-06-30T16:06:00Z" w16du:dateUtc="2026-06-30T14:06:00Z"/>
          <w:rFonts w:eastAsiaTheme="minorEastAsia"/>
          <w:i w:val="0"/>
          <w:iCs w:val="0"/>
          <w:noProof/>
          <w:kern w:val="2"/>
          <w:sz w:val="24"/>
          <w:szCs w:val="24"/>
          <w:lang w:eastAsia="es-ES"/>
          <w14:ligatures w14:val="standardContextual"/>
        </w:rPr>
      </w:pPr>
      <w:del w:id="1092" w:author="Pablo Barrero Cruz" w:date="2026-06-30T16:06:00Z" w16du:dateUtc="2026-06-30T14:06:00Z">
        <w:r w:rsidRPr="00A755C9" w:rsidDel="00A755C9">
          <w:rPr>
            <w:rPrChange w:id="1093" w:author="Pablo Barrero Cruz" w:date="2026-06-30T16:06:00Z" w16du:dateUtc="2026-06-30T14:06:00Z">
              <w:rPr>
                <w:rStyle w:val="Hipervnculo"/>
                <w:i w:val="0"/>
                <w:iCs w:val="0"/>
                <w:noProof/>
              </w:rPr>
            </w:rPrChange>
          </w:rPr>
          <w:delText>9.1.2</w:delText>
        </w:r>
        <w:r w:rsidDel="00A755C9">
          <w:rPr>
            <w:rFonts w:eastAsiaTheme="minorEastAsia"/>
            <w:i w:val="0"/>
            <w:iCs w:val="0"/>
            <w:noProof/>
            <w:kern w:val="2"/>
            <w:sz w:val="24"/>
            <w:szCs w:val="24"/>
            <w:lang w:eastAsia="es-ES"/>
            <w14:ligatures w14:val="standardContextual"/>
          </w:rPr>
          <w:tab/>
        </w:r>
        <w:r w:rsidRPr="00A755C9" w:rsidDel="00A755C9">
          <w:rPr>
            <w:rPrChange w:id="1094" w:author="Pablo Barrero Cruz" w:date="2026-06-30T16:06:00Z" w16du:dateUtc="2026-06-30T14:06:00Z">
              <w:rPr>
                <w:rStyle w:val="Hipervnculo"/>
                <w:i w:val="0"/>
                <w:iCs w:val="0"/>
                <w:noProof/>
              </w:rPr>
            </w:rPrChange>
          </w:rPr>
          <w:delText>Instalación recomendada con Docker Compose</w:delText>
        </w:r>
        <w:r w:rsidDel="00A755C9">
          <w:rPr>
            <w:noProof/>
            <w:webHidden/>
          </w:rPr>
          <w:tab/>
          <w:delText>155</w:delText>
        </w:r>
      </w:del>
    </w:p>
    <w:p w14:paraId="084E591E" w14:textId="0C437C0E" w:rsidR="003022E0" w:rsidDel="00A755C9" w:rsidRDefault="003022E0">
      <w:pPr>
        <w:pStyle w:val="TDC3"/>
        <w:tabs>
          <w:tab w:val="left" w:pos="1320"/>
          <w:tab w:val="right" w:leader="dot" w:pos="8354"/>
        </w:tabs>
        <w:rPr>
          <w:del w:id="1095" w:author="Pablo Barrero Cruz" w:date="2026-06-30T16:06:00Z" w16du:dateUtc="2026-06-30T14:06:00Z"/>
          <w:rFonts w:eastAsiaTheme="minorEastAsia"/>
          <w:i w:val="0"/>
          <w:iCs w:val="0"/>
          <w:noProof/>
          <w:kern w:val="2"/>
          <w:sz w:val="24"/>
          <w:szCs w:val="24"/>
          <w:lang w:eastAsia="es-ES"/>
          <w14:ligatures w14:val="standardContextual"/>
        </w:rPr>
      </w:pPr>
      <w:del w:id="1096" w:author="Pablo Barrero Cruz" w:date="2026-06-30T16:06:00Z" w16du:dateUtc="2026-06-30T14:06:00Z">
        <w:r w:rsidRPr="00A755C9" w:rsidDel="00A755C9">
          <w:rPr>
            <w:rPrChange w:id="1097" w:author="Pablo Barrero Cruz" w:date="2026-06-30T16:06:00Z" w16du:dateUtc="2026-06-30T14:06:00Z">
              <w:rPr>
                <w:rStyle w:val="Hipervnculo"/>
                <w:i w:val="0"/>
                <w:iCs w:val="0"/>
                <w:noProof/>
              </w:rPr>
            </w:rPrChange>
          </w:rPr>
          <w:delText>9.1.3</w:delText>
        </w:r>
        <w:r w:rsidDel="00A755C9">
          <w:rPr>
            <w:rFonts w:eastAsiaTheme="minorEastAsia"/>
            <w:i w:val="0"/>
            <w:iCs w:val="0"/>
            <w:noProof/>
            <w:kern w:val="2"/>
            <w:sz w:val="24"/>
            <w:szCs w:val="24"/>
            <w:lang w:eastAsia="es-ES"/>
            <w14:ligatures w14:val="standardContextual"/>
          </w:rPr>
          <w:tab/>
        </w:r>
        <w:r w:rsidRPr="00A755C9" w:rsidDel="00A755C9">
          <w:rPr>
            <w:rPrChange w:id="1098" w:author="Pablo Barrero Cruz" w:date="2026-06-30T16:06:00Z" w16du:dateUtc="2026-06-30T14:06:00Z">
              <w:rPr>
                <w:rStyle w:val="Hipervnculo"/>
                <w:i w:val="0"/>
                <w:iCs w:val="0"/>
                <w:noProof/>
              </w:rPr>
            </w:rPrChange>
          </w:rPr>
          <w:delText>Instalación alternativa en modo desarrollo</w:delText>
        </w:r>
        <w:r w:rsidDel="00A755C9">
          <w:rPr>
            <w:noProof/>
            <w:webHidden/>
          </w:rPr>
          <w:tab/>
          <w:delText>156</w:delText>
        </w:r>
      </w:del>
    </w:p>
    <w:p w14:paraId="40BD94DD" w14:textId="47F3C2DB" w:rsidR="003022E0" w:rsidDel="00A755C9" w:rsidRDefault="003022E0">
      <w:pPr>
        <w:pStyle w:val="TDC3"/>
        <w:tabs>
          <w:tab w:val="left" w:pos="1320"/>
          <w:tab w:val="right" w:leader="dot" w:pos="8354"/>
        </w:tabs>
        <w:rPr>
          <w:del w:id="1099" w:author="Pablo Barrero Cruz" w:date="2026-06-30T16:06:00Z" w16du:dateUtc="2026-06-30T14:06:00Z"/>
          <w:rFonts w:eastAsiaTheme="minorEastAsia"/>
          <w:i w:val="0"/>
          <w:iCs w:val="0"/>
          <w:noProof/>
          <w:kern w:val="2"/>
          <w:sz w:val="24"/>
          <w:szCs w:val="24"/>
          <w:lang w:eastAsia="es-ES"/>
          <w14:ligatures w14:val="standardContextual"/>
        </w:rPr>
      </w:pPr>
      <w:del w:id="1100" w:author="Pablo Barrero Cruz" w:date="2026-06-30T16:06:00Z" w16du:dateUtc="2026-06-30T14:06:00Z">
        <w:r w:rsidRPr="00A755C9" w:rsidDel="00A755C9">
          <w:rPr>
            <w:rPrChange w:id="1101" w:author="Pablo Barrero Cruz" w:date="2026-06-30T16:06:00Z" w16du:dateUtc="2026-06-30T14:06:00Z">
              <w:rPr>
                <w:rStyle w:val="Hipervnculo"/>
                <w:i w:val="0"/>
                <w:iCs w:val="0"/>
                <w:noProof/>
              </w:rPr>
            </w:rPrChange>
          </w:rPr>
          <w:delText>9.1.4</w:delText>
        </w:r>
        <w:r w:rsidDel="00A755C9">
          <w:rPr>
            <w:rFonts w:eastAsiaTheme="minorEastAsia"/>
            <w:i w:val="0"/>
            <w:iCs w:val="0"/>
            <w:noProof/>
            <w:kern w:val="2"/>
            <w:sz w:val="24"/>
            <w:szCs w:val="24"/>
            <w:lang w:eastAsia="es-ES"/>
            <w14:ligatures w14:val="standardContextual"/>
          </w:rPr>
          <w:tab/>
        </w:r>
        <w:r w:rsidRPr="00A755C9" w:rsidDel="00A755C9">
          <w:rPr>
            <w:rPrChange w:id="1102" w:author="Pablo Barrero Cruz" w:date="2026-06-30T16:06:00Z" w16du:dateUtc="2026-06-30T14:06:00Z">
              <w:rPr>
                <w:rStyle w:val="Hipervnculo"/>
                <w:i w:val="0"/>
                <w:iCs w:val="0"/>
                <w:noProof/>
              </w:rPr>
            </w:rPrChange>
          </w:rPr>
          <w:delText>Comprobación de la instalación</w:delText>
        </w:r>
        <w:r w:rsidDel="00A755C9">
          <w:rPr>
            <w:noProof/>
            <w:webHidden/>
          </w:rPr>
          <w:tab/>
          <w:delText>156</w:delText>
        </w:r>
      </w:del>
    </w:p>
    <w:p w14:paraId="4404A845" w14:textId="6CE09F87" w:rsidR="003022E0" w:rsidDel="00A755C9" w:rsidRDefault="003022E0">
      <w:pPr>
        <w:pStyle w:val="TDC2"/>
        <w:rPr>
          <w:del w:id="1103" w:author="Pablo Barrero Cruz" w:date="2026-06-30T16:06:00Z" w16du:dateUtc="2026-06-30T14:06:00Z"/>
          <w:rFonts w:eastAsiaTheme="minorEastAsia"/>
          <w:smallCaps w:val="0"/>
          <w:noProof/>
          <w:kern w:val="2"/>
          <w:sz w:val="24"/>
          <w:szCs w:val="24"/>
          <w:lang w:eastAsia="es-ES"/>
          <w14:ligatures w14:val="standardContextual"/>
        </w:rPr>
      </w:pPr>
      <w:del w:id="1104" w:author="Pablo Barrero Cruz" w:date="2026-06-30T16:06:00Z" w16du:dateUtc="2026-06-30T14:06:00Z">
        <w:r w:rsidRPr="00A755C9" w:rsidDel="00A755C9">
          <w:rPr>
            <w:rPrChange w:id="1105" w:author="Pablo Barrero Cruz" w:date="2026-06-30T16:06:00Z" w16du:dateUtc="2026-06-30T14:06:00Z">
              <w:rPr>
                <w:rStyle w:val="Hipervnculo"/>
                <w:smallCaps w:val="0"/>
                <w:noProof/>
              </w:rPr>
            </w:rPrChange>
          </w:rPr>
          <w:delText>9.2</w:delText>
        </w:r>
        <w:r w:rsidDel="00A755C9">
          <w:rPr>
            <w:rFonts w:eastAsiaTheme="minorEastAsia"/>
            <w:smallCaps w:val="0"/>
            <w:noProof/>
            <w:kern w:val="2"/>
            <w:sz w:val="24"/>
            <w:szCs w:val="24"/>
            <w:lang w:eastAsia="es-ES"/>
            <w14:ligatures w14:val="standardContextual"/>
          </w:rPr>
          <w:tab/>
        </w:r>
        <w:r w:rsidRPr="00A755C9" w:rsidDel="00A755C9">
          <w:rPr>
            <w:rPrChange w:id="1106" w:author="Pablo Barrero Cruz" w:date="2026-06-30T16:06:00Z" w16du:dateUtc="2026-06-30T14:06:00Z">
              <w:rPr>
                <w:rStyle w:val="Hipervnculo"/>
                <w:smallCaps w:val="0"/>
                <w:noProof/>
              </w:rPr>
            </w:rPrChange>
          </w:rPr>
          <w:delText>Manual de Ejecución</w:delText>
        </w:r>
        <w:r w:rsidDel="00A755C9">
          <w:rPr>
            <w:noProof/>
            <w:webHidden/>
          </w:rPr>
          <w:tab/>
          <w:delText>157</w:delText>
        </w:r>
      </w:del>
    </w:p>
    <w:p w14:paraId="01B82B93" w14:textId="2A9BD115" w:rsidR="003022E0" w:rsidDel="00A755C9" w:rsidRDefault="003022E0">
      <w:pPr>
        <w:pStyle w:val="TDC3"/>
        <w:tabs>
          <w:tab w:val="left" w:pos="1320"/>
          <w:tab w:val="right" w:leader="dot" w:pos="8354"/>
        </w:tabs>
        <w:rPr>
          <w:del w:id="1107" w:author="Pablo Barrero Cruz" w:date="2026-06-30T16:06:00Z" w16du:dateUtc="2026-06-30T14:06:00Z"/>
          <w:rFonts w:eastAsiaTheme="minorEastAsia"/>
          <w:i w:val="0"/>
          <w:iCs w:val="0"/>
          <w:noProof/>
          <w:kern w:val="2"/>
          <w:sz w:val="24"/>
          <w:szCs w:val="24"/>
          <w:lang w:eastAsia="es-ES"/>
          <w14:ligatures w14:val="standardContextual"/>
        </w:rPr>
      </w:pPr>
      <w:del w:id="1108" w:author="Pablo Barrero Cruz" w:date="2026-06-30T16:06:00Z" w16du:dateUtc="2026-06-30T14:06:00Z">
        <w:r w:rsidRPr="00A755C9" w:rsidDel="00A755C9">
          <w:rPr>
            <w:rPrChange w:id="1109" w:author="Pablo Barrero Cruz" w:date="2026-06-30T16:06:00Z" w16du:dateUtc="2026-06-30T14:06:00Z">
              <w:rPr>
                <w:rStyle w:val="Hipervnculo"/>
                <w:i w:val="0"/>
                <w:iCs w:val="0"/>
                <w:noProof/>
              </w:rPr>
            </w:rPrChange>
          </w:rPr>
          <w:delText>9.2.1</w:delText>
        </w:r>
        <w:r w:rsidDel="00A755C9">
          <w:rPr>
            <w:rFonts w:eastAsiaTheme="minorEastAsia"/>
            <w:i w:val="0"/>
            <w:iCs w:val="0"/>
            <w:noProof/>
            <w:kern w:val="2"/>
            <w:sz w:val="24"/>
            <w:szCs w:val="24"/>
            <w:lang w:eastAsia="es-ES"/>
            <w14:ligatures w14:val="standardContextual"/>
          </w:rPr>
          <w:tab/>
        </w:r>
        <w:r w:rsidRPr="00A755C9" w:rsidDel="00A755C9">
          <w:rPr>
            <w:rPrChange w:id="1110" w:author="Pablo Barrero Cruz" w:date="2026-06-30T16:06:00Z" w16du:dateUtc="2026-06-30T14:06:00Z">
              <w:rPr>
                <w:rStyle w:val="Hipervnculo"/>
                <w:i w:val="0"/>
                <w:iCs w:val="0"/>
                <w:noProof/>
              </w:rPr>
            </w:rPrChange>
          </w:rPr>
          <w:delText>Arranque con Docker Compose</w:delText>
        </w:r>
        <w:r w:rsidDel="00A755C9">
          <w:rPr>
            <w:noProof/>
            <w:webHidden/>
          </w:rPr>
          <w:tab/>
          <w:delText>157</w:delText>
        </w:r>
      </w:del>
    </w:p>
    <w:p w14:paraId="116C44FA" w14:textId="5DBAC8E5" w:rsidR="003022E0" w:rsidDel="00A755C9" w:rsidRDefault="003022E0">
      <w:pPr>
        <w:pStyle w:val="TDC3"/>
        <w:tabs>
          <w:tab w:val="left" w:pos="1320"/>
          <w:tab w:val="right" w:leader="dot" w:pos="8354"/>
        </w:tabs>
        <w:rPr>
          <w:del w:id="1111" w:author="Pablo Barrero Cruz" w:date="2026-06-30T16:06:00Z" w16du:dateUtc="2026-06-30T14:06:00Z"/>
          <w:rFonts w:eastAsiaTheme="minorEastAsia"/>
          <w:i w:val="0"/>
          <w:iCs w:val="0"/>
          <w:noProof/>
          <w:kern w:val="2"/>
          <w:sz w:val="24"/>
          <w:szCs w:val="24"/>
          <w:lang w:eastAsia="es-ES"/>
          <w14:ligatures w14:val="standardContextual"/>
        </w:rPr>
      </w:pPr>
      <w:del w:id="1112" w:author="Pablo Barrero Cruz" w:date="2026-06-30T16:06:00Z" w16du:dateUtc="2026-06-30T14:06:00Z">
        <w:r w:rsidRPr="00A755C9" w:rsidDel="00A755C9">
          <w:rPr>
            <w:rPrChange w:id="1113" w:author="Pablo Barrero Cruz" w:date="2026-06-30T16:06:00Z" w16du:dateUtc="2026-06-30T14:06:00Z">
              <w:rPr>
                <w:rStyle w:val="Hipervnculo"/>
                <w:i w:val="0"/>
                <w:iCs w:val="0"/>
                <w:noProof/>
              </w:rPr>
            </w:rPrChange>
          </w:rPr>
          <w:delText>9.2.2</w:delText>
        </w:r>
        <w:r w:rsidDel="00A755C9">
          <w:rPr>
            <w:rFonts w:eastAsiaTheme="minorEastAsia"/>
            <w:i w:val="0"/>
            <w:iCs w:val="0"/>
            <w:noProof/>
            <w:kern w:val="2"/>
            <w:sz w:val="24"/>
            <w:szCs w:val="24"/>
            <w:lang w:eastAsia="es-ES"/>
            <w14:ligatures w14:val="standardContextual"/>
          </w:rPr>
          <w:tab/>
        </w:r>
        <w:r w:rsidRPr="00A755C9" w:rsidDel="00A755C9">
          <w:rPr>
            <w:rPrChange w:id="1114" w:author="Pablo Barrero Cruz" w:date="2026-06-30T16:06:00Z" w16du:dateUtc="2026-06-30T14:06:00Z">
              <w:rPr>
                <w:rStyle w:val="Hipervnculo"/>
                <w:i w:val="0"/>
                <w:iCs w:val="0"/>
                <w:noProof/>
              </w:rPr>
            </w:rPrChange>
          </w:rPr>
          <w:delText>Parada del sistema</w:delText>
        </w:r>
        <w:r w:rsidDel="00A755C9">
          <w:rPr>
            <w:noProof/>
            <w:webHidden/>
          </w:rPr>
          <w:tab/>
          <w:delText>157</w:delText>
        </w:r>
      </w:del>
    </w:p>
    <w:p w14:paraId="019EE280" w14:textId="519AA1E0" w:rsidR="003022E0" w:rsidDel="00A755C9" w:rsidRDefault="003022E0">
      <w:pPr>
        <w:pStyle w:val="TDC3"/>
        <w:tabs>
          <w:tab w:val="left" w:pos="1320"/>
          <w:tab w:val="right" w:leader="dot" w:pos="8354"/>
        </w:tabs>
        <w:rPr>
          <w:del w:id="1115" w:author="Pablo Barrero Cruz" w:date="2026-06-30T16:06:00Z" w16du:dateUtc="2026-06-30T14:06:00Z"/>
          <w:rFonts w:eastAsiaTheme="minorEastAsia"/>
          <w:i w:val="0"/>
          <w:iCs w:val="0"/>
          <w:noProof/>
          <w:kern w:val="2"/>
          <w:sz w:val="24"/>
          <w:szCs w:val="24"/>
          <w:lang w:eastAsia="es-ES"/>
          <w14:ligatures w14:val="standardContextual"/>
        </w:rPr>
      </w:pPr>
      <w:del w:id="1116" w:author="Pablo Barrero Cruz" w:date="2026-06-30T16:06:00Z" w16du:dateUtc="2026-06-30T14:06:00Z">
        <w:r w:rsidRPr="00A755C9" w:rsidDel="00A755C9">
          <w:rPr>
            <w:rPrChange w:id="1117" w:author="Pablo Barrero Cruz" w:date="2026-06-30T16:06:00Z" w16du:dateUtc="2026-06-30T14:06:00Z">
              <w:rPr>
                <w:rStyle w:val="Hipervnculo"/>
                <w:i w:val="0"/>
                <w:iCs w:val="0"/>
                <w:noProof/>
              </w:rPr>
            </w:rPrChange>
          </w:rPr>
          <w:delText>9.2.3</w:delText>
        </w:r>
        <w:r w:rsidDel="00A755C9">
          <w:rPr>
            <w:rFonts w:eastAsiaTheme="minorEastAsia"/>
            <w:i w:val="0"/>
            <w:iCs w:val="0"/>
            <w:noProof/>
            <w:kern w:val="2"/>
            <w:sz w:val="24"/>
            <w:szCs w:val="24"/>
            <w:lang w:eastAsia="es-ES"/>
            <w14:ligatures w14:val="standardContextual"/>
          </w:rPr>
          <w:tab/>
        </w:r>
        <w:r w:rsidRPr="00A755C9" w:rsidDel="00A755C9">
          <w:rPr>
            <w:rPrChange w:id="1118" w:author="Pablo Barrero Cruz" w:date="2026-06-30T16:06:00Z" w16du:dateUtc="2026-06-30T14:06:00Z">
              <w:rPr>
                <w:rStyle w:val="Hipervnculo"/>
                <w:i w:val="0"/>
                <w:iCs w:val="0"/>
                <w:noProof/>
              </w:rPr>
            </w:rPrChange>
          </w:rPr>
          <w:delText>Arranque en modo desarrollo</w:delText>
        </w:r>
        <w:r w:rsidDel="00A755C9">
          <w:rPr>
            <w:noProof/>
            <w:webHidden/>
          </w:rPr>
          <w:tab/>
          <w:delText>157</w:delText>
        </w:r>
      </w:del>
    </w:p>
    <w:p w14:paraId="4763EB0B" w14:textId="1F42480D" w:rsidR="003022E0" w:rsidDel="00A755C9" w:rsidRDefault="003022E0">
      <w:pPr>
        <w:pStyle w:val="TDC3"/>
        <w:tabs>
          <w:tab w:val="left" w:pos="1320"/>
          <w:tab w:val="right" w:leader="dot" w:pos="8354"/>
        </w:tabs>
        <w:rPr>
          <w:del w:id="1119" w:author="Pablo Barrero Cruz" w:date="2026-06-30T16:06:00Z" w16du:dateUtc="2026-06-30T14:06:00Z"/>
          <w:rFonts w:eastAsiaTheme="minorEastAsia"/>
          <w:i w:val="0"/>
          <w:iCs w:val="0"/>
          <w:noProof/>
          <w:kern w:val="2"/>
          <w:sz w:val="24"/>
          <w:szCs w:val="24"/>
          <w:lang w:eastAsia="es-ES"/>
          <w14:ligatures w14:val="standardContextual"/>
        </w:rPr>
      </w:pPr>
      <w:del w:id="1120" w:author="Pablo Barrero Cruz" w:date="2026-06-30T16:06:00Z" w16du:dateUtc="2026-06-30T14:06:00Z">
        <w:r w:rsidRPr="00A755C9" w:rsidDel="00A755C9">
          <w:rPr>
            <w:rPrChange w:id="1121" w:author="Pablo Barrero Cruz" w:date="2026-06-30T16:06:00Z" w16du:dateUtc="2026-06-30T14:06:00Z">
              <w:rPr>
                <w:rStyle w:val="Hipervnculo"/>
                <w:i w:val="0"/>
                <w:iCs w:val="0"/>
                <w:noProof/>
              </w:rPr>
            </w:rPrChange>
          </w:rPr>
          <w:delText>9.2.4</w:delText>
        </w:r>
        <w:r w:rsidDel="00A755C9">
          <w:rPr>
            <w:rFonts w:eastAsiaTheme="minorEastAsia"/>
            <w:i w:val="0"/>
            <w:iCs w:val="0"/>
            <w:noProof/>
            <w:kern w:val="2"/>
            <w:sz w:val="24"/>
            <w:szCs w:val="24"/>
            <w:lang w:eastAsia="es-ES"/>
            <w14:ligatures w14:val="standardContextual"/>
          </w:rPr>
          <w:tab/>
        </w:r>
        <w:r w:rsidRPr="00A755C9" w:rsidDel="00A755C9">
          <w:rPr>
            <w:rPrChange w:id="1122" w:author="Pablo Barrero Cruz" w:date="2026-06-30T16:06:00Z" w16du:dateUtc="2026-06-30T14:06:00Z">
              <w:rPr>
                <w:rStyle w:val="Hipervnculo"/>
                <w:i w:val="0"/>
                <w:iCs w:val="0"/>
                <w:noProof/>
              </w:rPr>
            </w:rPrChange>
          </w:rPr>
          <w:delText>Comandos de validación</w:delText>
        </w:r>
        <w:r w:rsidDel="00A755C9">
          <w:rPr>
            <w:noProof/>
            <w:webHidden/>
          </w:rPr>
          <w:tab/>
          <w:delText>158</w:delText>
        </w:r>
      </w:del>
    </w:p>
    <w:p w14:paraId="5F3CD4B8" w14:textId="0BC4CE8E" w:rsidR="003022E0" w:rsidDel="00A755C9" w:rsidRDefault="003022E0">
      <w:pPr>
        <w:pStyle w:val="TDC2"/>
        <w:rPr>
          <w:del w:id="1123" w:author="Pablo Barrero Cruz" w:date="2026-06-30T16:06:00Z" w16du:dateUtc="2026-06-30T14:06:00Z"/>
          <w:rFonts w:eastAsiaTheme="minorEastAsia"/>
          <w:smallCaps w:val="0"/>
          <w:noProof/>
          <w:kern w:val="2"/>
          <w:sz w:val="24"/>
          <w:szCs w:val="24"/>
          <w:lang w:eastAsia="es-ES"/>
          <w14:ligatures w14:val="standardContextual"/>
        </w:rPr>
      </w:pPr>
      <w:del w:id="1124" w:author="Pablo Barrero Cruz" w:date="2026-06-30T16:06:00Z" w16du:dateUtc="2026-06-30T14:06:00Z">
        <w:r w:rsidRPr="00A755C9" w:rsidDel="00A755C9">
          <w:rPr>
            <w:rPrChange w:id="1125" w:author="Pablo Barrero Cruz" w:date="2026-06-30T16:06:00Z" w16du:dateUtc="2026-06-30T14:06:00Z">
              <w:rPr>
                <w:rStyle w:val="Hipervnculo"/>
                <w:smallCaps w:val="0"/>
                <w:noProof/>
              </w:rPr>
            </w:rPrChange>
          </w:rPr>
          <w:delText>9.3</w:delText>
        </w:r>
        <w:r w:rsidDel="00A755C9">
          <w:rPr>
            <w:rFonts w:eastAsiaTheme="minorEastAsia"/>
            <w:smallCaps w:val="0"/>
            <w:noProof/>
            <w:kern w:val="2"/>
            <w:sz w:val="24"/>
            <w:szCs w:val="24"/>
            <w:lang w:eastAsia="es-ES"/>
            <w14:ligatures w14:val="standardContextual"/>
          </w:rPr>
          <w:tab/>
        </w:r>
        <w:r w:rsidRPr="00A755C9" w:rsidDel="00A755C9">
          <w:rPr>
            <w:rPrChange w:id="1126" w:author="Pablo Barrero Cruz" w:date="2026-06-30T16:06:00Z" w16du:dateUtc="2026-06-30T14:06:00Z">
              <w:rPr>
                <w:rStyle w:val="Hipervnculo"/>
                <w:smallCaps w:val="0"/>
                <w:noProof/>
              </w:rPr>
            </w:rPrChange>
          </w:rPr>
          <w:delText>Manual de Usuario</w:delText>
        </w:r>
        <w:r w:rsidDel="00A755C9">
          <w:rPr>
            <w:noProof/>
            <w:webHidden/>
          </w:rPr>
          <w:tab/>
          <w:delText>158</w:delText>
        </w:r>
      </w:del>
    </w:p>
    <w:p w14:paraId="3BB98656" w14:textId="02762F48" w:rsidR="003022E0" w:rsidDel="00A755C9" w:rsidRDefault="003022E0">
      <w:pPr>
        <w:pStyle w:val="TDC3"/>
        <w:tabs>
          <w:tab w:val="left" w:pos="1320"/>
          <w:tab w:val="right" w:leader="dot" w:pos="8354"/>
        </w:tabs>
        <w:rPr>
          <w:del w:id="1127" w:author="Pablo Barrero Cruz" w:date="2026-06-30T16:06:00Z" w16du:dateUtc="2026-06-30T14:06:00Z"/>
          <w:rFonts w:eastAsiaTheme="minorEastAsia"/>
          <w:i w:val="0"/>
          <w:iCs w:val="0"/>
          <w:noProof/>
          <w:kern w:val="2"/>
          <w:sz w:val="24"/>
          <w:szCs w:val="24"/>
          <w:lang w:eastAsia="es-ES"/>
          <w14:ligatures w14:val="standardContextual"/>
        </w:rPr>
      </w:pPr>
      <w:del w:id="1128" w:author="Pablo Barrero Cruz" w:date="2026-06-30T16:06:00Z" w16du:dateUtc="2026-06-30T14:06:00Z">
        <w:r w:rsidRPr="00A755C9" w:rsidDel="00A755C9">
          <w:rPr>
            <w:rPrChange w:id="1129" w:author="Pablo Barrero Cruz" w:date="2026-06-30T16:06:00Z" w16du:dateUtc="2026-06-30T14:06:00Z">
              <w:rPr>
                <w:rStyle w:val="Hipervnculo"/>
                <w:i w:val="0"/>
                <w:iCs w:val="0"/>
                <w:noProof/>
              </w:rPr>
            </w:rPrChange>
          </w:rPr>
          <w:delText>9.3.1</w:delText>
        </w:r>
        <w:r w:rsidDel="00A755C9">
          <w:rPr>
            <w:rFonts w:eastAsiaTheme="minorEastAsia"/>
            <w:i w:val="0"/>
            <w:iCs w:val="0"/>
            <w:noProof/>
            <w:kern w:val="2"/>
            <w:sz w:val="24"/>
            <w:szCs w:val="24"/>
            <w:lang w:eastAsia="es-ES"/>
            <w14:ligatures w14:val="standardContextual"/>
          </w:rPr>
          <w:tab/>
        </w:r>
        <w:r w:rsidRPr="00A755C9" w:rsidDel="00A755C9">
          <w:rPr>
            <w:rPrChange w:id="1130" w:author="Pablo Barrero Cruz" w:date="2026-06-30T16:06:00Z" w16du:dateUtc="2026-06-30T14:06:00Z">
              <w:rPr>
                <w:rStyle w:val="Hipervnculo"/>
                <w:i w:val="0"/>
                <w:iCs w:val="0"/>
                <w:noProof/>
              </w:rPr>
            </w:rPrChange>
          </w:rPr>
          <w:delText>Perfiles de usuario</w:delText>
        </w:r>
        <w:r w:rsidDel="00A755C9">
          <w:rPr>
            <w:noProof/>
            <w:webHidden/>
          </w:rPr>
          <w:tab/>
          <w:delText>158</w:delText>
        </w:r>
      </w:del>
    </w:p>
    <w:p w14:paraId="576375DF" w14:textId="36F194ED" w:rsidR="003022E0" w:rsidDel="00A755C9" w:rsidRDefault="003022E0">
      <w:pPr>
        <w:pStyle w:val="TDC3"/>
        <w:tabs>
          <w:tab w:val="left" w:pos="1320"/>
          <w:tab w:val="right" w:leader="dot" w:pos="8354"/>
        </w:tabs>
        <w:rPr>
          <w:del w:id="1131" w:author="Pablo Barrero Cruz" w:date="2026-06-30T16:06:00Z" w16du:dateUtc="2026-06-30T14:06:00Z"/>
          <w:rFonts w:eastAsiaTheme="minorEastAsia"/>
          <w:i w:val="0"/>
          <w:iCs w:val="0"/>
          <w:noProof/>
          <w:kern w:val="2"/>
          <w:sz w:val="24"/>
          <w:szCs w:val="24"/>
          <w:lang w:eastAsia="es-ES"/>
          <w14:ligatures w14:val="standardContextual"/>
        </w:rPr>
      </w:pPr>
      <w:del w:id="1132" w:author="Pablo Barrero Cruz" w:date="2026-06-30T16:06:00Z" w16du:dateUtc="2026-06-30T14:06:00Z">
        <w:r w:rsidRPr="00A755C9" w:rsidDel="00A755C9">
          <w:rPr>
            <w:rPrChange w:id="1133" w:author="Pablo Barrero Cruz" w:date="2026-06-30T16:06:00Z" w16du:dateUtc="2026-06-30T14:06:00Z">
              <w:rPr>
                <w:rStyle w:val="Hipervnculo"/>
                <w:i w:val="0"/>
                <w:iCs w:val="0"/>
                <w:noProof/>
              </w:rPr>
            </w:rPrChange>
          </w:rPr>
          <w:delText>9.3.2</w:delText>
        </w:r>
        <w:r w:rsidDel="00A755C9">
          <w:rPr>
            <w:rFonts w:eastAsiaTheme="minorEastAsia"/>
            <w:i w:val="0"/>
            <w:iCs w:val="0"/>
            <w:noProof/>
            <w:kern w:val="2"/>
            <w:sz w:val="24"/>
            <w:szCs w:val="24"/>
            <w:lang w:eastAsia="es-ES"/>
            <w14:ligatures w14:val="standardContextual"/>
          </w:rPr>
          <w:tab/>
        </w:r>
        <w:r w:rsidRPr="00A755C9" w:rsidDel="00A755C9">
          <w:rPr>
            <w:rPrChange w:id="1134" w:author="Pablo Barrero Cruz" w:date="2026-06-30T16:06:00Z" w16du:dateUtc="2026-06-30T14:06:00Z">
              <w:rPr>
                <w:rStyle w:val="Hipervnculo"/>
                <w:i w:val="0"/>
                <w:iCs w:val="0"/>
                <w:noProof/>
              </w:rPr>
            </w:rPrChange>
          </w:rPr>
          <w:delText>Registro e inicio de sesión</w:delText>
        </w:r>
        <w:r w:rsidDel="00A755C9">
          <w:rPr>
            <w:noProof/>
            <w:webHidden/>
          </w:rPr>
          <w:tab/>
          <w:delText>159</w:delText>
        </w:r>
      </w:del>
    </w:p>
    <w:p w14:paraId="1DADC3AE" w14:textId="424FCDD7" w:rsidR="003022E0" w:rsidDel="00A755C9" w:rsidRDefault="003022E0">
      <w:pPr>
        <w:pStyle w:val="TDC3"/>
        <w:tabs>
          <w:tab w:val="left" w:pos="1320"/>
          <w:tab w:val="right" w:leader="dot" w:pos="8354"/>
        </w:tabs>
        <w:rPr>
          <w:del w:id="1135" w:author="Pablo Barrero Cruz" w:date="2026-06-30T16:06:00Z" w16du:dateUtc="2026-06-30T14:06:00Z"/>
          <w:rFonts w:eastAsiaTheme="minorEastAsia"/>
          <w:i w:val="0"/>
          <w:iCs w:val="0"/>
          <w:noProof/>
          <w:kern w:val="2"/>
          <w:sz w:val="24"/>
          <w:szCs w:val="24"/>
          <w:lang w:eastAsia="es-ES"/>
          <w14:ligatures w14:val="standardContextual"/>
        </w:rPr>
      </w:pPr>
      <w:del w:id="1136" w:author="Pablo Barrero Cruz" w:date="2026-06-30T16:06:00Z" w16du:dateUtc="2026-06-30T14:06:00Z">
        <w:r w:rsidRPr="00A755C9" w:rsidDel="00A755C9">
          <w:rPr>
            <w:rPrChange w:id="1137" w:author="Pablo Barrero Cruz" w:date="2026-06-30T16:06:00Z" w16du:dateUtc="2026-06-30T14:06:00Z">
              <w:rPr>
                <w:rStyle w:val="Hipervnculo"/>
                <w:i w:val="0"/>
                <w:iCs w:val="0"/>
                <w:noProof/>
              </w:rPr>
            </w:rPrChange>
          </w:rPr>
          <w:delText>9.3.3</w:delText>
        </w:r>
        <w:r w:rsidDel="00A755C9">
          <w:rPr>
            <w:rFonts w:eastAsiaTheme="minorEastAsia"/>
            <w:i w:val="0"/>
            <w:iCs w:val="0"/>
            <w:noProof/>
            <w:kern w:val="2"/>
            <w:sz w:val="24"/>
            <w:szCs w:val="24"/>
            <w:lang w:eastAsia="es-ES"/>
            <w14:ligatures w14:val="standardContextual"/>
          </w:rPr>
          <w:tab/>
        </w:r>
        <w:r w:rsidRPr="00A755C9" w:rsidDel="00A755C9">
          <w:rPr>
            <w:rPrChange w:id="1138" w:author="Pablo Barrero Cruz" w:date="2026-06-30T16:06:00Z" w16du:dateUtc="2026-06-30T14:06:00Z">
              <w:rPr>
                <w:rStyle w:val="Hipervnculo"/>
                <w:i w:val="0"/>
                <w:iCs w:val="0"/>
                <w:noProof/>
              </w:rPr>
            </w:rPrChange>
          </w:rPr>
          <w:delText>Perfil y cambio de contraseña</w:delText>
        </w:r>
        <w:r w:rsidDel="00A755C9">
          <w:rPr>
            <w:noProof/>
            <w:webHidden/>
          </w:rPr>
          <w:tab/>
          <w:delText>159</w:delText>
        </w:r>
      </w:del>
    </w:p>
    <w:p w14:paraId="2E38B19E" w14:textId="29DDFC3C" w:rsidR="003022E0" w:rsidDel="00A755C9" w:rsidRDefault="003022E0">
      <w:pPr>
        <w:pStyle w:val="TDC3"/>
        <w:tabs>
          <w:tab w:val="left" w:pos="1320"/>
          <w:tab w:val="right" w:leader="dot" w:pos="8354"/>
        </w:tabs>
        <w:rPr>
          <w:del w:id="1139" w:author="Pablo Barrero Cruz" w:date="2026-06-30T16:06:00Z" w16du:dateUtc="2026-06-30T14:06:00Z"/>
          <w:rFonts w:eastAsiaTheme="minorEastAsia"/>
          <w:i w:val="0"/>
          <w:iCs w:val="0"/>
          <w:noProof/>
          <w:kern w:val="2"/>
          <w:sz w:val="24"/>
          <w:szCs w:val="24"/>
          <w:lang w:eastAsia="es-ES"/>
          <w14:ligatures w14:val="standardContextual"/>
        </w:rPr>
      </w:pPr>
      <w:del w:id="1140" w:author="Pablo Barrero Cruz" w:date="2026-06-30T16:06:00Z" w16du:dateUtc="2026-06-30T14:06:00Z">
        <w:r w:rsidRPr="00A755C9" w:rsidDel="00A755C9">
          <w:rPr>
            <w:rPrChange w:id="1141" w:author="Pablo Barrero Cruz" w:date="2026-06-30T16:06:00Z" w16du:dateUtc="2026-06-30T14:06:00Z">
              <w:rPr>
                <w:rStyle w:val="Hipervnculo"/>
                <w:i w:val="0"/>
                <w:iCs w:val="0"/>
                <w:noProof/>
              </w:rPr>
            </w:rPrChange>
          </w:rPr>
          <w:delText>9.3.4</w:delText>
        </w:r>
        <w:r w:rsidDel="00A755C9">
          <w:rPr>
            <w:rFonts w:eastAsiaTheme="minorEastAsia"/>
            <w:i w:val="0"/>
            <w:iCs w:val="0"/>
            <w:noProof/>
            <w:kern w:val="2"/>
            <w:sz w:val="24"/>
            <w:szCs w:val="24"/>
            <w:lang w:eastAsia="es-ES"/>
            <w14:ligatures w14:val="standardContextual"/>
          </w:rPr>
          <w:tab/>
        </w:r>
        <w:r w:rsidRPr="00A755C9" w:rsidDel="00A755C9">
          <w:rPr>
            <w:rPrChange w:id="1142" w:author="Pablo Barrero Cruz" w:date="2026-06-30T16:06:00Z" w16du:dateUtc="2026-06-30T14:06:00Z">
              <w:rPr>
                <w:rStyle w:val="Hipervnculo"/>
                <w:i w:val="0"/>
                <w:iCs w:val="0"/>
                <w:noProof/>
              </w:rPr>
            </w:rPrChange>
          </w:rPr>
          <w:delText>Uso como estudiante</w:delText>
        </w:r>
        <w:r w:rsidDel="00A755C9">
          <w:rPr>
            <w:noProof/>
            <w:webHidden/>
          </w:rPr>
          <w:tab/>
          <w:delText>160</w:delText>
        </w:r>
      </w:del>
    </w:p>
    <w:p w14:paraId="5002D835" w14:textId="5ED77C51" w:rsidR="003022E0" w:rsidDel="00A755C9" w:rsidRDefault="003022E0">
      <w:pPr>
        <w:pStyle w:val="TDC3"/>
        <w:tabs>
          <w:tab w:val="left" w:pos="1320"/>
          <w:tab w:val="right" w:leader="dot" w:pos="8354"/>
        </w:tabs>
        <w:rPr>
          <w:del w:id="1143" w:author="Pablo Barrero Cruz" w:date="2026-06-30T16:06:00Z" w16du:dateUtc="2026-06-30T14:06:00Z"/>
          <w:rFonts w:eastAsiaTheme="minorEastAsia"/>
          <w:i w:val="0"/>
          <w:iCs w:val="0"/>
          <w:noProof/>
          <w:kern w:val="2"/>
          <w:sz w:val="24"/>
          <w:szCs w:val="24"/>
          <w:lang w:eastAsia="es-ES"/>
          <w14:ligatures w14:val="standardContextual"/>
        </w:rPr>
      </w:pPr>
      <w:del w:id="1144" w:author="Pablo Barrero Cruz" w:date="2026-06-30T16:06:00Z" w16du:dateUtc="2026-06-30T14:06:00Z">
        <w:r w:rsidRPr="00A755C9" w:rsidDel="00A755C9">
          <w:rPr>
            <w:rPrChange w:id="1145" w:author="Pablo Barrero Cruz" w:date="2026-06-30T16:06:00Z" w16du:dateUtc="2026-06-30T14:06:00Z">
              <w:rPr>
                <w:rStyle w:val="Hipervnculo"/>
                <w:i w:val="0"/>
                <w:iCs w:val="0"/>
                <w:noProof/>
              </w:rPr>
            </w:rPrChange>
          </w:rPr>
          <w:delText>9.3.5</w:delText>
        </w:r>
        <w:r w:rsidDel="00A755C9">
          <w:rPr>
            <w:rFonts w:eastAsiaTheme="minorEastAsia"/>
            <w:i w:val="0"/>
            <w:iCs w:val="0"/>
            <w:noProof/>
            <w:kern w:val="2"/>
            <w:sz w:val="24"/>
            <w:szCs w:val="24"/>
            <w:lang w:eastAsia="es-ES"/>
            <w14:ligatures w14:val="standardContextual"/>
          </w:rPr>
          <w:tab/>
        </w:r>
        <w:r w:rsidRPr="00A755C9" w:rsidDel="00A755C9">
          <w:rPr>
            <w:rPrChange w:id="1146" w:author="Pablo Barrero Cruz" w:date="2026-06-30T16:06:00Z" w16du:dateUtc="2026-06-30T14:06:00Z">
              <w:rPr>
                <w:rStyle w:val="Hipervnculo"/>
                <w:i w:val="0"/>
                <w:iCs w:val="0"/>
                <w:noProof/>
              </w:rPr>
            </w:rPrChange>
          </w:rPr>
          <w:delText>Uso como profesor</w:delText>
        </w:r>
        <w:r w:rsidDel="00A755C9">
          <w:rPr>
            <w:noProof/>
            <w:webHidden/>
          </w:rPr>
          <w:tab/>
          <w:delText>161</w:delText>
        </w:r>
      </w:del>
    </w:p>
    <w:p w14:paraId="182D52FB" w14:textId="7D3E197F" w:rsidR="003022E0" w:rsidDel="00A755C9" w:rsidRDefault="003022E0">
      <w:pPr>
        <w:pStyle w:val="TDC3"/>
        <w:tabs>
          <w:tab w:val="left" w:pos="1320"/>
          <w:tab w:val="right" w:leader="dot" w:pos="8354"/>
        </w:tabs>
        <w:rPr>
          <w:del w:id="1147" w:author="Pablo Barrero Cruz" w:date="2026-06-30T16:06:00Z" w16du:dateUtc="2026-06-30T14:06:00Z"/>
          <w:rFonts w:eastAsiaTheme="minorEastAsia"/>
          <w:i w:val="0"/>
          <w:iCs w:val="0"/>
          <w:noProof/>
          <w:kern w:val="2"/>
          <w:sz w:val="24"/>
          <w:szCs w:val="24"/>
          <w:lang w:eastAsia="es-ES"/>
          <w14:ligatures w14:val="standardContextual"/>
        </w:rPr>
      </w:pPr>
      <w:del w:id="1148" w:author="Pablo Barrero Cruz" w:date="2026-06-30T16:06:00Z" w16du:dateUtc="2026-06-30T14:06:00Z">
        <w:r w:rsidRPr="00A755C9" w:rsidDel="00A755C9">
          <w:rPr>
            <w:rPrChange w:id="1149" w:author="Pablo Barrero Cruz" w:date="2026-06-30T16:06:00Z" w16du:dateUtc="2026-06-30T14:06:00Z">
              <w:rPr>
                <w:rStyle w:val="Hipervnculo"/>
                <w:i w:val="0"/>
                <w:iCs w:val="0"/>
                <w:noProof/>
              </w:rPr>
            </w:rPrChange>
          </w:rPr>
          <w:delText>9.3.6</w:delText>
        </w:r>
        <w:r w:rsidDel="00A755C9">
          <w:rPr>
            <w:rFonts w:eastAsiaTheme="minorEastAsia"/>
            <w:i w:val="0"/>
            <w:iCs w:val="0"/>
            <w:noProof/>
            <w:kern w:val="2"/>
            <w:sz w:val="24"/>
            <w:szCs w:val="24"/>
            <w:lang w:eastAsia="es-ES"/>
            <w14:ligatures w14:val="standardContextual"/>
          </w:rPr>
          <w:tab/>
        </w:r>
        <w:r w:rsidRPr="00A755C9" w:rsidDel="00A755C9">
          <w:rPr>
            <w:rPrChange w:id="1150" w:author="Pablo Barrero Cruz" w:date="2026-06-30T16:06:00Z" w16du:dateUtc="2026-06-30T14:06:00Z">
              <w:rPr>
                <w:rStyle w:val="Hipervnculo"/>
                <w:i w:val="0"/>
                <w:iCs w:val="0"/>
                <w:noProof/>
              </w:rPr>
            </w:rPrChange>
          </w:rPr>
          <w:delText>Uso como administrador</w:delText>
        </w:r>
        <w:r w:rsidDel="00A755C9">
          <w:rPr>
            <w:noProof/>
            <w:webHidden/>
          </w:rPr>
          <w:tab/>
          <w:delText>163</w:delText>
        </w:r>
      </w:del>
    </w:p>
    <w:p w14:paraId="1DD525FA" w14:textId="4EFDBE88" w:rsidR="003022E0" w:rsidDel="00A755C9" w:rsidRDefault="003022E0">
      <w:pPr>
        <w:pStyle w:val="TDC3"/>
        <w:tabs>
          <w:tab w:val="left" w:pos="1320"/>
          <w:tab w:val="right" w:leader="dot" w:pos="8354"/>
        </w:tabs>
        <w:rPr>
          <w:del w:id="1151" w:author="Pablo Barrero Cruz" w:date="2026-06-30T16:06:00Z" w16du:dateUtc="2026-06-30T14:06:00Z"/>
          <w:rFonts w:eastAsiaTheme="minorEastAsia"/>
          <w:i w:val="0"/>
          <w:iCs w:val="0"/>
          <w:noProof/>
          <w:kern w:val="2"/>
          <w:sz w:val="24"/>
          <w:szCs w:val="24"/>
          <w:lang w:eastAsia="es-ES"/>
          <w14:ligatures w14:val="standardContextual"/>
        </w:rPr>
      </w:pPr>
      <w:del w:id="1152" w:author="Pablo Barrero Cruz" w:date="2026-06-30T16:06:00Z" w16du:dateUtc="2026-06-30T14:06:00Z">
        <w:r w:rsidRPr="00A755C9" w:rsidDel="00A755C9">
          <w:rPr>
            <w:rPrChange w:id="1153" w:author="Pablo Barrero Cruz" w:date="2026-06-30T16:06:00Z" w16du:dateUtc="2026-06-30T14:06:00Z">
              <w:rPr>
                <w:rStyle w:val="Hipervnculo"/>
                <w:i w:val="0"/>
                <w:iCs w:val="0"/>
                <w:noProof/>
              </w:rPr>
            </w:rPrChange>
          </w:rPr>
          <w:delText>9.3.7</w:delText>
        </w:r>
        <w:r w:rsidDel="00A755C9">
          <w:rPr>
            <w:rFonts w:eastAsiaTheme="minorEastAsia"/>
            <w:i w:val="0"/>
            <w:iCs w:val="0"/>
            <w:noProof/>
            <w:kern w:val="2"/>
            <w:sz w:val="24"/>
            <w:szCs w:val="24"/>
            <w:lang w:eastAsia="es-ES"/>
            <w14:ligatures w14:val="standardContextual"/>
          </w:rPr>
          <w:tab/>
        </w:r>
        <w:r w:rsidRPr="00A755C9" w:rsidDel="00A755C9">
          <w:rPr>
            <w:rPrChange w:id="1154" w:author="Pablo Barrero Cruz" w:date="2026-06-30T16:06:00Z" w16du:dateUtc="2026-06-30T14:06:00Z">
              <w:rPr>
                <w:rStyle w:val="Hipervnculo"/>
                <w:i w:val="0"/>
                <w:iCs w:val="0"/>
                <w:noProof/>
              </w:rPr>
            </w:rPrChange>
          </w:rPr>
          <w:delText>Mensajes y errores habituales</w:delText>
        </w:r>
        <w:r w:rsidDel="00A755C9">
          <w:rPr>
            <w:noProof/>
            <w:webHidden/>
          </w:rPr>
          <w:tab/>
          <w:delText>164</w:delText>
        </w:r>
      </w:del>
    </w:p>
    <w:p w14:paraId="151EA38B" w14:textId="723F0A00" w:rsidR="003022E0" w:rsidDel="00A755C9" w:rsidRDefault="003022E0">
      <w:pPr>
        <w:pStyle w:val="TDC2"/>
        <w:rPr>
          <w:del w:id="1155" w:author="Pablo Barrero Cruz" w:date="2026-06-30T16:06:00Z" w16du:dateUtc="2026-06-30T14:06:00Z"/>
          <w:rFonts w:eastAsiaTheme="minorEastAsia"/>
          <w:smallCaps w:val="0"/>
          <w:noProof/>
          <w:kern w:val="2"/>
          <w:sz w:val="24"/>
          <w:szCs w:val="24"/>
          <w:lang w:eastAsia="es-ES"/>
          <w14:ligatures w14:val="standardContextual"/>
        </w:rPr>
      </w:pPr>
      <w:del w:id="1156" w:author="Pablo Barrero Cruz" w:date="2026-06-30T16:06:00Z" w16du:dateUtc="2026-06-30T14:06:00Z">
        <w:r w:rsidRPr="00A755C9" w:rsidDel="00A755C9">
          <w:rPr>
            <w:rPrChange w:id="1157" w:author="Pablo Barrero Cruz" w:date="2026-06-30T16:06:00Z" w16du:dateUtc="2026-06-30T14:06:00Z">
              <w:rPr>
                <w:rStyle w:val="Hipervnculo"/>
                <w:smallCaps w:val="0"/>
                <w:noProof/>
              </w:rPr>
            </w:rPrChange>
          </w:rPr>
          <w:delText>9.4</w:delText>
        </w:r>
        <w:r w:rsidDel="00A755C9">
          <w:rPr>
            <w:rFonts w:eastAsiaTheme="minorEastAsia"/>
            <w:smallCaps w:val="0"/>
            <w:noProof/>
            <w:kern w:val="2"/>
            <w:sz w:val="24"/>
            <w:szCs w:val="24"/>
            <w:lang w:eastAsia="es-ES"/>
            <w14:ligatures w14:val="standardContextual"/>
          </w:rPr>
          <w:tab/>
        </w:r>
        <w:r w:rsidRPr="00A755C9" w:rsidDel="00A755C9">
          <w:rPr>
            <w:rPrChange w:id="1158" w:author="Pablo Barrero Cruz" w:date="2026-06-30T16:06:00Z" w16du:dateUtc="2026-06-30T14:06:00Z">
              <w:rPr>
                <w:rStyle w:val="Hipervnculo"/>
                <w:smallCaps w:val="0"/>
                <w:noProof/>
              </w:rPr>
            </w:rPrChange>
          </w:rPr>
          <w:delText>Manual del Programador</w:delText>
        </w:r>
        <w:r w:rsidDel="00A755C9">
          <w:rPr>
            <w:noProof/>
            <w:webHidden/>
          </w:rPr>
          <w:tab/>
          <w:delText>164</w:delText>
        </w:r>
      </w:del>
    </w:p>
    <w:p w14:paraId="5374B60E" w14:textId="234C2728" w:rsidR="003022E0" w:rsidDel="00A755C9" w:rsidRDefault="003022E0">
      <w:pPr>
        <w:pStyle w:val="TDC3"/>
        <w:tabs>
          <w:tab w:val="left" w:pos="1320"/>
          <w:tab w:val="right" w:leader="dot" w:pos="8354"/>
        </w:tabs>
        <w:rPr>
          <w:del w:id="1159" w:author="Pablo Barrero Cruz" w:date="2026-06-30T16:06:00Z" w16du:dateUtc="2026-06-30T14:06:00Z"/>
          <w:rFonts w:eastAsiaTheme="minorEastAsia"/>
          <w:i w:val="0"/>
          <w:iCs w:val="0"/>
          <w:noProof/>
          <w:kern w:val="2"/>
          <w:sz w:val="24"/>
          <w:szCs w:val="24"/>
          <w:lang w:eastAsia="es-ES"/>
          <w14:ligatures w14:val="standardContextual"/>
        </w:rPr>
      </w:pPr>
      <w:del w:id="1160" w:author="Pablo Barrero Cruz" w:date="2026-06-30T16:06:00Z" w16du:dateUtc="2026-06-30T14:06:00Z">
        <w:r w:rsidRPr="00A755C9" w:rsidDel="00A755C9">
          <w:rPr>
            <w:rPrChange w:id="1161" w:author="Pablo Barrero Cruz" w:date="2026-06-30T16:06:00Z" w16du:dateUtc="2026-06-30T14:06:00Z">
              <w:rPr>
                <w:rStyle w:val="Hipervnculo"/>
                <w:i w:val="0"/>
                <w:iCs w:val="0"/>
                <w:noProof/>
              </w:rPr>
            </w:rPrChange>
          </w:rPr>
          <w:delText>9.4.1</w:delText>
        </w:r>
        <w:r w:rsidDel="00A755C9">
          <w:rPr>
            <w:rFonts w:eastAsiaTheme="minorEastAsia"/>
            <w:i w:val="0"/>
            <w:iCs w:val="0"/>
            <w:noProof/>
            <w:kern w:val="2"/>
            <w:sz w:val="24"/>
            <w:szCs w:val="24"/>
            <w:lang w:eastAsia="es-ES"/>
            <w14:ligatures w14:val="standardContextual"/>
          </w:rPr>
          <w:tab/>
        </w:r>
        <w:r w:rsidRPr="00A755C9" w:rsidDel="00A755C9">
          <w:rPr>
            <w:rPrChange w:id="1162" w:author="Pablo Barrero Cruz" w:date="2026-06-30T16:06:00Z" w16du:dateUtc="2026-06-30T14:06:00Z">
              <w:rPr>
                <w:rStyle w:val="Hipervnculo"/>
                <w:i w:val="0"/>
                <w:iCs w:val="0"/>
                <w:noProof/>
              </w:rPr>
            </w:rPrChange>
          </w:rPr>
          <w:delText>Estructura general del código</w:delText>
        </w:r>
        <w:r w:rsidDel="00A755C9">
          <w:rPr>
            <w:noProof/>
            <w:webHidden/>
          </w:rPr>
          <w:tab/>
          <w:delText>164</w:delText>
        </w:r>
      </w:del>
    </w:p>
    <w:p w14:paraId="3F791785" w14:textId="64C3FDB5" w:rsidR="003022E0" w:rsidDel="00A755C9" w:rsidRDefault="003022E0">
      <w:pPr>
        <w:pStyle w:val="TDC3"/>
        <w:tabs>
          <w:tab w:val="left" w:pos="1320"/>
          <w:tab w:val="right" w:leader="dot" w:pos="8354"/>
        </w:tabs>
        <w:rPr>
          <w:del w:id="1163" w:author="Pablo Barrero Cruz" w:date="2026-06-30T16:06:00Z" w16du:dateUtc="2026-06-30T14:06:00Z"/>
          <w:rFonts w:eastAsiaTheme="minorEastAsia"/>
          <w:i w:val="0"/>
          <w:iCs w:val="0"/>
          <w:noProof/>
          <w:kern w:val="2"/>
          <w:sz w:val="24"/>
          <w:szCs w:val="24"/>
          <w:lang w:eastAsia="es-ES"/>
          <w14:ligatures w14:val="standardContextual"/>
        </w:rPr>
      </w:pPr>
      <w:del w:id="1164" w:author="Pablo Barrero Cruz" w:date="2026-06-30T16:06:00Z" w16du:dateUtc="2026-06-30T14:06:00Z">
        <w:r w:rsidRPr="00A755C9" w:rsidDel="00A755C9">
          <w:rPr>
            <w:rPrChange w:id="1165" w:author="Pablo Barrero Cruz" w:date="2026-06-30T16:06:00Z" w16du:dateUtc="2026-06-30T14:06:00Z">
              <w:rPr>
                <w:rStyle w:val="Hipervnculo"/>
                <w:i w:val="0"/>
                <w:iCs w:val="0"/>
                <w:noProof/>
              </w:rPr>
            </w:rPrChange>
          </w:rPr>
          <w:delText>9.4.2</w:delText>
        </w:r>
        <w:r w:rsidDel="00A755C9">
          <w:rPr>
            <w:rFonts w:eastAsiaTheme="minorEastAsia"/>
            <w:i w:val="0"/>
            <w:iCs w:val="0"/>
            <w:noProof/>
            <w:kern w:val="2"/>
            <w:sz w:val="24"/>
            <w:szCs w:val="24"/>
            <w:lang w:eastAsia="es-ES"/>
            <w14:ligatures w14:val="standardContextual"/>
          </w:rPr>
          <w:tab/>
        </w:r>
        <w:r w:rsidRPr="00A755C9" w:rsidDel="00A755C9">
          <w:rPr>
            <w:rPrChange w:id="1166" w:author="Pablo Barrero Cruz" w:date="2026-06-30T16:06:00Z" w16du:dateUtc="2026-06-30T14:06:00Z">
              <w:rPr>
                <w:rStyle w:val="Hipervnculo"/>
                <w:i w:val="0"/>
                <w:iCs w:val="0"/>
                <w:noProof/>
              </w:rPr>
            </w:rPrChange>
          </w:rPr>
          <w:delText>Arquitectura del “backend”</w:delText>
        </w:r>
        <w:r w:rsidDel="00A755C9">
          <w:rPr>
            <w:noProof/>
            <w:webHidden/>
          </w:rPr>
          <w:tab/>
          <w:delText>165</w:delText>
        </w:r>
      </w:del>
    </w:p>
    <w:p w14:paraId="23881A64" w14:textId="7697D008" w:rsidR="003022E0" w:rsidDel="00A755C9" w:rsidRDefault="003022E0">
      <w:pPr>
        <w:pStyle w:val="TDC3"/>
        <w:tabs>
          <w:tab w:val="left" w:pos="1320"/>
          <w:tab w:val="right" w:leader="dot" w:pos="8354"/>
        </w:tabs>
        <w:rPr>
          <w:del w:id="1167" w:author="Pablo Barrero Cruz" w:date="2026-06-30T16:06:00Z" w16du:dateUtc="2026-06-30T14:06:00Z"/>
          <w:rFonts w:eastAsiaTheme="minorEastAsia"/>
          <w:i w:val="0"/>
          <w:iCs w:val="0"/>
          <w:noProof/>
          <w:kern w:val="2"/>
          <w:sz w:val="24"/>
          <w:szCs w:val="24"/>
          <w:lang w:eastAsia="es-ES"/>
          <w14:ligatures w14:val="standardContextual"/>
        </w:rPr>
      </w:pPr>
      <w:del w:id="1168" w:author="Pablo Barrero Cruz" w:date="2026-06-30T16:06:00Z" w16du:dateUtc="2026-06-30T14:06:00Z">
        <w:r w:rsidRPr="00A755C9" w:rsidDel="00A755C9">
          <w:rPr>
            <w:rPrChange w:id="1169" w:author="Pablo Barrero Cruz" w:date="2026-06-30T16:06:00Z" w16du:dateUtc="2026-06-30T14:06:00Z">
              <w:rPr>
                <w:rStyle w:val="Hipervnculo"/>
                <w:i w:val="0"/>
                <w:iCs w:val="0"/>
                <w:noProof/>
              </w:rPr>
            </w:rPrChange>
          </w:rPr>
          <w:delText>9.4.3</w:delText>
        </w:r>
        <w:r w:rsidDel="00A755C9">
          <w:rPr>
            <w:rFonts w:eastAsiaTheme="minorEastAsia"/>
            <w:i w:val="0"/>
            <w:iCs w:val="0"/>
            <w:noProof/>
            <w:kern w:val="2"/>
            <w:sz w:val="24"/>
            <w:szCs w:val="24"/>
            <w:lang w:eastAsia="es-ES"/>
            <w14:ligatures w14:val="standardContextual"/>
          </w:rPr>
          <w:tab/>
        </w:r>
        <w:r w:rsidRPr="00A755C9" w:rsidDel="00A755C9">
          <w:rPr>
            <w:rPrChange w:id="1170" w:author="Pablo Barrero Cruz" w:date="2026-06-30T16:06:00Z" w16du:dateUtc="2026-06-30T14:06:00Z">
              <w:rPr>
                <w:rStyle w:val="Hipervnculo"/>
                <w:i w:val="0"/>
                <w:iCs w:val="0"/>
                <w:noProof/>
              </w:rPr>
            </w:rPrChange>
          </w:rPr>
          <w:delText>Arquitectura del “frontend”</w:delText>
        </w:r>
        <w:r w:rsidDel="00A755C9">
          <w:rPr>
            <w:noProof/>
            <w:webHidden/>
          </w:rPr>
          <w:tab/>
          <w:delText>165</w:delText>
        </w:r>
      </w:del>
    </w:p>
    <w:p w14:paraId="37693656" w14:textId="6F4A51E1" w:rsidR="003022E0" w:rsidDel="00A755C9" w:rsidRDefault="003022E0">
      <w:pPr>
        <w:pStyle w:val="TDC3"/>
        <w:tabs>
          <w:tab w:val="left" w:pos="1320"/>
          <w:tab w:val="right" w:leader="dot" w:pos="8354"/>
        </w:tabs>
        <w:rPr>
          <w:del w:id="1171" w:author="Pablo Barrero Cruz" w:date="2026-06-30T16:06:00Z" w16du:dateUtc="2026-06-30T14:06:00Z"/>
          <w:rFonts w:eastAsiaTheme="minorEastAsia"/>
          <w:i w:val="0"/>
          <w:iCs w:val="0"/>
          <w:noProof/>
          <w:kern w:val="2"/>
          <w:sz w:val="24"/>
          <w:szCs w:val="24"/>
          <w:lang w:eastAsia="es-ES"/>
          <w14:ligatures w14:val="standardContextual"/>
        </w:rPr>
      </w:pPr>
      <w:del w:id="1172" w:author="Pablo Barrero Cruz" w:date="2026-06-30T16:06:00Z" w16du:dateUtc="2026-06-30T14:06:00Z">
        <w:r w:rsidRPr="00A755C9" w:rsidDel="00A755C9">
          <w:rPr>
            <w:rPrChange w:id="1173" w:author="Pablo Barrero Cruz" w:date="2026-06-30T16:06:00Z" w16du:dateUtc="2026-06-30T14:06:00Z">
              <w:rPr>
                <w:rStyle w:val="Hipervnculo"/>
                <w:i w:val="0"/>
                <w:iCs w:val="0"/>
                <w:noProof/>
              </w:rPr>
            </w:rPrChange>
          </w:rPr>
          <w:delText>9.4.4</w:delText>
        </w:r>
        <w:r w:rsidDel="00A755C9">
          <w:rPr>
            <w:rFonts w:eastAsiaTheme="minorEastAsia"/>
            <w:i w:val="0"/>
            <w:iCs w:val="0"/>
            <w:noProof/>
            <w:kern w:val="2"/>
            <w:sz w:val="24"/>
            <w:szCs w:val="24"/>
            <w:lang w:eastAsia="es-ES"/>
            <w14:ligatures w14:val="standardContextual"/>
          </w:rPr>
          <w:tab/>
        </w:r>
        <w:r w:rsidRPr="00A755C9" w:rsidDel="00A755C9">
          <w:rPr>
            <w:rPrChange w:id="1174" w:author="Pablo Barrero Cruz" w:date="2026-06-30T16:06:00Z" w16du:dateUtc="2026-06-30T14:06:00Z">
              <w:rPr>
                <w:rStyle w:val="Hipervnculo"/>
                <w:i w:val="0"/>
                <w:iCs w:val="0"/>
                <w:noProof/>
              </w:rPr>
            </w:rPrChange>
          </w:rPr>
          <w:delText>Añadir una nueva funcionalidad</w:delText>
        </w:r>
        <w:r w:rsidDel="00A755C9">
          <w:rPr>
            <w:noProof/>
            <w:webHidden/>
          </w:rPr>
          <w:tab/>
          <w:delText>165</w:delText>
        </w:r>
      </w:del>
    </w:p>
    <w:p w14:paraId="5A564A12" w14:textId="228B24C0" w:rsidR="003022E0" w:rsidDel="00A755C9" w:rsidRDefault="003022E0">
      <w:pPr>
        <w:pStyle w:val="TDC3"/>
        <w:tabs>
          <w:tab w:val="left" w:pos="1320"/>
          <w:tab w:val="right" w:leader="dot" w:pos="8354"/>
        </w:tabs>
        <w:rPr>
          <w:del w:id="1175" w:author="Pablo Barrero Cruz" w:date="2026-06-30T16:06:00Z" w16du:dateUtc="2026-06-30T14:06:00Z"/>
          <w:rFonts w:eastAsiaTheme="minorEastAsia"/>
          <w:i w:val="0"/>
          <w:iCs w:val="0"/>
          <w:noProof/>
          <w:kern w:val="2"/>
          <w:sz w:val="24"/>
          <w:szCs w:val="24"/>
          <w:lang w:eastAsia="es-ES"/>
          <w14:ligatures w14:val="standardContextual"/>
        </w:rPr>
      </w:pPr>
      <w:del w:id="1176" w:author="Pablo Barrero Cruz" w:date="2026-06-30T16:06:00Z" w16du:dateUtc="2026-06-30T14:06:00Z">
        <w:r w:rsidRPr="00A755C9" w:rsidDel="00A755C9">
          <w:rPr>
            <w:rPrChange w:id="1177" w:author="Pablo Barrero Cruz" w:date="2026-06-30T16:06:00Z" w16du:dateUtc="2026-06-30T14:06:00Z">
              <w:rPr>
                <w:rStyle w:val="Hipervnculo"/>
                <w:i w:val="0"/>
                <w:iCs w:val="0"/>
                <w:noProof/>
              </w:rPr>
            </w:rPrChange>
          </w:rPr>
          <w:delText>9.4.5</w:delText>
        </w:r>
        <w:r w:rsidDel="00A755C9">
          <w:rPr>
            <w:rFonts w:eastAsiaTheme="minorEastAsia"/>
            <w:i w:val="0"/>
            <w:iCs w:val="0"/>
            <w:noProof/>
            <w:kern w:val="2"/>
            <w:sz w:val="24"/>
            <w:szCs w:val="24"/>
            <w:lang w:eastAsia="es-ES"/>
            <w14:ligatures w14:val="standardContextual"/>
          </w:rPr>
          <w:tab/>
        </w:r>
        <w:r w:rsidRPr="00A755C9" w:rsidDel="00A755C9">
          <w:rPr>
            <w:rPrChange w:id="1178" w:author="Pablo Barrero Cruz" w:date="2026-06-30T16:06:00Z" w16du:dateUtc="2026-06-30T14:06:00Z">
              <w:rPr>
                <w:rStyle w:val="Hipervnculo"/>
                <w:i w:val="0"/>
                <w:iCs w:val="0"/>
                <w:noProof/>
              </w:rPr>
            </w:rPrChange>
          </w:rPr>
          <w:delText>Añadir un nuevo tipo de pregunta</w:delText>
        </w:r>
        <w:r w:rsidDel="00A755C9">
          <w:rPr>
            <w:noProof/>
            <w:webHidden/>
          </w:rPr>
          <w:tab/>
          <w:delText>166</w:delText>
        </w:r>
      </w:del>
    </w:p>
    <w:p w14:paraId="3B6483A9" w14:textId="218CA772" w:rsidR="003022E0" w:rsidDel="00A755C9" w:rsidRDefault="003022E0">
      <w:pPr>
        <w:pStyle w:val="TDC3"/>
        <w:tabs>
          <w:tab w:val="left" w:pos="1320"/>
          <w:tab w:val="right" w:leader="dot" w:pos="8354"/>
        </w:tabs>
        <w:rPr>
          <w:del w:id="1179" w:author="Pablo Barrero Cruz" w:date="2026-06-30T16:06:00Z" w16du:dateUtc="2026-06-30T14:06:00Z"/>
          <w:rFonts w:eastAsiaTheme="minorEastAsia"/>
          <w:i w:val="0"/>
          <w:iCs w:val="0"/>
          <w:noProof/>
          <w:kern w:val="2"/>
          <w:sz w:val="24"/>
          <w:szCs w:val="24"/>
          <w:lang w:eastAsia="es-ES"/>
          <w14:ligatures w14:val="standardContextual"/>
        </w:rPr>
      </w:pPr>
      <w:del w:id="1180" w:author="Pablo Barrero Cruz" w:date="2026-06-30T16:06:00Z" w16du:dateUtc="2026-06-30T14:06:00Z">
        <w:r w:rsidRPr="00A755C9" w:rsidDel="00A755C9">
          <w:rPr>
            <w:rPrChange w:id="1181" w:author="Pablo Barrero Cruz" w:date="2026-06-30T16:06:00Z" w16du:dateUtc="2026-06-30T14:06:00Z">
              <w:rPr>
                <w:rStyle w:val="Hipervnculo"/>
                <w:i w:val="0"/>
                <w:iCs w:val="0"/>
                <w:noProof/>
              </w:rPr>
            </w:rPrChange>
          </w:rPr>
          <w:delText>9.4.6</w:delText>
        </w:r>
        <w:r w:rsidDel="00A755C9">
          <w:rPr>
            <w:rFonts w:eastAsiaTheme="minorEastAsia"/>
            <w:i w:val="0"/>
            <w:iCs w:val="0"/>
            <w:noProof/>
            <w:kern w:val="2"/>
            <w:sz w:val="24"/>
            <w:szCs w:val="24"/>
            <w:lang w:eastAsia="es-ES"/>
            <w14:ligatures w14:val="standardContextual"/>
          </w:rPr>
          <w:tab/>
        </w:r>
        <w:r w:rsidRPr="00A755C9" w:rsidDel="00A755C9">
          <w:rPr>
            <w:rPrChange w:id="1182" w:author="Pablo Barrero Cruz" w:date="2026-06-30T16:06:00Z" w16du:dateUtc="2026-06-30T14:06:00Z">
              <w:rPr>
                <w:rStyle w:val="Hipervnculo"/>
                <w:i w:val="0"/>
                <w:iCs w:val="0"/>
                <w:noProof/>
              </w:rPr>
            </w:rPrChange>
          </w:rPr>
          <w:delText>Buenas prácticas de mantenimiento</w:delText>
        </w:r>
        <w:r w:rsidDel="00A755C9">
          <w:rPr>
            <w:noProof/>
            <w:webHidden/>
          </w:rPr>
          <w:tab/>
          <w:delText>166</w:delText>
        </w:r>
      </w:del>
    </w:p>
    <w:p w14:paraId="1A1BAC2F" w14:textId="1AAAFEAC" w:rsidR="003022E0" w:rsidDel="00A755C9" w:rsidRDefault="003022E0">
      <w:pPr>
        <w:pStyle w:val="TDC1"/>
        <w:tabs>
          <w:tab w:val="left" w:pos="1540"/>
          <w:tab w:val="right" w:leader="dot" w:pos="8354"/>
        </w:tabs>
        <w:rPr>
          <w:del w:id="1183" w:author="Pablo Barrero Cruz" w:date="2026-06-30T16:06:00Z" w16du:dateUtc="2026-06-30T14:06:00Z"/>
          <w:rFonts w:eastAsiaTheme="minorEastAsia"/>
          <w:b w:val="0"/>
          <w:bCs w:val="0"/>
          <w:caps w:val="0"/>
          <w:noProof/>
          <w:kern w:val="2"/>
          <w:sz w:val="24"/>
          <w:szCs w:val="24"/>
          <w:lang w:eastAsia="es-ES"/>
          <w14:ligatures w14:val="standardContextual"/>
        </w:rPr>
      </w:pPr>
      <w:del w:id="1184" w:author="Pablo Barrero Cruz" w:date="2026-06-30T16:06:00Z" w16du:dateUtc="2026-06-30T14:06:00Z">
        <w:r w:rsidRPr="00A755C9" w:rsidDel="00A755C9">
          <w:rPr>
            <w:rPrChange w:id="1185" w:author="Pablo Barrero Cruz" w:date="2026-06-30T16:06:00Z" w16du:dateUtc="2026-06-30T14:06:00Z">
              <w:rPr>
                <w:rStyle w:val="Hipervnculo"/>
                <w:b w:val="0"/>
                <w:bCs w:val="0"/>
                <w:caps w:val="0"/>
                <w:noProof/>
              </w:rPr>
            </w:rPrChange>
          </w:rPr>
          <w:delText>Capítulo 10.</w:delText>
        </w:r>
        <w:r w:rsidDel="00A755C9">
          <w:rPr>
            <w:rFonts w:eastAsiaTheme="minorEastAsia"/>
            <w:b w:val="0"/>
            <w:bCs w:val="0"/>
            <w:caps w:val="0"/>
            <w:noProof/>
            <w:kern w:val="2"/>
            <w:sz w:val="24"/>
            <w:szCs w:val="24"/>
            <w:lang w:eastAsia="es-ES"/>
            <w14:ligatures w14:val="standardContextual"/>
          </w:rPr>
          <w:tab/>
        </w:r>
        <w:r w:rsidRPr="00A755C9" w:rsidDel="00A755C9">
          <w:rPr>
            <w:rPrChange w:id="1186" w:author="Pablo Barrero Cruz" w:date="2026-06-30T16:06:00Z" w16du:dateUtc="2026-06-30T14:06:00Z">
              <w:rPr>
                <w:rStyle w:val="Hipervnculo"/>
                <w:b w:val="0"/>
                <w:bCs w:val="0"/>
                <w:caps w:val="0"/>
                <w:noProof/>
              </w:rPr>
            </w:rPrChange>
          </w:rPr>
          <w:delText>Conclusiones y Ampliaciones</w:delText>
        </w:r>
        <w:r w:rsidDel="00A755C9">
          <w:rPr>
            <w:noProof/>
            <w:webHidden/>
          </w:rPr>
          <w:tab/>
          <w:delText>168</w:delText>
        </w:r>
      </w:del>
    </w:p>
    <w:p w14:paraId="32A94CFC" w14:textId="7FCD27FD" w:rsidR="003022E0" w:rsidDel="00A755C9" w:rsidRDefault="003022E0">
      <w:pPr>
        <w:pStyle w:val="TDC2"/>
        <w:rPr>
          <w:del w:id="1187" w:author="Pablo Barrero Cruz" w:date="2026-06-30T16:06:00Z" w16du:dateUtc="2026-06-30T14:06:00Z"/>
          <w:rFonts w:eastAsiaTheme="minorEastAsia"/>
          <w:smallCaps w:val="0"/>
          <w:noProof/>
          <w:kern w:val="2"/>
          <w:sz w:val="24"/>
          <w:szCs w:val="24"/>
          <w:lang w:eastAsia="es-ES"/>
          <w14:ligatures w14:val="standardContextual"/>
        </w:rPr>
      </w:pPr>
      <w:del w:id="1188" w:author="Pablo Barrero Cruz" w:date="2026-06-30T16:06:00Z" w16du:dateUtc="2026-06-30T14:06:00Z">
        <w:r w:rsidRPr="00A755C9" w:rsidDel="00A755C9">
          <w:rPr>
            <w:rPrChange w:id="1189" w:author="Pablo Barrero Cruz" w:date="2026-06-30T16:06:00Z" w16du:dateUtc="2026-06-30T14:06:00Z">
              <w:rPr>
                <w:rStyle w:val="Hipervnculo"/>
                <w:smallCaps w:val="0"/>
                <w:noProof/>
              </w:rPr>
            </w:rPrChange>
          </w:rPr>
          <w:delText>10.1</w:delText>
        </w:r>
        <w:r w:rsidDel="00A755C9">
          <w:rPr>
            <w:rFonts w:eastAsiaTheme="minorEastAsia"/>
            <w:smallCaps w:val="0"/>
            <w:noProof/>
            <w:kern w:val="2"/>
            <w:sz w:val="24"/>
            <w:szCs w:val="24"/>
            <w:lang w:eastAsia="es-ES"/>
            <w14:ligatures w14:val="standardContextual"/>
          </w:rPr>
          <w:tab/>
        </w:r>
        <w:r w:rsidRPr="00A755C9" w:rsidDel="00A755C9">
          <w:rPr>
            <w:rPrChange w:id="1190" w:author="Pablo Barrero Cruz" w:date="2026-06-30T16:06:00Z" w16du:dateUtc="2026-06-30T14:06:00Z">
              <w:rPr>
                <w:rStyle w:val="Hipervnculo"/>
                <w:smallCaps w:val="0"/>
                <w:noProof/>
              </w:rPr>
            </w:rPrChange>
          </w:rPr>
          <w:delText>Conclusiones</w:delText>
        </w:r>
        <w:r w:rsidDel="00A755C9">
          <w:rPr>
            <w:noProof/>
            <w:webHidden/>
          </w:rPr>
          <w:tab/>
          <w:delText>168</w:delText>
        </w:r>
      </w:del>
    </w:p>
    <w:p w14:paraId="23FB2515" w14:textId="5C9C1FEB" w:rsidR="003022E0" w:rsidDel="00A755C9" w:rsidRDefault="003022E0">
      <w:pPr>
        <w:pStyle w:val="TDC2"/>
        <w:rPr>
          <w:del w:id="1191" w:author="Pablo Barrero Cruz" w:date="2026-06-30T16:06:00Z" w16du:dateUtc="2026-06-30T14:06:00Z"/>
          <w:rFonts w:eastAsiaTheme="minorEastAsia"/>
          <w:smallCaps w:val="0"/>
          <w:noProof/>
          <w:kern w:val="2"/>
          <w:sz w:val="24"/>
          <w:szCs w:val="24"/>
          <w:lang w:eastAsia="es-ES"/>
          <w14:ligatures w14:val="standardContextual"/>
        </w:rPr>
      </w:pPr>
      <w:del w:id="1192" w:author="Pablo Barrero Cruz" w:date="2026-06-30T16:06:00Z" w16du:dateUtc="2026-06-30T14:06:00Z">
        <w:r w:rsidRPr="00A755C9" w:rsidDel="00A755C9">
          <w:rPr>
            <w:rPrChange w:id="1193" w:author="Pablo Barrero Cruz" w:date="2026-06-30T16:06:00Z" w16du:dateUtc="2026-06-30T14:06:00Z">
              <w:rPr>
                <w:rStyle w:val="Hipervnculo"/>
                <w:smallCaps w:val="0"/>
                <w:noProof/>
              </w:rPr>
            </w:rPrChange>
          </w:rPr>
          <w:delText>10.2</w:delText>
        </w:r>
        <w:r w:rsidDel="00A755C9">
          <w:rPr>
            <w:rFonts w:eastAsiaTheme="minorEastAsia"/>
            <w:smallCaps w:val="0"/>
            <w:noProof/>
            <w:kern w:val="2"/>
            <w:sz w:val="24"/>
            <w:szCs w:val="24"/>
            <w:lang w:eastAsia="es-ES"/>
            <w14:ligatures w14:val="standardContextual"/>
          </w:rPr>
          <w:tab/>
        </w:r>
        <w:r w:rsidRPr="00A755C9" w:rsidDel="00A755C9">
          <w:rPr>
            <w:rPrChange w:id="1194" w:author="Pablo Barrero Cruz" w:date="2026-06-30T16:06:00Z" w16du:dateUtc="2026-06-30T14:06:00Z">
              <w:rPr>
                <w:rStyle w:val="Hipervnculo"/>
                <w:smallCaps w:val="0"/>
                <w:noProof/>
              </w:rPr>
            </w:rPrChange>
          </w:rPr>
          <w:delText>Ampliaciones</w:delText>
        </w:r>
        <w:r w:rsidDel="00A755C9">
          <w:rPr>
            <w:noProof/>
            <w:webHidden/>
          </w:rPr>
          <w:tab/>
          <w:delText>169</w:delText>
        </w:r>
      </w:del>
    </w:p>
    <w:p w14:paraId="74CA5FAE" w14:textId="45065479" w:rsidR="003022E0" w:rsidDel="00A755C9" w:rsidRDefault="003022E0">
      <w:pPr>
        <w:pStyle w:val="TDC1"/>
        <w:tabs>
          <w:tab w:val="left" w:pos="1540"/>
          <w:tab w:val="right" w:leader="dot" w:pos="8354"/>
        </w:tabs>
        <w:rPr>
          <w:del w:id="1195" w:author="Pablo Barrero Cruz" w:date="2026-06-30T16:06:00Z" w16du:dateUtc="2026-06-30T14:06:00Z"/>
          <w:rFonts w:eastAsiaTheme="minorEastAsia"/>
          <w:b w:val="0"/>
          <w:bCs w:val="0"/>
          <w:caps w:val="0"/>
          <w:noProof/>
          <w:kern w:val="2"/>
          <w:sz w:val="24"/>
          <w:szCs w:val="24"/>
          <w:lang w:eastAsia="es-ES"/>
          <w14:ligatures w14:val="standardContextual"/>
        </w:rPr>
      </w:pPr>
      <w:del w:id="1196" w:author="Pablo Barrero Cruz" w:date="2026-06-30T16:06:00Z" w16du:dateUtc="2026-06-30T14:06:00Z">
        <w:r w:rsidRPr="00A755C9" w:rsidDel="00A755C9">
          <w:rPr>
            <w:rPrChange w:id="1197" w:author="Pablo Barrero Cruz" w:date="2026-06-30T16:06:00Z" w16du:dateUtc="2026-06-30T14:06:00Z">
              <w:rPr>
                <w:rStyle w:val="Hipervnculo"/>
                <w:b w:val="0"/>
                <w:bCs w:val="0"/>
                <w:caps w:val="0"/>
                <w:noProof/>
              </w:rPr>
            </w:rPrChange>
          </w:rPr>
          <w:delText>Capítulo 11.</w:delText>
        </w:r>
        <w:r w:rsidDel="00A755C9">
          <w:rPr>
            <w:rFonts w:eastAsiaTheme="minorEastAsia"/>
            <w:b w:val="0"/>
            <w:bCs w:val="0"/>
            <w:caps w:val="0"/>
            <w:noProof/>
            <w:kern w:val="2"/>
            <w:sz w:val="24"/>
            <w:szCs w:val="24"/>
            <w:lang w:eastAsia="es-ES"/>
            <w14:ligatures w14:val="standardContextual"/>
          </w:rPr>
          <w:tab/>
        </w:r>
        <w:r w:rsidRPr="00A755C9" w:rsidDel="00A755C9">
          <w:rPr>
            <w:rPrChange w:id="1198" w:author="Pablo Barrero Cruz" w:date="2026-06-30T16:06:00Z" w16du:dateUtc="2026-06-30T14:06:00Z">
              <w:rPr>
                <w:rStyle w:val="Hipervnculo"/>
                <w:b w:val="0"/>
                <w:bCs w:val="0"/>
                <w:caps w:val="0"/>
                <w:noProof/>
              </w:rPr>
            </w:rPrChange>
          </w:rPr>
          <w:delText>Planificación del Proyecto y Presupuesto finales</w:delText>
        </w:r>
        <w:r w:rsidDel="00A755C9">
          <w:rPr>
            <w:noProof/>
            <w:webHidden/>
          </w:rPr>
          <w:tab/>
          <w:delText>172</w:delText>
        </w:r>
      </w:del>
    </w:p>
    <w:p w14:paraId="12C59A3D" w14:textId="469698CD" w:rsidR="003022E0" w:rsidDel="00A755C9" w:rsidRDefault="003022E0">
      <w:pPr>
        <w:pStyle w:val="TDC2"/>
        <w:rPr>
          <w:del w:id="1199" w:author="Pablo Barrero Cruz" w:date="2026-06-30T16:06:00Z" w16du:dateUtc="2026-06-30T14:06:00Z"/>
          <w:rFonts w:eastAsiaTheme="minorEastAsia"/>
          <w:smallCaps w:val="0"/>
          <w:noProof/>
          <w:kern w:val="2"/>
          <w:sz w:val="24"/>
          <w:szCs w:val="24"/>
          <w:lang w:eastAsia="es-ES"/>
          <w14:ligatures w14:val="standardContextual"/>
        </w:rPr>
      </w:pPr>
      <w:del w:id="1200" w:author="Pablo Barrero Cruz" w:date="2026-06-30T16:06:00Z" w16du:dateUtc="2026-06-30T14:06:00Z">
        <w:r w:rsidRPr="00A755C9" w:rsidDel="00A755C9">
          <w:rPr>
            <w:rPrChange w:id="1201" w:author="Pablo Barrero Cruz" w:date="2026-06-30T16:06:00Z" w16du:dateUtc="2026-06-30T14:06:00Z">
              <w:rPr>
                <w:rStyle w:val="Hipervnculo"/>
                <w:smallCaps w:val="0"/>
                <w:noProof/>
              </w:rPr>
            </w:rPrChange>
          </w:rPr>
          <w:delText>11.1</w:delText>
        </w:r>
        <w:r w:rsidDel="00A755C9">
          <w:rPr>
            <w:rFonts w:eastAsiaTheme="minorEastAsia"/>
            <w:smallCaps w:val="0"/>
            <w:noProof/>
            <w:kern w:val="2"/>
            <w:sz w:val="24"/>
            <w:szCs w:val="24"/>
            <w:lang w:eastAsia="es-ES"/>
            <w14:ligatures w14:val="standardContextual"/>
          </w:rPr>
          <w:tab/>
        </w:r>
        <w:r w:rsidRPr="00A755C9" w:rsidDel="00A755C9">
          <w:rPr>
            <w:rPrChange w:id="1202" w:author="Pablo Barrero Cruz" w:date="2026-06-30T16:06:00Z" w16du:dateUtc="2026-06-30T14:06:00Z">
              <w:rPr>
                <w:rStyle w:val="Hipervnculo"/>
                <w:smallCaps w:val="0"/>
                <w:noProof/>
              </w:rPr>
            </w:rPrChange>
          </w:rPr>
          <w:delText>Planificación Final</w:delText>
        </w:r>
        <w:r w:rsidDel="00A755C9">
          <w:rPr>
            <w:noProof/>
            <w:webHidden/>
          </w:rPr>
          <w:tab/>
          <w:delText>172</w:delText>
        </w:r>
      </w:del>
    </w:p>
    <w:p w14:paraId="41BACBBC" w14:textId="3B0B40E2" w:rsidR="003022E0" w:rsidDel="00A755C9" w:rsidRDefault="003022E0">
      <w:pPr>
        <w:pStyle w:val="TDC2"/>
        <w:rPr>
          <w:del w:id="1203" w:author="Pablo Barrero Cruz" w:date="2026-06-30T16:06:00Z" w16du:dateUtc="2026-06-30T14:06:00Z"/>
          <w:rFonts w:eastAsiaTheme="minorEastAsia"/>
          <w:smallCaps w:val="0"/>
          <w:noProof/>
          <w:kern w:val="2"/>
          <w:sz w:val="24"/>
          <w:szCs w:val="24"/>
          <w:lang w:eastAsia="es-ES"/>
          <w14:ligatures w14:val="standardContextual"/>
        </w:rPr>
      </w:pPr>
      <w:del w:id="1204" w:author="Pablo Barrero Cruz" w:date="2026-06-30T16:06:00Z" w16du:dateUtc="2026-06-30T14:06:00Z">
        <w:r w:rsidRPr="00A755C9" w:rsidDel="00A755C9">
          <w:rPr>
            <w:rPrChange w:id="1205" w:author="Pablo Barrero Cruz" w:date="2026-06-30T16:06:00Z" w16du:dateUtc="2026-06-30T14:06:00Z">
              <w:rPr>
                <w:rStyle w:val="Hipervnculo"/>
                <w:smallCaps w:val="0"/>
                <w:noProof/>
              </w:rPr>
            </w:rPrChange>
          </w:rPr>
          <w:delText>11.2</w:delText>
        </w:r>
        <w:r w:rsidDel="00A755C9">
          <w:rPr>
            <w:rFonts w:eastAsiaTheme="minorEastAsia"/>
            <w:smallCaps w:val="0"/>
            <w:noProof/>
            <w:kern w:val="2"/>
            <w:sz w:val="24"/>
            <w:szCs w:val="24"/>
            <w:lang w:eastAsia="es-ES"/>
            <w14:ligatures w14:val="standardContextual"/>
          </w:rPr>
          <w:tab/>
        </w:r>
        <w:r w:rsidRPr="00A755C9" w:rsidDel="00A755C9">
          <w:rPr>
            <w:rPrChange w:id="1206" w:author="Pablo Barrero Cruz" w:date="2026-06-30T16:06:00Z" w16du:dateUtc="2026-06-30T14:06:00Z">
              <w:rPr>
                <w:rStyle w:val="Hipervnculo"/>
                <w:smallCaps w:val="0"/>
                <w:noProof/>
              </w:rPr>
            </w:rPrChange>
          </w:rPr>
          <w:delText>Presupuesto Final</w:delText>
        </w:r>
        <w:r w:rsidDel="00A755C9">
          <w:rPr>
            <w:noProof/>
            <w:webHidden/>
          </w:rPr>
          <w:tab/>
          <w:delText>174</w:delText>
        </w:r>
      </w:del>
    </w:p>
    <w:p w14:paraId="3626C044" w14:textId="6969CCD1" w:rsidR="003022E0" w:rsidDel="00A755C9" w:rsidRDefault="003022E0">
      <w:pPr>
        <w:pStyle w:val="TDC1"/>
        <w:tabs>
          <w:tab w:val="left" w:pos="1540"/>
          <w:tab w:val="right" w:leader="dot" w:pos="8354"/>
        </w:tabs>
        <w:rPr>
          <w:del w:id="1207" w:author="Pablo Barrero Cruz" w:date="2026-06-30T16:06:00Z" w16du:dateUtc="2026-06-30T14:06:00Z"/>
          <w:rFonts w:eastAsiaTheme="minorEastAsia"/>
          <w:b w:val="0"/>
          <w:bCs w:val="0"/>
          <w:caps w:val="0"/>
          <w:noProof/>
          <w:kern w:val="2"/>
          <w:sz w:val="24"/>
          <w:szCs w:val="24"/>
          <w:lang w:eastAsia="es-ES"/>
          <w14:ligatures w14:val="standardContextual"/>
        </w:rPr>
      </w:pPr>
      <w:del w:id="1208" w:author="Pablo Barrero Cruz" w:date="2026-06-30T16:06:00Z" w16du:dateUtc="2026-06-30T14:06:00Z">
        <w:r w:rsidRPr="00A755C9" w:rsidDel="00A755C9">
          <w:rPr>
            <w:rPrChange w:id="1209" w:author="Pablo Barrero Cruz" w:date="2026-06-30T16:06:00Z" w16du:dateUtc="2026-06-30T14:06:00Z">
              <w:rPr>
                <w:rStyle w:val="Hipervnculo"/>
                <w:b w:val="0"/>
                <w:bCs w:val="0"/>
                <w:caps w:val="0"/>
                <w:noProof/>
              </w:rPr>
            </w:rPrChange>
          </w:rPr>
          <w:delText>Capítulo 12.</w:delText>
        </w:r>
        <w:r w:rsidDel="00A755C9">
          <w:rPr>
            <w:rFonts w:eastAsiaTheme="minorEastAsia"/>
            <w:b w:val="0"/>
            <w:bCs w:val="0"/>
            <w:caps w:val="0"/>
            <w:noProof/>
            <w:kern w:val="2"/>
            <w:sz w:val="24"/>
            <w:szCs w:val="24"/>
            <w:lang w:eastAsia="es-ES"/>
            <w14:ligatures w14:val="standardContextual"/>
          </w:rPr>
          <w:tab/>
        </w:r>
        <w:r w:rsidRPr="00A755C9" w:rsidDel="00A755C9">
          <w:rPr>
            <w:rPrChange w:id="1210" w:author="Pablo Barrero Cruz" w:date="2026-06-30T16:06:00Z" w16du:dateUtc="2026-06-30T14:06:00Z">
              <w:rPr>
                <w:rStyle w:val="Hipervnculo"/>
                <w:b w:val="0"/>
                <w:bCs w:val="0"/>
                <w:caps w:val="0"/>
                <w:noProof/>
              </w:rPr>
            </w:rPrChange>
          </w:rPr>
          <w:delText>Referencias Bibliográficas</w:delText>
        </w:r>
        <w:r w:rsidDel="00A755C9">
          <w:rPr>
            <w:noProof/>
            <w:webHidden/>
          </w:rPr>
          <w:tab/>
          <w:delText>177</w:delText>
        </w:r>
      </w:del>
    </w:p>
    <w:p w14:paraId="07AAC9CC" w14:textId="6D7B8FFD" w:rsidR="003022E0" w:rsidDel="00A755C9" w:rsidRDefault="003022E0">
      <w:pPr>
        <w:pStyle w:val="TDC2"/>
        <w:rPr>
          <w:del w:id="1211" w:author="Pablo Barrero Cruz" w:date="2026-06-30T16:06:00Z" w16du:dateUtc="2026-06-30T14:06:00Z"/>
          <w:rFonts w:eastAsiaTheme="minorEastAsia"/>
          <w:smallCaps w:val="0"/>
          <w:noProof/>
          <w:kern w:val="2"/>
          <w:sz w:val="24"/>
          <w:szCs w:val="24"/>
          <w:lang w:eastAsia="es-ES"/>
          <w14:ligatures w14:val="standardContextual"/>
        </w:rPr>
      </w:pPr>
      <w:del w:id="1212" w:author="Pablo Barrero Cruz" w:date="2026-06-30T16:06:00Z" w16du:dateUtc="2026-06-30T14:06:00Z">
        <w:r w:rsidRPr="00A755C9" w:rsidDel="00A755C9">
          <w:rPr>
            <w:rPrChange w:id="1213" w:author="Pablo Barrero Cruz" w:date="2026-06-30T16:06:00Z" w16du:dateUtc="2026-06-30T14:06:00Z">
              <w:rPr>
                <w:rStyle w:val="Hipervnculo"/>
                <w:smallCaps w:val="0"/>
                <w:noProof/>
              </w:rPr>
            </w:rPrChange>
          </w:rPr>
          <w:delText>12.1</w:delText>
        </w:r>
        <w:r w:rsidDel="00A755C9">
          <w:rPr>
            <w:rFonts w:eastAsiaTheme="minorEastAsia"/>
            <w:smallCaps w:val="0"/>
            <w:noProof/>
            <w:kern w:val="2"/>
            <w:sz w:val="24"/>
            <w:szCs w:val="24"/>
            <w:lang w:eastAsia="es-ES"/>
            <w14:ligatures w14:val="standardContextual"/>
          </w:rPr>
          <w:tab/>
        </w:r>
        <w:r w:rsidRPr="00A755C9" w:rsidDel="00A755C9">
          <w:rPr>
            <w:rPrChange w:id="1214" w:author="Pablo Barrero Cruz" w:date="2026-06-30T16:06:00Z" w16du:dateUtc="2026-06-30T14:06:00Z">
              <w:rPr>
                <w:rStyle w:val="Hipervnculo"/>
                <w:smallCaps w:val="0"/>
                <w:noProof/>
              </w:rPr>
            </w:rPrChange>
          </w:rPr>
          <w:delText>Libros y Artículos</w:delText>
        </w:r>
        <w:r w:rsidDel="00A755C9">
          <w:rPr>
            <w:noProof/>
            <w:webHidden/>
          </w:rPr>
          <w:tab/>
          <w:delText>177</w:delText>
        </w:r>
      </w:del>
    </w:p>
    <w:p w14:paraId="3E0C4976" w14:textId="402BFC36" w:rsidR="003022E0" w:rsidDel="00A755C9" w:rsidRDefault="003022E0">
      <w:pPr>
        <w:pStyle w:val="TDC2"/>
        <w:rPr>
          <w:del w:id="1215" w:author="Pablo Barrero Cruz" w:date="2026-06-30T16:06:00Z" w16du:dateUtc="2026-06-30T14:06:00Z"/>
          <w:rFonts w:eastAsiaTheme="minorEastAsia"/>
          <w:smallCaps w:val="0"/>
          <w:noProof/>
          <w:kern w:val="2"/>
          <w:sz w:val="24"/>
          <w:szCs w:val="24"/>
          <w:lang w:eastAsia="es-ES"/>
          <w14:ligatures w14:val="standardContextual"/>
        </w:rPr>
      </w:pPr>
      <w:del w:id="1216" w:author="Pablo Barrero Cruz" w:date="2026-06-30T16:06:00Z" w16du:dateUtc="2026-06-30T14:06:00Z">
        <w:r w:rsidRPr="00A755C9" w:rsidDel="00A755C9">
          <w:rPr>
            <w:rPrChange w:id="1217" w:author="Pablo Barrero Cruz" w:date="2026-06-30T16:06:00Z" w16du:dateUtc="2026-06-30T14:06:00Z">
              <w:rPr>
                <w:rStyle w:val="Hipervnculo"/>
                <w:smallCaps w:val="0"/>
                <w:noProof/>
              </w:rPr>
            </w:rPrChange>
          </w:rPr>
          <w:delText>12.2</w:delText>
        </w:r>
        <w:r w:rsidDel="00A755C9">
          <w:rPr>
            <w:rFonts w:eastAsiaTheme="minorEastAsia"/>
            <w:smallCaps w:val="0"/>
            <w:noProof/>
            <w:kern w:val="2"/>
            <w:sz w:val="24"/>
            <w:szCs w:val="24"/>
            <w:lang w:eastAsia="es-ES"/>
            <w14:ligatures w14:val="standardContextual"/>
          </w:rPr>
          <w:tab/>
        </w:r>
        <w:r w:rsidRPr="00A755C9" w:rsidDel="00A755C9">
          <w:rPr>
            <w:rPrChange w:id="1218" w:author="Pablo Barrero Cruz" w:date="2026-06-30T16:06:00Z" w16du:dateUtc="2026-06-30T14:06:00Z">
              <w:rPr>
                <w:rStyle w:val="Hipervnculo"/>
                <w:smallCaps w:val="0"/>
                <w:noProof/>
              </w:rPr>
            </w:rPrChange>
          </w:rPr>
          <w:delText>Referencias en Internet</w:delText>
        </w:r>
        <w:r w:rsidDel="00A755C9">
          <w:rPr>
            <w:noProof/>
            <w:webHidden/>
          </w:rPr>
          <w:tab/>
          <w:delText>177</w:delText>
        </w:r>
      </w:del>
    </w:p>
    <w:p w14:paraId="786B101A" w14:textId="547C2C9A" w:rsidR="003022E0" w:rsidDel="00A755C9" w:rsidRDefault="003022E0">
      <w:pPr>
        <w:pStyle w:val="TDC3"/>
        <w:tabs>
          <w:tab w:val="left" w:pos="1320"/>
          <w:tab w:val="right" w:leader="dot" w:pos="8354"/>
        </w:tabs>
        <w:rPr>
          <w:del w:id="1219" w:author="Pablo Barrero Cruz" w:date="2026-06-30T16:06:00Z" w16du:dateUtc="2026-06-30T14:06:00Z"/>
          <w:rFonts w:eastAsiaTheme="minorEastAsia"/>
          <w:i w:val="0"/>
          <w:iCs w:val="0"/>
          <w:noProof/>
          <w:kern w:val="2"/>
          <w:sz w:val="24"/>
          <w:szCs w:val="24"/>
          <w:lang w:eastAsia="es-ES"/>
          <w14:ligatures w14:val="standardContextual"/>
        </w:rPr>
      </w:pPr>
      <w:del w:id="1220" w:author="Pablo Barrero Cruz" w:date="2026-06-30T16:06:00Z" w16du:dateUtc="2026-06-30T14:06:00Z">
        <w:r w:rsidRPr="00A755C9" w:rsidDel="00A755C9">
          <w:rPr>
            <w:rPrChange w:id="1221" w:author="Pablo Barrero Cruz" w:date="2026-06-30T16:06:00Z" w16du:dateUtc="2026-06-30T14:06:00Z">
              <w:rPr>
                <w:rStyle w:val="Hipervnculo"/>
                <w:i w:val="0"/>
                <w:iCs w:val="0"/>
                <w:noProof/>
              </w:rPr>
            </w:rPrChange>
          </w:rPr>
          <w:delText>12.2.1</w:delText>
        </w:r>
        <w:r w:rsidDel="00A755C9">
          <w:rPr>
            <w:rFonts w:eastAsiaTheme="minorEastAsia"/>
            <w:i w:val="0"/>
            <w:iCs w:val="0"/>
            <w:noProof/>
            <w:kern w:val="2"/>
            <w:sz w:val="24"/>
            <w:szCs w:val="24"/>
            <w:lang w:eastAsia="es-ES"/>
            <w14:ligatures w14:val="standardContextual"/>
          </w:rPr>
          <w:tab/>
        </w:r>
        <w:r w:rsidRPr="00A755C9" w:rsidDel="00A755C9">
          <w:rPr>
            <w:rPrChange w:id="1222" w:author="Pablo Barrero Cruz" w:date="2026-06-30T16:06:00Z" w16du:dateUtc="2026-06-30T14:06:00Z">
              <w:rPr>
                <w:rStyle w:val="Hipervnculo"/>
                <w:i w:val="0"/>
                <w:iCs w:val="0"/>
                <w:noProof/>
              </w:rPr>
            </w:rPrChange>
          </w:rPr>
          <w:delText>Alternativas analizadas</w:delText>
        </w:r>
        <w:r w:rsidDel="00A755C9">
          <w:rPr>
            <w:noProof/>
            <w:webHidden/>
          </w:rPr>
          <w:tab/>
          <w:delText>177</w:delText>
        </w:r>
      </w:del>
    </w:p>
    <w:p w14:paraId="3E55A64A" w14:textId="21D57F0D" w:rsidR="003022E0" w:rsidDel="00A755C9" w:rsidRDefault="003022E0">
      <w:pPr>
        <w:pStyle w:val="TDC3"/>
        <w:tabs>
          <w:tab w:val="left" w:pos="1320"/>
          <w:tab w:val="right" w:leader="dot" w:pos="8354"/>
        </w:tabs>
        <w:rPr>
          <w:del w:id="1223" w:author="Pablo Barrero Cruz" w:date="2026-06-30T16:06:00Z" w16du:dateUtc="2026-06-30T14:06:00Z"/>
          <w:rFonts w:eastAsiaTheme="minorEastAsia"/>
          <w:i w:val="0"/>
          <w:iCs w:val="0"/>
          <w:noProof/>
          <w:kern w:val="2"/>
          <w:sz w:val="24"/>
          <w:szCs w:val="24"/>
          <w:lang w:eastAsia="es-ES"/>
          <w14:ligatures w14:val="standardContextual"/>
        </w:rPr>
      </w:pPr>
      <w:del w:id="1224" w:author="Pablo Barrero Cruz" w:date="2026-06-30T16:06:00Z" w16du:dateUtc="2026-06-30T14:06:00Z">
        <w:r w:rsidRPr="00A755C9" w:rsidDel="00A755C9">
          <w:rPr>
            <w:rPrChange w:id="1225" w:author="Pablo Barrero Cruz" w:date="2026-06-30T16:06:00Z" w16du:dateUtc="2026-06-30T14:06:00Z">
              <w:rPr>
                <w:rStyle w:val="Hipervnculo"/>
                <w:i w:val="0"/>
                <w:iCs w:val="0"/>
                <w:noProof/>
              </w:rPr>
            </w:rPrChange>
          </w:rPr>
          <w:delText>12.2.2</w:delText>
        </w:r>
        <w:r w:rsidDel="00A755C9">
          <w:rPr>
            <w:rFonts w:eastAsiaTheme="minorEastAsia"/>
            <w:i w:val="0"/>
            <w:iCs w:val="0"/>
            <w:noProof/>
            <w:kern w:val="2"/>
            <w:sz w:val="24"/>
            <w:szCs w:val="24"/>
            <w:lang w:eastAsia="es-ES"/>
            <w14:ligatures w14:val="standardContextual"/>
          </w:rPr>
          <w:tab/>
        </w:r>
        <w:r w:rsidRPr="00A755C9" w:rsidDel="00A755C9">
          <w:rPr>
            <w:rPrChange w:id="1226" w:author="Pablo Barrero Cruz" w:date="2026-06-30T16:06:00Z" w16du:dateUtc="2026-06-30T14:06:00Z">
              <w:rPr>
                <w:rStyle w:val="Hipervnculo"/>
                <w:i w:val="0"/>
                <w:iCs w:val="0"/>
                <w:noProof/>
              </w:rPr>
            </w:rPrChange>
          </w:rPr>
          <w:delText>Documentación técnica de desarrollo</w:delText>
        </w:r>
        <w:r w:rsidDel="00A755C9">
          <w:rPr>
            <w:noProof/>
            <w:webHidden/>
          </w:rPr>
          <w:tab/>
          <w:delText>178</w:delText>
        </w:r>
      </w:del>
    </w:p>
    <w:p w14:paraId="76D92DA3" w14:textId="53027F84" w:rsidR="003022E0" w:rsidDel="00A755C9" w:rsidRDefault="003022E0">
      <w:pPr>
        <w:pStyle w:val="TDC3"/>
        <w:tabs>
          <w:tab w:val="left" w:pos="1320"/>
          <w:tab w:val="right" w:leader="dot" w:pos="8354"/>
        </w:tabs>
        <w:rPr>
          <w:del w:id="1227" w:author="Pablo Barrero Cruz" w:date="2026-06-30T16:06:00Z" w16du:dateUtc="2026-06-30T14:06:00Z"/>
          <w:rFonts w:eastAsiaTheme="minorEastAsia"/>
          <w:i w:val="0"/>
          <w:iCs w:val="0"/>
          <w:noProof/>
          <w:kern w:val="2"/>
          <w:sz w:val="24"/>
          <w:szCs w:val="24"/>
          <w:lang w:eastAsia="es-ES"/>
          <w14:ligatures w14:val="standardContextual"/>
        </w:rPr>
      </w:pPr>
      <w:del w:id="1228" w:author="Pablo Barrero Cruz" w:date="2026-06-30T16:06:00Z" w16du:dateUtc="2026-06-30T14:06:00Z">
        <w:r w:rsidRPr="00A755C9" w:rsidDel="00A755C9">
          <w:rPr>
            <w:rPrChange w:id="1229" w:author="Pablo Barrero Cruz" w:date="2026-06-30T16:06:00Z" w16du:dateUtc="2026-06-30T14:06:00Z">
              <w:rPr>
                <w:rStyle w:val="Hipervnculo"/>
                <w:i w:val="0"/>
                <w:iCs w:val="0"/>
                <w:noProof/>
              </w:rPr>
            </w:rPrChange>
          </w:rPr>
          <w:delText>12.2.3</w:delText>
        </w:r>
        <w:r w:rsidDel="00A755C9">
          <w:rPr>
            <w:rFonts w:eastAsiaTheme="minorEastAsia"/>
            <w:i w:val="0"/>
            <w:iCs w:val="0"/>
            <w:noProof/>
            <w:kern w:val="2"/>
            <w:sz w:val="24"/>
            <w:szCs w:val="24"/>
            <w:lang w:eastAsia="es-ES"/>
            <w14:ligatures w14:val="standardContextual"/>
          </w:rPr>
          <w:tab/>
        </w:r>
        <w:r w:rsidRPr="00A755C9" w:rsidDel="00A755C9">
          <w:rPr>
            <w:rPrChange w:id="1230" w:author="Pablo Barrero Cruz" w:date="2026-06-30T16:06:00Z" w16du:dateUtc="2026-06-30T14:06:00Z">
              <w:rPr>
                <w:rStyle w:val="Hipervnculo"/>
                <w:i w:val="0"/>
                <w:iCs w:val="0"/>
                <w:noProof/>
              </w:rPr>
            </w:rPrChange>
          </w:rPr>
          <w:delText>Usabilidad, accesibilidad y diagramas</w:delText>
        </w:r>
        <w:r w:rsidDel="00A755C9">
          <w:rPr>
            <w:noProof/>
            <w:webHidden/>
          </w:rPr>
          <w:tab/>
          <w:delText>178</w:delText>
        </w:r>
      </w:del>
    </w:p>
    <w:p w14:paraId="04B8AE5E" w14:textId="48F2CE17" w:rsidR="003022E0" w:rsidDel="00A755C9" w:rsidRDefault="003022E0">
      <w:pPr>
        <w:pStyle w:val="TDC1"/>
        <w:tabs>
          <w:tab w:val="left" w:pos="1540"/>
          <w:tab w:val="right" w:leader="dot" w:pos="8354"/>
        </w:tabs>
        <w:rPr>
          <w:del w:id="1231" w:author="Pablo Barrero Cruz" w:date="2026-06-30T16:06:00Z" w16du:dateUtc="2026-06-30T14:06:00Z"/>
          <w:rFonts w:eastAsiaTheme="minorEastAsia"/>
          <w:b w:val="0"/>
          <w:bCs w:val="0"/>
          <w:caps w:val="0"/>
          <w:noProof/>
          <w:kern w:val="2"/>
          <w:sz w:val="24"/>
          <w:szCs w:val="24"/>
          <w:lang w:eastAsia="es-ES"/>
          <w14:ligatures w14:val="standardContextual"/>
        </w:rPr>
      </w:pPr>
      <w:del w:id="1232" w:author="Pablo Barrero Cruz" w:date="2026-06-30T16:06:00Z" w16du:dateUtc="2026-06-30T14:06:00Z">
        <w:r w:rsidRPr="00A755C9" w:rsidDel="00A755C9">
          <w:rPr>
            <w:rPrChange w:id="1233" w:author="Pablo Barrero Cruz" w:date="2026-06-30T16:06:00Z" w16du:dateUtc="2026-06-30T14:06:00Z">
              <w:rPr>
                <w:rStyle w:val="Hipervnculo"/>
                <w:b w:val="0"/>
                <w:bCs w:val="0"/>
                <w:caps w:val="0"/>
                <w:noProof/>
              </w:rPr>
            </w:rPrChange>
          </w:rPr>
          <w:delText>Capítulo 13.</w:delText>
        </w:r>
        <w:r w:rsidDel="00A755C9">
          <w:rPr>
            <w:rFonts w:eastAsiaTheme="minorEastAsia"/>
            <w:b w:val="0"/>
            <w:bCs w:val="0"/>
            <w:caps w:val="0"/>
            <w:noProof/>
            <w:kern w:val="2"/>
            <w:sz w:val="24"/>
            <w:szCs w:val="24"/>
            <w:lang w:eastAsia="es-ES"/>
            <w14:ligatures w14:val="standardContextual"/>
          </w:rPr>
          <w:tab/>
        </w:r>
        <w:r w:rsidRPr="00A755C9" w:rsidDel="00A755C9">
          <w:rPr>
            <w:rPrChange w:id="1234" w:author="Pablo Barrero Cruz" w:date="2026-06-30T16:06:00Z" w16du:dateUtc="2026-06-30T14:06:00Z">
              <w:rPr>
                <w:rStyle w:val="Hipervnculo"/>
                <w:b w:val="0"/>
                <w:bCs w:val="0"/>
                <w:caps w:val="0"/>
                <w:noProof/>
              </w:rPr>
            </w:rPrChange>
          </w:rPr>
          <w:delText>Apéndices</w:delText>
        </w:r>
        <w:r w:rsidDel="00A755C9">
          <w:rPr>
            <w:noProof/>
            <w:webHidden/>
          </w:rPr>
          <w:tab/>
          <w:delText>179</w:delText>
        </w:r>
      </w:del>
    </w:p>
    <w:p w14:paraId="3C061235" w14:textId="596D04FB" w:rsidR="003022E0" w:rsidDel="00A755C9" w:rsidRDefault="003022E0">
      <w:pPr>
        <w:pStyle w:val="TDC2"/>
        <w:rPr>
          <w:del w:id="1235" w:author="Pablo Barrero Cruz" w:date="2026-06-30T16:06:00Z" w16du:dateUtc="2026-06-30T14:06:00Z"/>
          <w:rFonts w:eastAsiaTheme="minorEastAsia"/>
          <w:smallCaps w:val="0"/>
          <w:noProof/>
          <w:kern w:val="2"/>
          <w:sz w:val="24"/>
          <w:szCs w:val="24"/>
          <w:lang w:eastAsia="es-ES"/>
          <w14:ligatures w14:val="standardContextual"/>
        </w:rPr>
      </w:pPr>
      <w:del w:id="1236" w:author="Pablo Barrero Cruz" w:date="2026-06-30T16:06:00Z" w16du:dateUtc="2026-06-30T14:06:00Z">
        <w:r w:rsidRPr="00A755C9" w:rsidDel="00A755C9">
          <w:rPr>
            <w:rPrChange w:id="1237" w:author="Pablo Barrero Cruz" w:date="2026-06-30T16:06:00Z" w16du:dateUtc="2026-06-30T14:06:00Z">
              <w:rPr>
                <w:rStyle w:val="Hipervnculo"/>
                <w:smallCaps w:val="0"/>
                <w:noProof/>
              </w:rPr>
            </w:rPrChange>
          </w:rPr>
          <w:delText>13.1</w:delText>
        </w:r>
        <w:r w:rsidDel="00A755C9">
          <w:rPr>
            <w:rFonts w:eastAsiaTheme="minorEastAsia"/>
            <w:smallCaps w:val="0"/>
            <w:noProof/>
            <w:kern w:val="2"/>
            <w:sz w:val="24"/>
            <w:szCs w:val="24"/>
            <w:lang w:eastAsia="es-ES"/>
            <w14:ligatures w14:val="standardContextual"/>
          </w:rPr>
          <w:tab/>
        </w:r>
        <w:r w:rsidRPr="00A755C9" w:rsidDel="00A755C9">
          <w:rPr>
            <w:rPrChange w:id="1238" w:author="Pablo Barrero Cruz" w:date="2026-06-30T16:06:00Z" w16du:dateUtc="2026-06-30T14:06:00Z">
              <w:rPr>
                <w:rStyle w:val="Hipervnculo"/>
                <w:smallCaps w:val="0"/>
                <w:noProof/>
              </w:rPr>
            </w:rPrChange>
          </w:rPr>
          <w:delText>Glosario y Diccionario de Datos</w:delText>
        </w:r>
        <w:r w:rsidDel="00A755C9">
          <w:rPr>
            <w:noProof/>
            <w:webHidden/>
          </w:rPr>
          <w:tab/>
          <w:delText>179</w:delText>
        </w:r>
      </w:del>
    </w:p>
    <w:p w14:paraId="4FF54EB9" w14:textId="4CF39DA4" w:rsidR="003022E0" w:rsidDel="00A755C9" w:rsidRDefault="003022E0">
      <w:pPr>
        <w:pStyle w:val="TDC2"/>
        <w:rPr>
          <w:del w:id="1239" w:author="Pablo Barrero Cruz" w:date="2026-06-30T16:06:00Z" w16du:dateUtc="2026-06-30T14:06:00Z"/>
          <w:rFonts w:eastAsiaTheme="minorEastAsia"/>
          <w:smallCaps w:val="0"/>
          <w:noProof/>
          <w:kern w:val="2"/>
          <w:sz w:val="24"/>
          <w:szCs w:val="24"/>
          <w:lang w:eastAsia="es-ES"/>
          <w14:ligatures w14:val="standardContextual"/>
        </w:rPr>
      </w:pPr>
      <w:del w:id="1240" w:author="Pablo Barrero Cruz" w:date="2026-06-30T16:06:00Z" w16du:dateUtc="2026-06-30T14:06:00Z">
        <w:r w:rsidRPr="00A755C9" w:rsidDel="00A755C9">
          <w:rPr>
            <w:rPrChange w:id="1241" w:author="Pablo Barrero Cruz" w:date="2026-06-30T16:06:00Z" w16du:dateUtc="2026-06-30T14:06:00Z">
              <w:rPr>
                <w:rStyle w:val="Hipervnculo"/>
                <w:smallCaps w:val="0"/>
                <w:noProof/>
              </w:rPr>
            </w:rPrChange>
          </w:rPr>
          <w:delText>13.2</w:delText>
        </w:r>
        <w:r w:rsidDel="00A755C9">
          <w:rPr>
            <w:rFonts w:eastAsiaTheme="minorEastAsia"/>
            <w:smallCaps w:val="0"/>
            <w:noProof/>
            <w:kern w:val="2"/>
            <w:sz w:val="24"/>
            <w:szCs w:val="24"/>
            <w:lang w:eastAsia="es-ES"/>
            <w14:ligatures w14:val="standardContextual"/>
          </w:rPr>
          <w:tab/>
        </w:r>
        <w:r w:rsidRPr="00A755C9" w:rsidDel="00A755C9">
          <w:rPr>
            <w:rPrChange w:id="1242" w:author="Pablo Barrero Cruz" w:date="2026-06-30T16:06:00Z" w16du:dateUtc="2026-06-30T14:06:00Z">
              <w:rPr>
                <w:rStyle w:val="Hipervnculo"/>
                <w:smallCaps w:val="0"/>
                <w:noProof/>
              </w:rPr>
            </w:rPrChange>
          </w:rPr>
          <w:delText>Contenido Entregado en el Archivo adjunto</w:delText>
        </w:r>
        <w:r w:rsidDel="00A755C9">
          <w:rPr>
            <w:noProof/>
            <w:webHidden/>
          </w:rPr>
          <w:tab/>
          <w:delText>181</w:delText>
        </w:r>
      </w:del>
    </w:p>
    <w:p w14:paraId="10D9F663" w14:textId="442C19EB" w:rsidR="003022E0" w:rsidDel="00A755C9" w:rsidRDefault="003022E0">
      <w:pPr>
        <w:pStyle w:val="TDC3"/>
        <w:tabs>
          <w:tab w:val="left" w:pos="1320"/>
          <w:tab w:val="right" w:leader="dot" w:pos="8354"/>
        </w:tabs>
        <w:rPr>
          <w:del w:id="1243" w:author="Pablo Barrero Cruz" w:date="2026-06-30T16:06:00Z" w16du:dateUtc="2026-06-30T14:06:00Z"/>
          <w:rFonts w:eastAsiaTheme="minorEastAsia"/>
          <w:i w:val="0"/>
          <w:iCs w:val="0"/>
          <w:noProof/>
          <w:kern w:val="2"/>
          <w:sz w:val="24"/>
          <w:szCs w:val="24"/>
          <w:lang w:eastAsia="es-ES"/>
          <w14:ligatures w14:val="standardContextual"/>
        </w:rPr>
      </w:pPr>
      <w:del w:id="1244" w:author="Pablo Barrero Cruz" w:date="2026-06-30T16:06:00Z" w16du:dateUtc="2026-06-30T14:06:00Z">
        <w:r w:rsidRPr="00A755C9" w:rsidDel="00A755C9">
          <w:rPr>
            <w:rPrChange w:id="1245" w:author="Pablo Barrero Cruz" w:date="2026-06-30T16:06:00Z" w16du:dateUtc="2026-06-30T14:06:00Z">
              <w:rPr>
                <w:rStyle w:val="Hipervnculo"/>
                <w:i w:val="0"/>
                <w:iCs w:val="0"/>
                <w:noProof/>
              </w:rPr>
            </w:rPrChange>
          </w:rPr>
          <w:delText>13.2.1</w:delText>
        </w:r>
        <w:r w:rsidDel="00A755C9">
          <w:rPr>
            <w:rFonts w:eastAsiaTheme="minorEastAsia"/>
            <w:i w:val="0"/>
            <w:iCs w:val="0"/>
            <w:noProof/>
            <w:kern w:val="2"/>
            <w:sz w:val="24"/>
            <w:szCs w:val="24"/>
            <w:lang w:eastAsia="es-ES"/>
            <w14:ligatures w14:val="standardContextual"/>
          </w:rPr>
          <w:tab/>
        </w:r>
        <w:r w:rsidRPr="00A755C9" w:rsidDel="00A755C9">
          <w:rPr>
            <w:rPrChange w:id="1246" w:author="Pablo Barrero Cruz" w:date="2026-06-30T16:06:00Z" w16du:dateUtc="2026-06-30T14:06:00Z">
              <w:rPr>
                <w:rStyle w:val="Hipervnculo"/>
                <w:i w:val="0"/>
                <w:iCs w:val="0"/>
                <w:noProof/>
              </w:rPr>
            </w:rPrChange>
          </w:rPr>
          <w:delText>Contenidos</w:delText>
        </w:r>
        <w:r w:rsidDel="00A755C9">
          <w:rPr>
            <w:noProof/>
            <w:webHidden/>
          </w:rPr>
          <w:tab/>
          <w:delText>181</w:delText>
        </w:r>
      </w:del>
    </w:p>
    <w:p w14:paraId="14CDEC04" w14:textId="222F5EB2" w:rsidR="003022E0" w:rsidDel="00A755C9" w:rsidRDefault="003022E0">
      <w:pPr>
        <w:pStyle w:val="TDC3"/>
        <w:tabs>
          <w:tab w:val="left" w:pos="1320"/>
          <w:tab w:val="right" w:leader="dot" w:pos="8354"/>
        </w:tabs>
        <w:rPr>
          <w:del w:id="1247" w:author="Pablo Barrero Cruz" w:date="2026-06-30T16:06:00Z" w16du:dateUtc="2026-06-30T14:06:00Z"/>
          <w:rFonts w:eastAsiaTheme="minorEastAsia"/>
          <w:i w:val="0"/>
          <w:iCs w:val="0"/>
          <w:noProof/>
          <w:kern w:val="2"/>
          <w:sz w:val="24"/>
          <w:szCs w:val="24"/>
          <w:lang w:eastAsia="es-ES"/>
          <w14:ligatures w14:val="standardContextual"/>
        </w:rPr>
      </w:pPr>
      <w:del w:id="1248" w:author="Pablo Barrero Cruz" w:date="2026-06-30T16:06:00Z" w16du:dateUtc="2026-06-30T14:06:00Z">
        <w:r w:rsidRPr="00A755C9" w:rsidDel="00A755C9">
          <w:rPr>
            <w:rPrChange w:id="1249" w:author="Pablo Barrero Cruz" w:date="2026-06-30T16:06:00Z" w16du:dateUtc="2026-06-30T14:06:00Z">
              <w:rPr>
                <w:rStyle w:val="Hipervnculo"/>
                <w:i w:val="0"/>
                <w:iCs w:val="0"/>
                <w:noProof/>
              </w:rPr>
            </w:rPrChange>
          </w:rPr>
          <w:delText>13.2.2</w:delText>
        </w:r>
        <w:r w:rsidDel="00A755C9">
          <w:rPr>
            <w:rFonts w:eastAsiaTheme="minorEastAsia"/>
            <w:i w:val="0"/>
            <w:iCs w:val="0"/>
            <w:noProof/>
            <w:kern w:val="2"/>
            <w:sz w:val="24"/>
            <w:szCs w:val="24"/>
            <w:lang w:eastAsia="es-ES"/>
            <w14:ligatures w14:val="standardContextual"/>
          </w:rPr>
          <w:tab/>
        </w:r>
        <w:r w:rsidRPr="00A755C9" w:rsidDel="00A755C9">
          <w:rPr>
            <w:rPrChange w:id="1250" w:author="Pablo Barrero Cruz" w:date="2026-06-30T16:06:00Z" w16du:dateUtc="2026-06-30T14:06:00Z">
              <w:rPr>
                <w:rStyle w:val="Hipervnculo"/>
                <w:i w:val="0"/>
                <w:iCs w:val="0"/>
                <w:noProof/>
              </w:rPr>
            </w:rPrChange>
          </w:rPr>
          <w:delText>Código Ejecutable e Instalación</w:delText>
        </w:r>
        <w:r w:rsidDel="00A755C9">
          <w:rPr>
            <w:noProof/>
            <w:webHidden/>
          </w:rPr>
          <w:tab/>
          <w:delText>182</w:delText>
        </w:r>
      </w:del>
    </w:p>
    <w:p w14:paraId="3AE403D6" w14:textId="647C2029" w:rsidR="003022E0" w:rsidDel="00A755C9" w:rsidRDefault="003022E0">
      <w:pPr>
        <w:pStyle w:val="TDC3"/>
        <w:tabs>
          <w:tab w:val="left" w:pos="1320"/>
          <w:tab w:val="right" w:leader="dot" w:pos="8354"/>
        </w:tabs>
        <w:rPr>
          <w:del w:id="1251" w:author="Pablo Barrero Cruz" w:date="2026-06-30T16:06:00Z" w16du:dateUtc="2026-06-30T14:06:00Z"/>
          <w:rFonts w:eastAsiaTheme="minorEastAsia"/>
          <w:i w:val="0"/>
          <w:iCs w:val="0"/>
          <w:noProof/>
          <w:kern w:val="2"/>
          <w:sz w:val="24"/>
          <w:szCs w:val="24"/>
          <w:lang w:eastAsia="es-ES"/>
          <w14:ligatures w14:val="standardContextual"/>
        </w:rPr>
      </w:pPr>
      <w:del w:id="1252" w:author="Pablo Barrero Cruz" w:date="2026-06-30T16:06:00Z" w16du:dateUtc="2026-06-30T14:06:00Z">
        <w:r w:rsidRPr="00A755C9" w:rsidDel="00A755C9">
          <w:rPr>
            <w:rPrChange w:id="1253" w:author="Pablo Barrero Cruz" w:date="2026-06-30T16:06:00Z" w16du:dateUtc="2026-06-30T14:06:00Z">
              <w:rPr>
                <w:rStyle w:val="Hipervnculo"/>
                <w:i w:val="0"/>
                <w:iCs w:val="0"/>
                <w:noProof/>
              </w:rPr>
            </w:rPrChange>
          </w:rPr>
          <w:delText>13.2.3</w:delText>
        </w:r>
        <w:r w:rsidDel="00A755C9">
          <w:rPr>
            <w:rFonts w:eastAsiaTheme="minorEastAsia"/>
            <w:i w:val="0"/>
            <w:iCs w:val="0"/>
            <w:noProof/>
            <w:kern w:val="2"/>
            <w:sz w:val="24"/>
            <w:szCs w:val="24"/>
            <w:lang w:eastAsia="es-ES"/>
            <w14:ligatures w14:val="standardContextual"/>
          </w:rPr>
          <w:tab/>
        </w:r>
        <w:r w:rsidRPr="00A755C9" w:rsidDel="00A755C9">
          <w:rPr>
            <w:rPrChange w:id="1254" w:author="Pablo Barrero Cruz" w:date="2026-06-30T16:06:00Z" w16du:dateUtc="2026-06-30T14:06:00Z">
              <w:rPr>
                <w:rStyle w:val="Hipervnculo"/>
                <w:i w:val="0"/>
                <w:iCs w:val="0"/>
                <w:noProof/>
              </w:rPr>
            </w:rPrChange>
          </w:rPr>
          <w:delText>Ficheros de Configuración</w:delText>
        </w:r>
        <w:r w:rsidDel="00A755C9">
          <w:rPr>
            <w:noProof/>
            <w:webHidden/>
          </w:rPr>
          <w:tab/>
          <w:delText>182</w:delText>
        </w:r>
      </w:del>
    </w:p>
    <w:p w14:paraId="5873ECED" w14:textId="61847BDA" w:rsidR="003022E0" w:rsidDel="00A755C9" w:rsidRDefault="003022E0">
      <w:pPr>
        <w:pStyle w:val="TDC2"/>
        <w:rPr>
          <w:del w:id="1255" w:author="Pablo Barrero Cruz" w:date="2026-06-30T16:06:00Z" w16du:dateUtc="2026-06-30T14:06:00Z"/>
          <w:rFonts w:eastAsiaTheme="minorEastAsia"/>
          <w:smallCaps w:val="0"/>
          <w:noProof/>
          <w:kern w:val="2"/>
          <w:sz w:val="24"/>
          <w:szCs w:val="24"/>
          <w:lang w:eastAsia="es-ES"/>
          <w14:ligatures w14:val="standardContextual"/>
        </w:rPr>
      </w:pPr>
      <w:del w:id="1256" w:author="Pablo Barrero Cruz" w:date="2026-06-30T16:06:00Z" w16du:dateUtc="2026-06-30T14:06:00Z">
        <w:r w:rsidRPr="00A755C9" w:rsidDel="00A755C9">
          <w:rPr>
            <w:rPrChange w:id="1257" w:author="Pablo Barrero Cruz" w:date="2026-06-30T16:06:00Z" w16du:dateUtc="2026-06-30T14:06:00Z">
              <w:rPr>
                <w:rStyle w:val="Hipervnculo"/>
                <w:smallCaps w:val="0"/>
                <w:noProof/>
              </w:rPr>
            </w:rPrChange>
          </w:rPr>
          <w:delText>13.3</w:delText>
        </w:r>
        <w:r w:rsidDel="00A755C9">
          <w:rPr>
            <w:rFonts w:eastAsiaTheme="minorEastAsia"/>
            <w:smallCaps w:val="0"/>
            <w:noProof/>
            <w:kern w:val="2"/>
            <w:sz w:val="24"/>
            <w:szCs w:val="24"/>
            <w:lang w:eastAsia="es-ES"/>
            <w14:ligatures w14:val="standardContextual"/>
          </w:rPr>
          <w:tab/>
        </w:r>
        <w:r w:rsidRPr="00A755C9" w:rsidDel="00A755C9">
          <w:rPr>
            <w:rPrChange w:id="1258" w:author="Pablo Barrero Cruz" w:date="2026-06-30T16:06:00Z" w16du:dateUtc="2026-06-30T14:06:00Z">
              <w:rPr>
                <w:rStyle w:val="Hipervnculo"/>
                <w:smallCaps w:val="0"/>
                <w:noProof/>
              </w:rPr>
            </w:rPrChange>
          </w:rPr>
          <w:delText>Código Fuente</w:delText>
        </w:r>
        <w:r w:rsidDel="00A755C9">
          <w:rPr>
            <w:noProof/>
            <w:webHidden/>
          </w:rPr>
          <w:tab/>
          <w:delText>183</w:delText>
        </w:r>
      </w:del>
    </w:p>
    <w:p w14:paraId="7255252C" w14:textId="1F097E6A" w:rsidR="003022E0" w:rsidDel="00A755C9" w:rsidRDefault="003022E0">
      <w:pPr>
        <w:pStyle w:val="TDC2"/>
        <w:rPr>
          <w:del w:id="1259" w:author="Pablo Barrero Cruz" w:date="2026-06-30T16:06:00Z" w16du:dateUtc="2026-06-30T14:06:00Z"/>
          <w:rFonts w:eastAsiaTheme="minorEastAsia"/>
          <w:smallCaps w:val="0"/>
          <w:noProof/>
          <w:kern w:val="2"/>
          <w:sz w:val="24"/>
          <w:szCs w:val="24"/>
          <w:lang w:eastAsia="es-ES"/>
          <w14:ligatures w14:val="standardContextual"/>
        </w:rPr>
      </w:pPr>
      <w:del w:id="1260" w:author="Pablo Barrero Cruz" w:date="2026-06-30T16:06:00Z" w16du:dateUtc="2026-06-30T14:06:00Z">
        <w:r w:rsidRPr="00A755C9" w:rsidDel="00A755C9">
          <w:rPr>
            <w:rPrChange w:id="1261" w:author="Pablo Barrero Cruz" w:date="2026-06-30T16:06:00Z" w16du:dateUtc="2026-06-30T14:06:00Z">
              <w:rPr>
                <w:rStyle w:val="Hipervnculo"/>
                <w:smallCaps w:val="0"/>
                <w:noProof/>
              </w:rPr>
            </w:rPrChange>
          </w:rPr>
          <w:delText>13.4</w:delText>
        </w:r>
        <w:r w:rsidDel="00A755C9">
          <w:rPr>
            <w:rFonts w:eastAsiaTheme="minorEastAsia"/>
            <w:smallCaps w:val="0"/>
            <w:noProof/>
            <w:kern w:val="2"/>
            <w:sz w:val="24"/>
            <w:szCs w:val="24"/>
            <w:lang w:eastAsia="es-ES"/>
            <w14:ligatures w14:val="standardContextual"/>
          </w:rPr>
          <w:tab/>
        </w:r>
        <w:r w:rsidRPr="00A755C9" w:rsidDel="00A755C9">
          <w:rPr>
            <w:rPrChange w:id="1262" w:author="Pablo Barrero Cruz" w:date="2026-06-30T16:06:00Z" w16du:dateUtc="2026-06-30T14:06:00Z">
              <w:rPr>
                <w:rStyle w:val="Hipervnculo"/>
                <w:smallCaps w:val="0"/>
                <w:noProof/>
              </w:rPr>
            </w:rPrChange>
          </w:rPr>
          <w:delText>Propiedad intelectual y licencias</w:delText>
        </w:r>
        <w:r w:rsidDel="00A755C9">
          <w:rPr>
            <w:noProof/>
            <w:webHidden/>
          </w:rPr>
          <w:tab/>
          <w:delText>184</w:delText>
        </w:r>
      </w:del>
    </w:p>
    <w:p w14:paraId="47800A76" w14:textId="387C6661" w:rsidR="003022E0" w:rsidDel="00A755C9" w:rsidRDefault="003022E0">
      <w:pPr>
        <w:pStyle w:val="TDC2"/>
        <w:rPr>
          <w:del w:id="1263" w:author="Pablo Barrero Cruz" w:date="2026-06-30T16:06:00Z" w16du:dateUtc="2026-06-30T14:06:00Z"/>
          <w:rFonts w:eastAsiaTheme="minorEastAsia"/>
          <w:smallCaps w:val="0"/>
          <w:noProof/>
          <w:kern w:val="2"/>
          <w:sz w:val="24"/>
          <w:szCs w:val="24"/>
          <w:lang w:eastAsia="es-ES"/>
          <w14:ligatures w14:val="standardContextual"/>
        </w:rPr>
      </w:pPr>
      <w:del w:id="1264" w:author="Pablo Barrero Cruz" w:date="2026-06-30T16:06:00Z" w16du:dateUtc="2026-06-30T14:06:00Z">
        <w:r w:rsidRPr="00A755C9" w:rsidDel="00A755C9">
          <w:rPr>
            <w:rPrChange w:id="1265" w:author="Pablo Barrero Cruz" w:date="2026-06-30T16:06:00Z" w16du:dateUtc="2026-06-30T14:06:00Z">
              <w:rPr>
                <w:rStyle w:val="Hipervnculo"/>
                <w:smallCaps w:val="0"/>
                <w:noProof/>
              </w:rPr>
            </w:rPrChange>
          </w:rPr>
          <w:delText>13.5</w:delText>
        </w:r>
        <w:r w:rsidDel="00A755C9">
          <w:rPr>
            <w:rFonts w:eastAsiaTheme="minorEastAsia"/>
            <w:smallCaps w:val="0"/>
            <w:noProof/>
            <w:kern w:val="2"/>
            <w:sz w:val="24"/>
            <w:szCs w:val="24"/>
            <w:lang w:eastAsia="es-ES"/>
            <w14:ligatures w14:val="standardContextual"/>
          </w:rPr>
          <w:tab/>
        </w:r>
        <w:r w:rsidRPr="00A755C9" w:rsidDel="00A755C9">
          <w:rPr>
            <w:rPrChange w:id="1266" w:author="Pablo Barrero Cruz" w:date="2026-06-30T16:06:00Z" w16du:dateUtc="2026-06-30T14:06:00Z">
              <w:rPr>
                <w:rStyle w:val="Hipervnculo"/>
                <w:smallCaps w:val="0"/>
                <w:noProof/>
              </w:rPr>
            </w:rPrChange>
          </w:rPr>
          <w:delText>Actas de reuniones</w:delText>
        </w:r>
        <w:r w:rsidDel="00A755C9">
          <w:rPr>
            <w:noProof/>
            <w:webHidden/>
          </w:rPr>
          <w:tab/>
          <w:delText>184</w:delText>
        </w:r>
      </w:del>
    </w:p>
    <w:p w14:paraId="6D520B57" w14:textId="161E25EA" w:rsidR="00CE72B9" w:rsidRDefault="00BE2B2E" w:rsidP="00900E8E">
      <w:r>
        <w:fldChar w:fldCharType="end"/>
      </w:r>
    </w:p>
    <w:p w14:paraId="7F89ECC8" w14:textId="77777777" w:rsidR="00900E8E" w:rsidRDefault="00900E8E" w:rsidP="00900E8E"/>
    <w:p w14:paraId="644B773D" w14:textId="77777777" w:rsidR="00900E8E" w:rsidRDefault="00900E8E" w:rsidP="00900E8E">
      <w:pPr>
        <w:pStyle w:val="Ttulo"/>
      </w:pPr>
      <w:r>
        <w:t>Índice de Figuras y Tablas</w:t>
      </w:r>
    </w:p>
    <w:p w14:paraId="1C0FEA23" w14:textId="77777777" w:rsidR="001D7D77" w:rsidRDefault="00BF74D5">
      <w:pPr>
        <w:pStyle w:val="TDC1"/>
        <w:keepNext/>
      </w:pPr>
      <w:r>
        <w:t>Capítulo 2. Introducción</w:t>
      </w:r>
    </w:p>
    <w:p w14:paraId="299604FA" w14:textId="0D8F2025" w:rsidR="001D7D77" w:rsidRDefault="001D7D77">
      <w:pPr>
        <w:pStyle w:val="TDC2"/>
        <w:ind w:left="720"/>
        <w:rPr>
          <w:rFonts w:eastAsiaTheme="minorEastAsia"/>
          <w:smallCaps w:val="0"/>
          <w:noProof/>
          <w:kern w:val="2"/>
          <w:sz w:val="24"/>
          <w:szCs w:val="24"/>
          <w:lang w:eastAsia="es-ES"/>
          <w14:ligatures w14:val="standardContextual"/>
        </w:rPr>
      </w:pPr>
      <w:r>
        <w:rPr>
          <w:noProof/>
        </w:rPr>
        <w:t>Tabla 2.1. Comparativa de alternativas analizadas.</w:t>
      </w:r>
      <w:r w:rsidR="00BF74D5">
        <w:rPr>
          <w:noProof/>
          <w:webHidden/>
        </w:rPr>
        <w:tab/>
      </w:r>
      <w:r w:rsidR="00BF74D5">
        <w:rPr>
          <w:noProof/>
          <w:webHidden/>
        </w:rPr>
        <w:fldChar w:fldCharType="begin"/>
      </w:r>
      <w:r w:rsidR="00BF74D5">
        <w:rPr>
          <w:noProof/>
          <w:webHidden/>
        </w:rPr>
        <w:instrText xml:space="preserve"> PAGEREF _Toc233720790 \h </w:instrText>
      </w:r>
      <w:r w:rsidR="00BF74D5">
        <w:rPr>
          <w:noProof/>
          <w:webHidden/>
        </w:rPr>
      </w:r>
      <w:r w:rsidR="00BF74D5">
        <w:rPr>
          <w:noProof/>
          <w:webHidden/>
        </w:rPr>
        <w:fldChar w:fldCharType="separate"/>
      </w:r>
      <w:r w:rsidR="00AC0FAC">
        <w:rPr>
          <w:noProof/>
          <w:webHidden/>
        </w:rPr>
        <w:t>24</w:t>
      </w:r>
      <w:r w:rsidR="00BF74D5">
        <w:rPr>
          <w:noProof/>
          <w:webHidden/>
        </w:rPr>
        <w:fldChar w:fldCharType="end"/>
      </w:r>
    </w:p>
    <w:p w14:paraId="7B49B080" w14:textId="77777777" w:rsidR="001D7D77" w:rsidRDefault="00BF74D5">
      <w:pPr>
        <w:pStyle w:val="TDC1"/>
        <w:keepNext/>
      </w:pPr>
      <w:r>
        <w:t>Capítulo 4. Planificación del Proyecto y Presupuesto Iniciales</w:t>
      </w:r>
    </w:p>
    <w:p w14:paraId="55051BDB" w14:textId="2FBBF6BB" w:rsidR="001D7D77" w:rsidRDefault="001D7D77">
      <w:pPr>
        <w:pStyle w:val="TDC2"/>
        <w:ind w:left="720"/>
        <w:rPr>
          <w:rFonts w:eastAsiaTheme="minorEastAsia"/>
          <w:smallCaps w:val="0"/>
          <w:noProof/>
          <w:kern w:val="2"/>
          <w:sz w:val="24"/>
          <w:szCs w:val="24"/>
          <w:lang w:eastAsia="es-ES"/>
          <w14:ligatures w14:val="standardContextual"/>
        </w:rPr>
      </w:pPr>
      <w:r>
        <w:rPr>
          <w:noProof/>
        </w:rPr>
        <w:t>Tabla 4.1. Columnas del tablero Kanban inicial.</w:t>
      </w:r>
      <w:r w:rsidR="00BF74D5">
        <w:rPr>
          <w:noProof/>
          <w:webHidden/>
        </w:rPr>
        <w:tab/>
      </w:r>
      <w:r w:rsidR="00BF74D5">
        <w:rPr>
          <w:noProof/>
          <w:webHidden/>
        </w:rPr>
        <w:fldChar w:fldCharType="begin"/>
      </w:r>
      <w:r w:rsidR="00BF74D5">
        <w:rPr>
          <w:noProof/>
          <w:webHidden/>
        </w:rPr>
        <w:instrText xml:space="preserve"> PAGEREF _Toc233720791 \h </w:instrText>
      </w:r>
      <w:r w:rsidR="00BF74D5">
        <w:rPr>
          <w:noProof/>
          <w:webHidden/>
        </w:rPr>
      </w:r>
      <w:r w:rsidR="00BF74D5">
        <w:rPr>
          <w:noProof/>
          <w:webHidden/>
        </w:rPr>
        <w:fldChar w:fldCharType="separate"/>
      </w:r>
      <w:r w:rsidR="00DA22BD">
        <w:rPr>
          <w:noProof/>
          <w:webHidden/>
        </w:rPr>
        <w:t>31</w:t>
      </w:r>
      <w:r w:rsidR="00BF74D5">
        <w:rPr>
          <w:noProof/>
          <w:webHidden/>
        </w:rPr>
        <w:fldChar w:fldCharType="end"/>
      </w:r>
    </w:p>
    <w:p w14:paraId="400A760D" w14:textId="11C74619" w:rsidR="001D7D77" w:rsidRDefault="001D7D77" w:rsidP="003022E0">
      <w:pPr>
        <w:pStyle w:val="TDC2"/>
        <w:ind w:left="720"/>
        <w:rPr>
          <w:rFonts w:eastAsiaTheme="minorEastAsia"/>
          <w:smallCaps w:val="0"/>
          <w:noProof/>
          <w:kern w:val="2"/>
          <w:sz w:val="24"/>
          <w:szCs w:val="24"/>
          <w:lang w:eastAsia="es-ES"/>
          <w14:ligatures w14:val="standardContextual"/>
        </w:rPr>
      </w:pPr>
      <w:r>
        <w:rPr>
          <w:noProof/>
        </w:rPr>
        <w:t>Tabla 4.2. Planificación inicial por sprints.</w:t>
      </w:r>
      <w:r w:rsidR="00BF74D5">
        <w:rPr>
          <w:noProof/>
          <w:webHidden/>
        </w:rPr>
        <w:tab/>
      </w:r>
      <w:r w:rsidR="003022E0">
        <w:rPr>
          <w:noProof/>
          <w:webHidden/>
        </w:rPr>
        <w:tab/>
      </w:r>
      <w:r w:rsidR="00BF74D5">
        <w:rPr>
          <w:noProof/>
          <w:webHidden/>
        </w:rPr>
        <w:fldChar w:fldCharType="begin"/>
      </w:r>
      <w:r w:rsidR="00BF74D5">
        <w:rPr>
          <w:noProof/>
          <w:webHidden/>
        </w:rPr>
        <w:instrText xml:space="preserve"> PAGEREF _Toc233720792 \h </w:instrText>
      </w:r>
      <w:r w:rsidR="00BF74D5">
        <w:rPr>
          <w:noProof/>
          <w:webHidden/>
        </w:rPr>
      </w:r>
      <w:r w:rsidR="00BF74D5">
        <w:rPr>
          <w:noProof/>
          <w:webHidden/>
        </w:rPr>
        <w:fldChar w:fldCharType="separate"/>
      </w:r>
      <w:r w:rsidR="00DA22BD">
        <w:rPr>
          <w:noProof/>
          <w:webHidden/>
        </w:rPr>
        <w:t>32</w:t>
      </w:r>
      <w:r w:rsidR="00BF74D5">
        <w:rPr>
          <w:noProof/>
          <w:webHidden/>
        </w:rPr>
        <w:fldChar w:fldCharType="end"/>
      </w:r>
    </w:p>
    <w:p w14:paraId="6C5FB43A" w14:textId="76968ECD" w:rsidR="001D7D77" w:rsidRDefault="001D7D77">
      <w:pPr>
        <w:pStyle w:val="TDC2"/>
        <w:ind w:left="720"/>
        <w:rPr>
          <w:rFonts w:eastAsiaTheme="minorEastAsia"/>
          <w:smallCaps w:val="0"/>
          <w:noProof/>
          <w:kern w:val="2"/>
          <w:sz w:val="24"/>
          <w:szCs w:val="24"/>
          <w:lang w:eastAsia="es-ES"/>
          <w14:ligatures w14:val="standardContextual"/>
        </w:rPr>
      </w:pPr>
      <w:r>
        <w:rPr>
          <w:noProof/>
        </w:rPr>
        <w:t>Tabla 4.3. Riesgos iniciales del proyecto.</w:t>
      </w:r>
      <w:r w:rsidR="00BF74D5">
        <w:rPr>
          <w:noProof/>
          <w:webHidden/>
        </w:rPr>
        <w:tab/>
      </w:r>
      <w:r w:rsidR="00BF74D5">
        <w:rPr>
          <w:noProof/>
          <w:webHidden/>
        </w:rPr>
        <w:fldChar w:fldCharType="begin"/>
      </w:r>
      <w:r w:rsidR="00BF74D5">
        <w:rPr>
          <w:noProof/>
          <w:webHidden/>
        </w:rPr>
        <w:instrText xml:space="preserve"> PAGEREF _Toc233720793 \h </w:instrText>
      </w:r>
      <w:r w:rsidR="00BF74D5">
        <w:rPr>
          <w:noProof/>
          <w:webHidden/>
        </w:rPr>
      </w:r>
      <w:r w:rsidR="00BF74D5">
        <w:rPr>
          <w:noProof/>
          <w:webHidden/>
        </w:rPr>
        <w:fldChar w:fldCharType="separate"/>
      </w:r>
      <w:r w:rsidR="00DA22BD">
        <w:rPr>
          <w:noProof/>
          <w:webHidden/>
        </w:rPr>
        <w:t>32</w:t>
      </w:r>
      <w:r w:rsidR="00BF74D5">
        <w:rPr>
          <w:noProof/>
          <w:webHidden/>
        </w:rPr>
        <w:fldChar w:fldCharType="end"/>
      </w:r>
    </w:p>
    <w:p w14:paraId="2E91F74D" w14:textId="355E1C79" w:rsidR="001D7D77" w:rsidRDefault="001D7D77">
      <w:pPr>
        <w:pStyle w:val="TDC2"/>
        <w:ind w:left="720"/>
        <w:rPr>
          <w:rFonts w:eastAsiaTheme="minorEastAsia"/>
          <w:smallCaps w:val="0"/>
          <w:noProof/>
          <w:kern w:val="2"/>
          <w:sz w:val="24"/>
          <w:szCs w:val="24"/>
          <w:lang w:eastAsia="es-ES"/>
          <w14:ligatures w14:val="standardContextual"/>
        </w:rPr>
      </w:pPr>
      <w:r>
        <w:rPr>
          <w:noProof/>
        </w:rPr>
        <w:t>Tabla 4.4. Estimación inicial del coste de personal por rol.</w:t>
      </w:r>
      <w:r w:rsidR="00BF74D5">
        <w:rPr>
          <w:noProof/>
          <w:webHidden/>
        </w:rPr>
        <w:tab/>
      </w:r>
      <w:r w:rsidR="00BF74D5">
        <w:rPr>
          <w:noProof/>
          <w:webHidden/>
        </w:rPr>
        <w:fldChar w:fldCharType="begin"/>
      </w:r>
      <w:r w:rsidR="00BF74D5">
        <w:rPr>
          <w:noProof/>
          <w:webHidden/>
        </w:rPr>
        <w:instrText xml:space="preserve"> PAGEREF _Toc233720794 \h </w:instrText>
      </w:r>
      <w:r w:rsidR="00BF74D5">
        <w:rPr>
          <w:noProof/>
          <w:webHidden/>
        </w:rPr>
      </w:r>
      <w:r w:rsidR="00BF74D5">
        <w:rPr>
          <w:noProof/>
          <w:webHidden/>
        </w:rPr>
        <w:fldChar w:fldCharType="separate"/>
      </w:r>
      <w:r w:rsidR="00DA22BD">
        <w:rPr>
          <w:noProof/>
          <w:webHidden/>
        </w:rPr>
        <w:t>33</w:t>
      </w:r>
      <w:r w:rsidR="00BF74D5">
        <w:rPr>
          <w:noProof/>
          <w:webHidden/>
        </w:rPr>
        <w:fldChar w:fldCharType="end"/>
      </w:r>
    </w:p>
    <w:p w14:paraId="30C923E8" w14:textId="21F81AC5" w:rsidR="001D7D77" w:rsidRDefault="001D7D77">
      <w:pPr>
        <w:pStyle w:val="TDC2"/>
        <w:ind w:left="720"/>
        <w:rPr>
          <w:rFonts w:eastAsiaTheme="minorEastAsia"/>
          <w:smallCaps w:val="0"/>
          <w:noProof/>
          <w:kern w:val="2"/>
          <w:sz w:val="24"/>
          <w:szCs w:val="24"/>
          <w:lang w:eastAsia="es-ES"/>
          <w14:ligatures w14:val="standardContextual"/>
        </w:rPr>
      </w:pPr>
      <w:r>
        <w:rPr>
          <w:noProof/>
        </w:rPr>
        <w:t>Tabla 4.5. Costes directos no laborales.</w:t>
      </w:r>
      <w:r w:rsidR="00BF74D5">
        <w:rPr>
          <w:noProof/>
          <w:webHidden/>
        </w:rPr>
        <w:tab/>
      </w:r>
      <w:r w:rsidR="00BF74D5">
        <w:rPr>
          <w:noProof/>
          <w:webHidden/>
        </w:rPr>
        <w:fldChar w:fldCharType="begin"/>
      </w:r>
      <w:r w:rsidR="00BF74D5">
        <w:rPr>
          <w:noProof/>
          <w:webHidden/>
        </w:rPr>
        <w:instrText xml:space="preserve"> PAGEREF _Toc233720795 \h </w:instrText>
      </w:r>
      <w:r w:rsidR="00BF74D5">
        <w:rPr>
          <w:noProof/>
          <w:webHidden/>
        </w:rPr>
      </w:r>
      <w:r w:rsidR="00BF74D5">
        <w:rPr>
          <w:noProof/>
          <w:webHidden/>
        </w:rPr>
        <w:fldChar w:fldCharType="separate"/>
      </w:r>
      <w:r w:rsidR="00DA22BD">
        <w:rPr>
          <w:noProof/>
          <w:webHidden/>
        </w:rPr>
        <w:t>34</w:t>
      </w:r>
      <w:r w:rsidR="00BF74D5">
        <w:rPr>
          <w:noProof/>
          <w:webHidden/>
        </w:rPr>
        <w:fldChar w:fldCharType="end"/>
      </w:r>
    </w:p>
    <w:p w14:paraId="2F735A71" w14:textId="36E759F8" w:rsidR="001D7D77" w:rsidRDefault="001D7D77">
      <w:pPr>
        <w:pStyle w:val="TDC2"/>
        <w:ind w:left="720"/>
        <w:rPr>
          <w:rFonts w:eastAsiaTheme="minorEastAsia"/>
          <w:smallCaps w:val="0"/>
          <w:noProof/>
          <w:kern w:val="2"/>
          <w:sz w:val="24"/>
          <w:szCs w:val="24"/>
          <w:lang w:eastAsia="es-ES"/>
          <w14:ligatures w14:val="standardContextual"/>
        </w:rPr>
      </w:pPr>
      <w:r>
        <w:rPr>
          <w:noProof/>
        </w:rPr>
        <w:t>Tabla 4.6. Resumen del presupuesto de costes.</w:t>
      </w:r>
      <w:r w:rsidR="00BF74D5">
        <w:rPr>
          <w:noProof/>
          <w:webHidden/>
        </w:rPr>
        <w:tab/>
      </w:r>
      <w:r w:rsidR="00BF74D5">
        <w:rPr>
          <w:noProof/>
          <w:webHidden/>
        </w:rPr>
        <w:fldChar w:fldCharType="begin"/>
      </w:r>
      <w:r w:rsidR="00BF74D5">
        <w:rPr>
          <w:noProof/>
          <w:webHidden/>
        </w:rPr>
        <w:instrText xml:space="preserve"> PAGEREF _Toc233720796 \h </w:instrText>
      </w:r>
      <w:r w:rsidR="00BF74D5">
        <w:rPr>
          <w:noProof/>
          <w:webHidden/>
        </w:rPr>
      </w:r>
      <w:r w:rsidR="00BF74D5">
        <w:rPr>
          <w:noProof/>
          <w:webHidden/>
        </w:rPr>
        <w:fldChar w:fldCharType="separate"/>
      </w:r>
      <w:r w:rsidR="00DA22BD">
        <w:rPr>
          <w:noProof/>
          <w:webHidden/>
        </w:rPr>
        <w:t>34</w:t>
      </w:r>
      <w:r w:rsidR="00BF74D5">
        <w:rPr>
          <w:noProof/>
          <w:webHidden/>
        </w:rPr>
        <w:fldChar w:fldCharType="end"/>
      </w:r>
    </w:p>
    <w:p w14:paraId="77616EC0" w14:textId="01FBE1B1" w:rsidR="001D7D77" w:rsidRDefault="001D7D77">
      <w:pPr>
        <w:pStyle w:val="TDC2"/>
        <w:ind w:left="720"/>
        <w:rPr>
          <w:rFonts w:eastAsiaTheme="minorEastAsia"/>
          <w:smallCaps w:val="0"/>
          <w:noProof/>
          <w:kern w:val="2"/>
          <w:sz w:val="24"/>
          <w:szCs w:val="24"/>
          <w:lang w:eastAsia="es-ES"/>
          <w14:ligatures w14:val="standardContextual"/>
        </w:rPr>
      </w:pPr>
      <w:r>
        <w:rPr>
          <w:noProof/>
        </w:rPr>
        <w:t>Tabla 4.7. Presupuesto simplificado por unidades funcionales.</w:t>
      </w:r>
      <w:r w:rsidR="00BF74D5">
        <w:rPr>
          <w:noProof/>
          <w:webHidden/>
        </w:rPr>
        <w:tab/>
      </w:r>
      <w:r w:rsidR="00BF74D5">
        <w:rPr>
          <w:noProof/>
          <w:webHidden/>
        </w:rPr>
        <w:fldChar w:fldCharType="begin"/>
      </w:r>
      <w:r w:rsidR="00BF74D5">
        <w:rPr>
          <w:noProof/>
          <w:webHidden/>
        </w:rPr>
        <w:instrText xml:space="preserve"> PAGEREF _Toc233720797 \h </w:instrText>
      </w:r>
      <w:r w:rsidR="00BF74D5">
        <w:rPr>
          <w:noProof/>
          <w:webHidden/>
        </w:rPr>
      </w:r>
      <w:r w:rsidR="00BF74D5">
        <w:rPr>
          <w:noProof/>
          <w:webHidden/>
        </w:rPr>
        <w:fldChar w:fldCharType="separate"/>
      </w:r>
      <w:r w:rsidR="00DA22BD">
        <w:rPr>
          <w:noProof/>
          <w:webHidden/>
        </w:rPr>
        <w:t>34</w:t>
      </w:r>
      <w:r w:rsidR="00BF74D5">
        <w:rPr>
          <w:noProof/>
          <w:webHidden/>
        </w:rPr>
        <w:fldChar w:fldCharType="end"/>
      </w:r>
    </w:p>
    <w:p w14:paraId="6FE2A373" w14:textId="77777777" w:rsidR="001D7D77" w:rsidRDefault="00BF74D5">
      <w:pPr>
        <w:pStyle w:val="TDC1"/>
        <w:keepNext/>
      </w:pPr>
      <w:r>
        <w:t>Capítulo 5. Análisis</w:t>
      </w:r>
    </w:p>
    <w:p w14:paraId="64A55B9A" w14:textId="7F386CC4" w:rsidR="001D7D77" w:rsidRDefault="001D7D77">
      <w:pPr>
        <w:pStyle w:val="TDC2"/>
        <w:ind w:left="720"/>
        <w:rPr>
          <w:rFonts w:eastAsiaTheme="minorEastAsia"/>
          <w:smallCaps w:val="0"/>
          <w:noProof/>
          <w:kern w:val="2"/>
          <w:sz w:val="24"/>
          <w:szCs w:val="24"/>
          <w:lang w:eastAsia="es-ES"/>
          <w14:ligatures w14:val="standardContextual"/>
        </w:rPr>
      </w:pPr>
      <w:r>
        <w:rPr>
          <w:noProof/>
        </w:rPr>
        <w:t>Tabla 5.2.1. Requisitos funcionales de autenticación y gestión de usuarios</w:t>
      </w:r>
      <w:r w:rsidR="00BF74D5">
        <w:rPr>
          <w:noProof/>
          <w:webHidden/>
        </w:rPr>
        <w:tab/>
      </w:r>
      <w:r w:rsidR="00BF74D5">
        <w:rPr>
          <w:noProof/>
          <w:webHidden/>
        </w:rPr>
        <w:fldChar w:fldCharType="begin"/>
      </w:r>
      <w:r w:rsidR="00BF74D5">
        <w:rPr>
          <w:noProof/>
          <w:webHidden/>
        </w:rPr>
        <w:instrText xml:space="preserve"> PAGEREF _Toc233720798 \h </w:instrText>
      </w:r>
      <w:r w:rsidR="00BF74D5">
        <w:rPr>
          <w:noProof/>
          <w:webHidden/>
        </w:rPr>
      </w:r>
      <w:r w:rsidR="00BF74D5">
        <w:rPr>
          <w:noProof/>
          <w:webHidden/>
        </w:rPr>
        <w:fldChar w:fldCharType="separate"/>
      </w:r>
      <w:r w:rsidR="00DA22BD">
        <w:rPr>
          <w:noProof/>
          <w:webHidden/>
        </w:rPr>
        <w:t>38</w:t>
      </w:r>
      <w:r w:rsidR="00BF74D5">
        <w:rPr>
          <w:noProof/>
          <w:webHidden/>
        </w:rPr>
        <w:fldChar w:fldCharType="end"/>
      </w:r>
    </w:p>
    <w:p w14:paraId="36B80148" w14:textId="39571A49" w:rsidR="001D7D77" w:rsidRDefault="001D7D77">
      <w:pPr>
        <w:pStyle w:val="TDC2"/>
        <w:ind w:left="720"/>
        <w:rPr>
          <w:rFonts w:eastAsiaTheme="minorEastAsia"/>
          <w:smallCaps w:val="0"/>
          <w:noProof/>
          <w:kern w:val="2"/>
          <w:sz w:val="24"/>
          <w:szCs w:val="24"/>
          <w:lang w:eastAsia="es-ES"/>
          <w14:ligatures w14:val="standardContextual"/>
        </w:rPr>
      </w:pPr>
      <w:r>
        <w:rPr>
          <w:noProof/>
        </w:rPr>
        <w:t>Tabla 5.2.2. Requisitos funcionales del banco de preguntas</w:t>
      </w:r>
      <w:r w:rsidR="00BF74D5">
        <w:rPr>
          <w:noProof/>
          <w:webHidden/>
        </w:rPr>
        <w:tab/>
      </w:r>
      <w:r w:rsidR="00BF74D5">
        <w:rPr>
          <w:noProof/>
          <w:webHidden/>
        </w:rPr>
        <w:fldChar w:fldCharType="begin"/>
      </w:r>
      <w:r w:rsidR="00BF74D5">
        <w:rPr>
          <w:noProof/>
          <w:webHidden/>
        </w:rPr>
        <w:instrText xml:space="preserve"> PAGEREF _Toc233720799 \h </w:instrText>
      </w:r>
      <w:r w:rsidR="00BF74D5">
        <w:rPr>
          <w:noProof/>
          <w:webHidden/>
        </w:rPr>
      </w:r>
      <w:r w:rsidR="00BF74D5">
        <w:rPr>
          <w:noProof/>
          <w:webHidden/>
        </w:rPr>
        <w:fldChar w:fldCharType="separate"/>
      </w:r>
      <w:r w:rsidR="00DA22BD">
        <w:rPr>
          <w:noProof/>
          <w:webHidden/>
        </w:rPr>
        <w:t>40</w:t>
      </w:r>
      <w:r w:rsidR="00BF74D5">
        <w:rPr>
          <w:noProof/>
          <w:webHidden/>
        </w:rPr>
        <w:fldChar w:fldCharType="end"/>
      </w:r>
    </w:p>
    <w:p w14:paraId="4C15F4EE" w14:textId="2A18F2A2" w:rsidR="001D7D77" w:rsidRDefault="001D7D77">
      <w:pPr>
        <w:pStyle w:val="TDC2"/>
        <w:ind w:left="720"/>
        <w:rPr>
          <w:rFonts w:eastAsiaTheme="minorEastAsia"/>
          <w:smallCaps w:val="0"/>
          <w:noProof/>
          <w:kern w:val="2"/>
          <w:sz w:val="24"/>
          <w:szCs w:val="24"/>
          <w:lang w:eastAsia="es-ES"/>
          <w14:ligatures w14:val="standardContextual"/>
        </w:rPr>
      </w:pPr>
      <w:r>
        <w:rPr>
          <w:noProof/>
        </w:rPr>
        <w:t>Tabla 5.2.3. Requisitos funcionales de gestión de cuestionarios</w:t>
      </w:r>
      <w:r w:rsidR="00BF74D5">
        <w:rPr>
          <w:noProof/>
          <w:webHidden/>
        </w:rPr>
        <w:tab/>
      </w:r>
      <w:r w:rsidR="00BF74D5">
        <w:rPr>
          <w:noProof/>
          <w:webHidden/>
        </w:rPr>
        <w:fldChar w:fldCharType="begin"/>
      </w:r>
      <w:r w:rsidR="00BF74D5">
        <w:rPr>
          <w:noProof/>
          <w:webHidden/>
        </w:rPr>
        <w:instrText xml:space="preserve"> PAGEREF _Toc233720800 \h </w:instrText>
      </w:r>
      <w:r w:rsidR="00BF74D5">
        <w:rPr>
          <w:noProof/>
          <w:webHidden/>
        </w:rPr>
      </w:r>
      <w:r w:rsidR="00BF74D5">
        <w:rPr>
          <w:noProof/>
          <w:webHidden/>
        </w:rPr>
        <w:fldChar w:fldCharType="separate"/>
      </w:r>
      <w:r w:rsidR="00DA22BD">
        <w:rPr>
          <w:noProof/>
          <w:webHidden/>
        </w:rPr>
        <w:t>41</w:t>
      </w:r>
      <w:r w:rsidR="00BF74D5">
        <w:rPr>
          <w:noProof/>
          <w:webHidden/>
        </w:rPr>
        <w:fldChar w:fldCharType="end"/>
      </w:r>
    </w:p>
    <w:p w14:paraId="01623D22" w14:textId="17AEC6CB" w:rsidR="001D7D77" w:rsidRDefault="001D7D77">
      <w:pPr>
        <w:pStyle w:val="TDC2"/>
        <w:ind w:left="720"/>
        <w:rPr>
          <w:rFonts w:eastAsiaTheme="minorEastAsia"/>
          <w:smallCaps w:val="0"/>
          <w:noProof/>
          <w:kern w:val="2"/>
          <w:sz w:val="24"/>
          <w:szCs w:val="24"/>
          <w:lang w:eastAsia="es-ES"/>
          <w14:ligatures w14:val="standardContextual"/>
        </w:rPr>
      </w:pPr>
      <w:r>
        <w:rPr>
          <w:noProof/>
        </w:rPr>
        <w:t>Tabla 5.2.4. Requisitos funcionales de realización de cuestionarios</w:t>
      </w:r>
      <w:r w:rsidR="00BF74D5">
        <w:rPr>
          <w:noProof/>
          <w:webHidden/>
        </w:rPr>
        <w:tab/>
      </w:r>
      <w:r w:rsidR="00BF74D5">
        <w:rPr>
          <w:noProof/>
          <w:webHidden/>
        </w:rPr>
        <w:fldChar w:fldCharType="begin"/>
      </w:r>
      <w:r w:rsidR="00BF74D5">
        <w:rPr>
          <w:noProof/>
          <w:webHidden/>
        </w:rPr>
        <w:instrText xml:space="preserve"> PAGEREF _Toc233720801 \h </w:instrText>
      </w:r>
      <w:r w:rsidR="00BF74D5">
        <w:rPr>
          <w:noProof/>
          <w:webHidden/>
        </w:rPr>
      </w:r>
      <w:r w:rsidR="00BF74D5">
        <w:rPr>
          <w:noProof/>
          <w:webHidden/>
        </w:rPr>
        <w:fldChar w:fldCharType="separate"/>
      </w:r>
      <w:r w:rsidR="00DA22BD">
        <w:rPr>
          <w:noProof/>
          <w:webHidden/>
        </w:rPr>
        <w:t>41</w:t>
      </w:r>
      <w:r w:rsidR="00BF74D5">
        <w:rPr>
          <w:noProof/>
          <w:webHidden/>
        </w:rPr>
        <w:fldChar w:fldCharType="end"/>
      </w:r>
    </w:p>
    <w:p w14:paraId="30CFFFB1" w14:textId="551984EC" w:rsidR="001D7D77" w:rsidRDefault="001D7D77">
      <w:pPr>
        <w:pStyle w:val="TDC2"/>
        <w:ind w:left="720"/>
        <w:rPr>
          <w:rFonts w:eastAsiaTheme="minorEastAsia"/>
          <w:smallCaps w:val="0"/>
          <w:noProof/>
          <w:kern w:val="2"/>
          <w:sz w:val="24"/>
          <w:szCs w:val="24"/>
          <w:lang w:eastAsia="es-ES"/>
          <w14:ligatures w14:val="standardContextual"/>
        </w:rPr>
      </w:pPr>
      <w:r>
        <w:rPr>
          <w:noProof/>
        </w:rPr>
        <w:t>Tabla 5.2.5. Requisitos funcionales de resultados, “feedback” e historial</w:t>
      </w:r>
      <w:r w:rsidR="00BF74D5">
        <w:rPr>
          <w:noProof/>
          <w:webHidden/>
        </w:rPr>
        <w:tab/>
      </w:r>
      <w:r w:rsidR="00BF74D5">
        <w:rPr>
          <w:noProof/>
          <w:webHidden/>
        </w:rPr>
        <w:fldChar w:fldCharType="begin"/>
      </w:r>
      <w:r w:rsidR="00BF74D5">
        <w:rPr>
          <w:noProof/>
          <w:webHidden/>
        </w:rPr>
        <w:instrText xml:space="preserve"> PAGEREF _Toc233720802 \h </w:instrText>
      </w:r>
      <w:r w:rsidR="00BF74D5">
        <w:rPr>
          <w:noProof/>
          <w:webHidden/>
        </w:rPr>
      </w:r>
      <w:r w:rsidR="00BF74D5">
        <w:rPr>
          <w:noProof/>
          <w:webHidden/>
        </w:rPr>
        <w:fldChar w:fldCharType="separate"/>
      </w:r>
      <w:r w:rsidR="00DA22BD">
        <w:rPr>
          <w:noProof/>
          <w:webHidden/>
        </w:rPr>
        <w:t>42</w:t>
      </w:r>
      <w:r w:rsidR="00BF74D5">
        <w:rPr>
          <w:noProof/>
          <w:webHidden/>
        </w:rPr>
        <w:fldChar w:fldCharType="end"/>
      </w:r>
    </w:p>
    <w:p w14:paraId="369107F0" w14:textId="537AD384" w:rsidR="001D7D77" w:rsidRDefault="001D7D77">
      <w:pPr>
        <w:pStyle w:val="TDC2"/>
        <w:ind w:left="720"/>
        <w:rPr>
          <w:rFonts w:eastAsiaTheme="minorEastAsia"/>
          <w:smallCaps w:val="0"/>
          <w:noProof/>
          <w:kern w:val="2"/>
          <w:sz w:val="24"/>
          <w:szCs w:val="24"/>
          <w:lang w:eastAsia="es-ES"/>
          <w14:ligatures w14:val="standardContextual"/>
        </w:rPr>
      </w:pPr>
      <w:r>
        <w:rPr>
          <w:noProof/>
        </w:rPr>
        <w:t>Tabla 5.2.6. Requisitos funcionales de analíticas y exportación</w:t>
      </w:r>
      <w:r w:rsidR="00BF74D5">
        <w:rPr>
          <w:noProof/>
          <w:webHidden/>
        </w:rPr>
        <w:tab/>
      </w:r>
      <w:r w:rsidR="00BF74D5">
        <w:rPr>
          <w:noProof/>
          <w:webHidden/>
        </w:rPr>
        <w:fldChar w:fldCharType="begin"/>
      </w:r>
      <w:r w:rsidR="00BF74D5">
        <w:rPr>
          <w:noProof/>
          <w:webHidden/>
        </w:rPr>
        <w:instrText xml:space="preserve"> PAGEREF _Toc233720803 \h </w:instrText>
      </w:r>
      <w:r w:rsidR="00BF74D5">
        <w:rPr>
          <w:noProof/>
          <w:webHidden/>
        </w:rPr>
      </w:r>
      <w:r w:rsidR="00BF74D5">
        <w:rPr>
          <w:noProof/>
          <w:webHidden/>
        </w:rPr>
        <w:fldChar w:fldCharType="separate"/>
      </w:r>
      <w:r w:rsidR="00DA22BD">
        <w:rPr>
          <w:noProof/>
          <w:webHidden/>
        </w:rPr>
        <w:t>43</w:t>
      </w:r>
      <w:r w:rsidR="00BF74D5">
        <w:rPr>
          <w:noProof/>
          <w:webHidden/>
        </w:rPr>
        <w:fldChar w:fldCharType="end"/>
      </w:r>
    </w:p>
    <w:p w14:paraId="74EA50F9" w14:textId="3320A762" w:rsidR="001D7D77" w:rsidRDefault="001D7D77">
      <w:pPr>
        <w:pStyle w:val="TDC2"/>
        <w:ind w:left="720"/>
        <w:rPr>
          <w:rFonts w:eastAsiaTheme="minorEastAsia"/>
          <w:smallCaps w:val="0"/>
          <w:noProof/>
          <w:kern w:val="2"/>
          <w:sz w:val="24"/>
          <w:szCs w:val="24"/>
          <w:lang w:eastAsia="es-ES"/>
          <w14:ligatures w14:val="standardContextual"/>
        </w:rPr>
      </w:pPr>
      <w:r>
        <w:rPr>
          <w:noProof/>
        </w:rPr>
        <w:t>Tabla 5.2.7. Requisitos funcionales de gestión de grupos</w:t>
      </w:r>
      <w:r w:rsidR="00BF74D5">
        <w:rPr>
          <w:noProof/>
          <w:webHidden/>
        </w:rPr>
        <w:tab/>
      </w:r>
      <w:r w:rsidR="00BF74D5">
        <w:rPr>
          <w:noProof/>
          <w:webHidden/>
        </w:rPr>
        <w:fldChar w:fldCharType="begin"/>
      </w:r>
      <w:r w:rsidR="00BF74D5">
        <w:rPr>
          <w:noProof/>
          <w:webHidden/>
        </w:rPr>
        <w:instrText xml:space="preserve"> PAGEREF _Toc233720804 \h </w:instrText>
      </w:r>
      <w:r w:rsidR="00BF74D5">
        <w:rPr>
          <w:noProof/>
          <w:webHidden/>
        </w:rPr>
      </w:r>
      <w:r w:rsidR="00BF74D5">
        <w:rPr>
          <w:noProof/>
          <w:webHidden/>
        </w:rPr>
        <w:fldChar w:fldCharType="separate"/>
      </w:r>
      <w:r w:rsidR="00DA22BD">
        <w:rPr>
          <w:noProof/>
          <w:webHidden/>
        </w:rPr>
        <w:t>43</w:t>
      </w:r>
      <w:r w:rsidR="00BF74D5">
        <w:rPr>
          <w:noProof/>
          <w:webHidden/>
        </w:rPr>
        <w:fldChar w:fldCharType="end"/>
      </w:r>
    </w:p>
    <w:p w14:paraId="5C314D40" w14:textId="09F3075C" w:rsidR="001D7D77" w:rsidRDefault="001D7D77">
      <w:pPr>
        <w:pStyle w:val="TDC2"/>
        <w:ind w:left="720"/>
        <w:rPr>
          <w:rFonts w:eastAsiaTheme="minorEastAsia"/>
          <w:smallCaps w:val="0"/>
          <w:noProof/>
          <w:kern w:val="2"/>
          <w:sz w:val="24"/>
          <w:szCs w:val="24"/>
          <w:lang w:eastAsia="es-ES"/>
          <w14:ligatures w14:val="standardContextual"/>
        </w:rPr>
      </w:pPr>
      <w:r>
        <w:rPr>
          <w:noProof/>
        </w:rPr>
        <w:t>Tabla 5.2.8. Requisitos no funcionales de usuario</w:t>
      </w:r>
      <w:r w:rsidR="00BF74D5">
        <w:rPr>
          <w:noProof/>
          <w:webHidden/>
        </w:rPr>
        <w:tab/>
      </w:r>
      <w:r w:rsidR="00BF74D5">
        <w:rPr>
          <w:noProof/>
          <w:webHidden/>
        </w:rPr>
        <w:fldChar w:fldCharType="begin"/>
      </w:r>
      <w:r w:rsidR="00BF74D5">
        <w:rPr>
          <w:noProof/>
          <w:webHidden/>
        </w:rPr>
        <w:instrText xml:space="preserve"> PAGEREF _Toc233720805 \h </w:instrText>
      </w:r>
      <w:r w:rsidR="00BF74D5">
        <w:rPr>
          <w:noProof/>
          <w:webHidden/>
        </w:rPr>
      </w:r>
      <w:r w:rsidR="00BF74D5">
        <w:rPr>
          <w:noProof/>
          <w:webHidden/>
        </w:rPr>
        <w:fldChar w:fldCharType="separate"/>
      </w:r>
      <w:r w:rsidR="00DA22BD">
        <w:rPr>
          <w:noProof/>
          <w:webHidden/>
        </w:rPr>
        <w:t>44</w:t>
      </w:r>
      <w:r w:rsidR="00BF74D5">
        <w:rPr>
          <w:noProof/>
          <w:webHidden/>
        </w:rPr>
        <w:fldChar w:fldCharType="end"/>
      </w:r>
    </w:p>
    <w:p w14:paraId="6A6D868F" w14:textId="78FAE1AB" w:rsidR="001D7D77" w:rsidRDefault="001D7D77">
      <w:pPr>
        <w:pStyle w:val="TDC2"/>
        <w:ind w:left="720"/>
        <w:rPr>
          <w:rFonts w:eastAsiaTheme="minorEastAsia"/>
          <w:smallCaps w:val="0"/>
          <w:noProof/>
          <w:kern w:val="2"/>
          <w:sz w:val="24"/>
          <w:szCs w:val="24"/>
          <w:lang w:eastAsia="es-ES"/>
          <w14:ligatures w14:val="standardContextual"/>
        </w:rPr>
      </w:pPr>
      <w:r>
        <w:rPr>
          <w:noProof/>
        </w:rPr>
        <w:t>Tabla 5.2.9. Requisitos no funcionales tecnológicos</w:t>
      </w:r>
      <w:r w:rsidR="00BF74D5">
        <w:rPr>
          <w:noProof/>
          <w:webHidden/>
        </w:rPr>
        <w:tab/>
      </w:r>
      <w:r w:rsidR="00BF74D5">
        <w:rPr>
          <w:noProof/>
          <w:webHidden/>
        </w:rPr>
        <w:fldChar w:fldCharType="begin"/>
      </w:r>
      <w:r w:rsidR="00BF74D5">
        <w:rPr>
          <w:noProof/>
          <w:webHidden/>
        </w:rPr>
        <w:instrText xml:space="preserve"> PAGEREF _Toc233720806 \h </w:instrText>
      </w:r>
      <w:r w:rsidR="00BF74D5">
        <w:rPr>
          <w:noProof/>
          <w:webHidden/>
        </w:rPr>
      </w:r>
      <w:r w:rsidR="00BF74D5">
        <w:rPr>
          <w:noProof/>
          <w:webHidden/>
        </w:rPr>
        <w:fldChar w:fldCharType="separate"/>
      </w:r>
      <w:r w:rsidR="00DA22BD">
        <w:rPr>
          <w:noProof/>
          <w:webHidden/>
        </w:rPr>
        <w:t>44</w:t>
      </w:r>
      <w:r w:rsidR="00BF74D5">
        <w:rPr>
          <w:noProof/>
          <w:webHidden/>
        </w:rPr>
        <w:fldChar w:fldCharType="end"/>
      </w:r>
    </w:p>
    <w:p w14:paraId="06D014E3" w14:textId="39F912D0" w:rsidR="001D7D77" w:rsidRDefault="001D7D77">
      <w:pPr>
        <w:pStyle w:val="TDC2"/>
        <w:ind w:left="720"/>
        <w:rPr>
          <w:rFonts w:eastAsiaTheme="minorEastAsia"/>
          <w:smallCaps w:val="0"/>
          <w:noProof/>
          <w:kern w:val="2"/>
          <w:sz w:val="24"/>
          <w:szCs w:val="24"/>
          <w:lang w:eastAsia="es-ES"/>
          <w14:ligatures w14:val="standardContextual"/>
        </w:rPr>
      </w:pPr>
      <w:r>
        <w:rPr>
          <w:noProof/>
        </w:rPr>
        <w:t>Tabla 5.2.10. Requisitos no funcionales de usabilidad</w:t>
      </w:r>
      <w:r w:rsidR="00BF74D5">
        <w:rPr>
          <w:noProof/>
          <w:webHidden/>
        </w:rPr>
        <w:tab/>
      </w:r>
      <w:r w:rsidR="00BF74D5">
        <w:rPr>
          <w:noProof/>
          <w:webHidden/>
        </w:rPr>
        <w:fldChar w:fldCharType="begin"/>
      </w:r>
      <w:r w:rsidR="00BF74D5">
        <w:rPr>
          <w:noProof/>
          <w:webHidden/>
        </w:rPr>
        <w:instrText xml:space="preserve"> PAGEREF _Toc233720807 \h </w:instrText>
      </w:r>
      <w:r w:rsidR="00BF74D5">
        <w:rPr>
          <w:noProof/>
          <w:webHidden/>
        </w:rPr>
      </w:r>
      <w:r w:rsidR="00BF74D5">
        <w:rPr>
          <w:noProof/>
          <w:webHidden/>
        </w:rPr>
        <w:fldChar w:fldCharType="separate"/>
      </w:r>
      <w:r w:rsidR="00DA22BD">
        <w:rPr>
          <w:noProof/>
          <w:webHidden/>
        </w:rPr>
        <w:t>45</w:t>
      </w:r>
      <w:r w:rsidR="00BF74D5">
        <w:rPr>
          <w:noProof/>
          <w:webHidden/>
        </w:rPr>
        <w:fldChar w:fldCharType="end"/>
      </w:r>
    </w:p>
    <w:p w14:paraId="77BE0262" w14:textId="4BA30093" w:rsidR="001D7D77" w:rsidRDefault="001D7D77">
      <w:pPr>
        <w:pStyle w:val="TDC2"/>
        <w:ind w:left="720"/>
        <w:rPr>
          <w:rFonts w:eastAsiaTheme="minorEastAsia"/>
          <w:smallCaps w:val="0"/>
          <w:noProof/>
          <w:kern w:val="2"/>
          <w:sz w:val="24"/>
          <w:szCs w:val="24"/>
          <w:lang w:eastAsia="es-ES"/>
          <w14:ligatures w14:val="standardContextual"/>
        </w:rPr>
      </w:pPr>
      <w:r>
        <w:rPr>
          <w:noProof/>
        </w:rPr>
        <w:t>Tabla 5.2.11. Requisitos no funcionales de seguridad</w:t>
      </w:r>
      <w:r w:rsidR="00BF74D5">
        <w:rPr>
          <w:noProof/>
          <w:webHidden/>
        </w:rPr>
        <w:tab/>
      </w:r>
      <w:r w:rsidR="00BF74D5">
        <w:rPr>
          <w:noProof/>
          <w:webHidden/>
        </w:rPr>
        <w:fldChar w:fldCharType="begin"/>
      </w:r>
      <w:r w:rsidR="00BF74D5">
        <w:rPr>
          <w:noProof/>
          <w:webHidden/>
        </w:rPr>
        <w:instrText xml:space="preserve"> PAGEREF _Toc233720808 \h </w:instrText>
      </w:r>
      <w:r w:rsidR="00BF74D5">
        <w:rPr>
          <w:noProof/>
          <w:webHidden/>
        </w:rPr>
      </w:r>
      <w:r w:rsidR="00BF74D5">
        <w:rPr>
          <w:noProof/>
          <w:webHidden/>
        </w:rPr>
        <w:fldChar w:fldCharType="separate"/>
      </w:r>
      <w:r w:rsidR="00DA22BD">
        <w:rPr>
          <w:noProof/>
          <w:webHidden/>
        </w:rPr>
        <w:t>45</w:t>
      </w:r>
      <w:r w:rsidR="00BF74D5">
        <w:rPr>
          <w:noProof/>
          <w:webHidden/>
        </w:rPr>
        <w:fldChar w:fldCharType="end"/>
      </w:r>
    </w:p>
    <w:p w14:paraId="4F6E531A" w14:textId="67DF0001" w:rsidR="001D7D77" w:rsidRDefault="001D7D77">
      <w:pPr>
        <w:pStyle w:val="TDC2"/>
        <w:ind w:left="720"/>
        <w:rPr>
          <w:rFonts w:eastAsiaTheme="minorEastAsia"/>
          <w:smallCaps w:val="0"/>
          <w:noProof/>
          <w:kern w:val="2"/>
          <w:sz w:val="24"/>
          <w:szCs w:val="24"/>
          <w:lang w:eastAsia="es-ES"/>
          <w14:ligatures w14:val="standardContextual"/>
        </w:rPr>
      </w:pPr>
      <w:r>
        <w:rPr>
          <w:noProof/>
        </w:rPr>
        <w:t>Tabla 5.2.12. Requisitos no funcionales de rendimiento y tiempo de respuesta</w:t>
      </w:r>
      <w:r w:rsidR="00BF74D5">
        <w:rPr>
          <w:noProof/>
          <w:webHidden/>
        </w:rPr>
        <w:tab/>
      </w:r>
      <w:r w:rsidR="00BF74D5">
        <w:rPr>
          <w:noProof/>
          <w:webHidden/>
        </w:rPr>
        <w:fldChar w:fldCharType="begin"/>
      </w:r>
      <w:r w:rsidR="00BF74D5">
        <w:rPr>
          <w:noProof/>
          <w:webHidden/>
        </w:rPr>
        <w:instrText xml:space="preserve"> PAGEREF _Toc233720809 \h </w:instrText>
      </w:r>
      <w:r w:rsidR="00BF74D5">
        <w:rPr>
          <w:noProof/>
          <w:webHidden/>
        </w:rPr>
      </w:r>
      <w:r w:rsidR="00BF74D5">
        <w:rPr>
          <w:noProof/>
          <w:webHidden/>
        </w:rPr>
        <w:fldChar w:fldCharType="separate"/>
      </w:r>
      <w:r w:rsidR="00DA22BD">
        <w:rPr>
          <w:noProof/>
          <w:webHidden/>
        </w:rPr>
        <w:t>46</w:t>
      </w:r>
      <w:r w:rsidR="00BF74D5">
        <w:rPr>
          <w:noProof/>
          <w:webHidden/>
        </w:rPr>
        <w:fldChar w:fldCharType="end"/>
      </w:r>
    </w:p>
    <w:p w14:paraId="5676DCB1" w14:textId="041B121D" w:rsidR="001D7D77" w:rsidRDefault="001D7D77">
      <w:pPr>
        <w:pStyle w:val="TDC2"/>
        <w:ind w:left="720"/>
        <w:rPr>
          <w:rFonts w:eastAsiaTheme="minorEastAsia"/>
          <w:smallCaps w:val="0"/>
          <w:noProof/>
          <w:kern w:val="2"/>
          <w:sz w:val="24"/>
          <w:szCs w:val="24"/>
          <w:lang w:eastAsia="es-ES"/>
          <w14:ligatures w14:val="standardContextual"/>
        </w:rPr>
      </w:pPr>
      <w:r>
        <w:rPr>
          <w:noProof/>
        </w:rPr>
        <w:t>Tabla 5.2.13. Requisitos no funcionales de privacidad y minimización de datos</w:t>
      </w:r>
      <w:r w:rsidR="00BF74D5">
        <w:rPr>
          <w:noProof/>
          <w:webHidden/>
        </w:rPr>
        <w:tab/>
      </w:r>
      <w:r w:rsidR="00BF74D5">
        <w:rPr>
          <w:noProof/>
          <w:webHidden/>
        </w:rPr>
        <w:fldChar w:fldCharType="begin"/>
      </w:r>
      <w:r w:rsidR="00BF74D5">
        <w:rPr>
          <w:noProof/>
          <w:webHidden/>
        </w:rPr>
        <w:instrText xml:space="preserve"> PAGEREF _Toc233720810 \h </w:instrText>
      </w:r>
      <w:r w:rsidR="00BF74D5">
        <w:rPr>
          <w:noProof/>
          <w:webHidden/>
        </w:rPr>
      </w:r>
      <w:r w:rsidR="00BF74D5">
        <w:rPr>
          <w:noProof/>
          <w:webHidden/>
        </w:rPr>
        <w:fldChar w:fldCharType="separate"/>
      </w:r>
      <w:r w:rsidR="00DA22BD">
        <w:rPr>
          <w:noProof/>
          <w:webHidden/>
        </w:rPr>
        <w:t>46</w:t>
      </w:r>
      <w:r w:rsidR="00BF74D5">
        <w:rPr>
          <w:noProof/>
          <w:webHidden/>
        </w:rPr>
        <w:fldChar w:fldCharType="end"/>
      </w:r>
    </w:p>
    <w:p w14:paraId="28FD60BF" w14:textId="12CDD786" w:rsidR="001D7D77" w:rsidRDefault="001D7D77">
      <w:pPr>
        <w:pStyle w:val="TDC2"/>
        <w:ind w:left="720"/>
        <w:rPr>
          <w:rFonts w:eastAsiaTheme="minorEastAsia"/>
          <w:smallCaps w:val="0"/>
          <w:noProof/>
          <w:kern w:val="2"/>
          <w:sz w:val="24"/>
          <w:szCs w:val="24"/>
          <w:lang w:eastAsia="es-ES"/>
          <w14:ligatures w14:val="standardContextual"/>
        </w:rPr>
      </w:pPr>
      <w:r>
        <w:rPr>
          <w:noProof/>
        </w:rPr>
        <w:t>Tabla 5.2.14. Actores del sistema</w:t>
      </w:r>
      <w:r w:rsidR="00BF74D5">
        <w:rPr>
          <w:noProof/>
          <w:webHidden/>
        </w:rPr>
        <w:tab/>
      </w:r>
      <w:r w:rsidR="00BF74D5">
        <w:rPr>
          <w:noProof/>
          <w:webHidden/>
        </w:rPr>
        <w:fldChar w:fldCharType="begin"/>
      </w:r>
      <w:r w:rsidR="00BF74D5">
        <w:rPr>
          <w:noProof/>
          <w:webHidden/>
        </w:rPr>
        <w:instrText xml:space="preserve"> PAGEREF _Toc233720811 \h </w:instrText>
      </w:r>
      <w:r w:rsidR="00BF74D5">
        <w:rPr>
          <w:noProof/>
          <w:webHidden/>
        </w:rPr>
      </w:r>
      <w:r w:rsidR="00BF74D5">
        <w:rPr>
          <w:noProof/>
          <w:webHidden/>
        </w:rPr>
        <w:fldChar w:fldCharType="separate"/>
      </w:r>
      <w:r w:rsidR="00DA22BD">
        <w:rPr>
          <w:noProof/>
          <w:webHidden/>
        </w:rPr>
        <w:t>47</w:t>
      </w:r>
      <w:r w:rsidR="00BF74D5">
        <w:rPr>
          <w:noProof/>
          <w:webHidden/>
        </w:rPr>
        <w:fldChar w:fldCharType="end"/>
      </w:r>
    </w:p>
    <w:p w14:paraId="1B754F30" w14:textId="56B1A292" w:rsidR="001D7D77" w:rsidRDefault="001D7D77">
      <w:pPr>
        <w:pStyle w:val="TDC2"/>
        <w:ind w:left="720"/>
        <w:rPr>
          <w:rFonts w:eastAsiaTheme="minorEastAsia"/>
          <w:smallCaps w:val="0"/>
          <w:noProof/>
          <w:kern w:val="2"/>
          <w:sz w:val="24"/>
          <w:szCs w:val="24"/>
          <w:lang w:eastAsia="es-ES"/>
          <w14:ligatures w14:val="standardContextual"/>
        </w:rPr>
      </w:pPr>
      <w:r>
        <w:rPr>
          <w:noProof/>
        </w:rPr>
        <w:t>Figura 5.2.1 Diagrama general de casos de uso del sistema.</w:t>
      </w:r>
      <w:r w:rsidR="00BF74D5">
        <w:rPr>
          <w:noProof/>
          <w:webHidden/>
        </w:rPr>
        <w:tab/>
      </w:r>
      <w:r w:rsidR="00BF74D5">
        <w:rPr>
          <w:noProof/>
          <w:webHidden/>
        </w:rPr>
        <w:fldChar w:fldCharType="begin"/>
      </w:r>
      <w:r w:rsidR="00BF74D5">
        <w:rPr>
          <w:noProof/>
          <w:webHidden/>
        </w:rPr>
        <w:instrText xml:space="preserve"> PAGEREF _Toc233720812 \h </w:instrText>
      </w:r>
      <w:r w:rsidR="00BF74D5">
        <w:rPr>
          <w:noProof/>
          <w:webHidden/>
        </w:rPr>
      </w:r>
      <w:r w:rsidR="00BF74D5">
        <w:rPr>
          <w:noProof/>
          <w:webHidden/>
        </w:rPr>
        <w:fldChar w:fldCharType="separate"/>
      </w:r>
      <w:r w:rsidR="00DA22BD">
        <w:rPr>
          <w:noProof/>
          <w:webHidden/>
        </w:rPr>
        <w:t>49</w:t>
      </w:r>
      <w:r w:rsidR="00BF74D5">
        <w:rPr>
          <w:noProof/>
          <w:webHidden/>
        </w:rPr>
        <w:fldChar w:fldCharType="end"/>
      </w:r>
    </w:p>
    <w:p w14:paraId="7E6BA911" w14:textId="642F103B" w:rsidR="001D7D77" w:rsidRDefault="001D7D77">
      <w:pPr>
        <w:pStyle w:val="TDC2"/>
        <w:ind w:left="720"/>
        <w:rPr>
          <w:rFonts w:eastAsiaTheme="minorEastAsia"/>
          <w:smallCaps w:val="0"/>
          <w:noProof/>
          <w:kern w:val="2"/>
          <w:sz w:val="24"/>
          <w:szCs w:val="24"/>
          <w:lang w:eastAsia="es-ES"/>
          <w14:ligatures w14:val="standardContextual"/>
        </w:rPr>
      </w:pPr>
      <w:r>
        <w:rPr>
          <w:noProof/>
        </w:rPr>
        <w:t>Tabla 5.2.15. Resumen de casos de uso del sistema</w:t>
      </w:r>
      <w:r w:rsidR="00BF74D5">
        <w:rPr>
          <w:noProof/>
          <w:webHidden/>
        </w:rPr>
        <w:tab/>
      </w:r>
      <w:r w:rsidR="00BF74D5">
        <w:rPr>
          <w:noProof/>
          <w:webHidden/>
        </w:rPr>
        <w:fldChar w:fldCharType="begin"/>
      </w:r>
      <w:r w:rsidR="00BF74D5">
        <w:rPr>
          <w:noProof/>
          <w:webHidden/>
        </w:rPr>
        <w:instrText xml:space="preserve"> PAGEREF _Toc233720813 \h </w:instrText>
      </w:r>
      <w:r w:rsidR="00BF74D5">
        <w:rPr>
          <w:noProof/>
          <w:webHidden/>
        </w:rPr>
      </w:r>
      <w:r w:rsidR="00BF74D5">
        <w:rPr>
          <w:noProof/>
          <w:webHidden/>
        </w:rPr>
        <w:fldChar w:fldCharType="separate"/>
      </w:r>
      <w:r w:rsidR="00DA22BD">
        <w:rPr>
          <w:noProof/>
          <w:webHidden/>
        </w:rPr>
        <w:t>50</w:t>
      </w:r>
      <w:r w:rsidR="00BF74D5">
        <w:rPr>
          <w:noProof/>
          <w:webHidden/>
        </w:rPr>
        <w:fldChar w:fldCharType="end"/>
      </w:r>
    </w:p>
    <w:p w14:paraId="03420011" w14:textId="552DEED5" w:rsidR="001D7D77" w:rsidRDefault="001D7D77">
      <w:pPr>
        <w:pStyle w:val="TDC2"/>
        <w:ind w:left="720"/>
        <w:rPr>
          <w:rFonts w:eastAsiaTheme="minorEastAsia"/>
          <w:smallCaps w:val="0"/>
          <w:noProof/>
          <w:kern w:val="2"/>
          <w:sz w:val="24"/>
          <w:szCs w:val="24"/>
          <w:lang w:eastAsia="es-ES"/>
          <w14:ligatures w14:val="standardContextual"/>
        </w:rPr>
      </w:pPr>
      <w:r>
        <w:rPr>
          <w:noProof/>
        </w:rPr>
        <w:t>Tabla 5.3.1. Subsistemas identificados en la fase de análisis</w:t>
      </w:r>
      <w:r w:rsidR="00BF74D5">
        <w:rPr>
          <w:noProof/>
          <w:webHidden/>
        </w:rPr>
        <w:tab/>
      </w:r>
      <w:r w:rsidR="00BF74D5">
        <w:rPr>
          <w:noProof/>
          <w:webHidden/>
        </w:rPr>
        <w:fldChar w:fldCharType="begin"/>
      </w:r>
      <w:r w:rsidR="00BF74D5">
        <w:rPr>
          <w:noProof/>
          <w:webHidden/>
        </w:rPr>
        <w:instrText xml:space="preserve"> PAGEREF _Toc233720814 \h </w:instrText>
      </w:r>
      <w:r w:rsidR="00BF74D5">
        <w:rPr>
          <w:noProof/>
          <w:webHidden/>
        </w:rPr>
      </w:r>
      <w:r w:rsidR="00BF74D5">
        <w:rPr>
          <w:noProof/>
          <w:webHidden/>
        </w:rPr>
        <w:fldChar w:fldCharType="separate"/>
      </w:r>
      <w:r w:rsidR="00DA22BD">
        <w:rPr>
          <w:noProof/>
          <w:webHidden/>
        </w:rPr>
        <w:t>51</w:t>
      </w:r>
      <w:r w:rsidR="00BF74D5">
        <w:rPr>
          <w:noProof/>
          <w:webHidden/>
        </w:rPr>
        <w:fldChar w:fldCharType="end"/>
      </w:r>
    </w:p>
    <w:p w14:paraId="16094EA4" w14:textId="35296169" w:rsidR="001D7D77" w:rsidRDefault="001D7D77">
      <w:pPr>
        <w:pStyle w:val="TDC2"/>
        <w:ind w:left="720"/>
        <w:rPr>
          <w:rFonts w:eastAsiaTheme="minorEastAsia"/>
          <w:smallCaps w:val="0"/>
          <w:noProof/>
          <w:kern w:val="2"/>
          <w:sz w:val="24"/>
          <w:szCs w:val="24"/>
          <w:lang w:eastAsia="es-ES"/>
          <w14:ligatures w14:val="standardContextual"/>
        </w:rPr>
      </w:pPr>
      <w:r>
        <w:rPr>
          <w:noProof/>
        </w:rPr>
        <w:t>Tabla 5.3.2. Interfaces entre subsistemas</w:t>
      </w:r>
      <w:r w:rsidR="00BF74D5">
        <w:rPr>
          <w:noProof/>
          <w:webHidden/>
        </w:rPr>
        <w:tab/>
      </w:r>
      <w:r w:rsidR="00BF74D5">
        <w:rPr>
          <w:noProof/>
          <w:webHidden/>
        </w:rPr>
        <w:fldChar w:fldCharType="begin"/>
      </w:r>
      <w:r w:rsidR="00BF74D5">
        <w:rPr>
          <w:noProof/>
          <w:webHidden/>
        </w:rPr>
        <w:instrText xml:space="preserve"> PAGEREF _Toc233720815 \h </w:instrText>
      </w:r>
      <w:r w:rsidR="00BF74D5">
        <w:rPr>
          <w:noProof/>
          <w:webHidden/>
        </w:rPr>
      </w:r>
      <w:r w:rsidR="00BF74D5">
        <w:rPr>
          <w:noProof/>
          <w:webHidden/>
        </w:rPr>
        <w:fldChar w:fldCharType="separate"/>
      </w:r>
      <w:r w:rsidR="00DA22BD">
        <w:rPr>
          <w:noProof/>
          <w:webHidden/>
        </w:rPr>
        <w:t>52</w:t>
      </w:r>
      <w:r w:rsidR="00BF74D5">
        <w:rPr>
          <w:noProof/>
          <w:webHidden/>
        </w:rPr>
        <w:fldChar w:fldCharType="end"/>
      </w:r>
    </w:p>
    <w:p w14:paraId="7E1AA179" w14:textId="336980FE" w:rsidR="001D7D77" w:rsidRDefault="001D7D77">
      <w:pPr>
        <w:pStyle w:val="TDC2"/>
        <w:ind w:left="720"/>
        <w:rPr>
          <w:rFonts w:eastAsiaTheme="minorEastAsia"/>
          <w:smallCaps w:val="0"/>
          <w:noProof/>
          <w:kern w:val="2"/>
          <w:sz w:val="24"/>
          <w:szCs w:val="24"/>
          <w:lang w:eastAsia="es-ES"/>
          <w14:ligatures w14:val="standardContextual"/>
        </w:rPr>
      </w:pPr>
      <w:r>
        <w:rPr>
          <w:noProof/>
        </w:rPr>
        <w:t>Figura 5.3.1 Diagrama de interfaces entre subsistemas.</w:t>
      </w:r>
      <w:r w:rsidR="00BF74D5">
        <w:rPr>
          <w:noProof/>
          <w:webHidden/>
        </w:rPr>
        <w:tab/>
      </w:r>
      <w:r w:rsidR="00BF74D5">
        <w:rPr>
          <w:noProof/>
          <w:webHidden/>
        </w:rPr>
        <w:fldChar w:fldCharType="begin"/>
      </w:r>
      <w:r w:rsidR="00BF74D5">
        <w:rPr>
          <w:noProof/>
          <w:webHidden/>
        </w:rPr>
        <w:instrText xml:space="preserve"> PAGEREF _Toc233720816 \h </w:instrText>
      </w:r>
      <w:r w:rsidR="00BF74D5">
        <w:rPr>
          <w:noProof/>
          <w:webHidden/>
        </w:rPr>
      </w:r>
      <w:r w:rsidR="00BF74D5">
        <w:rPr>
          <w:noProof/>
          <w:webHidden/>
        </w:rPr>
        <w:fldChar w:fldCharType="separate"/>
      </w:r>
      <w:r w:rsidR="00DA22BD">
        <w:rPr>
          <w:noProof/>
          <w:webHidden/>
        </w:rPr>
        <w:t>53</w:t>
      </w:r>
      <w:r w:rsidR="00BF74D5">
        <w:rPr>
          <w:noProof/>
          <w:webHidden/>
        </w:rPr>
        <w:fldChar w:fldCharType="end"/>
      </w:r>
    </w:p>
    <w:p w14:paraId="5EB1A321" w14:textId="09916091" w:rsidR="001D7D77" w:rsidRDefault="001D7D77">
      <w:pPr>
        <w:pStyle w:val="TDC2"/>
        <w:ind w:left="720"/>
        <w:rPr>
          <w:rFonts w:eastAsiaTheme="minorEastAsia"/>
          <w:smallCaps w:val="0"/>
          <w:noProof/>
          <w:kern w:val="2"/>
          <w:sz w:val="24"/>
          <w:szCs w:val="24"/>
          <w:lang w:eastAsia="es-ES"/>
          <w14:ligatures w14:val="standardContextual"/>
        </w:rPr>
      </w:pPr>
      <w:r>
        <w:rPr>
          <w:noProof/>
        </w:rPr>
        <w:t>Figura 5.4.1. Diagrama general de casos de uso del sistema.</w:t>
      </w:r>
      <w:r w:rsidR="00BF74D5">
        <w:rPr>
          <w:noProof/>
          <w:webHidden/>
        </w:rPr>
        <w:tab/>
      </w:r>
      <w:r w:rsidR="00BF74D5">
        <w:rPr>
          <w:noProof/>
          <w:webHidden/>
        </w:rPr>
        <w:fldChar w:fldCharType="begin"/>
      </w:r>
      <w:r w:rsidR="00BF74D5">
        <w:rPr>
          <w:noProof/>
          <w:webHidden/>
        </w:rPr>
        <w:instrText xml:space="preserve"> PAGEREF _Toc233720817 \h </w:instrText>
      </w:r>
      <w:r w:rsidR="00BF74D5">
        <w:rPr>
          <w:noProof/>
          <w:webHidden/>
        </w:rPr>
      </w:r>
      <w:r w:rsidR="00BF74D5">
        <w:rPr>
          <w:noProof/>
          <w:webHidden/>
        </w:rPr>
        <w:fldChar w:fldCharType="separate"/>
      </w:r>
      <w:r w:rsidR="00DA22BD">
        <w:rPr>
          <w:noProof/>
          <w:webHidden/>
        </w:rPr>
        <w:t>54</w:t>
      </w:r>
      <w:r w:rsidR="00BF74D5">
        <w:rPr>
          <w:noProof/>
          <w:webHidden/>
        </w:rPr>
        <w:fldChar w:fldCharType="end"/>
      </w:r>
    </w:p>
    <w:p w14:paraId="5FCC12B6" w14:textId="35F4DAC5" w:rsidR="001D7D77" w:rsidRDefault="001D7D77">
      <w:pPr>
        <w:pStyle w:val="TDC2"/>
        <w:ind w:left="720"/>
        <w:rPr>
          <w:rFonts w:eastAsiaTheme="minorEastAsia"/>
          <w:smallCaps w:val="0"/>
          <w:noProof/>
          <w:kern w:val="2"/>
          <w:sz w:val="24"/>
          <w:szCs w:val="24"/>
          <w:lang w:eastAsia="es-ES"/>
          <w14:ligatures w14:val="standardContextual"/>
        </w:rPr>
      </w:pPr>
      <w:r>
        <w:rPr>
          <w:noProof/>
        </w:rPr>
        <w:t>Tabla 5.4.1. Clases principales del análisis</w:t>
      </w:r>
      <w:r w:rsidR="00BF74D5">
        <w:rPr>
          <w:noProof/>
          <w:webHidden/>
        </w:rPr>
        <w:tab/>
      </w:r>
      <w:r w:rsidR="00BF74D5">
        <w:rPr>
          <w:noProof/>
          <w:webHidden/>
        </w:rPr>
        <w:fldChar w:fldCharType="begin"/>
      </w:r>
      <w:r w:rsidR="00BF74D5">
        <w:rPr>
          <w:noProof/>
          <w:webHidden/>
        </w:rPr>
        <w:instrText xml:space="preserve"> PAGEREF _Toc233720818 \h </w:instrText>
      </w:r>
      <w:r w:rsidR="00BF74D5">
        <w:rPr>
          <w:noProof/>
          <w:webHidden/>
        </w:rPr>
      </w:r>
      <w:r w:rsidR="00BF74D5">
        <w:rPr>
          <w:noProof/>
          <w:webHidden/>
        </w:rPr>
        <w:fldChar w:fldCharType="separate"/>
      </w:r>
      <w:r w:rsidR="00DA22BD">
        <w:rPr>
          <w:noProof/>
          <w:webHidden/>
        </w:rPr>
        <w:t>56</w:t>
      </w:r>
      <w:r w:rsidR="00BF74D5">
        <w:rPr>
          <w:noProof/>
          <w:webHidden/>
        </w:rPr>
        <w:fldChar w:fldCharType="end"/>
      </w:r>
    </w:p>
    <w:p w14:paraId="32F6B546" w14:textId="29CDF974" w:rsidR="001D7D77" w:rsidRDefault="001D7D77">
      <w:pPr>
        <w:pStyle w:val="TDC2"/>
        <w:ind w:left="720"/>
        <w:rPr>
          <w:rFonts w:eastAsiaTheme="minorEastAsia"/>
          <w:smallCaps w:val="0"/>
          <w:noProof/>
          <w:kern w:val="2"/>
          <w:sz w:val="24"/>
          <w:szCs w:val="24"/>
          <w:lang w:eastAsia="es-ES"/>
          <w14:ligatures w14:val="standardContextual"/>
        </w:rPr>
      </w:pPr>
      <w:r>
        <w:rPr>
          <w:noProof/>
        </w:rPr>
        <w:t>Tabla 5.5.1. Especificación del caso de uso UC-01 - Iniciar sesión</w:t>
      </w:r>
      <w:r w:rsidR="00BF74D5">
        <w:rPr>
          <w:noProof/>
          <w:webHidden/>
        </w:rPr>
        <w:tab/>
      </w:r>
      <w:r w:rsidR="00BF74D5">
        <w:rPr>
          <w:noProof/>
          <w:webHidden/>
        </w:rPr>
        <w:fldChar w:fldCharType="begin"/>
      </w:r>
      <w:r w:rsidR="00BF74D5">
        <w:rPr>
          <w:noProof/>
          <w:webHidden/>
        </w:rPr>
        <w:instrText xml:space="preserve"> PAGEREF _Toc233720819 \h </w:instrText>
      </w:r>
      <w:r w:rsidR="00BF74D5">
        <w:rPr>
          <w:noProof/>
          <w:webHidden/>
        </w:rPr>
      </w:r>
      <w:r w:rsidR="00BF74D5">
        <w:rPr>
          <w:noProof/>
          <w:webHidden/>
        </w:rPr>
        <w:fldChar w:fldCharType="separate"/>
      </w:r>
      <w:r w:rsidR="00DA22BD">
        <w:rPr>
          <w:noProof/>
          <w:webHidden/>
        </w:rPr>
        <w:t>57</w:t>
      </w:r>
      <w:r w:rsidR="00BF74D5">
        <w:rPr>
          <w:noProof/>
          <w:webHidden/>
        </w:rPr>
        <w:fldChar w:fldCharType="end"/>
      </w:r>
    </w:p>
    <w:p w14:paraId="3D94FA26" w14:textId="2583B6A0" w:rsidR="001D7D77" w:rsidRDefault="001D7D77">
      <w:pPr>
        <w:pStyle w:val="TDC2"/>
        <w:ind w:left="720"/>
        <w:rPr>
          <w:rFonts w:eastAsiaTheme="minorEastAsia"/>
          <w:smallCaps w:val="0"/>
          <w:noProof/>
          <w:kern w:val="2"/>
          <w:sz w:val="24"/>
          <w:szCs w:val="24"/>
          <w:lang w:eastAsia="es-ES"/>
          <w14:ligatures w14:val="standardContextual"/>
        </w:rPr>
      </w:pPr>
      <w:r>
        <w:rPr>
          <w:noProof/>
        </w:rPr>
        <w:t>Figura 5.5.1 Diagrama de actividad de UC-01 - Iniciar sesión.</w:t>
      </w:r>
      <w:r w:rsidR="00BF74D5">
        <w:rPr>
          <w:noProof/>
          <w:webHidden/>
        </w:rPr>
        <w:tab/>
      </w:r>
      <w:r w:rsidR="00BF74D5">
        <w:rPr>
          <w:noProof/>
          <w:webHidden/>
        </w:rPr>
        <w:fldChar w:fldCharType="begin"/>
      </w:r>
      <w:r w:rsidR="00BF74D5">
        <w:rPr>
          <w:noProof/>
          <w:webHidden/>
        </w:rPr>
        <w:instrText xml:space="preserve"> PAGEREF _Toc233720820 \h </w:instrText>
      </w:r>
      <w:r w:rsidR="00BF74D5">
        <w:rPr>
          <w:noProof/>
          <w:webHidden/>
        </w:rPr>
      </w:r>
      <w:r w:rsidR="00BF74D5">
        <w:rPr>
          <w:noProof/>
          <w:webHidden/>
        </w:rPr>
        <w:fldChar w:fldCharType="separate"/>
      </w:r>
      <w:r w:rsidR="00DA22BD">
        <w:rPr>
          <w:noProof/>
          <w:webHidden/>
        </w:rPr>
        <w:t>57</w:t>
      </w:r>
      <w:r w:rsidR="00BF74D5">
        <w:rPr>
          <w:noProof/>
          <w:webHidden/>
        </w:rPr>
        <w:fldChar w:fldCharType="end"/>
      </w:r>
    </w:p>
    <w:p w14:paraId="174D54BB" w14:textId="1CFEFBEA" w:rsidR="001D7D77" w:rsidRDefault="001D7D77">
      <w:pPr>
        <w:pStyle w:val="TDC2"/>
        <w:ind w:left="720"/>
        <w:rPr>
          <w:rFonts w:eastAsiaTheme="minorEastAsia"/>
          <w:smallCaps w:val="0"/>
          <w:noProof/>
          <w:kern w:val="2"/>
          <w:sz w:val="24"/>
          <w:szCs w:val="24"/>
          <w:lang w:eastAsia="es-ES"/>
          <w14:ligatures w14:val="standardContextual"/>
        </w:rPr>
      </w:pPr>
      <w:r>
        <w:rPr>
          <w:noProof/>
        </w:rPr>
        <w:t>Tabla 5.5.2. Especificación del caso de uso UC-02 - Cerrar sesión</w:t>
      </w:r>
      <w:r w:rsidR="00BF74D5">
        <w:rPr>
          <w:noProof/>
          <w:webHidden/>
        </w:rPr>
        <w:tab/>
      </w:r>
      <w:r w:rsidR="00BF74D5">
        <w:rPr>
          <w:noProof/>
          <w:webHidden/>
        </w:rPr>
        <w:fldChar w:fldCharType="begin"/>
      </w:r>
      <w:r w:rsidR="00BF74D5">
        <w:rPr>
          <w:noProof/>
          <w:webHidden/>
        </w:rPr>
        <w:instrText xml:space="preserve"> PAGEREF _Toc233720821 \h </w:instrText>
      </w:r>
      <w:r w:rsidR="00BF74D5">
        <w:rPr>
          <w:noProof/>
          <w:webHidden/>
        </w:rPr>
      </w:r>
      <w:r w:rsidR="00BF74D5">
        <w:rPr>
          <w:noProof/>
          <w:webHidden/>
        </w:rPr>
        <w:fldChar w:fldCharType="separate"/>
      </w:r>
      <w:r w:rsidR="00DA22BD">
        <w:rPr>
          <w:noProof/>
          <w:webHidden/>
        </w:rPr>
        <w:t>58</w:t>
      </w:r>
      <w:r w:rsidR="00BF74D5">
        <w:rPr>
          <w:noProof/>
          <w:webHidden/>
        </w:rPr>
        <w:fldChar w:fldCharType="end"/>
      </w:r>
    </w:p>
    <w:p w14:paraId="0CB84402" w14:textId="1CA6B495" w:rsidR="001D7D77" w:rsidRDefault="001D7D77">
      <w:pPr>
        <w:pStyle w:val="TDC2"/>
        <w:ind w:left="720"/>
        <w:rPr>
          <w:rFonts w:eastAsiaTheme="minorEastAsia"/>
          <w:smallCaps w:val="0"/>
          <w:noProof/>
          <w:kern w:val="2"/>
          <w:sz w:val="24"/>
          <w:szCs w:val="24"/>
          <w:lang w:eastAsia="es-ES"/>
          <w14:ligatures w14:val="standardContextual"/>
        </w:rPr>
      </w:pPr>
      <w:r>
        <w:rPr>
          <w:noProof/>
        </w:rPr>
        <w:t>Figura 5.5.2 Diagrama de actividad de UC-02 - Cerrar sesión.</w:t>
      </w:r>
      <w:r w:rsidR="00BF74D5">
        <w:rPr>
          <w:noProof/>
          <w:webHidden/>
        </w:rPr>
        <w:tab/>
      </w:r>
      <w:r w:rsidR="00BF74D5">
        <w:rPr>
          <w:noProof/>
          <w:webHidden/>
        </w:rPr>
        <w:fldChar w:fldCharType="begin"/>
      </w:r>
      <w:r w:rsidR="00BF74D5">
        <w:rPr>
          <w:noProof/>
          <w:webHidden/>
        </w:rPr>
        <w:instrText xml:space="preserve"> PAGEREF _Toc233720822 \h </w:instrText>
      </w:r>
      <w:r w:rsidR="00BF74D5">
        <w:rPr>
          <w:noProof/>
          <w:webHidden/>
        </w:rPr>
      </w:r>
      <w:r w:rsidR="00BF74D5">
        <w:rPr>
          <w:noProof/>
          <w:webHidden/>
        </w:rPr>
        <w:fldChar w:fldCharType="separate"/>
      </w:r>
      <w:r w:rsidR="00DA22BD">
        <w:rPr>
          <w:noProof/>
          <w:webHidden/>
        </w:rPr>
        <w:t>58</w:t>
      </w:r>
      <w:r w:rsidR="00BF74D5">
        <w:rPr>
          <w:noProof/>
          <w:webHidden/>
        </w:rPr>
        <w:fldChar w:fldCharType="end"/>
      </w:r>
    </w:p>
    <w:p w14:paraId="1415AB70" w14:textId="66687F82" w:rsidR="001D7D77" w:rsidRDefault="001D7D77">
      <w:pPr>
        <w:pStyle w:val="TDC2"/>
        <w:ind w:left="720"/>
        <w:rPr>
          <w:rFonts w:eastAsiaTheme="minorEastAsia"/>
          <w:smallCaps w:val="0"/>
          <w:noProof/>
          <w:kern w:val="2"/>
          <w:sz w:val="24"/>
          <w:szCs w:val="24"/>
          <w:lang w:eastAsia="es-ES"/>
          <w14:ligatures w14:val="standardContextual"/>
        </w:rPr>
      </w:pPr>
      <w:r>
        <w:rPr>
          <w:noProof/>
        </w:rPr>
        <w:t>Tabla 5.5.3. Especificación del caso de uso UC-03 - Gestionar usuarios</w:t>
      </w:r>
      <w:r w:rsidR="00BF74D5">
        <w:rPr>
          <w:noProof/>
          <w:webHidden/>
        </w:rPr>
        <w:tab/>
      </w:r>
      <w:r w:rsidR="00BF74D5">
        <w:rPr>
          <w:noProof/>
          <w:webHidden/>
        </w:rPr>
        <w:fldChar w:fldCharType="begin"/>
      </w:r>
      <w:r w:rsidR="00BF74D5">
        <w:rPr>
          <w:noProof/>
          <w:webHidden/>
        </w:rPr>
        <w:instrText xml:space="preserve"> PAGEREF _Toc233720823 \h </w:instrText>
      </w:r>
      <w:r w:rsidR="00BF74D5">
        <w:rPr>
          <w:noProof/>
          <w:webHidden/>
        </w:rPr>
      </w:r>
      <w:r w:rsidR="00BF74D5">
        <w:rPr>
          <w:noProof/>
          <w:webHidden/>
        </w:rPr>
        <w:fldChar w:fldCharType="separate"/>
      </w:r>
      <w:r w:rsidR="00DA22BD">
        <w:rPr>
          <w:noProof/>
          <w:webHidden/>
        </w:rPr>
        <w:t>59</w:t>
      </w:r>
      <w:r w:rsidR="00BF74D5">
        <w:rPr>
          <w:noProof/>
          <w:webHidden/>
        </w:rPr>
        <w:fldChar w:fldCharType="end"/>
      </w:r>
    </w:p>
    <w:p w14:paraId="1E5EAFB2" w14:textId="65700134" w:rsidR="001D7D77" w:rsidRDefault="001D7D77">
      <w:pPr>
        <w:pStyle w:val="TDC2"/>
        <w:ind w:left="720"/>
        <w:rPr>
          <w:rFonts w:eastAsiaTheme="minorEastAsia"/>
          <w:smallCaps w:val="0"/>
          <w:noProof/>
          <w:kern w:val="2"/>
          <w:sz w:val="24"/>
          <w:szCs w:val="24"/>
          <w:lang w:eastAsia="es-ES"/>
          <w14:ligatures w14:val="standardContextual"/>
        </w:rPr>
      </w:pPr>
      <w:r>
        <w:rPr>
          <w:noProof/>
        </w:rPr>
        <w:t>Figura 5.5.3 Diagrama de actividad de UC-03 - Gestionar usuarios.</w:t>
      </w:r>
      <w:r w:rsidR="00BF74D5">
        <w:rPr>
          <w:noProof/>
          <w:webHidden/>
        </w:rPr>
        <w:tab/>
      </w:r>
      <w:r w:rsidR="00BF74D5">
        <w:rPr>
          <w:noProof/>
          <w:webHidden/>
        </w:rPr>
        <w:fldChar w:fldCharType="begin"/>
      </w:r>
      <w:r w:rsidR="00BF74D5">
        <w:rPr>
          <w:noProof/>
          <w:webHidden/>
        </w:rPr>
        <w:instrText xml:space="preserve"> PAGEREF _Toc233720824 \h </w:instrText>
      </w:r>
      <w:r w:rsidR="00BF74D5">
        <w:rPr>
          <w:noProof/>
          <w:webHidden/>
        </w:rPr>
      </w:r>
      <w:r w:rsidR="00BF74D5">
        <w:rPr>
          <w:noProof/>
          <w:webHidden/>
        </w:rPr>
        <w:fldChar w:fldCharType="separate"/>
      </w:r>
      <w:r w:rsidR="00DA22BD">
        <w:rPr>
          <w:noProof/>
          <w:webHidden/>
        </w:rPr>
        <w:t>59</w:t>
      </w:r>
      <w:r w:rsidR="00BF74D5">
        <w:rPr>
          <w:noProof/>
          <w:webHidden/>
        </w:rPr>
        <w:fldChar w:fldCharType="end"/>
      </w:r>
    </w:p>
    <w:p w14:paraId="3187087F" w14:textId="28CED5CE" w:rsidR="001D7D77" w:rsidRDefault="001D7D77">
      <w:pPr>
        <w:pStyle w:val="TDC2"/>
        <w:ind w:left="720"/>
        <w:rPr>
          <w:rFonts w:eastAsiaTheme="minorEastAsia"/>
          <w:smallCaps w:val="0"/>
          <w:noProof/>
          <w:kern w:val="2"/>
          <w:sz w:val="24"/>
          <w:szCs w:val="24"/>
          <w:lang w:eastAsia="es-ES"/>
          <w14:ligatures w14:val="standardContextual"/>
        </w:rPr>
      </w:pPr>
      <w:r>
        <w:rPr>
          <w:noProof/>
        </w:rPr>
        <w:t>Tabla 5.5.4. Especificación del caso de uso UC-04 - Crear pregunta</w:t>
      </w:r>
      <w:r w:rsidR="00BF74D5">
        <w:rPr>
          <w:noProof/>
          <w:webHidden/>
        </w:rPr>
        <w:tab/>
      </w:r>
      <w:r w:rsidR="00BF74D5">
        <w:rPr>
          <w:noProof/>
          <w:webHidden/>
        </w:rPr>
        <w:fldChar w:fldCharType="begin"/>
      </w:r>
      <w:r w:rsidR="00BF74D5">
        <w:rPr>
          <w:noProof/>
          <w:webHidden/>
        </w:rPr>
        <w:instrText xml:space="preserve"> PAGEREF _Toc233720825 \h </w:instrText>
      </w:r>
      <w:r w:rsidR="00BF74D5">
        <w:rPr>
          <w:noProof/>
          <w:webHidden/>
        </w:rPr>
      </w:r>
      <w:r w:rsidR="00BF74D5">
        <w:rPr>
          <w:noProof/>
          <w:webHidden/>
        </w:rPr>
        <w:fldChar w:fldCharType="separate"/>
      </w:r>
      <w:r w:rsidR="00DA22BD">
        <w:rPr>
          <w:noProof/>
          <w:webHidden/>
        </w:rPr>
        <w:t>59</w:t>
      </w:r>
      <w:r w:rsidR="00BF74D5">
        <w:rPr>
          <w:noProof/>
          <w:webHidden/>
        </w:rPr>
        <w:fldChar w:fldCharType="end"/>
      </w:r>
    </w:p>
    <w:p w14:paraId="245DB8E5" w14:textId="5F8FC376" w:rsidR="001D7D77" w:rsidRDefault="001D7D77">
      <w:pPr>
        <w:pStyle w:val="TDC2"/>
        <w:ind w:left="720"/>
        <w:rPr>
          <w:rFonts w:eastAsiaTheme="minorEastAsia"/>
          <w:smallCaps w:val="0"/>
          <w:noProof/>
          <w:kern w:val="2"/>
          <w:sz w:val="24"/>
          <w:szCs w:val="24"/>
          <w:lang w:eastAsia="es-ES"/>
          <w14:ligatures w14:val="standardContextual"/>
        </w:rPr>
      </w:pPr>
      <w:r>
        <w:rPr>
          <w:noProof/>
        </w:rPr>
        <w:lastRenderedPageBreak/>
        <w:t>Figura 5.5.4  Diagrama de actividad de UC-04 - Crear pregunta.</w:t>
      </w:r>
      <w:r w:rsidR="00BF74D5">
        <w:rPr>
          <w:noProof/>
          <w:webHidden/>
        </w:rPr>
        <w:tab/>
      </w:r>
      <w:r w:rsidR="00BF74D5">
        <w:rPr>
          <w:noProof/>
          <w:webHidden/>
        </w:rPr>
        <w:fldChar w:fldCharType="begin"/>
      </w:r>
      <w:r w:rsidR="00BF74D5">
        <w:rPr>
          <w:noProof/>
          <w:webHidden/>
        </w:rPr>
        <w:instrText xml:space="preserve"> PAGEREF _Toc233720826 \h </w:instrText>
      </w:r>
      <w:r w:rsidR="00BF74D5">
        <w:rPr>
          <w:noProof/>
          <w:webHidden/>
        </w:rPr>
      </w:r>
      <w:r w:rsidR="00BF74D5">
        <w:rPr>
          <w:noProof/>
          <w:webHidden/>
        </w:rPr>
        <w:fldChar w:fldCharType="separate"/>
      </w:r>
      <w:r w:rsidR="00DA22BD">
        <w:rPr>
          <w:noProof/>
          <w:webHidden/>
        </w:rPr>
        <w:t>60</w:t>
      </w:r>
      <w:r w:rsidR="00BF74D5">
        <w:rPr>
          <w:noProof/>
          <w:webHidden/>
        </w:rPr>
        <w:fldChar w:fldCharType="end"/>
      </w:r>
    </w:p>
    <w:p w14:paraId="3A8AEAFB" w14:textId="061B20A3" w:rsidR="001D7D77" w:rsidRDefault="001D7D77">
      <w:pPr>
        <w:pStyle w:val="TDC2"/>
        <w:ind w:left="720"/>
        <w:rPr>
          <w:rFonts w:eastAsiaTheme="minorEastAsia"/>
          <w:smallCaps w:val="0"/>
          <w:noProof/>
          <w:kern w:val="2"/>
          <w:sz w:val="24"/>
          <w:szCs w:val="24"/>
          <w:lang w:eastAsia="es-ES"/>
          <w14:ligatures w14:val="standardContextual"/>
        </w:rPr>
      </w:pPr>
      <w:r>
        <w:rPr>
          <w:noProof/>
        </w:rPr>
        <w:t>Tabla 5.5.5. Especificación del caso de uso UC-05 - Editar o archivar pregunta</w:t>
      </w:r>
      <w:r w:rsidR="00BF74D5">
        <w:rPr>
          <w:noProof/>
          <w:webHidden/>
        </w:rPr>
        <w:tab/>
      </w:r>
      <w:r w:rsidR="00BF74D5">
        <w:rPr>
          <w:noProof/>
          <w:webHidden/>
        </w:rPr>
        <w:fldChar w:fldCharType="begin"/>
      </w:r>
      <w:r w:rsidR="00BF74D5">
        <w:rPr>
          <w:noProof/>
          <w:webHidden/>
        </w:rPr>
        <w:instrText xml:space="preserve"> PAGEREF _Toc233720827 \h </w:instrText>
      </w:r>
      <w:r w:rsidR="00BF74D5">
        <w:rPr>
          <w:noProof/>
          <w:webHidden/>
        </w:rPr>
      </w:r>
      <w:r w:rsidR="00BF74D5">
        <w:rPr>
          <w:noProof/>
          <w:webHidden/>
        </w:rPr>
        <w:fldChar w:fldCharType="separate"/>
      </w:r>
      <w:r w:rsidR="00DA22BD">
        <w:rPr>
          <w:noProof/>
          <w:webHidden/>
        </w:rPr>
        <w:t>60</w:t>
      </w:r>
      <w:r w:rsidR="00BF74D5">
        <w:rPr>
          <w:noProof/>
          <w:webHidden/>
        </w:rPr>
        <w:fldChar w:fldCharType="end"/>
      </w:r>
    </w:p>
    <w:p w14:paraId="7E656517" w14:textId="678B1CF4" w:rsidR="001D7D77" w:rsidRDefault="001D7D77">
      <w:pPr>
        <w:pStyle w:val="TDC2"/>
        <w:ind w:left="720"/>
        <w:rPr>
          <w:rFonts w:eastAsiaTheme="minorEastAsia"/>
          <w:smallCaps w:val="0"/>
          <w:noProof/>
          <w:kern w:val="2"/>
          <w:sz w:val="24"/>
          <w:szCs w:val="24"/>
          <w:lang w:eastAsia="es-ES"/>
          <w14:ligatures w14:val="standardContextual"/>
        </w:rPr>
      </w:pPr>
      <w:r>
        <w:rPr>
          <w:noProof/>
        </w:rPr>
        <w:t>Figura 5.5.5 Diagrama de actividad de UC-05 - Editar o archivar pregunta.</w:t>
      </w:r>
      <w:r w:rsidR="00BF74D5">
        <w:rPr>
          <w:noProof/>
          <w:webHidden/>
        </w:rPr>
        <w:tab/>
      </w:r>
      <w:r w:rsidR="00BF74D5">
        <w:rPr>
          <w:noProof/>
          <w:webHidden/>
        </w:rPr>
        <w:fldChar w:fldCharType="begin"/>
      </w:r>
      <w:r w:rsidR="00BF74D5">
        <w:rPr>
          <w:noProof/>
          <w:webHidden/>
        </w:rPr>
        <w:instrText xml:space="preserve"> PAGEREF _Toc233720828 \h </w:instrText>
      </w:r>
      <w:r w:rsidR="00BF74D5">
        <w:rPr>
          <w:noProof/>
          <w:webHidden/>
        </w:rPr>
      </w:r>
      <w:r w:rsidR="00BF74D5">
        <w:rPr>
          <w:noProof/>
          <w:webHidden/>
        </w:rPr>
        <w:fldChar w:fldCharType="separate"/>
      </w:r>
      <w:r w:rsidR="00DA22BD">
        <w:rPr>
          <w:noProof/>
          <w:webHidden/>
        </w:rPr>
        <w:t>61</w:t>
      </w:r>
      <w:r w:rsidR="00BF74D5">
        <w:rPr>
          <w:noProof/>
          <w:webHidden/>
        </w:rPr>
        <w:fldChar w:fldCharType="end"/>
      </w:r>
    </w:p>
    <w:p w14:paraId="12E40F41" w14:textId="3F3E8E9F" w:rsidR="001D7D77" w:rsidRDefault="001D7D77">
      <w:pPr>
        <w:pStyle w:val="TDC2"/>
        <w:ind w:left="720"/>
        <w:rPr>
          <w:rFonts w:eastAsiaTheme="minorEastAsia"/>
          <w:smallCaps w:val="0"/>
          <w:noProof/>
          <w:kern w:val="2"/>
          <w:sz w:val="24"/>
          <w:szCs w:val="24"/>
          <w:lang w:eastAsia="es-ES"/>
          <w14:ligatures w14:val="standardContextual"/>
        </w:rPr>
      </w:pPr>
      <w:r>
        <w:rPr>
          <w:noProof/>
        </w:rPr>
        <w:t>Tabla 5.5.6. Especificación del caso de uso UC-06 - Crear cuestionario</w:t>
      </w:r>
      <w:r w:rsidR="00BF74D5">
        <w:rPr>
          <w:noProof/>
          <w:webHidden/>
        </w:rPr>
        <w:tab/>
      </w:r>
      <w:r w:rsidR="00BF74D5">
        <w:rPr>
          <w:noProof/>
          <w:webHidden/>
        </w:rPr>
        <w:fldChar w:fldCharType="begin"/>
      </w:r>
      <w:r w:rsidR="00BF74D5">
        <w:rPr>
          <w:noProof/>
          <w:webHidden/>
        </w:rPr>
        <w:instrText xml:space="preserve"> PAGEREF _Toc233720829 \h </w:instrText>
      </w:r>
      <w:r w:rsidR="00BF74D5">
        <w:rPr>
          <w:noProof/>
          <w:webHidden/>
        </w:rPr>
      </w:r>
      <w:r w:rsidR="00BF74D5">
        <w:rPr>
          <w:noProof/>
          <w:webHidden/>
        </w:rPr>
        <w:fldChar w:fldCharType="separate"/>
      </w:r>
      <w:r w:rsidR="00DA22BD">
        <w:rPr>
          <w:noProof/>
          <w:webHidden/>
        </w:rPr>
        <w:t>61</w:t>
      </w:r>
      <w:r w:rsidR="00BF74D5">
        <w:rPr>
          <w:noProof/>
          <w:webHidden/>
        </w:rPr>
        <w:fldChar w:fldCharType="end"/>
      </w:r>
    </w:p>
    <w:p w14:paraId="5229F9AB" w14:textId="65FF0E32" w:rsidR="001D7D77" w:rsidRDefault="001D7D77">
      <w:pPr>
        <w:pStyle w:val="TDC2"/>
        <w:ind w:left="720"/>
        <w:rPr>
          <w:rFonts w:eastAsiaTheme="minorEastAsia"/>
          <w:smallCaps w:val="0"/>
          <w:noProof/>
          <w:kern w:val="2"/>
          <w:sz w:val="24"/>
          <w:szCs w:val="24"/>
          <w:lang w:eastAsia="es-ES"/>
          <w14:ligatures w14:val="standardContextual"/>
        </w:rPr>
      </w:pPr>
      <w:r>
        <w:rPr>
          <w:noProof/>
        </w:rPr>
        <w:t>Figura 5.5.6 Diagrama de actividad de UC-06 - Crear cuestionario.</w:t>
      </w:r>
      <w:r w:rsidR="00BF74D5">
        <w:rPr>
          <w:noProof/>
          <w:webHidden/>
        </w:rPr>
        <w:tab/>
      </w:r>
      <w:r w:rsidR="00BF74D5">
        <w:rPr>
          <w:noProof/>
          <w:webHidden/>
        </w:rPr>
        <w:fldChar w:fldCharType="begin"/>
      </w:r>
      <w:r w:rsidR="00BF74D5">
        <w:rPr>
          <w:noProof/>
          <w:webHidden/>
        </w:rPr>
        <w:instrText xml:space="preserve"> PAGEREF _Toc233720830 \h </w:instrText>
      </w:r>
      <w:r w:rsidR="00BF74D5">
        <w:rPr>
          <w:noProof/>
          <w:webHidden/>
        </w:rPr>
      </w:r>
      <w:r w:rsidR="00BF74D5">
        <w:rPr>
          <w:noProof/>
          <w:webHidden/>
        </w:rPr>
        <w:fldChar w:fldCharType="separate"/>
      </w:r>
      <w:r w:rsidR="00DA22BD">
        <w:rPr>
          <w:noProof/>
          <w:webHidden/>
        </w:rPr>
        <w:t>62</w:t>
      </w:r>
      <w:r w:rsidR="00BF74D5">
        <w:rPr>
          <w:noProof/>
          <w:webHidden/>
        </w:rPr>
        <w:fldChar w:fldCharType="end"/>
      </w:r>
    </w:p>
    <w:p w14:paraId="2F5BF2C8" w14:textId="0004E8E3" w:rsidR="001D7D77" w:rsidRDefault="001D7D77">
      <w:pPr>
        <w:pStyle w:val="TDC2"/>
        <w:ind w:left="720"/>
        <w:rPr>
          <w:rFonts w:eastAsiaTheme="minorEastAsia"/>
          <w:smallCaps w:val="0"/>
          <w:noProof/>
          <w:kern w:val="2"/>
          <w:sz w:val="24"/>
          <w:szCs w:val="24"/>
          <w:lang w:eastAsia="es-ES"/>
          <w14:ligatures w14:val="standardContextual"/>
        </w:rPr>
      </w:pPr>
      <w:r>
        <w:rPr>
          <w:noProof/>
        </w:rPr>
        <w:t>Tabla 5.5.7. Especificación del caso de uso UC-07 - Configurar cuestionario</w:t>
      </w:r>
      <w:r w:rsidR="00BF74D5">
        <w:rPr>
          <w:noProof/>
          <w:webHidden/>
        </w:rPr>
        <w:tab/>
      </w:r>
      <w:r w:rsidR="00BF74D5">
        <w:rPr>
          <w:noProof/>
          <w:webHidden/>
        </w:rPr>
        <w:fldChar w:fldCharType="begin"/>
      </w:r>
      <w:r w:rsidR="00BF74D5">
        <w:rPr>
          <w:noProof/>
          <w:webHidden/>
        </w:rPr>
        <w:instrText xml:space="preserve"> PAGEREF _Toc233720831 \h </w:instrText>
      </w:r>
      <w:r w:rsidR="00BF74D5">
        <w:rPr>
          <w:noProof/>
          <w:webHidden/>
        </w:rPr>
      </w:r>
      <w:r w:rsidR="00BF74D5">
        <w:rPr>
          <w:noProof/>
          <w:webHidden/>
        </w:rPr>
        <w:fldChar w:fldCharType="separate"/>
      </w:r>
      <w:r w:rsidR="00DA22BD">
        <w:rPr>
          <w:noProof/>
          <w:webHidden/>
        </w:rPr>
        <w:t>62</w:t>
      </w:r>
      <w:r w:rsidR="00BF74D5">
        <w:rPr>
          <w:noProof/>
          <w:webHidden/>
        </w:rPr>
        <w:fldChar w:fldCharType="end"/>
      </w:r>
    </w:p>
    <w:p w14:paraId="757DBE71" w14:textId="37AA0A92" w:rsidR="001D7D77" w:rsidRDefault="001D7D77">
      <w:pPr>
        <w:pStyle w:val="TDC2"/>
        <w:ind w:left="720"/>
        <w:rPr>
          <w:rFonts w:eastAsiaTheme="minorEastAsia"/>
          <w:smallCaps w:val="0"/>
          <w:noProof/>
          <w:kern w:val="2"/>
          <w:sz w:val="24"/>
          <w:szCs w:val="24"/>
          <w:lang w:eastAsia="es-ES"/>
          <w14:ligatures w14:val="standardContextual"/>
        </w:rPr>
      </w:pPr>
      <w:r>
        <w:rPr>
          <w:noProof/>
        </w:rPr>
        <w:t>Figura 5.5.7 Diagrama de actividad de UC-07 - Configurar cuestionario.</w:t>
      </w:r>
      <w:r w:rsidR="00BF74D5">
        <w:rPr>
          <w:noProof/>
          <w:webHidden/>
        </w:rPr>
        <w:tab/>
      </w:r>
      <w:r w:rsidR="00BF74D5">
        <w:rPr>
          <w:noProof/>
          <w:webHidden/>
        </w:rPr>
        <w:fldChar w:fldCharType="begin"/>
      </w:r>
      <w:r w:rsidR="00BF74D5">
        <w:rPr>
          <w:noProof/>
          <w:webHidden/>
        </w:rPr>
        <w:instrText xml:space="preserve"> PAGEREF _Toc233720832 \h </w:instrText>
      </w:r>
      <w:r w:rsidR="00BF74D5">
        <w:rPr>
          <w:noProof/>
          <w:webHidden/>
        </w:rPr>
      </w:r>
      <w:r w:rsidR="00BF74D5">
        <w:rPr>
          <w:noProof/>
          <w:webHidden/>
        </w:rPr>
        <w:fldChar w:fldCharType="separate"/>
      </w:r>
      <w:r w:rsidR="00DA22BD">
        <w:rPr>
          <w:noProof/>
          <w:webHidden/>
        </w:rPr>
        <w:t>63</w:t>
      </w:r>
      <w:r w:rsidR="00BF74D5">
        <w:rPr>
          <w:noProof/>
          <w:webHidden/>
        </w:rPr>
        <w:fldChar w:fldCharType="end"/>
      </w:r>
    </w:p>
    <w:p w14:paraId="73FFE271" w14:textId="08D28162" w:rsidR="001D7D77" w:rsidRDefault="001D7D77">
      <w:pPr>
        <w:pStyle w:val="TDC2"/>
        <w:ind w:left="720"/>
        <w:rPr>
          <w:rFonts w:eastAsiaTheme="minorEastAsia"/>
          <w:smallCaps w:val="0"/>
          <w:noProof/>
          <w:kern w:val="2"/>
          <w:sz w:val="24"/>
          <w:szCs w:val="24"/>
          <w:lang w:eastAsia="es-ES"/>
          <w14:ligatures w14:val="standardContextual"/>
        </w:rPr>
      </w:pPr>
      <w:r>
        <w:rPr>
          <w:noProof/>
        </w:rPr>
        <w:t>Tabla 5.5.8. Especificación del caso de uso UC-08 - Publicar o despublicar cuestionario</w:t>
      </w:r>
      <w:r w:rsidR="00BF74D5">
        <w:rPr>
          <w:noProof/>
          <w:webHidden/>
        </w:rPr>
        <w:tab/>
      </w:r>
      <w:r w:rsidR="00BF74D5">
        <w:rPr>
          <w:noProof/>
          <w:webHidden/>
        </w:rPr>
        <w:fldChar w:fldCharType="begin"/>
      </w:r>
      <w:r w:rsidR="00BF74D5">
        <w:rPr>
          <w:noProof/>
          <w:webHidden/>
        </w:rPr>
        <w:instrText xml:space="preserve"> PAGEREF _Toc233720833 \h </w:instrText>
      </w:r>
      <w:r w:rsidR="00BF74D5">
        <w:rPr>
          <w:noProof/>
          <w:webHidden/>
        </w:rPr>
      </w:r>
      <w:r w:rsidR="00BF74D5">
        <w:rPr>
          <w:noProof/>
          <w:webHidden/>
        </w:rPr>
        <w:fldChar w:fldCharType="separate"/>
      </w:r>
      <w:r w:rsidR="00DA22BD">
        <w:rPr>
          <w:noProof/>
          <w:webHidden/>
        </w:rPr>
        <w:t>63</w:t>
      </w:r>
      <w:r w:rsidR="00BF74D5">
        <w:rPr>
          <w:noProof/>
          <w:webHidden/>
        </w:rPr>
        <w:fldChar w:fldCharType="end"/>
      </w:r>
    </w:p>
    <w:p w14:paraId="3A9F10BF" w14:textId="135FCFCA" w:rsidR="001D7D77" w:rsidRDefault="001D7D77">
      <w:pPr>
        <w:pStyle w:val="TDC2"/>
        <w:ind w:left="720"/>
        <w:rPr>
          <w:rFonts w:eastAsiaTheme="minorEastAsia"/>
          <w:smallCaps w:val="0"/>
          <w:noProof/>
          <w:kern w:val="2"/>
          <w:sz w:val="24"/>
          <w:szCs w:val="24"/>
          <w:lang w:eastAsia="es-ES"/>
          <w14:ligatures w14:val="standardContextual"/>
        </w:rPr>
      </w:pPr>
      <w:r>
        <w:rPr>
          <w:noProof/>
        </w:rPr>
        <w:t>Figura 5.5.8 Diagrama de actividad de UC-08 - Publicar o despublicar cuestionario.</w:t>
      </w:r>
      <w:r w:rsidR="00BF74D5">
        <w:rPr>
          <w:noProof/>
          <w:webHidden/>
        </w:rPr>
        <w:tab/>
      </w:r>
      <w:r w:rsidR="00BF74D5">
        <w:rPr>
          <w:noProof/>
          <w:webHidden/>
        </w:rPr>
        <w:fldChar w:fldCharType="begin"/>
      </w:r>
      <w:r w:rsidR="00BF74D5">
        <w:rPr>
          <w:noProof/>
          <w:webHidden/>
        </w:rPr>
        <w:instrText xml:space="preserve"> PAGEREF _Toc233720834 \h </w:instrText>
      </w:r>
      <w:r w:rsidR="00BF74D5">
        <w:rPr>
          <w:noProof/>
          <w:webHidden/>
        </w:rPr>
      </w:r>
      <w:r w:rsidR="00BF74D5">
        <w:rPr>
          <w:noProof/>
          <w:webHidden/>
        </w:rPr>
        <w:fldChar w:fldCharType="separate"/>
      </w:r>
      <w:r w:rsidR="00DA22BD">
        <w:rPr>
          <w:noProof/>
          <w:webHidden/>
        </w:rPr>
        <w:t>63</w:t>
      </w:r>
      <w:r w:rsidR="00BF74D5">
        <w:rPr>
          <w:noProof/>
          <w:webHidden/>
        </w:rPr>
        <w:fldChar w:fldCharType="end"/>
      </w:r>
    </w:p>
    <w:p w14:paraId="0352476E" w14:textId="5BA459CF" w:rsidR="001D7D77" w:rsidRDefault="001D7D77">
      <w:pPr>
        <w:pStyle w:val="TDC2"/>
        <w:ind w:left="720"/>
        <w:rPr>
          <w:rFonts w:eastAsiaTheme="minorEastAsia"/>
          <w:smallCaps w:val="0"/>
          <w:noProof/>
          <w:kern w:val="2"/>
          <w:sz w:val="24"/>
          <w:szCs w:val="24"/>
          <w:lang w:eastAsia="es-ES"/>
          <w14:ligatures w14:val="standardContextual"/>
        </w:rPr>
      </w:pPr>
      <w:r>
        <w:rPr>
          <w:noProof/>
        </w:rPr>
        <w:t>Tabla 5.5.9. Especificación del caso de uso UC-09 - Ver cuestionarios disponibles</w:t>
      </w:r>
      <w:r w:rsidR="00BF74D5">
        <w:rPr>
          <w:noProof/>
          <w:webHidden/>
        </w:rPr>
        <w:tab/>
      </w:r>
      <w:r w:rsidR="00BF74D5">
        <w:rPr>
          <w:noProof/>
          <w:webHidden/>
        </w:rPr>
        <w:fldChar w:fldCharType="begin"/>
      </w:r>
      <w:r w:rsidR="00BF74D5">
        <w:rPr>
          <w:noProof/>
          <w:webHidden/>
        </w:rPr>
        <w:instrText xml:space="preserve"> PAGEREF _Toc233720835 \h </w:instrText>
      </w:r>
      <w:r w:rsidR="00BF74D5">
        <w:rPr>
          <w:noProof/>
          <w:webHidden/>
        </w:rPr>
      </w:r>
      <w:r w:rsidR="00BF74D5">
        <w:rPr>
          <w:noProof/>
          <w:webHidden/>
        </w:rPr>
        <w:fldChar w:fldCharType="separate"/>
      </w:r>
      <w:r w:rsidR="00DA22BD">
        <w:rPr>
          <w:noProof/>
          <w:webHidden/>
        </w:rPr>
        <w:t>64</w:t>
      </w:r>
      <w:r w:rsidR="00BF74D5">
        <w:rPr>
          <w:noProof/>
          <w:webHidden/>
        </w:rPr>
        <w:fldChar w:fldCharType="end"/>
      </w:r>
    </w:p>
    <w:p w14:paraId="068B0ADA" w14:textId="40609314" w:rsidR="001D7D77" w:rsidRDefault="001D7D77">
      <w:pPr>
        <w:pStyle w:val="TDC2"/>
        <w:ind w:left="720"/>
        <w:rPr>
          <w:rFonts w:eastAsiaTheme="minorEastAsia"/>
          <w:smallCaps w:val="0"/>
          <w:noProof/>
          <w:kern w:val="2"/>
          <w:sz w:val="24"/>
          <w:szCs w:val="24"/>
          <w:lang w:eastAsia="es-ES"/>
          <w14:ligatures w14:val="standardContextual"/>
        </w:rPr>
      </w:pPr>
      <w:r>
        <w:rPr>
          <w:noProof/>
        </w:rPr>
        <w:t>Figura 5.5.9 Diagrama de actividad de UC-09 - Ver cuestionarios disponibles.</w:t>
      </w:r>
      <w:r w:rsidR="00BF74D5">
        <w:rPr>
          <w:noProof/>
          <w:webHidden/>
        </w:rPr>
        <w:tab/>
      </w:r>
      <w:r w:rsidR="00BF74D5">
        <w:rPr>
          <w:noProof/>
          <w:webHidden/>
        </w:rPr>
        <w:fldChar w:fldCharType="begin"/>
      </w:r>
      <w:r w:rsidR="00BF74D5">
        <w:rPr>
          <w:noProof/>
          <w:webHidden/>
        </w:rPr>
        <w:instrText xml:space="preserve"> PAGEREF _Toc233720836 \h </w:instrText>
      </w:r>
      <w:r w:rsidR="00BF74D5">
        <w:rPr>
          <w:noProof/>
          <w:webHidden/>
        </w:rPr>
      </w:r>
      <w:r w:rsidR="00BF74D5">
        <w:rPr>
          <w:noProof/>
          <w:webHidden/>
        </w:rPr>
        <w:fldChar w:fldCharType="separate"/>
      </w:r>
      <w:r w:rsidR="00DA22BD">
        <w:rPr>
          <w:noProof/>
          <w:webHidden/>
        </w:rPr>
        <w:t>64</w:t>
      </w:r>
      <w:r w:rsidR="00BF74D5">
        <w:rPr>
          <w:noProof/>
          <w:webHidden/>
        </w:rPr>
        <w:fldChar w:fldCharType="end"/>
      </w:r>
    </w:p>
    <w:p w14:paraId="1F2BF00B" w14:textId="007910DA" w:rsidR="001D7D77" w:rsidRDefault="001D7D77">
      <w:pPr>
        <w:pStyle w:val="TDC2"/>
        <w:ind w:left="720"/>
        <w:rPr>
          <w:rFonts w:eastAsiaTheme="minorEastAsia"/>
          <w:smallCaps w:val="0"/>
          <w:noProof/>
          <w:kern w:val="2"/>
          <w:sz w:val="24"/>
          <w:szCs w:val="24"/>
          <w:lang w:eastAsia="es-ES"/>
          <w14:ligatures w14:val="standardContextual"/>
        </w:rPr>
      </w:pPr>
      <w:r>
        <w:rPr>
          <w:noProof/>
        </w:rPr>
        <w:t>Tabla 5.5.10. Especificación del caso de uso UC-10 - Realizar cuestionario</w:t>
      </w:r>
      <w:r w:rsidR="00BF74D5">
        <w:rPr>
          <w:noProof/>
          <w:webHidden/>
        </w:rPr>
        <w:tab/>
      </w:r>
      <w:r w:rsidR="00BF74D5">
        <w:rPr>
          <w:noProof/>
          <w:webHidden/>
        </w:rPr>
        <w:fldChar w:fldCharType="begin"/>
      </w:r>
      <w:r w:rsidR="00BF74D5">
        <w:rPr>
          <w:noProof/>
          <w:webHidden/>
        </w:rPr>
        <w:instrText xml:space="preserve"> PAGEREF _Toc233720837 \h </w:instrText>
      </w:r>
      <w:r w:rsidR="00BF74D5">
        <w:rPr>
          <w:noProof/>
          <w:webHidden/>
        </w:rPr>
      </w:r>
      <w:r w:rsidR="00BF74D5">
        <w:rPr>
          <w:noProof/>
          <w:webHidden/>
        </w:rPr>
        <w:fldChar w:fldCharType="separate"/>
      </w:r>
      <w:r w:rsidR="00DA22BD">
        <w:rPr>
          <w:noProof/>
          <w:webHidden/>
        </w:rPr>
        <w:t>65</w:t>
      </w:r>
      <w:r w:rsidR="00BF74D5">
        <w:rPr>
          <w:noProof/>
          <w:webHidden/>
        </w:rPr>
        <w:fldChar w:fldCharType="end"/>
      </w:r>
    </w:p>
    <w:p w14:paraId="73A48BDB" w14:textId="67910836" w:rsidR="001D7D77" w:rsidRDefault="001D7D77">
      <w:pPr>
        <w:pStyle w:val="TDC2"/>
        <w:ind w:left="720"/>
        <w:rPr>
          <w:rFonts w:eastAsiaTheme="minorEastAsia"/>
          <w:smallCaps w:val="0"/>
          <w:noProof/>
          <w:kern w:val="2"/>
          <w:sz w:val="24"/>
          <w:szCs w:val="24"/>
          <w:lang w:eastAsia="es-ES"/>
          <w14:ligatures w14:val="standardContextual"/>
        </w:rPr>
      </w:pPr>
      <w:r>
        <w:rPr>
          <w:noProof/>
        </w:rPr>
        <w:t>Figura 5.5.10 Diagrama de actividad de UC-10 - Realizar cuestionario.</w:t>
      </w:r>
      <w:r w:rsidR="00BF74D5">
        <w:rPr>
          <w:noProof/>
          <w:webHidden/>
        </w:rPr>
        <w:tab/>
      </w:r>
      <w:r w:rsidR="00BF74D5">
        <w:rPr>
          <w:noProof/>
          <w:webHidden/>
        </w:rPr>
        <w:fldChar w:fldCharType="begin"/>
      </w:r>
      <w:r w:rsidR="00BF74D5">
        <w:rPr>
          <w:noProof/>
          <w:webHidden/>
        </w:rPr>
        <w:instrText xml:space="preserve"> PAGEREF _Toc233720837 \h </w:instrText>
      </w:r>
      <w:r w:rsidR="00BF74D5">
        <w:rPr>
          <w:noProof/>
          <w:webHidden/>
        </w:rPr>
      </w:r>
      <w:r w:rsidR="00BF74D5">
        <w:rPr>
          <w:noProof/>
          <w:webHidden/>
        </w:rPr>
        <w:fldChar w:fldCharType="separate"/>
      </w:r>
      <w:r w:rsidR="00DA22BD">
        <w:rPr>
          <w:noProof/>
          <w:webHidden/>
        </w:rPr>
        <w:t>65</w:t>
      </w:r>
      <w:r w:rsidR="00BF74D5">
        <w:rPr>
          <w:noProof/>
          <w:webHidden/>
        </w:rPr>
        <w:fldChar w:fldCharType="end"/>
      </w:r>
    </w:p>
    <w:p w14:paraId="0A965885" w14:textId="068EF004" w:rsidR="001D7D77" w:rsidRDefault="001D7D77">
      <w:pPr>
        <w:pStyle w:val="TDC2"/>
        <w:ind w:left="720"/>
        <w:rPr>
          <w:rFonts w:eastAsiaTheme="minorEastAsia"/>
          <w:smallCaps w:val="0"/>
          <w:noProof/>
          <w:kern w:val="2"/>
          <w:sz w:val="24"/>
          <w:szCs w:val="24"/>
          <w:lang w:eastAsia="es-ES"/>
          <w14:ligatures w14:val="standardContextual"/>
        </w:rPr>
      </w:pPr>
      <w:r>
        <w:rPr>
          <w:noProof/>
        </w:rPr>
        <w:t>Tabla 5.5.11. Especificación del caso de uso UC-11 - Consultar resultados y “feedback”</w:t>
      </w:r>
      <w:r w:rsidR="00BF74D5">
        <w:rPr>
          <w:noProof/>
          <w:webHidden/>
        </w:rPr>
        <w:tab/>
      </w:r>
      <w:r w:rsidR="00BF74D5">
        <w:rPr>
          <w:noProof/>
          <w:webHidden/>
        </w:rPr>
        <w:fldChar w:fldCharType="begin"/>
      </w:r>
      <w:r w:rsidR="00BF74D5">
        <w:rPr>
          <w:noProof/>
          <w:webHidden/>
        </w:rPr>
        <w:instrText xml:space="preserve"> PAGEREF _Toc233720838 \h </w:instrText>
      </w:r>
      <w:r w:rsidR="00BF74D5">
        <w:rPr>
          <w:noProof/>
          <w:webHidden/>
        </w:rPr>
      </w:r>
      <w:r w:rsidR="00BF74D5">
        <w:rPr>
          <w:noProof/>
          <w:webHidden/>
        </w:rPr>
        <w:fldChar w:fldCharType="separate"/>
      </w:r>
      <w:r w:rsidR="00DA22BD">
        <w:rPr>
          <w:noProof/>
          <w:webHidden/>
        </w:rPr>
        <w:t>65</w:t>
      </w:r>
      <w:r w:rsidR="00BF74D5">
        <w:rPr>
          <w:noProof/>
          <w:webHidden/>
        </w:rPr>
        <w:fldChar w:fldCharType="end"/>
      </w:r>
    </w:p>
    <w:p w14:paraId="44CE9D3D" w14:textId="3B86A527" w:rsidR="001D7D77" w:rsidRDefault="001D7D77">
      <w:pPr>
        <w:pStyle w:val="TDC2"/>
        <w:ind w:left="720"/>
        <w:rPr>
          <w:rFonts w:eastAsiaTheme="minorEastAsia"/>
          <w:smallCaps w:val="0"/>
          <w:noProof/>
          <w:kern w:val="2"/>
          <w:sz w:val="24"/>
          <w:szCs w:val="24"/>
          <w:lang w:eastAsia="es-ES"/>
          <w14:ligatures w14:val="standardContextual"/>
        </w:rPr>
      </w:pPr>
      <w:r>
        <w:rPr>
          <w:noProof/>
        </w:rPr>
        <w:t>Figura 5.5.11 Diagrama de actividad de UC-11 - Consultar resultados y “feedback”.</w:t>
      </w:r>
      <w:r w:rsidR="00BF74D5">
        <w:rPr>
          <w:noProof/>
          <w:webHidden/>
        </w:rPr>
        <w:tab/>
      </w:r>
      <w:r w:rsidR="00BF74D5">
        <w:rPr>
          <w:noProof/>
          <w:webHidden/>
        </w:rPr>
        <w:fldChar w:fldCharType="begin"/>
      </w:r>
      <w:r w:rsidR="00BF74D5">
        <w:rPr>
          <w:noProof/>
          <w:webHidden/>
        </w:rPr>
        <w:instrText xml:space="preserve"> PAGEREF _Toc233720839 \h </w:instrText>
      </w:r>
      <w:r w:rsidR="00BF74D5">
        <w:rPr>
          <w:noProof/>
          <w:webHidden/>
        </w:rPr>
      </w:r>
      <w:r w:rsidR="00BF74D5">
        <w:rPr>
          <w:noProof/>
          <w:webHidden/>
        </w:rPr>
        <w:fldChar w:fldCharType="separate"/>
      </w:r>
      <w:r w:rsidR="00DA22BD">
        <w:rPr>
          <w:noProof/>
          <w:webHidden/>
        </w:rPr>
        <w:t>66</w:t>
      </w:r>
      <w:r w:rsidR="00BF74D5">
        <w:rPr>
          <w:noProof/>
          <w:webHidden/>
        </w:rPr>
        <w:fldChar w:fldCharType="end"/>
      </w:r>
    </w:p>
    <w:p w14:paraId="45730C78" w14:textId="2C518AE6" w:rsidR="001D7D77" w:rsidRDefault="001D7D77">
      <w:pPr>
        <w:pStyle w:val="TDC2"/>
        <w:ind w:left="720"/>
        <w:rPr>
          <w:rFonts w:eastAsiaTheme="minorEastAsia"/>
          <w:smallCaps w:val="0"/>
          <w:noProof/>
          <w:kern w:val="2"/>
          <w:sz w:val="24"/>
          <w:szCs w:val="24"/>
          <w:lang w:eastAsia="es-ES"/>
          <w14:ligatures w14:val="standardContextual"/>
        </w:rPr>
      </w:pPr>
      <w:r>
        <w:rPr>
          <w:noProof/>
        </w:rPr>
        <w:t>Tabla 5.5.12. Especificación del caso de uso UC-12 - Consultar analíticas</w:t>
      </w:r>
      <w:r w:rsidR="00BF74D5">
        <w:rPr>
          <w:noProof/>
          <w:webHidden/>
        </w:rPr>
        <w:tab/>
      </w:r>
      <w:r w:rsidR="00BF74D5">
        <w:rPr>
          <w:noProof/>
          <w:webHidden/>
        </w:rPr>
        <w:fldChar w:fldCharType="begin"/>
      </w:r>
      <w:r w:rsidR="00BF74D5">
        <w:rPr>
          <w:noProof/>
          <w:webHidden/>
        </w:rPr>
        <w:instrText xml:space="preserve"> PAGEREF _Toc233720840 \h </w:instrText>
      </w:r>
      <w:r w:rsidR="00BF74D5">
        <w:rPr>
          <w:noProof/>
          <w:webHidden/>
        </w:rPr>
      </w:r>
      <w:r w:rsidR="00BF74D5">
        <w:rPr>
          <w:noProof/>
          <w:webHidden/>
        </w:rPr>
        <w:fldChar w:fldCharType="separate"/>
      </w:r>
      <w:r w:rsidR="00DA22BD">
        <w:rPr>
          <w:noProof/>
          <w:webHidden/>
        </w:rPr>
        <w:t>66</w:t>
      </w:r>
      <w:r w:rsidR="00BF74D5">
        <w:rPr>
          <w:noProof/>
          <w:webHidden/>
        </w:rPr>
        <w:fldChar w:fldCharType="end"/>
      </w:r>
    </w:p>
    <w:p w14:paraId="69B2333B" w14:textId="3D73A237" w:rsidR="001D7D77" w:rsidRDefault="001D7D77">
      <w:pPr>
        <w:pStyle w:val="TDC2"/>
        <w:ind w:left="720"/>
        <w:rPr>
          <w:rFonts w:eastAsiaTheme="minorEastAsia"/>
          <w:smallCaps w:val="0"/>
          <w:noProof/>
          <w:kern w:val="2"/>
          <w:sz w:val="24"/>
          <w:szCs w:val="24"/>
          <w:lang w:eastAsia="es-ES"/>
          <w14:ligatures w14:val="standardContextual"/>
        </w:rPr>
      </w:pPr>
      <w:r>
        <w:rPr>
          <w:noProof/>
        </w:rPr>
        <w:t>Figura 5.5.12 Diagrama de actividad de UC-12 - Consultar analíticas.</w:t>
      </w:r>
      <w:r w:rsidR="00BF74D5">
        <w:rPr>
          <w:noProof/>
          <w:webHidden/>
        </w:rPr>
        <w:tab/>
      </w:r>
      <w:r w:rsidR="00BF74D5">
        <w:rPr>
          <w:noProof/>
          <w:webHidden/>
        </w:rPr>
        <w:fldChar w:fldCharType="begin"/>
      </w:r>
      <w:r w:rsidR="00BF74D5">
        <w:rPr>
          <w:noProof/>
          <w:webHidden/>
        </w:rPr>
        <w:instrText xml:space="preserve"> PAGEREF _Toc233720841 \h </w:instrText>
      </w:r>
      <w:r w:rsidR="00BF74D5">
        <w:rPr>
          <w:noProof/>
          <w:webHidden/>
        </w:rPr>
      </w:r>
      <w:r w:rsidR="00BF74D5">
        <w:rPr>
          <w:noProof/>
          <w:webHidden/>
        </w:rPr>
        <w:fldChar w:fldCharType="separate"/>
      </w:r>
      <w:r w:rsidR="00DA22BD">
        <w:rPr>
          <w:noProof/>
          <w:webHidden/>
        </w:rPr>
        <w:t>66</w:t>
      </w:r>
      <w:r w:rsidR="00BF74D5">
        <w:rPr>
          <w:noProof/>
          <w:webHidden/>
        </w:rPr>
        <w:fldChar w:fldCharType="end"/>
      </w:r>
    </w:p>
    <w:p w14:paraId="74643DE4" w14:textId="3958DC30" w:rsidR="001D7D77" w:rsidRDefault="001D7D77">
      <w:pPr>
        <w:pStyle w:val="TDC2"/>
        <w:ind w:left="720"/>
        <w:rPr>
          <w:rFonts w:eastAsiaTheme="minorEastAsia"/>
          <w:smallCaps w:val="0"/>
          <w:noProof/>
          <w:kern w:val="2"/>
          <w:sz w:val="24"/>
          <w:szCs w:val="24"/>
          <w:lang w:eastAsia="es-ES"/>
          <w14:ligatures w14:val="standardContextual"/>
        </w:rPr>
      </w:pPr>
      <w:r>
        <w:rPr>
          <w:noProof/>
        </w:rPr>
        <w:t>Tabla 5.5.13. Especificación del caso de uso UC-13 - Registrarse</w:t>
      </w:r>
      <w:r w:rsidR="00BF74D5">
        <w:rPr>
          <w:noProof/>
          <w:webHidden/>
        </w:rPr>
        <w:tab/>
      </w:r>
      <w:r w:rsidR="00BF74D5">
        <w:rPr>
          <w:noProof/>
          <w:webHidden/>
        </w:rPr>
        <w:fldChar w:fldCharType="begin"/>
      </w:r>
      <w:r w:rsidR="00BF74D5">
        <w:rPr>
          <w:noProof/>
          <w:webHidden/>
        </w:rPr>
        <w:instrText xml:space="preserve"> PAGEREF _Toc233720842 \h </w:instrText>
      </w:r>
      <w:r w:rsidR="00BF74D5">
        <w:rPr>
          <w:noProof/>
          <w:webHidden/>
        </w:rPr>
      </w:r>
      <w:r w:rsidR="00BF74D5">
        <w:rPr>
          <w:noProof/>
          <w:webHidden/>
        </w:rPr>
        <w:fldChar w:fldCharType="separate"/>
      </w:r>
      <w:r w:rsidR="00DA22BD">
        <w:rPr>
          <w:noProof/>
          <w:webHidden/>
        </w:rPr>
        <w:t>67</w:t>
      </w:r>
      <w:r w:rsidR="00BF74D5">
        <w:rPr>
          <w:noProof/>
          <w:webHidden/>
        </w:rPr>
        <w:fldChar w:fldCharType="end"/>
      </w:r>
    </w:p>
    <w:p w14:paraId="44A73D67" w14:textId="57DB72DC" w:rsidR="001D7D77" w:rsidRDefault="001D7D77">
      <w:pPr>
        <w:pStyle w:val="TDC2"/>
        <w:ind w:left="720"/>
        <w:rPr>
          <w:rFonts w:eastAsiaTheme="minorEastAsia"/>
          <w:smallCaps w:val="0"/>
          <w:noProof/>
          <w:kern w:val="2"/>
          <w:sz w:val="24"/>
          <w:szCs w:val="24"/>
          <w:lang w:eastAsia="es-ES"/>
          <w14:ligatures w14:val="standardContextual"/>
        </w:rPr>
      </w:pPr>
      <w:r>
        <w:rPr>
          <w:noProof/>
        </w:rPr>
        <w:t>Figura 5.5.13 Diagrama de actividad de UC-13 - Registrarse.</w:t>
      </w:r>
      <w:r w:rsidR="00BF74D5">
        <w:rPr>
          <w:noProof/>
          <w:webHidden/>
        </w:rPr>
        <w:tab/>
      </w:r>
      <w:r w:rsidR="00BF74D5">
        <w:rPr>
          <w:noProof/>
          <w:webHidden/>
        </w:rPr>
        <w:fldChar w:fldCharType="begin"/>
      </w:r>
      <w:r w:rsidR="00BF74D5">
        <w:rPr>
          <w:noProof/>
          <w:webHidden/>
        </w:rPr>
        <w:instrText xml:space="preserve"> PAGEREF _Toc233720843 \h </w:instrText>
      </w:r>
      <w:r w:rsidR="00BF74D5">
        <w:rPr>
          <w:noProof/>
          <w:webHidden/>
        </w:rPr>
      </w:r>
      <w:r w:rsidR="00BF74D5">
        <w:rPr>
          <w:noProof/>
          <w:webHidden/>
        </w:rPr>
        <w:fldChar w:fldCharType="separate"/>
      </w:r>
      <w:r w:rsidR="00DA22BD">
        <w:rPr>
          <w:noProof/>
          <w:webHidden/>
        </w:rPr>
        <w:t>67</w:t>
      </w:r>
      <w:r w:rsidR="00BF74D5">
        <w:rPr>
          <w:noProof/>
          <w:webHidden/>
        </w:rPr>
        <w:fldChar w:fldCharType="end"/>
      </w:r>
    </w:p>
    <w:p w14:paraId="5EEB6FB5" w14:textId="79076560" w:rsidR="001D7D77" w:rsidRDefault="001D7D77">
      <w:pPr>
        <w:pStyle w:val="TDC2"/>
        <w:ind w:left="720"/>
        <w:rPr>
          <w:rFonts w:eastAsiaTheme="minorEastAsia"/>
          <w:smallCaps w:val="0"/>
          <w:noProof/>
          <w:kern w:val="2"/>
          <w:sz w:val="24"/>
          <w:szCs w:val="24"/>
          <w:lang w:eastAsia="es-ES"/>
          <w14:ligatures w14:val="standardContextual"/>
        </w:rPr>
      </w:pPr>
      <w:r>
        <w:rPr>
          <w:noProof/>
        </w:rPr>
        <w:t>Tabla 5.5.14. Especificación del caso de uso UC-14 - Restaurar sesión</w:t>
      </w:r>
      <w:r w:rsidR="00BF74D5">
        <w:rPr>
          <w:noProof/>
          <w:webHidden/>
        </w:rPr>
        <w:tab/>
      </w:r>
      <w:r w:rsidR="00BF74D5">
        <w:rPr>
          <w:noProof/>
          <w:webHidden/>
        </w:rPr>
        <w:fldChar w:fldCharType="begin"/>
      </w:r>
      <w:r w:rsidR="00BF74D5">
        <w:rPr>
          <w:noProof/>
          <w:webHidden/>
        </w:rPr>
        <w:instrText xml:space="preserve"> PAGEREF _Toc233720844 \h </w:instrText>
      </w:r>
      <w:r w:rsidR="00BF74D5">
        <w:rPr>
          <w:noProof/>
          <w:webHidden/>
        </w:rPr>
      </w:r>
      <w:r w:rsidR="00BF74D5">
        <w:rPr>
          <w:noProof/>
          <w:webHidden/>
        </w:rPr>
        <w:fldChar w:fldCharType="separate"/>
      </w:r>
      <w:r w:rsidR="00DA22BD">
        <w:rPr>
          <w:noProof/>
          <w:webHidden/>
        </w:rPr>
        <w:t>68</w:t>
      </w:r>
      <w:r w:rsidR="00BF74D5">
        <w:rPr>
          <w:noProof/>
          <w:webHidden/>
        </w:rPr>
        <w:fldChar w:fldCharType="end"/>
      </w:r>
    </w:p>
    <w:p w14:paraId="0929640D" w14:textId="6DD51660" w:rsidR="001D7D77" w:rsidRDefault="001D7D77">
      <w:pPr>
        <w:pStyle w:val="TDC2"/>
        <w:ind w:left="720"/>
        <w:rPr>
          <w:rFonts w:eastAsiaTheme="minorEastAsia"/>
          <w:smallCaps w:val="0"/>
          <w:noProof/>
          <w:kern w:val="2"/>
          <w:sz w:val="24"/>
          <w:szCs w:val="24"/>
          <w:lang w:eastAsia="es-ES"/>
          <w14:ligatures w14:val="standardContextual"/>
        </w:rPr>
      </w:pPr>
      <w:r>
        <w:rPr>
          <w:noProof/>
        </w:rPr>
        <w:t>Figura 5.5.14 Diagrama de actividad de UC-14 - Restaurar sesión.</w:t>
      </w:r>
      <w:r w:rsidR="00BF74D5">
        <w:rPr>
          <w:noProof/>
          <w:webHidden/>
        </w:rPr>
        <w:tab/>
      </w:r>
      <w:r w:rsidR="00BF74D5">
        <w:rPr>
          <w:noProof/>
          <w:webHidden/>
        </w:rPr>
        <w:fldChar w:fldCharType="begin"/>
      </w:r>
      <w:r w:rsidR="00BF74D5">
        <w:rPr>
          <w:noProof/>
          <w:webHidden/>
        </w:rPr>
        <w:instrText xml:space="preserve"> PAGEREF _Toc233720845 \h </w:instrText>
      </w:r>
      <w:r w:rsidR="00BF74D5">
        <w:rPr>
          <w:noProof/>
          <w:webHidden/>
        </w:rPr>
      </w:r>
      <w:r w:rsidR="00BF74D5">
        <w:rPr>
          <w:noProof/>
          <w:webHidden/>
        </w:rPr>
        <w:fldChar w:fldCharType="separate"/>
      </w:r>
      <w:r w:rsidR="00DA22BD">
        <w:rPr>
          <w:noProof/>
          <w:webHidden/>
        </w:rPr>
        <w:t>68</w:t>
      </w:r>
      <w:r w:rsidR="00BF74D5">
        <w:rPr>
          <w:noProof/>
          <w:webHidden/>
        </w:rPr>
        <w:fldChar w:fldCharType="end"/>
      </w:r>
    </w:p>
    <w:p w14:paraId="13EFEC6A" w14:textId="1AB500AB" w:rsidR="001D7D77" w:rsidRDefault="001D7D77">
      <w:pPr>
        <w:pStyle w:val="TDC2"/>
        <w:ind w:left="720"/>
        <w:rPr>
          <w:rFonts w:eastAsiaTheme="minorEastAsia"/>
          <w:smallCaps w:val="0"/>
          <w:noProof/>
          <w:kern w:val="2"/>
          <w:sz w:val="24"/>
          <w:szCs w:val="24"/>
          <w:lang w:eastAsia="es-ES"/>
          <w14:ligatures w14:val="standardContextual"/>
        </w:rPr>
      </w:pPr>
      <w:r>
        <w:rPr>
          <w:noProof/>
        </w:rPr>
        <w:t>Tabla 5.5.15. Especificación del caso de uso UC-15 - Consultar perfil</w:t>
      </w:r>
      <w:r w:rsidR="00BF74D5">
        <w:rPr>
          <w:noProof/>
          <w:webHidden/>
        </w:rPr>
        <w:tab/>
      </w:r>
      <w:r w:rsidR="00BF74D5">
        <w:rPr>
          <w:noProof/>
          <w:webHidden/>
        </w:rPr>
        <w:fldChar w:fldCharType="begin"/>
      </w:r>
      <w:r w:rsidR="00BF74D5">
        <w:rPr>
          <w:noProof/>
          <w:webHidden/>
        </w:rPr>
        <w:instrText xml:space="preserve"> PAGEREF _Toc233720846 \h </w:instrText>
      </w:r>
      <w:r w:rsidR="00BF74D5">
        <w:rPr>
          <w:noProof/>
          <w:webHidden/>
        </w:rPr>
      </w:r>
      <w:r w:rsidR="00BF74D5">
        <w:rPr>
          <w:noProof/>
          <w:webHidden/>
        </w:rPr>
        <w:fldChar w:fldCharType="separate"/>
      </w:r>
      <w:r w:rsidR="00DA22BD">
        <w:rPr>
          <w:noProof/>
          <w:webHidden/>
        </w:rPr>
        <w:t>69</w:t>
      </w:r>
      <w:r w:rsidR="00BF74D5">
        <w:rPr>
          <w:noProof/>
          <w:webHidden/>
        </w:rPr>
        <w:fldChar w:fldCharType="end"/>
      </w:r>
    </w:p>
    <w:p w14:paraId="764D5FFE" w14:textId="23774FB6" w:rsidR="001D7D77" w:rsidRDefault="001D7D77">
      <w:pPr>
        <w:pStyle w:val="TDC2"/>
        <w:ind w:left="720"/>
        <w:rPr>
          <w:rFonts w:eastAsiaTheme="minorEastAsia"/>
          <w:smallCaps w:val="0"/>
          <w:noProof/>
          <w:kern w:val="2"/>
          <w:sz w:val="24"/>
          <w:szCs w:val="24"/>
          <w:lang w:eastAsia="es-ES"/>
          <w14:ligatures w14:val="standardContextual"/>
        </w:rPr>
      </w:pPr>
      <w:r>
        <w:rPr>
          <w:noProof/>
        </w:rPr>
        <w:t>Figura 5.5.15 Diagrama de actividad de UC-15 - Consultar perfil.</w:t>
      </w:r>
      <w:r w:rsidR="00BF74D5">
        <w:rPr>
          <w:noProof/>
          <w:webHidden/>
        </w:rPr>
        <w:tab/>
      </w:r>
      <w:r w:rsidR="00BF74D5">
        <w:rPr>
          <w:noProof/>
          <w:webHidden/>
        </w:rPr>
        <w:fldChar w:fldCharType="begin"/>
      </w:r>
      <w:r w:rsidR="00BF74D5">
        <w:rPr>
          <w:noProof/>
          <w:webHidden/>
        </w:rPr>
        <w:instrText xml:space="preserve"> PAGEREF _Toc233720846 \h </w:instrText>
      </w:r>
      <w:r w:rsidR="00BF74D5">
        <w:rPr>
          <w:noProof/>
          <w:webHidden/>
        </w:rPr>
      </w:r>
      <w:r w:rsidR="00BF74D5">
        <w:rPr>
          <w:noProof/>
          <w:webHidden/>
        </w:rPr>
        <w:fldChar w:fldCharType="separate"/>
      </w:r>
      <w:r w:rsidR="00DA22BD">
        <w:rPr>
          <w:noProof/>
          <w:webHidden/>
        </w:rPr>
        <w:t>69</w:t>
      </w:r>
      <w:r w:rsidR="00BF74D5">
        <w:rPr>
          <w:noProof/>
          <w:webHidden/>
        </w:rPr>
        <w:fldChar w:fldCharType="end"/>
      </w:r>
    </w:p>
    <w:p w14:paraId="11688A0A" w14:textId="386FA930" w:rsidR="001D7D77" w:rsidRDefault="001D7D77">
      <w:pPr>
        <w:pStyle w:val="TDC2"/>
        <w:ind w:left="720"/>
        <w:rPr>
          <w:rFonts w:eastAsiaTheme="minorEastAsia"/>
          <w:smallCaps w:val="0"/>
          <w:noProof/>
          <w:kern w:val="2"/>
          <w:sz w:val="24"/>
          <w:szCs w:val="24"/>
          <w:lang w:eastAsia="es-ES"/>
          <w14:ligatures w14:val="standardContextual"/>
        </w:rPr>
      </w:pPr>
      <w:r>
        <w:rPr>
          <w:noProof/>
        </w:rPr>
        <w:t>Tabla 5.5.16. Especificación del caso de uso UC-16 - Cambiar contraseña propia</w:t>
      </w:r>
      <w:r w:rsidR="00BF74D5">
        <w:rPr>
          <w:noProof/>
          <w:webHidden/>
        </w:rPr>
        <w:tab/>
      </w:r>
      <w:r w:rsidR="00BF74D5">
        <w:rPr>
          <w:noProof/>
          <w:webHidden/>
        </w:rPr>
        <w:fldChar w:fldCharType="begin"/>
      </w:r>
      <w:r w:rsidR="00BF74D5">
        <w:rPr>
          <w:noProof/>
          <w:webHidden/>
        </w:rPr>
        <w:instrText xml:space="preserve"> PAGEREF _Toc233720847 \h </w:instrText>
      </w:r>
      <w:r w:rsidR="00BF74D5">
        <w:rPr>
          <w:noProof/>
          <w:webHidden/>
        </w:rPr>
      </w:r>
      <w:r w:rsidR="00BF74D5">
        <w:rPr>
          <w:noProof/>
          <w:webHidden/>
        </w:rPr>
        <w:fldChar w:fldCharType="separate"/>
      </w:r>
      <w:r w:rsidR="00DA22BD">
        <w:rPr>
          <w:noProof/>
          <w:webHidden/>
        </w:rPr>
        <w:t>69</w:t>
      </w:r>
      <w:r w:rsidR="00BF74D5">
        <w:rPr>
          <w:noProof/>
          <w:webHidden/>
        </w:rPr>
        <w:fldChar w:fldCharType="end"/>
      </w:r>
    </w:p>
    <w:p w14:paraId="7284515C" w14:textId="47798D77" w:rsidR="001D7D77" w:rsidRDefault="001D7D77">
      <w:pPr>
        <w:pStyle w:val="TDC2"/>
        <w:ind w:left="720"/>
        <w:rPr>
          <w:rFonts w:eastAsiaTheme="minorEastAsia"/>
          <w:smallCaps w:val="0"/>
          <w:noProof/>
          <w:kern w:val="2"/>
          <w:sz w:val="24"/>
          <w:szCs w:val="24"/>
          <w:lang w:eastAsia="es-ES"/>
          <w14:ligatures w14:val="standardContextual"/>
        </w:rPr>
      </w:pPr>
      <w:r>
        <w:rPr>
          <w:noProof/>
        </w:rPr>
        <w:t>Figura 5.5.16 Diagrama de actividad de UC-16 - Cambiar contraseña propia.</w:t>
      </w:r>
      <w:r w:rsidR="00BF74D5">
        <w:rPr>
          <w:noProof/>
          <w:webHidden/>
        </w:rPr>
        <w:tab/>
      </w:r>
      <w:r w:rsidR="00BF74D5">
        <w:rPr>
          <w:noProof/>
          <w:webHidden/>
        </w:rPr>
        <w:fldChar w:fldCharType="begin"/>
      </w:r>
      <w:r w:rsidR="00BF74D5">
        <w:rPr>
          <w:noProof/>
          <w:webHidden/>
        </w:rPr>
        <w:instrText xml:space="preserve"> PAGEREF _Toc233720848 \h </w:instrText>
      </w:r>
      <w:r w:rsidR="00BF74D5">
        <w:rPr>
          <w:noProof/>
          <w:webHidden/>
        </w:rPr>
      </w:r>
      <w:r w:rsidR="00BF74D5">
        <w:rPr>
          <w:noProof/>
          <w:webHidden/>
        </w:rPr>
        <w:fldChar w:fldCharType="separate"/>
      </w:r>
      <w:r w:rsidR="00DA22BD">
        <w:rPr>
          <w:noProof/>
          <w:webHidden/>
        </w:rPr>
        <w:t>70</w:t>
      </w:r>
      <w:r w:rsidR="00BF74D5">
        <w:rPr>
          <w:noProof/>
          <w:webHidden/>
        </w:rPr>
        <w:fldChar w:fldCharType="end"/>
      </w:r>
    </w:p>
    <w:p w14:paraId="59322B4F" w14:textId="3746F127" w:rsidR="001D7D77" w:rsidRDefault="001D7D77">
      <w:pPr>
        <w:pStyle w:val="TDC2"/>
        <w:ind w:left="720"/>
        <w:rPr>
          <w:rFonts w:eastAsiaTheme="minorEastAsia"/>
          <w:smallCaps w:val="0"/>
          <w:noProof/>
          <w:kern w:val="2"/>
          <w:sz w:val="24"/>
          <w:szCs w:val="24"/>
          <w:lang w:eastAsia="es-ES"/>
          <w14:ligatures w14:val="standardContextual"/>
        </w:rPr>
      </w:pPr>
      <w:r>
        <w:rPr>
          <w:noProof/>
        </w:rPr>
        <w:t>Figura 5.5.17 Diagrama de actividad de UC-17 - Exportar resultados CSV.</w:t>
      </w:r>
      <w:r w:rsidR="00BF74D5">
        <w:rPr>
          <w:noProof/>
          <w:webHidden/>
        </w:rPr>
        <w:tab/>
      </w:r>
      <w:r w:rsidR="00BF74D5">
        <w:rPr>
          <w:noProof/>
          <w:webHidden/>
        </w:rPr>
        <w:fldChar w:fldCharType="begin"/>
      </w:r>
      <w:r w:rsidR="00BF74D5">
        <w:rPr>
          <w:noProof/>
          <w:webHidden/>
        </w:rPr>
        <w:instrText xml:space="preserve"> PAGEREF _Toc233720849 \h </w:instrText>
      </w:r>
      <w:r w:rsidR="00BF74D5">
        <w:rPr>
          <w:noProof/>
          <w:webHidden/>
        </w:rPr>
      </w:r>
      <w:r w:rsidR="00BF74D5">
        <w:rPr>
          <w:noProof/>
          <w:webHidden/>
        </w:rPr>
        <w:fldChar w:fldCharType="separate"/>
      </w:r>
      <w:r w:rsidR="00DA22BD">
        <w:rPr>
          <w:noProof/>
          <w:webHidden/>
        </w:rPr>
        <w:t>70</w:t>
      </w:r>
      <w:r w:rsidR="00BF74D5">
        <w:rPr>
          <w:noProof/>
          <w:webHidden/>
        </w:rPr>
        <w:fldChar w:fldCharType="end"/>
      </w:r>
    </w:p>
    <w:p w14:paraId="74B45D52" w14:textId="36B609CF" w:rsidR="001D7D77" w:rsidRDefault="001D7D77">
      <w:pPr>
        <w:pStyle w:val="TDC2"/>
        <w:ind w:left="720"/>
        <w:rPr>
          <w:rFonts w:eastAsiaTheme="minorEastAsia"/>
          <w:smallCaps w:val="0"/>
          <w:noProof/>
          <w:kern w:val="2"/>
          <w:sz w:val="24"/>
          <w:szCs w:val="24"/>
          <w:lang w:eastAsia="es-ES"/>
          <w14:ligatures w14:val="standardContextual"/>
        </w:rPr>
      </w:pPr>
      <w:r>
        <w:rPr>
          <w:noProof/>
        </w:rPr>
        <w:t>Tabla 5.5.18. Especificación del caso de uso UC-18 - Consultar historial propio</w:t>
      </w:r>
      <w:r w:rsidR="00BF74D5">
        <w:rPr>
          <w:noProof/>
          <w:webHidden/>
        </w:rPr>
        <w:tab/>
      </w:r>
      <w:r w:rsidR="00BF74D5">
        <w:rPr>
          <w:noProof/>
          <w:webHidden/>
        </w:rPr>
        <w:fldChar w:fldCharType="begin"/>
      </w:r>
      <w:r w:rsidR="00BF74D5">
        <w:rPr>
          <w:noProof/>
          <w:webHidden/>
        </w:rPr>
        <w:instrText xml:space="preserve"> PAGEREF _Toc233720850 \h </w:instrText>
      </w:r>
      <w:r w:rsidR="00BF74D5">
        <w:rPr>
          <w:noProof/>
          <w:webHidden/>
        </w:rPr>
      </w:r>
      <w:r w:rsidR="00BF74D5">
        <w:rPr>
          <w:noProof/>
          <w:webHidden/>
        </w:rPr>
        <w:fldChar w:fldCharType="separate"/>
      </w:r>
      <w:r w:rsidR="00DA22BD">
        <w:rPr>
          <w:noProof/>
          <w:webHidden/>
        </w:rPr>
        <w:t>71</w:t>
      </w:r>
      <w:r w:rsidR="00BF74D5">
        <w:rPr>
          <w:noProof/>
          <w:webHidden/>
        </w:rPr>
        <w:fldChar w:fldCharType="end"/>
      </w:r>
    </w:p>
    <w:p w14:paraId="466D1B02" w14:textId="1BFE5D25" w:rsidR="001D7D77" w:rsidRDefault="001D7D77">
      <w:pPr>
        <w:pStyle w:val="TDC2"/>
        <w:ind w:left="720"/>
        <w:rPr>
          <w:rFonts w:eastAsiaTheme="minorEastAsia"/>
          <w:smallCaps w:val="0"/>
          <w:noProof/>
          <w:kern w:val="2"/>
          <w:sz w:val="24"/>
          <w:szCs w:val="24"/>
          <w:lang w:eastAsia="es-ES"/>
          <w14:ligatures w14:val="standardContextual"/>
        </w:rPr>
      </w:pPr>
      <w:r>
        <w:rPr>
          <w:noProof/>
        </w:rPr>
        <w:t>Figura 5.5.18 Diagrama de actividad de UC-18 - Consultar historial propio.</w:t>
      </w:r>
      <w:r w:rsidR="00BF74D5">
        <w:rPr>
          <w:noProof/>
          <w:webHidden/>
        </w:rPr>
        <w:tab/>
      </w:r>
      <w:r w:rsidR="00BF74D5">
        <w:rPr>
          <w:noProof/>
          <w:webHidden/>
        </w:rPr>
        <w:fldChar w:fldCharType="begin"/>
      </w:r>
      <w:r w:rsidR="00BF74D5">
        <w:rPr>
          <w:noProof/>
          <w:webHidden/>
        </w:rPr>
        <w:instrText xml:space="preserve"> PAGEREF _Toc233720851 \h </w:instrText>
      </w:r>
      <w:r w:rsidR="00BF74D5">
        <w:rPr>
          <w:noProof/>
          <w:webHidden/>
        </w:rPr>
      </w:r>
      <w:r w:rsidR="00BF74D5">
        <w:rPr>
          <w:noProof/>
          <w:webHidden/>
        </w:rPr>
        <w:fldChar w:fldCharType="separate"/>
      </w:r>
      <w:r w:rsidR="00DA22BD">
        <w:rPr>
          <w:noProof/>
          <w:webHidden/>
        </w:rPr>
        <w:t>71</w:t>
      </w:r>
      <w:r w:rsidR="00BF74D5">
        <w:rPr>
          <w:noProof/>
          <w:webHidden/>
        </w:rPr>
        <w:fldChar w:fldCharType="end"/>
      </w:r>
    </w:p>
    <w:p w14:paraId="62B1FE41" w14:textId="639FA47F" w:rsidR="001D7D77" w:rsidRDefault="001D7D77">
      <w:pPr>
        <w:pStyle w:val="TDC2"/>
        <w:ind w:left="720"/>
        <w:rPr>
          <w:rFonts w:eastAsiaTheme="minorEastAsia"/>
          <w:smallCaps w:val="0"/>
          <w:noProof/>
          <w:kern w:val="2"/>
          <w:sz w:val="24"/>
          <w:szCs w:val="24"/>
          <w:lang w:eastAsia="es-ES"/>
          <w14:ligatures w14:val="standardContextual"/>
        </w:rPr>
      </w:pPr>
      <w:r>
        <w:rPr>
          <w:noProof/>
        </w:rPr>
        <w:t>Tabla 5.5.19. Especificación del caso de uso UC-19 - Inspeccionar detalle de intento</w:t>
      </w:r>
      <w:r w:rsidR="00BF74D5">
        <w:rPr>
          <w:noProof/>
          <w:webHidden/>
        </w:rPr>
        <w:tab/>
      </w:r>
      <w:r w:rsidR="00BF74D5">
        <w:rPr>
          <w:noProof/>
          <w:webHidden/>
        </w:rPr>
        <w:fldChar w:fldCharType="begin"/>
      </w:r>
      <w:r w:rsidR="00BF74D5">
        <w:rPr>
          <w:noProof/>
          <w:webHidden/>
        </w:rPr>
        <w:instrText xml:space="preserve"> PAGEREF _Toc233720852 \h </w:instrText>
      </w:r>
      <w:r w:rsidR="00BF74D5">
        <w:rPr>
          <w:noProof/>
          <w:webHidden/>
        </w:rPr>
      </w:r>
      <w:r w:rsidR="00BF74D5">
        <w:rPr>
          <w:noProof/>
          <w:webHidden/>
        </w:rPr>
        <w:fldChar w:fldCharType="separate"/>
      </w:r>
      <w:r w:rsidR="00DA22BD">
        <w:rPr>
          <w:noProof/>
          <w:webHidden/>
        </w:rPr>
        <w:t>72</w:t>
      </w:r>
      <w:r w:rsidR="00BF74D5">
        <w:rPr>
          <w:noProof/>
          <w:webHidden/>
        </w:rPr>
        <w:fldChar w:fldCharType="end"/>
      </w:r>
    </w:p>
    <w:p w14:paraId="6173FE58" w14:textId="2DC7EE18" w:rsidR="001D7D77" w:rsidRDefault="001D7D77">
      <w:pPr>
        <w:pStyle w:val="TDC2"/>
        <w:ind w:left="720"/>
        <w:rPr>
          <w:rFonts w:eastAsiaTheme="minorEastAsia"/>
          <w:smallCaps w:val="0"/>
          <w:noProof/>
          <w:kern w:val="2"/>
          <w:sz w:val="24"/>
          <w:szCs w:val="24"/>
          <w:lang w:eastAsia="es-ES"/>
          <w14:ligatures w14:val="standardContextual"/>
        </w:rPr>
      </w:pPr>
      <w:r>
        <w:rPr>
          <w:noProof/>
        </w:rPr>
        <w:t>Figura 5.5.19 Diagrama de actividad de UC-19 - Inspeccionar detalle de intento.</w:t>
      </w:r>
      <w:r w:rsidR="00BF74D5">
        <w:rPr>
          <w:noProof/>
          <w:webHidden/>
        </w:rPr>
        <w:tab/>
      </w:r>
      <w:r w:rsidR="00BF74D5">
        <w:rPr>
          <w:noProof/>
          <w:webHidden/>
        </w:rPr>
        <w:fldChar w:fldCharType="begin"/>
      </w:r>
      <w:r w:rsidR="00BF74D5">
        <w:rPr>
          <w:noProof/>
          <w:webHidden/>
        </w:rPr>
        <w:instrText xml:space="preserve"> PAGEREF _Toc233720853 \h </w:instrText>
      </w:r>
      <w:r w:rsidR="00BF74D5">
        <w:rPr>
          <w:noProof/>
          <w:webHidden/>
        </w:rPr>
      </w:r>
      <w:r w:rsidR="00BF74D5">
        <w:rPr>
          <w:noProof/>
          <w:webHidden/>
        </w:rPr>
        <w:fldChar w:fldCharType="separate"/>
      </w:r>
      <w:r w:rsidR="00DA22BD">
        <w:rPr>
          <w:noProof/>
          <w:webHidden/>
        </w:rPr>
        <w:t>72</w:t>
      </w:r>
      <w:r w:rsidR="00BF74D5">
        <w:rPr>
          <w:noProof/>
          <w:webHidden/>
        </w:rPr>
        <w:fldChar w:fldCharType="end"/>
      </w:r>
    </w:p>
    <w:p w14:paraId="39F1640A" w14:textId="7D3840D3" w:rsidR="001D7D77" w:rsidRDefault="001D7D77">
      <w:pPr>
        <w:pStyle w:val="TDC2"/>
        <w:ind w:left="720"/>
        <w:rPr>
          <w:rFonts w:eastAsiaTheme="minorEastAsia"/>
          <w:smallCaps w:val="0"/>
          <w:noProof/>
          <w:kern w:val="2"/>
          <w:sz w:val="24"/>
          <w:szCs w:val="24"/>
          <w:lang w:eastAsia="es-ES"/>
          <w14:ligatures w14:val="standardContextual"/>
        </w:rPr>
      </w:pPr>
      <w:r>
        <w:rPr>
          <w:noProof/>
        </w:rPr>
        <w:t>Tabla 5.5.20. Especificación del caso de uso UC-20 - Gestionar grupos</w:t>
      </w:r>
      <w:r w:rsidR="00BF74D5">
        <w:rPr>
          <w:noProof/>
          <w:webHidden/>
        </w:rPr>
        <w:tab/>
      </w:r>
      <w:r w:rsidR="00BF74D5">
        <w:rPr>
          <w:noProof/>
          <w:webHidden/>
        </w:rPr>
        <w:fldChar w:fldCharType="begin"/>
      </w:r>
      <w:r w:rsidR="00BF74D5">
        <w:rPr>
          <w:noProof/>
          <w:webHidden/>
        </w:rPr>
        <w:instrText xml:space="preserve"> PAGEREF _Toc233720854 \h </w:instrText>
      </w:r>
      <w:r w:rsidR="00BF74D5">
        <w:rPr>
          <w:noProof/>
          <w:webHidden/>
        </w:rPr>
      </w:r>
      <w:r w:rsidR="00BF74D5">
        <w:rPr>
          <w:noProof/>
          <w:webHidden/>
        </w:rPr>
        <w:fldChar w:fldCharType="separate"/>
      </w:r>
      <w:r w:rsidR="00DA22BD">
        <w:rPr>
          <w:noProof/>
          <w:webHidden/>
        </w:rPr>
        <w:t>72</w:t>
      </w:r>
      <w:r w:rsidR="00BF74D5">
        <w:rPr>
          <w:noProof/>
          <w:webHidden/>
        </w:rPr>
        <w:fldChar w:fldCharType="end"/>
      </w:r>
    </w:p>
    <w:p w14:paraId="7C97A6F3" w14:textId="71B6C0C0" w:rsidR="001D7D77" w:rsidRDefault="001D7D77">
      <w:pPr>
        <w:pStyle w:val="TDC2"/>
        <w:ind w:left="720"/>
        <w:rPr>
          <w:rFonts w:eastAsiaTheme="minorEastAsia"/>
          <w:smallCaps w:val="0"/>
          <w:noProof/>
          <w:kern w:val="2"/>
          <w:sz w:val="24"/>
          <w:szCs w:val="24"/>
          <w:lang w:eastAsia="es-ES"/>
          <w14:ligatures w14:val="standardContextual"/>
        </w:rPr>
      </w:pPr>
      <w:r>
        <w:rPr>
          <w:noProof/>
        </w:rPr>
        <w:t>Figura 5.5.20 Diagrama de actividad de UC-20 - Gestionar grupos.</w:t>
      </w:r>
      <w:r w:rsidR="00BF74D5">
        <w:rPr>
          <w:noProof/>
          <w:webHidden/>
        </w:rPr>
        <w:tab/>
      </w:r>
      <w:r w:rsidR="00BF74D5">
        <w:rPr>
          <w:noProof/>
          <w:webHidden/>
        </w:rPr>
        <w:fldChar w:fldCharType="begin"/>
      </w:r>
      <w:r w:rsidR="00BF74D5">
        <w:rPr>
          <w:noProof/>
          <w:webHidden/>
        </w:rPr>
        <w:instrText xml:space="preserve"> PAGEREF _Toc233720855 \h </w:instrText>
      </w:r>
      <w:r w:rsidR="00BF74D5">
        <w:rPr>
          <w:noProof/>
          <w:webHidden/>
        </w:rPr>
      </w:r>
      <w:r w:rsidR="00BF74D5">
        <w:rPr>
          <w:noProof/>
          <w:webHidden/>
        </w:rPr>
        <w:fldChar w:fldCharType="separate"/>
      </w:r>
      <w:r w:rsidR="00DA22BD">
        <w:rPr>
          <w:noProof/>
          <w:webHidden/>
        </w:rPr>
        <w:t>73</w:t>
      </w:r>
      <w:r w:rsidR="00BF74D5">
        <w:rPr>
          <w:noProof/>
          <w:webHidden/>
        </w:rPr>
        <w:fldChar w:fldCharType="end"/>
      </w:r>
    </w:p>
    <w:p w14:paraId="60ECB7E1" w14:textId="2002BF92" w:rsidR="001D7D77" w:rsidRDefault="001D7D77">
      <w:pPr>
        <w:pStyle w:val="TDC2"/>
        <w:ind w:left="720"/>
        <w:rPr>
          <w:rFonts w:eastAsiaTheme="minorEastAsia"/>
          <w:smallCaps w:val="0"/>
          <w:noProof/>
          <w:kern w:val="2"/>
          <w:sz w:val="24"/>
          <w:szCs w:val="24"/>
          <w:lang w:eastAsia="es-ES"/>
          <w14:ligatures w14:val="standardContextual"/>
        </w:rPr>
      </w:pPr>
      <w:r>
        <w:rPr>
          <w:noProof/>
        </w:rPr>
        <w:t>Tabla 5.5.21. Especificación del caso de uso UC-21 - Asignar cuestionario a grupos</w:t>
      </w:r>
      <w:r w:rsidR="00BF74D5">
        <w:rPr>
          <w:noProof/>
          <w:webHidden/>
        </w:rPr>
        <w:tab/>
      </w:r>
      <w:r w:rsidR="00BF74D5">
        <w:rPr>
          <w:noProof/>
          <w:webHidden/>
        </w:rPr>
        <w:fldChar w:fldCharType="begin"/>
      </w:r>
      <w:r w:rsidR="00BF74D5">
        <w:rPr>
          <w:noProof/>
          <w:webHidden/>
        </w:rPr>
        <w:instrText xml:space="preserve"> PAGEREF _Toc233720856 \h </w:instrText>
      </w:r>
      <w:r w:rsidR="00BF74D5">
        <w:rPr>
          <w:noProof/>
          <w:webHidden/>
        </w:rPr>
      </w:r>
      <w:r w:rsidR="00BF74D5">
        <w:rPr>
          <w:noProof/>
          <w:webHidden/>
        </w:rPr>
        <w:fldChar w:fldCharType="separate"/>
      </w:r>
      <w:r w:rsidR="00DA22BD">
        <w:rPr>
          <w:noProof/>
          <w:webHidden/>
        </w:rPr>
        <w:t>73</w:t>
      </w:r>
      <w:r w:rsidR="00BF74D5">
        <w:rPr>
          <w:noProof/>
          <w:webHidden/>
        </w:rPr>
        <w:fldChar w:fldCharType="end"/>
      </w:r>
    </w:p>
    <w:p w14:paraId="74571976" w14:textId="5CB0541C" w:rsidR="001D7D77" w:rsidRDefault="001D7D77">
      <w:pPr>
        <w:pStyle w:val="TDC2"/>
        <w:ind w:left="720"/>
        <w:rPr>
          <w:rFonts w:eastAsiaTheme="minorEastAsia"/>
          <w:smallCaps w:val="0"/>
          <w:noProof/>
          <w:kern w:val="2"/>
          <w:sz w:val="24"/>
          <w:szCs w:val="24"/>
          <w:lang w:eastAsia="es-ES"/>
          <w14:ligatures w14:val="standardContextual"/>
        </w:rPr>
      </w:pPr>
      <w:r>
        <w:rPr>
          <w:noProof/>
        </w:rPr>
        <w:t>Figura 5.5.21 Diagrama de actividad de UC-21 - Asignar cuestionario a grupos.</w:t>
      </w:r>
      <w:r w:rsidR="00BF74D5">
        <w:rPr>
          <w:noProof/>
          <w:webHidden/>
        </w:rPr>
        <w:tab/>
      </w:r>
      <w:r w:rsidR="00BF74D5">
        <w:rPr>
          <w:noProof/>
          <w:webHidden/>
        </w:rPr>
        <w:fldChar w:fldCharType="begin"/>
      </w:r>
      <w:r w:rsidR="00BF74D5">
        <w:rPr>
          <w:noProof/>
          <w:webHidden/>
        </w:rPr>
        <w:instrText xml:space="preserve"> PAGEREF _Toc233720857 \h </w:instrText>
      </w:r>
      <w:r w:rsidR="00BF74D5">
        <w:rPr>
          <w:noProof/>
          <w:webHidden/>
        </w:rPr>
      </w:r>
      <w:r w:rsidR="00BF74D5">
        <w:rPr>
          <w:noProof/>
          <w:webHidden/>
        </w:rPr>
        <w:fldChar w:fldCharType="separate"/>
      </w:r>
      <w:r w:rsidR="00DA22BD">
        <w:rPr>
          <w:noProof/>
          <w:webHidden/>
        </w:rPr>
        <w:t>74</w:t>
      </w:r>
      <w:r w:rsidR="00BF74D5">
        <w:rPr>
          <w:noProof/>
          <w:webHidden/>
        </w:rPr>
        <w:fldChar w:fldCharType="end"/>
      </w:r>
    </w:p>
    <w:p w14:paraId="4C78C531" w14:textId="6ED4CCFC" w:rsidR="001D7D77" w:rsidRDefault="001D7D77">
      <w:pPr>
        <w:pStyle w:val="TDC2"/>
        <w:ind w:left="720"/>
        <w:rPr>
          <w:rFonts w:eastAsiaTheme="minorEastAsia"/>
          <w:smallCaps w:val="0"/>
          <w:noProof/>
          <w:kern w:val="2"/>
          <w:sz w:val="24"/>
          <w:szCs w:val="24"/>
          <w:lang w:eastAsia="es-ES"/>
          <w14:ligatures w14:val="standardContextual"/>
        </w:rPr>
      </w:pPr>
      <w:r>
        <w:rPr>
          <w:noProof/>
        </w:rPr>
        <w:t>Tabla 5.6.1. Relación entre escenarios, casos de uso y requisitos</w:t>
      </w:r>
      <w:r w:rsidR="00BF74D5">
        <w:rPr>
          <w:noProof/>
          <w:webHidden/>
        </w:rPr>
        <w:tab/>
      </w:r>
      <w:r w:rsidR="00BF74D5">
        <w:rPr>
          <w:noProof/>
          <w:webHidden/>
        </w:rPr>
        <w:fldChar w:fldCharType="begin"/>
      </w:r>
      <w:r w:rsidR="00BF74D5">
        <w:rPr>
          <w:noProof/>
          <w:webHidden/>
        </w:rPr>
        <w:instrText xml:space="preserve"> PAGEREF _Toc233720858 \h </w:instrText>
      </w:r>
      <w:r w:rsidR="00BF74D5">
        <w:rPr>
          <w:noProof/>
          <w:webHidden/>
        </w:rPr>
      </w:r>
      <w:r w:rsidR="00BF74D5">
        <w:rPr>
          <w:noProof/>
          <w:webHidden/>
        </w:rPr>
        <w:fldChar w:fldCharType="separate"/>
      </w:r>
      <w:r w:rsidR="00DA22BD">
        <w:rPr>
          <w:noProof/>
          <w:webHidden/>
        </w:rPr>
        <w:t>75</w:t>
      </w:r>
      <w:r w:rsidR="00BF74D5">
        <w:rPr>
          <w:noProof/>
          <w:webHidden/>
        </w:rPr>
        <w:fldChar w:fldCharType="end"/>
      </w:r>
    </w:p>
    <w:p w14:paraId="5031D66C" w14:textId="026A46E1" w:rsidR="001D7D77" w:rsidRDefault="001D7D77">
      <w:pPr>
        <w:pStyle w:val="TDC2"/>
        <w:ind w:left="720"/>
        <w:rPr>
          <w:rFonts w:eastAsiaTheme="minorEastAsia"/>
          <w:smallCaps w:val="0"/>
          <w:noProof/>
          <w:kern w:val="2"/>
          <w:sz w:val="24"/>
          <w:szCs w:val="24"/>
          <w:lang w:eastAsia="es-ES"/>
          <w14:ligatures w14:val="standardContextual"/>
        </w:rPr>
      </w:pPr>
      <w:r>
        <w:rPr>
          <w:noProof/>
        </w:rPr>
        <w:t>Tabla 5.7.1. Pantallas principales de la interfaz de usuario</w:t>
      </w:r>
      <w:r w:rsidR="00BF74D5">
        <w:rPr>
          <w:noProof/>
          <w:webHidden/>
        </w:rPr>
        <w:tab/>
      </w:r>
      <w:r w:rsidR="00BF74D5">
        <w:rPr>
          <w:noProof/>
          <w:webHidden/>
        </w:rPr>
        <w:fldChar w:fldCharType="begin"/>
      </w:r>
      <w:r w:rsidR="00BF74D5">
        <w:rPr>
          <w:noProof/>
          <w:webHidden/>
        </w:rPr>
        <w:instrText xml:space="preserve"> PAGEREF _Toc233720859 \h </w:instrText>
      </w:r>
      <w:r w:rsidR="00BF74D5">
        <w:rPr>
          <w:noProof/>
          <w:webHidden/>
        </w:rPr>
      </w:r>
      <w:r w:rsidR="00BF74D5">
        <w:rPr>
          <w:noProof/>
          <w:webHidden/>
        </w:rPr>
        <w:fldChar w:fldCharType="separate"/>
      </w:r>
      <w:r w:rsidR="00DA22BD">
        <w:rPr>
          <w:noProof/>
          <w:webHidden/>
        </w:rPr>
        <w:t>78</w:t>
      </w:r>
      <w:r w:rsidR="00BF74D5">
        <w:rPr>
          <w:noProof/>
          <w:webHidden/>
        </w:rPr>
        <w:fldChar w:fldCharType="end"/>
      </w:r>
    </w:p>
    <w:p w14:paraId="22FBBD1C" w14:textId="45E644BD" w:rsidR="001D7D77" w:rsidRDefault="001D7D77">
      <w:pPr>
        <w:pStyle w:val="TDC2"/>
        <w:ind w:left="720"/>
        <w:rPr>
          <w:rFonts w:eastAsiaTheme="minorEastAsia"/>
          <w:smallCaps w:val="0"/>
          <w:noProof/>
          <w:kern w:val="2"/>
          <w:sz w:val="24"/>
          <w:szCs w:val="24"/>
          <w:lang w:eastAsia="es-ES"/>
          <w14:ligatures w14:val="standardContextual"/>
        </w:rPr>
      </w:pPr>
      <w:r>
        <w:rPr>
          <w:noProof/>
        </w:rPr>
        <w:t>Tabla 5.7.2. Comportamiento esperado de la interfaz</w:t>
      </w:r>
      <w:r w:rsidR="00BF74D5">
        <w:rPr>
          <w:noProof/>
          <w:webHidden/>
        </w:rPr>
        <w:tab/>
      </w:r>
      <w:r w:rsidR="00BF74D5">
        <w:rPr>
          <w:noProof/>
          <w:webHidden/>
        </w:rPr>
        <w:fldChar w:fldCharType="begin"/>
      </w:r>
      <w:r w:rsidR="00BF74D5">
        <w:rPr>
          <w:noProof/>
          <w:webHidden/>
        </w:rPr>
        <w:instrText xml:space="preserve"> PAGEREF _Toc233720860 \h </w:instrText>
      </w:r>
      <w:r w:rsidR="00BF74D5">
        <w:rPr>
          <w:noProof/>
          <w:webHidden/>
        </w:rPr>
      </w:r>
      <w:r w:rsidR="00BF74D5">
        <w:rPr>
          <w:noProof/>
          <w:webHidden/>
        </w:rPr>
        <w:fldChar w:fldCharType="separate"/>
      </w:r>
      <w:r w:rsidR="00DA22BD">
        <w:rPr>
          <w:noProof/>
          <w:webHidden/>
        </w:rPr>
        <w:t>79</w:t>
      </w:r>
      <w:r w:rsidR="00BF74D5">
        <w:rPr>
          <w:noProof/>
          <w:webHidden/>
        </w:rPr>
        <w:fldChar w:fldCharType="end"/>
      </w:r>
    </w:p>
    <w:p w14:paraId="2E92A6C7" w14:textId="5EF25E0B" w:rsidR="001D7D77" w:rsidRDefault="001D7D77">
      <w:pPr>
        <w:pStyle w:val="TDC2"/>
        <w:ind w:left="720"/>
        <w:rPr>
          <w:rFonts w:eastAsiaTheme="minorEastAsia"/>
          <w:smallCaps w:val="0"/>
          <w:noProof/>
          <w:kern w:val="2"/>
          <w:sz w:val="24"/>
          <w:szCs w:val="24"/>
          <w:lang w:eastAsia="es-ES"/>
          <w14:ligatures w14:val="standardContextual"/>
        </w:rPr>
      </w:pPr>
      <w:r>
        <w:rPr>
          <w:noProof/>
        </w:rPr>
        <w:t>Figura 5.7.1. Diagrama de navegabilidad de la aplicación.</w:t>
      </w:r>
      <w:r w:rsidR="00BF74D5">
        <w:rPr>
          <w:noProof/>
          <w:webHidden/>
        </w:rPr>
        <w:tab/>
      </w:r>
      <w:r w:rsidR="00BF74D5">
        <w:rPr>
          <w:noProof/>
          <w:webHidden/>
        </w:rPr>
        <w:fldChar w:fldCharType="begin"/>
      </w:r>
      <w:r w:rsidR="00BF74D5">
        <w:rPr>
          <w:noProof/>
          <w:webHidden/>
        </w:rPr>
        <w:instrText xml:space="preserve"> PAGEREF _Toc233720861 \h </w:instrText>
      </w:r>
      <w:r w:rsidR="00BF74D5">
        <w:rPr>
          <w:noProof/>
          <w:webHidden/>
        </w:rPr>
      </w:r>
      <w:r w:rsidR="00BF74D5">
        <w:rPr>
          <w:noProof/>
          <w:webHidden/>
        </w:rPr>
        <w:fldChar w:fldCharType="separate"/>
      </w:r>
      <w:r w:rsidR="00DA22BD">
        <w:rPr>
          <w:noProof/>
          <w:webHidden/>
        </w:rPr>
        <w:t>79</w:t>
      </w:r>
      <w:r w:rsidR="00BF74D5">
        <w:rPr>
          <w:noProof/>
          <w:webHidden/>
        </w:rPr>
        <w:fldChar w:fldCharType="end"/>
      </w:r>
    </w:p>
    <w:p w14:paraId="4B14DE55" w14:textId="72065155" w:rsidR="001D7D77" w:rsidRDefault="001D7D77">
      <w:pPr>
        <w:pStyle w:val="TDC2"/>
        <w:ind w:left="720"/>
        <w:rPr>
          <w:rFonts w:eastAsiaTheme="minorEastAsia"/>
          <w:smallCaps w:val="0"/>
          <w:noProof/>
          <w:kern w:val="2"/>
          <w:sz w:val="24"/>
          <w:szCs w:val="24"/>
          <w:lang w:eastAsia="es-ES"/>
          <w14:ligatures w14:val="standardContextual"/>
        </w:rPr>
      </w:pPr>
      <w:r>
        <w:rPr>
          <w:noProof/>
        </w:rPr>
        <w:t>Tabla 5.8.1. Pruebas unitarias previstas para el “backend”.</w:t>
      </w:r>
      <w:r w:rsidR="00BF74D5">
        <w:rPr>
          <w:noProof/>
          <w:webHidden/>
        </w:rPr>
        <w:tab/>
      </w:r>
      <w:r w:rsidR="00BF74D5">
        <w:rPr>
          <w:noProof/>
          <w:webHidden/>
        </w:rPr>
        <w:fldChar w:fldCharType="begin"/>
      </w:r>
      <w:r w:rsidR="00BF74D5">
        <w:rPr>
          <w:noProof/>
          <w:webHidden/>
        </w:rPr>
        <w:instrText xml:space="preserve"> PAGEREF _Toc233720862 \h </w:instrText>
      </w:r>
      <w:r w:rsidR="00BF74D5">
        <w:rPr>
          <w:noProof/>
          <w:webHidden/>
        </w:rPr>
      </w:r>
      <w:r w:rsidR="00BF74D5">
        <w:rPr>
          <w:noProof/>
          <w:webHidden/>
        </w:rPr>
        <w:fldChar w:fldCharType="separate"/>
      </w:r>
      <w:r w:rsidR="00DA22BD">
        <w:rPr>
          <w:noProof/>
          <w:webHidden/>
        </w:rPr>
        <w:t>81</w:t>
      </w:r>
      <w:r w:rsidR="00BF74D5">
        <w:rPr>
          <w:noProof/>
          <w:webHidden/>
        </w:rPr>
        <w:fldChar w:fldCharType="end"/>
      </w:r>
    </w:p>
    <w:p w14:paraId="7AA24C00" w14:textId="32D93458" w:rsidR="001D7D77" w:rsidRDefault="001D7D77">
      <w:pPr>
        <w:pStyle w:val="TDC2"/>
        <w:ind w:left="720"/>
        <w:rPr>
          <w:rFonts w:eastAsiaTheme="minorEastAsia"/>
          <w:smallCaps w:val="0"/>
          <w:noProof/>
          <w:kern w:val="2"/>
          <w:sz w:val="24"/>
          <w:szCs w:val="24"/>
          <w:lang w:eastAsia="es-ES"/>
          <w14:ligatures w14:val="standardContextual"/>
        </w:rPr>
      </w:pPr>
      <w:r>
        <w:rPr>
          <w:noProof/>
        </w:rPr>
        <w:t>Tabla 5.8.2. Pruebas unitarias previstas para el ““frontend””.</w:t>
      </w:r>
      <w:r w:rsidR="00BF74D5">
        <w:rPr>
          <w:noProof/>
          <w:webHidden/>
        </w:rPr>
        <w:tab/>
      </w:r>
      <w:r w:rsidR="00BF74D5">
        <w:rPr>
          <w:noProof/>
          <w:webHidden/>
        </w:rPr>
        <w:fldChar w:fldCharType="begin"/>
      </w:r>
      <w:r w:rsidR="00BF74D5">
        <w:rPr>
          <w:noProof/>
          <w:webHidden/>
        </w:rPr>
        <w:instrText xml:space="preserve"> PAGEREF _Toc233720863 \h </w:instrText>
      </w:r>
      <w:r w:rsidR="00BF74D5">
        <w:rPr>
          <w:noProof/>
          <w:webHidden/>
        </w:rPr>
      </w:r>
      <w:r w:rsidR="00BF74D5">
        <w:rPr>
          <w:noProof/>
          <w:webHidden/>
        </w:rPr>
        <w:fldChar w:fldCharType="separate"/>
      </w:r>
      <w:r w:rsidR="00DA22BD">
        <w:rPr>
          <w:noProof/>
          <w:webHidden/>
        </w:rPr>
        <w:t>82</w:t>
      </w:r>
      <w:r w:rsidR="00BF74D5">
        <w:rPr>
          <w:noProof/>
          <w:webHidden/>
        </w:rPr>
        <w:fldChar w:fldCharType="end"/>
      </w:r>
    </w:p>
    <w:p w14:paraId="3F4A9622" w14:textId="4FEAD7CB" w:rsidR="001D7D77" w:rsidRDefault="001D7D77">
      <w:pPr>
        <w:pStyle w:val="TDC2"/>
        <w:ind w:left="720"/>
        <w:rPr>
          <w:rFonts w:eastAsiaTheme="minorEastAsia"/>
          <w:smallCaps w:val="0"/>
          <w:noProof/>
          <w:kern w:val="2"/>
          <w:sz w:val="24"/>
          <w:szCs w:val="24"/>
          <w:lang w:eastAsia="es-ES"/>
          <w14:ligatures w14:val="standardContextual"/>
        </w:rPr>
      </w:pPr>
      <w:r>
        <w:rPr>
          <w:noProof/>
        </w:rPr>
        <w:t>Tabla 5.8.3. Pruebas de integración y sistema asociadas a casos de uso.</w:t>
      </w:r>
      <w:r w:rsidR="00BF74D5">
        <w:rPr>
          <w:noProof/>
          <w:webHidden/>
        </w:rPr>
        <w:tab/>
      </w:r>
      <w:r w:rsidR="00BF74D5">
        <w:rPr>
          <w:noProof/>
          <w:webHidden/>
        </w:rPr>
        <w:fldChar w:fldCharType="begin"/>
      </w:r>
      <w:r w:rsidR="00BF74D5">
        <w:rPr>
          <w:noProof/>
          <w:webHidden/>
        </w:rPr>
        <w:instrText xml:space="preserve"> PAGEREF _Toc233720864 \h </w:instrText>
      </w:r>
      <w:r w:rsidR="00BF74D5">
        <w:rPr>
          <w:noProof/>
          <w:webHidden/>
        </w:rPr>
      </w:r>
      <w:r w:rsidR="00BF74D5">
        <w:rPr>
          <w:noProof/>
          <w:webHidden/>
        </w:rPr>
        <w:fldChar w:fldCharType="separate"/>
      </w:r>
      <w:r w:rsidR="00DA22BD">
        <w:rPr>
          <w:noProof/>
          <w:webHidden/>
        </w:rPr>
        <w:t>83</w:t>
      </w:r>
      <w:r w:rsidR="00BF74D5">
        <w:rPr>
          <w:noProof/>
          <w:webHidden/>
        </w:rPr>
        <w:fldChar w:fldCharType="end"/>
      </w:r>
    </w:p>
    <w:p w14:paraId="2B6E7330" w14:textId="03C68312" w:rsidR="001D7D77" w:rsidRDefault="001D7D77">
      <w:pPr>
        <w:pStyle w:val="TDC2"/>
        <w:ind w:left="720"/>
        <w:rPr>
          <w:rFonts w:eastAsiaTheme="minorEastAsia"/>
          <w:smallCaps w:val="0"/>
          <w:noProof/>
          <w:kern w:val="2"/>
          <w:sz w:val="24"/>
          <w:szCs w:val="24"/>
          <w:lang w:eastAsia="es-ES"/>
          <w14:ligatures w14:val="standardContextual"/>
        </w:rPr>
      </w:pPr>
      <w:r>
        <w:rPr>
          <w:noProof/>
        </w:rPr>
        <w:t>Tabla 5.8.4. Pruebas de sistema sobre flujos completos.</w:t>
      </w:r>
      <w:r w:rsidR="00BF74D5">
        <w:rPr>
          <w:noProof/>
          <w:webHidden/>
        </w:rPr>
        <w:tab/>
      </w:r>
      <w:r w:rsidR="00BF74D5">
        <w:rPr>
          <w:noProof/>
          <w:webHidden/>
        </w:rPr>
        <w:fldChar w:fldCharType="begin"/>
      </w:r>
      <w:r w:rsidR="00BF74D5">
        <w:rPr>
          <w:noProof/>
          <w:webHidden/>
        </w:rPr>
        <w:instrText xml:space="preserve"> PAGEREF _Toc233720865 \h </w:instrText>
      </w:r>
      <w:r w:rsidR="00BF74D5">
        <w:rPr>
          <w:noProof/>
          <w:webHidden/>
        </w:rPr>
      </w:r>
      <w:r w:rsidR="00BF74D5">
        <w:rPr>
          <w:noProof/>
          <w:webHidden/>
        </w:rPr>
        <w:fldChar w:fldCharType="separate"/>
      </w:r>
      <w:r w:rsidR="00DA22BD">
        <w:rPr>
          <w:noProof/>
          <w:webHidden/>
        </w:rPr>
        <w:t>83</w:t>
      </w:r>
      <w:r w:rsidR="00BF74D5">
        <w:rPr>
          <w:noProof/>
          <w:webHidden/>
        </w:rPr>
        <w:fldChar w:fldCharType="end"/>
      </w:r>
    </w:p>
    <w:p w14:paraId="4745D44D" w14:textId="3A6B40D8" w:rsidR="001D7D77" w:rsidRDefault="001D7D77">
      <w:pPr>
        <w:pStyle w:val="TDC2"/>
        <w:ind w:left="720"/>
        <w:rPr>
          <w:rFonts w:eastAsiaTheme="minorEastAsia"/>
          <w:smallCaps w:val="0"/>
          <w:noProof/>
          <w:kern w:val="2"/>
          <w:sz w:val="24"/>
          <w:szCs w:val="24"/>
          <w:lang w:eastAsia="es-ES"/>
          <w14:ligatures w14:val="standardContextual"/>
        </w:rPr>
      </w:pPr>
      <w:r>
        <w:rPr>
          <w:noProof/>
        </w:rPr>
        <w:t>Tabla 5.8.5. Tareas propuestas para pruebas de usabilidad.</w:t>
      </w:r>
      <w:r w:rsidR="00BF74D5">
        <w:rPr>
          <w:noProof/>
          <w:webHidden/>
        </w:rPr>
        <w:tab/>
      </w:r>
      <w:r w:rsidR="00BF74D5">
        <w:rPr>
          <w:noProof/>
          <w:webHidden/>
        </w:rPr>
        <w:fldChar w:fldCharType="begin"/>
      </w:r>
      <w:r w:rsidR="00BF74D5">
        <w:rPr>
          <w:noProof/>
          <w:webHidden/>
        </w:rPr>
        <w:instrText xml:space="preserve"> PAGEREF _Toc233720866 \h </w:instrText>
      </w:r>
      <w:r w:rsidR="00BF74D5">
        <w:rPr>
          <w:noProof/>
          <w:webHidden/>
        </w:rPr>
      </w:r>
      <w:r w:rsidR="00BF74D5">
        <w:rPr>
          <w:noProof/>
          <w:webHidden/>
        </w:rPr>
        <w:fldChar w:fldCharType="separate"/>
      </w:r>
      <w:r w:rsidR="00DA22BD">
        <w:rPr>
          <w:noProof/>
          <w:webHidden/>
        </w:rPr>
        <w:t>84</w:t>
      </w:r>
      <w:r w:rsidR="00BF74D5">
        <w:rPr>
          <w:noProof/>
          <w:webHidden/>
        </w:rPr>
        <w:fldChar w:fldCharType="end"/>
      </w:r>
    </w:p>
    <w:p w14:paraId="5CEE5BF9" w14:textId="05B2BAB3" w:rsidR="001D7D77" w:rsidRDefault="001D7D77">
      <w:pPr>
        <w:pStyle w:val="TDC2"/>
        <w:ind w:left="720"/>
        <w:rPr>
          <w:rFonts w:eastAsiaTheme="minorEastAsia"/>
          <w:smallCaps w:val="0"/>
          <w:noProof/>
          <w:kern w:val="2"/>
          <w:sz w:val="24"/>
          <w:szCs w:val="24"/>
          <w:lang w:eastAsia="es-ES"/>
          <w14:ligatures w14:val="standardContextual"/>
        </w:rPr>
      </w:pPr>
      <w:r>
        <w:rPr>
          <w:noProof/>
        </w:rPr>
        <w:t>Tabla 5.8.6. Checklist básico de accesibilidad y experiencia de usuario.</w:t>
      </w:r>
      <w:r w:rsidR="00BF74D5">
        <w:rPr>
          <w:noProof/>
          <w:webHidden/>
        </w:rPr>
        <w:tab/>
      </w:r>
      <w:r w:rsidR="00BF74D5">
        <w:rPr>
          <w:noProof/>
          <w:webHidden/>
        </w:rPr>
        <w:fldChar w:fldCharType="begin"/>
      </w:r>
      <w:r w:rsidR="00BF74D5">
        <w:rPr>
          <w:noProof/>
          <w:webHidden/>
        </w:rPr>
        <w:instrText xml:space="preserve"> PAGEREF _Toc233720867 \h </w:instrText>
      </w:r>
      <w:r w:rsidR="00BF74D5">
        <w:rPr>
          <w:noProof/>
          <w:webHidden/>
        </w:rPr>
      </w:r>
      <w:r w:rsidR="00BF74D5">
        <w:rPr>
          <w:noProof/>
          <w:webHidden/>
        </w:rPr>
        <w:fldChar w:fldCharType="separate"/>
      </w:r>
      <w:r w:rsidR="00DA22BD">
        <w:rPr>
          <w:noProof/>
          <w:webHidden/>
        </w:rPr>
        <w:t>84</w:t>
      </w:r>
      <w:r w:rsidR="00BF74D5">
        <w:rPr>
          <w:noProof/>
          <w:webHidden/>
        </w:rPr>
        <w:fldChar w:fldCharType="end"/>
      </w:r>
    </w:p>
    <w:p w14:paraId="3F4B3CAB" w14:textId="641C0D79" w:rsidR="001D7D77" w:rsidRDefault="001D7D77">
      <w:pPr>
        <w:pStyle w:val="TDC2"/>
        <w:ind w:left="720"/>
        <w:rPr>
          <w:rFonts w:eastAsiaTheme="minorEastAsia"/>
          <w:smallCaps w:val="0"/>
          <w:noProof/>
          <w:kern w:val="2"/>
          <w:sz w:val="24"/>
          <w:szCs w:val="24"/>
          <w:lang w:eastAsia="es-ES"/>
          <w14:ligatures w14:val="standardContextual"/>
        </w:rPr>
      </w:pPr>
      <w:r>
        <w:rPr>
          <w:noProof/>
        </w:rPr>
        <w:t>Tabla 5.8.7. Pruebas de rendimiento básico.</w:t>
      </w:r>
      <w:r w:rsidR="00BF74D5">
        <w:rPr>
          <w:noProof/>
          <w:webHidden/>
        </w:rPr>
        <w:tab/>
      </w:r>
      <w:r w:rsidR="00BF74D5">
        <w:rPr>
          <w:noProof/>
          <w:webHidden/>
        </w:rPr>
        <w:fldChar w:fldCharType="begin"/>
      </w:r>
      <w:r w:rsidR="00BF74D5">
        <w:rPr>
          <w:noProof/>
          <w:webHidden/>
        </w:rPr>
        <w:instrText xml:space="preserve"> PAGEREF _Toc233720868 \h </w:instrText>
      </w:r>
      <w:r w:rsidR="00BF74D5">
        <w:rPr>
          <w:noProof/>
          <w:webHidden/>
        </w:rPr>
      </w:r>
      <w:r w:rsidR="00BF74D5">
        <w:rPr>
          <w:noProof/>
          <w:webHidden/>
        </w:rPr>
        <w:fldChar w:fldCharType="separate"/>
      </w:r>
      <w:r w:rsidR="00DA22BD">
        <w:rPr>
          <w:noProof/>
          <w:webHidden/>
        </w:rPr>
        <w:t>85</w:t>
      </w:r>
      <w:r w:rsidR="00BF74D5">
        <w:rPr>
          <w:noProof/>
          <w:webHidden/>
        </w:rPr>
        <w:fldChar w:fldCharType="end"/>
      </w:r>
    </w:p>
    <w:p w14:paraId="44634476" w14:textId="07AB3E5F" w:rsidR="001D7D77" w:rsidRDefault="001D7D77">
      <w:pPr>
        <w:pStyle w:val="TDC2"/>
        <w:ind w:left="720"/>
        <w:rPr>
          <w:rFonts w:eastAsiaTheme="minorEastAsia"/>
          <w:smallCaps w:val="0"/>
          <w:noProof/>
          <w:kern w:val="2"/>
          <w:sz w:val="24"/>
          <w:szCs w:val="24"/>
          <w:lang w:eastAsia="es-ES"/>
          <w14:ligatures w14:val="standardContextual"/>
        </w:rPr>
      </w:pPr>
      <w:r>
        <w:rPr>
          <w:noProof/>
        </w:rPr>
        <w:t>Tabla 5.8.8. Comandos de validación automática del proyecto.</w:t>
      </w:r>
      <w:r w:rsidR="00BF74D5">
        <w:rPr>
          <w:noProof/>
          <w:webHidden/>
        </w:rPr>
        <w:tab/>
      </w:r>
      <w:r w:rsidR="00BF74D5">
        <w:rPr>
          <w:noProof/>
          <w:webHidden/>
        </w:rPr>
        <w:fldChar w:fldCharType="begin"/>
      </w:r>
      <w:r w:rsidR="00BF74D5">
        <w:rPr>
          <w:noProof/>
          <w:webHidden/>
        </w:rPr>
        <w:instrText xml:space="preserve"> PAGEREF _Toc233720869 \h </w:instrText>
      </w:r>
      <w:r w:rsidR="00BF74D5">
        <w:rPr>
          <w:noProof/>
          <w:webHidden/>
        </w:rPr>
      </w:r>
      <w:r w:rsidR="00BF74D5">
        <w:rPr>
          <w:noProof/>
          <w:webHidden/>
        </w:rPr>
        <w:fldChar w:fldCharType="separate"/>
      </w:r>
      <w:r w:rsidR="00DA22BD">
        <w:rPr>
          <w:noProof/>
          <w:webHidden/>
        </w:rPr>
        <w:t>86</w:t>
      </w:r>
      <w:r w:rsidR="00BF74D5">
        <w:rPr>
          <w:noProof/>
          <w:webHidden/>
        </w:rPr>
        <w:fldChar w:fldCharType="end"/>
      </w:r>
    </w:p>
    <w:p w14:paraId="2F4642A0" w14:textId="77777777" w:rsidR="001D7D77" w:rsidRDefault="00BF74D5">
      <w:pPr>
        <w:pStyle w:val="TDC1"/>
        <w:keepNext/>
      </w:pPr>
      <w:r>
        <w:t>Capítulo 6. Diseño del Sistema</w:t>
      </w:r>
    </w:p>
    <w:p w14:paraId="3576D336" w14:textId="38B67CEA" w:rsidR="001D7D77" w:rsidRDefault="001D7D77">
      <w:pPr>
        <w:pStyle w:val="TDC2"/>
        <w:ind w:left="720"/>
        <w:rPr>
          <w:rFonts w:eastAsiaTheme="minorEastAsia"/>
          <w:smallCaps w:val="0"/>
          <w:noProof/>
          <w:kern w:val="2"/>
          <w:sz w:val="24"/>
          <w:szCs w:val="24"/>
          <w:lang w:eastAsia="es-ES"/>
          <w14:ligatures w14:val="standardContextual"/>
        </w:rPr>
      </w:pPr>
      <w:r>
        <w:rPr>
          <w:noProof/>
        </w:rPr>
        <w:t>Figura 6.1. Diagrama de paquetes del sistema.</w:t>
      </w:r>
      <w:r w:rsidR="00BF74D5">
        <w:rPr>
          <w:noProof/>
          <w:webHidden/>
        </w:rPr>
        <w:tab/>
      </w:r>
      <w:r w:rsidR="00BF74D5">
        <w:rPr>
          <w:noProof/>
          <w:webHidden/>
        </w:rPr>
        <w:fldChar w:fldCharType="begin"/>
      </w:r>
      <w:r w:rsidR="00BF74D5">
        <w:rPr>
          <w:noProof/>
          <w:webHidden/>
        </w:rPr>
        <w:instrText xml:space="preserve"> PAGEREF _Toc233720870 \h </w:instrText>
      </w:r>
      <w:r w:rsidR="00BF74D5">
        <w:rPr>
          <w:noProof/>
          <w:webHidden/>
        </w:rPr>
      </w:r>
      <w:r w:rsidR="00BF74D5">
        <w:rPr>
          <w:noProof/>
          <w:webHidden/>
        </w:rPr>
        <w:fldChar w:fldCharType="separate"/>
      </w:r>
      <w:r w:rsidR="00DA22BD">
        <w:rPr>
          <w:noProof/>
          <w:webHidden/>
        </w:rPr>
        <w:t>88</w:t>
      </w:r>
      <w:r w:rsidR="00BF74D5">
        <w:rPr>
          <w:noProof/>
          <w:webHidden/>
        </w:rPr>
        <w:fldChar w:fldCharType="end"/>
      </w:r>
    </w:p>
    <w:p w14:paraId="2A91855A" w14:textId="58FB1EC7" w:rsidR="001D7D77" w:rsidRDefault="001D7D77">
      <w:pPr>
        <w:pStyle w:val="TDC2"/>
        <w:ind w:left="720"/>
        <w:rPr>
          <w:rFonts w:eastAsiaTheme="minorEastAsia"/>
          <w:smallCaps w:val="0"/>
          <w:noProof/>
          <w:kern w:val="2"/>
          <w:sz w:val="24"/>
          <w:szCs w:val="24"/>
          <w:lang w:eastAsia="es-ES"/>
          <w14:ligatures w14:val="standardContextual"/>
        </w:rPr>
      </w:pPr>
      <w:r>
        <w:rPr>
          <w:noProof/>
        </w:rPr>
        <w:t>Figura 6.2. Diagrama de componentes del sistema.</w:t>
      </w:r>
      <w:r w:rsidR="00BF74D5">
        <w:rPr>
          <w:noProof/>
          <w:webHidden/>
        </w:rPr>
        <w:tab/>
      </w:r>
      <w:r w:rsidR="00BF74D5">
        <w:rPr>
          <w:noProof/>
          <w:webHidden/>
        </w:rPr>
        <w:fldChar w:fldCharType="begin"/>
      </w:r>
      <w:r w:rsidR="00BF74D5">
        <w:rPr>
          <w:noProof/>
          <w:webHidden/>
        </w:rPr>
        <w:instrText xml:space="preserve"> PAGEREF _Toc233720871 \h </w:instrText>
      </w:r>
      <w:r w:rsidR="00BF74D5">
        <w:rPr>
          <w:noProof/>
          <w:webHidden/>
        </w:rPr>
      </w:r>
      <w:r w:rsidR="00BF74D5">
        <w:rPr>
          <w:noProof/>
          <w:webHidden/>
        </w:rPr>
        <w:fldChar w:fldCharType="separate"/>
      </w:r>
      <w:r w:rsidR="00DA22BD">
        <w:rPr>
          <w:noProof/>
          <w:webHidden/>
        </w:rPr>
        <w:t>89</w:t>
      </w:r>
      <w:r w:rsidR="00BF74D5">
        <w:rPr>
          <w:noProof/>
          <w:webHidden/>
        </w:rPr>
        <w:fldChar w:fldCharType="end"/>
      </w:r>
    </w:p>
    <w:p w14:paraId="2BB59328" w14:textId="5BC379BF" w:rsidR="001D7D77" w:rsidRDefault="001D7D77">
      <w:pPr>
        <w:pStyle w:val="TDC2"/>
        <w:ind w:left="720"/>
        <w:rPr>
          <w:rFonts w:eastAsiaTheme="minorEastAsia"/>
          <w:smallCaps w:val="0"/>
          <w:noProof/>
          <w:kern w:val="2"/>
          <w:sz w:val="24"/>
          <w:szCs w:val="24"/>
          <w:lang w:eastAsia="es-ES"/>
          <w14:ligatures w14:val="standardContextual"/>
        </w:rPr>
      </w:pPr>
      <w:r>
        <w:rPr>
          <w:noProof/>
        </w:rPr>
        <w:lastRenderedPageBreak/>
        <w:t>Figura 6.3. Diagrama de despliegue del sistema.</w:t>
      </w:r>
      <w:r w:rsidR="00BF74D5">
        <w:rPr>
          <w:noProof/>
          <w:webHidden/>
        </w:rPr>
        <w:tab/>
      </w:r>
      <w:r w:rsidR="00BF74D5">
        <w:rPr>
          <w:noProof/>
          <w:webHidden/>
        </w:rPr>
        <w:fldChar w:fldCharType="begin"/>
      </w:r>
      <w:r w:rsidR="00BF74D5">
        <w:rPr>
          <w:noProof/>
          <w:webHidden/>
        </w:rPr>
        <w:instrText xml:space="preserve"> PAGEREF _Toc233720872 \h </w:instrText>
      </w:r>
      <w:r w:rsidR="00BF74D5">
        <w:rPr>
          <w:noProof/>
          <w:webHidden/>
        </w:rPr>
      </w:r>
      <w:r w:rsidR="00BF74D5">
        <w:rPr>
          <w:noProof/>
          <w:webHidden/>
        </w:rPr>
        <w:fldChar w:fldCharType="separate"/>
      </w:r>
      <w:r w:rsidR="00DA22BD">
        <w:rPr>
          <w:noProof/>
          <w:webHidden/>
        </w:rPr>
        <w:t>90</w:t>
      </w:r>
      <w:r w:rsidR="00BF74D5">
        <w:rPr>
          <w:noProof/>
          <w:webHidden/>
        </w:rPr>
        <w:fldChar w:fldCharType="end"/>
      </w:r>
    </w:p>
    <w:p w14:paraId="6FDB279E" w14:textId="5786BD9C" w:rsidR="001D7D77" w:rsidRDefault="001D7D77">
      <w:pPr>
        <w:pStyle w:val="TDC2"/>
        <w:ind w:left="720"/>
        <w:rPr>
          <w:rFonts w:eastAsiaTheme="minorEastAsia"/>
          <w:smallCaps w:val="0"/>
          <w:noProof/>
          <w:kern w:val="2"/>
          <w:sz w:val="24"/>
          <w:szCs w:val="24"/>
          <w:lang w:eastAsia="es-ES"/>
          <w14:ligatures w14:val="standardContextual"/>
        </w:rPr>
      </w:pPr>
      <w:r>
        <w:rPr>
          <w:noProof/>
        </w:rPr>
        <w:t>Figura 6.4. Diagrama de clases principal del sistema.</w:t>
      </w:r>
      <w:r w:rsidR="00BF74D5">
        <w:rPr>
          <w:noProof/>
          <w:webHidden/>
        </w:rPr>
        <w:tab/>
      </w:r>
      <w:r w:rsidR="00BF74D5">
        <w:rPr>
          <w:noProof/>
          <w:webHidden/>
        </w:rPr>
        <w:fldChar w:fldCharType="begin"/>
      </w:r>
      <w:r w:rsidR="00BF74D5">
        <w:rPr>
          <w:noProof/>
          <w:webHidden/>
        </w:rPr>
        <w:instrText xml:space="preserve"> PAGEREF _Toc233720873 \h </w:instrText>
      </w:r>
      <w:r w:rsidR="00BF74D5">
        <w:rPr>
          <w:noProof/>
          <w:webHidden/>
        </w:rPr>
      </w:r>
      <w:r w:rsidR="00BF74D5">
        <w:rPr>
          <w:noProof/>
          <w:webHidden/>
        </w:rPr>
        <w:fldChar w:fldCharType="separate"/>
      </w:r>
      <w:r w:rsidR="00DA22BD">
        <w:rPr>
          <w:noProof/>
          <w:webHidden/>
        </w:rPr>
        <w:t>91</w:t>
      </w:r>
      <w:r w:rsidR="00BF74D5">
        <w:rPr>
          <w:noProof/>
          <w:webHidden/>
        </w:rPr>
        <w:fldChar w:fldCharType="end"/>
      </w:r>
    </w:p>
    <w:p w14:paraId="458BBA2E" w14:textId="17FEF1B2" w:rsidR="001D7D77" w:rsidRDefault="001D7D77">
      <w:pPr>
        <w:pStyle w:val="TDC2"/>
        <w:ind w:left="720"/>
        <w:rPr>
          <w:rFonts w:eastAsiaTheme="minorEastAsia"/>
          <w:smallCaps w:val="0"/>
          <w:noProof/>
          <w:kern w:val="2"/>
          <w:sz w:val="24"/>
          <w:szCs w:val="24"/>
          <w:lang w:eastAsia="es-ES"/>
          <w14:ligatures w14:val="standardContextual"/>
        </w:rPr>
      </w:pPr>
      <w:r>
        <w:rPr>
          <w:noProof/>
        </w:rPr>
        <w:t>Tabla 6.1. Clases principales del sistema</w:t>
      </w:r>
      <w:r w:rsidR="00BF74D5">
        <w:rPr>
          <w:noProof/>
          <w:webHidden/>
        </w:rPr>
        <w:tab/>
      </w:r>
      <w:r w:rsidR="00BF74D5">
        <w:rPr>
          <w:noProof/>
          <w:webHidden/>
        </w:rPr>
        <w:fldChar w:fldCharType="begin"/>
      </w:r>
      <w:r w:rsidR="00BF74D5">
        <w:rPr>
          <w:noProof/>
          <w:webHidden/>
        </w:rPr>
        <w:instrText xml:space="preserve"> PAGEREF _Toc233720874 \h </w:instrText>
      </w:r>
      <w:r w:rsidR="00BF74D5">
        <w:rPr>
          <w:noProof/>
          <w:webHidden/>
        </w:rPr>
      </w:r>
      <w:r w:rsidR="00BF74D5">
        <w:rPr>
          <w:noProof/>
          <w:webHidden/>
        </w:rPr>
        <w:fldChar w:fldCharType="separate"/>
      </w:r>
      <w:r w:rsidR="00DA22BD">
        <w:rPr>
          <w:noProof/>
          <w:webHidden/>
        </w:rPr>
        <w:t>92</w:t>
      </w:r>
      <w:r w:rsidR="00BF74D5">
        <w:rPr>
          <w:noProof/>
          <w:webHidden/>
        </w:rPr>
        <w:fldChar w:fldCharType="end"/>
      </w:r>
    </w:p>
    <w:p w14:paraId="1C725233" w14:textId="6803E9C0" w:rsidR="001D7D77" w:rsidRDefault="001D7D77">
      <w:pPr>
        <w:pStyle w:val="TDC2"/>
        <w:ind w:left="720"/>
        <w:rPr>
          <w:rFonts w:eastAsiaTheme="minorEastAsia"/>
          <w:smallCaps w:val="0"/>
          <w:noProof/>
          <w:kern w:val="2"/>
          <w:sz w:val="24"/>
          <w:szCs w:val="24"/>
          <w:lang w:eastAsia="es-ES"/>
          <w14:ligatures w14:val="standardContextual"/>
        </w:rPr>
      </w:pPr>
      <w:r>
        <w:rPr>
          <w:noProof/>
        </w:rPr>
        <w:t>Tabla 6.2. Servicios y controladores principales.</w:t>
      </w:r>
      <w:r w:rsidR="00BF74D5">
        <w:rPr>
          <w:noProof/>
          <w:webHidden/>
        </w:rPr>
        <w:tab/>
      </w:r>
      <w:r w:rsidR="00BF74D5">
        <w:rPr>
          <w:noProof/>
          <w:webHidden/>
        </w:rPr>
        <w:fldChar w:fldCharType="begin"/>
      </w:r>
      <w:r w:rsidR="00BF74D5">
        <w:rPr>
          <w:noProof/>
          <w:webHidden/>
        </w:rPr>
        <w:instrText xml:space="preserve"> PAGEREF _Toc233720875 \h </w:instrText>
      </w:r>
      <w:r w:rsidR="00BF74D5">
        <w:rPr>
          <w:noProof/>
          <w:webHidden/>
        </w:rPr>
      </w:r>
      <w:r w:rsidR="00BF74D5">
        <w:rPr>
          <w:noProof/>
          <w:webHidden/>
        </w:rPr>
        <w:fldChar w:fldCharType="separate"/>
      </w:r>
      <w:r w:rsidR="00DA22BD">
        <w:rPr>
          <w:noProof/>
          <w:webHidden/>
        </w:rPr>
        <w:t>93</w:t>
      </w:r>
      <w:r w:rsidR="00BF74D5">
        <w:rPr>
          <w:noProof/>
          <w:webHidden/>
        </w:rPr>
        <w:fldChar w:fldCharType="end"/>
      </w:r>
    </w:p>
    <w:p w14:paraId="68C8400C" w14:textId="6A8E2C7B" w:rsidR="001D7D77" w:rsidRDefault="001D7D77">
      <w:pPr>
        <w:pStyle w:val="TDC2"/>
        <w:ind w:left="720"/>
        <w:rPr>
          <w:rFonts w:eastAsiaTheme="minorEastAsia"/>
          <w:smallCaps w:val="0"/>
          <w:noProof/>
          <w:kern w:val="2"/>
          <w:sz w:val="24"/>
          <w:szCs w:val="24"/>
          <w:lang w:eastAsia="es-ES"/>
          <w14:ligatures w14:val="standardContextual"/>
        </w:rPr>
      </w:pPr>
      <w:r>
        <w:rPr>
          <w:noProof/>
        </w:rPr>
        <w:t>Figura 6.5. Diagrama de secuencia del caso de uso UC-10.</w:t>
      </w:r>
      <w:r w:rsidR="00BF74D5">
        <w:rPr>
          <w:noProof/>
          <w:webHidden/>
        </w:rPr>
        <w:tab/>
      </w:r>
      <w:r w:rsidR="00BF74D5">
        <w:rPr>
          <w:noProof/>
          <w:webHidden/>
        </w:rPr>
        <w:fldChar w:fldCharType="begin"/>
      </w:r>
      <w:r w:rsidR="00BF74D5">
        <w:rPr>
          <w:noProof/>
          <w:webHidden/>
        </w:rPr>
        <w:instrText xml:space="preserve"> PAGEREF _Toc233720876 \h </w:instrText>
      </w:r>
      <w:r w:rsidR="00BF74D5">
        <w:rPr>
          <w:noProof/>
          <w:webHidden/>
        </w:rPr>
      </w:r>
      <w:r w:rsidR="00BF74D5">
        <w:rPr>
          <w:noProof/>
          <w:webHidden/>
        </w:rPr>
        <w:fldChar w:fldCharType="separate"/>
      </w:r>
      <w:r w:rsidR="00DA22BD">
        <w:rPr>
          <w:noProof/>
          <w:webHidden/>
        </w:rPr>
        <w:t>96</w:t>
      </w:r>
      <w:r w:rsidR="00BF74D5">
        <w:rPr>
          <w:noProof/>
          <w:webHidden/>
        </w:rPr>
        <w:fldChar w:fldCharType="end"/>
      </w:r>
    </w:p>
    <w:p w14:paraId="654DFE2C" w14:textId="75883068" w:rsidR="001D7D77" w:rsidRDefault="001D7D77">
      <w:pPr>
        <w:pStyle w:val="TDC2"/>
        <w:ind w:left="720"/>
        <w:rPr>
          <w:rFonts w:eastAsiaTheme="minorEastAsia"/>
          <w:smallCaps w:val="0"/>
          <w:noProof/>
          <w:kern w:val="2"/>
          <w:sz w:val="24"/>
          <w:szCs w:val="24"/>
          <w:lang w:eastAsia="es-ES"/>
          <w14:ligatures w14:val="standardContextual"/>
        </w:rPr>
      </w:pPr>
      <w:r>
        <w:rPr>
          <w:noProof/>
        </w:rPr>
        <w:t>Figura 6.6. Diagrama de secuencia del caso de uso UC-12.</w:t>
      </w:r>
      <w:r w:rsidR="00BF74D5">
        <w:rPr>
          <w:noProof/>
          <w:webHidden/>
        </w:rPr>
        <w:tab/>
      </w:r>
      <w:r w:rsidR="00BF74D5">
        <w:rPr>
          <w:noProof/>
          <w:webHidden/>
        </w:rPr>
        <w:fldChar w:fldCharType="begin"/>
      </w:r>
      <w:r w:rsidR="00BF74D5">
        <w:rPr>
          <w:noProof/>
          <w:webHidden/>
        </w:rPr>
        <w:instrText xml:space="preserve"> PAGEREF _Toc233720877 \h </w:instrText>
      </w:r>
      <w:r w:rsidR="00BF74D5">
        <w:rPr>
          <w:noProof/>
          <w:webHidden/>
        </w:rPr>
      </w:r>
      <w:r w:rsidR="00BF74D5">
        <w:rPr>
          <w:noProof/>
          <w:webHidden/>
        </w:rPr>
        <w:fldChar w:fldCharType="separate"/>
      </w:r>
      <w:r w:rsidR="00DA22BD">
        <w:rPr>
          <w:noProof/>
          <w:webHidden/>
        </w:rPr>
        <w:t>97</w:t>
      </w:r>
      <w:r w:rsidR="00BF74D5">
        <w:rPr>
          <w:noProof/>
          <w:webHidden/>
        </w:rPr>
        <w:fldChar w:fldCharType="end"/>
      </w:r>
    </w:p>
    <w:p w14:paraId="7C1CDAD0" w14:textId="2CFBD8E8" w:rsidR="001D7D77" w:rsidRDefault="001D7D77">
      <w:pPr>
        <w:pStyle w:val="TDC2"/>
        <w:ind w:left="720"/>
        <w:rPr>
          <w:rFonts w:eastAsiaTheme="minorEastAsia"/>
          <w:smallCaps w:val="0"/>
          <w:noProof/>
          <w:kern w:val="2"/>
          <w:sz w:val="24"/>
          <w:szCs w:val="24"/>
          <w:lang w:eastAsia="es-ES"/>
          <w14:ligatures w14:val="standardContextual"/>
        </w:rPr>
      </w:pPr>
      <w:r>
        <w:rPr>
          <w:noProof/>
        </w:rPr>
        <w:t>Figura 6.7. Diagrama de estados de la clase Quiz.</w:t>
      </w:r>
      <w:r w:rsidR="00BF74D5">
        <w:rPr>
          <w:noProof/>
          <w:webHidden/>
        </w:rPr>
        <w:tab/>
      </w:r>
      <w:r w:rsidR="00BF74D5">
        <w:rPr>
          <w:noProof/>
          <w:webHidden/>
        </w:rPr>
        <w:fldChar w:fldCharType="begin"/>
      </w:r>
      <w:r w:rsidR="00BF74D5">
        <w:rPr>
          <w:noProof/>
          <w:webHidden/>
        </w:rPr>
        <w:instrText xml:space="preserve"> PAGEREF _Toc233720878 \h </w:instrText>
      </w:r>
      <w:r w:rsidR="00BF74D5">
        <w:rPr>
          <w:noProof/>
          <w:webHidden/>
        </w:rPr>
      </w:r>
      <w:r w:rsidR="00BF74D5">
        <w:rPr>
          <w:noProof/>
          <w:webHidden/>
        </w:rPr>
        <w:fldChar w:fldCharType="separate"/>
      </w:r>
      <w:r w:rsidR="00DA22BD">
        <w:rPr>
          <w:noProof/>
          <w:webHidden/>
        </w:rPr>
        <w:t>98</w:t>
      </w:r>
      <w:r w:rsidR="00BF74D5">
        <w:rPr>
          <w:noProof/>
          <w:webHidden/>
        </w:rPr>
        <w:fldChar w:fldCharType="end"/>
      </w:r>
    </w:p>
    <w:p w14:paraId="7A034EED" w14:textId="5596195C" w:rsidR="001D7D77" w:rsidRDefault="001D7D77">
      <w:pPr>
        <w:pStyle w:val="TDC2"/>
        <w:ind w:left="720"/>
        <w:rPr>
          <w:rFonts w:eastAsiaTheme="minorEastAsia"/>
          <w:smallCaps w:val="0"/>
          <w:noProof/>
          <w:kern w:val="2"/>
          <w:sz w:val="24"/>
          <w:szCs w:val="24"/>
          <w:lang w:eastAsia="es-ES"/>
          <w14:ligatures w14:val="standardContextual"/>
        </w:rPr>
      </w:pPr>
      <w:r>
        <w:rPr>
          <w:noProof/>
        </w:rPr>
        <w:t>Figura 6.8. Diagrama de estados de la clase QuizAttempt.</w:t>
      </w:r>
      <w:r w:rsidR="00BF74D5">
        <w:rPr>
          <w:noProof/>
          <w:webHidden/>
        </w:rPr>
        <w:tab/>
      </w:r>
      <w:r w:rsidR="00BF74D5">
        <w:rPr>
          <w:noProof/>
          <w:webHidden/>
        </w:rPr>
        <w:fldChar w:fldCharType="begin"/>
      </w:r>
      <w:r w:rsidR="00BF74D5">
        <w:rPr>
          <w:noProof/>
          <w:webHidden/>
        </w:rPr>
        <w:instrText xml:space="preserve"> PAGEREF _Toc233720879 \h </w:instrText>
      </w:r>
      <w:r w:rsidR="00BF74D5">
        <w:rPr>
          <w:noProof/>
          <w:webHidden/>
        </w:rPr>
      </w:r>
      <w:r w:rsidR="00BF74D5">
        <w:rPr>
          <w:noProof/>
          <w:webHidden/>
        </w:rPr>
        <w:fldChar w:fldCharType="separate"/>
      </w:r>
      <w:r w:rsidR="00DA22BD">
        <w:rPr>
          <w:noProof/>
          <w:webHidden/>
        </w:rPr>
        <w:t>98</w:t>
      </w:r>
      <w:r w:rsidR="00BF74D5">
        <w:rPr>
          <w:noProof/>
          <w:webHidden/>
        </w:rPr>
        <w:fldChar w:fldCharType="end"/>
      </w:r>
    </w:p>
    <w:p w14:paraId="6BF7D38E" w14:textId="4DB88D92" w:rsidR="001D7D77" w:rsidRDefault="001D7D77">
      <w:pPr>
        <w:pStyle w:val="TDC2"/>
        <w:ind w:left="720"/>
        <w:rPr>
          <w:rFonts w:eastAsiaTheme="minorEastAsia"/>
          <w:smallCaps w:val="0"/>
          <w:noProof/>
          <w:kern w:val="2"/>
          <w:sz w:val="24"/>
          <w:szCs w:val="24"/>
          <w:lang w:eastAsia="es-ES"/>
          <w14:ligatures w14:val="standardContextual"/>
        </w:rPr>
      </w:pPr>
      <w:r>
        <w:rPr>
          <w:noProof/>
        </w:rPr>
        <w:t>Tabla 6.3. Decisiones de diseño en los diagramas de interacción y estados.</w:t>
      </w:r>
      <w:r w:rsidR="00BF74D5">
        <w:rPr>
          <w:noProof/>
          <w:webHidden/>
        </w:rPr>
        <w:tab/>
      </w:r>
      <w:r w:rsidR="00BF74D5">
        <w:rPr>
          <w:noProof/>
          <w:webHidden/>
        </w:rPr>
        <w:fldChar w:fldCharType="begin"/>
      </w:r>
      <w:r w:rsidR="00BF74D5">
        <w:rPr>
          <w:noProof/>
          <w:webHidden/>
        </w:rPr>
        <w:instrText xml:space="preserve"> PAGEREF _Toc233720880 \h </w:instrText>
      </w:r>
      <w:r w:rsidR="00BF74D5">
        <w:rPr>
          <w:noProof/>
          <w:webHidden/>
        </w:rPr>
      </w:r>
      <w:r w:rsidR="00BF74D5">
        <w:rPr>
          <w:noProof/>
          <w:webHidden/>
        </w:rPr>
        <w:fldChar w:fldCharType="separate"/>
      </w:r>
      <w:r w:rsidR="00DA22BD">
        <w:rPr>
          <w:noProof/>
          <w:webHidden/>
        </w:rPr>
        <w:t>99</w:t>
      </w:r>
      <w:r w:rsidR="00BF74D5">
        <w:rPr>
          <w:noProof/>
          <w:webHidden/>
        </w:rPr>
        <w:fldChar w:fldCharType="end"/>
      </w:r>
    </w:p>
    <w:p w14:paraId="1D7BD95C" w14:textId="1C4D9194" w:rsidR="001D7D77" w:rsidRDefault="001D7D77">
      <w:pPr>
        <w:pStyle w:val="TDC2"/>
        <w:ind w:left="720"/>
        <w:rPr>
          <w:rFonts w:eastAsiaTheme="minorEastAsia"/>
          <w:smallCaps w:val="0"/>
          <w:noProof/>
          <w:kern w:val="2"/>
          <w:sz w:val="24"/>
          <w:szCs w:val="24"/>
          <w:lang w:eastAsia="es-ES"/>
          <w14:ligatures w14:val="standardContextual"/>
        </w:rPr>
      </w:pPr>
      <w:r>
        <w:rPr>
          <w:noProof/>
        </w:rPr>
        <w:t>Figura 6.9. Diagrama de actividad para crear y publicar un cuestionario.</w:t>
      </w:r>
      <w:r w:rsidR="00BF74D5">
        <w:rPr>
          <w:noProof/>
          <w:webHidden/>
        </w:rPr>
        <w:tab/>
      </w:r>
      <w:r w:rsidR="00BF74D5">
        <w:rPr>
          <w:noProof/>
          <w:webHidden/>
        </w:rPr>
        <w:fldChar w:fldCharType="begin"/>
      </w:r>
      <w:r w:rsidR="00BF74D5">
        <w:rPr>
          <w:noProof/>
          <w:webHidden/>
        </w:rPr>
        <w:instrText xml:space="preserve"> PAGEREF _Toc233720881 \h </w:instrText>
      </w:r>
      <w:r w:rsidR="00BF74D5">
        <w:rPr>
          <w:noProof/>
          <w:webHidden/>
        </w:rPr>
      </w:r>
      <w:r w:rsidR="00BF74D5">
        <w:rPr>
          <w:noProof/>
          <w:webHidden/>
        </w:rPr>
        <w:fldChar w:fldCharType="separate"/>
      </w:r>
      <w:r w:rsidR="00DA22BD">
        <w:rPr>
          <w:noProof/>
          <w:webHidden/>
        </w:rPr>
        <w:t>101</w:t>
      </w:r>
      <w:r w:rsidR="00BF74D5">
        <w:rPr>
          <w:noProof/>
          <w:webHidden/>
        </w:rPr>
        <w:fldChar w:fldCharType="end"/>
      </w:r>
    </w:p>
    <w:p w14:paraId="334E721E" w14:textId="7B72181E" w:rsidR="001D7D77" w:rsidRDefault="001D7D77">
      <w:pPr>
        <w:pStyle w:val="TDC2"/>
        <w:ind w:left="720"/>
        <w:rPr>
          <w:rFonts w:eastAsiaTheme="minorEastAsia"/>
          <w:smallCaps w:val="0"/>
          <w:noProof/>
          <w:kern w:val="2"/>
          <w:sz w:val="24"/>
          <w:szCs w:val="24"/>
          <w:lang w:eastAsia="es-ES"/>
          <w14:ligatures w14:val="standardContextual"/>
        </w:rPr>
      </w:pPr>
      <w:r>
        <w:rPr>
          <w:noProof/>
        </w:rPr>
        <w:t>Figura 6.10. Diagrama de actividad para realizar un cuestionario.</w:t>
      </w:r>
      <w:r w:rsidR="00BF74D5">
        <w:rPr>
          <w:noProof/>
          <w:webHidden/>
        </w:rPr>
        <w:tab/>
      </w:r>
      <w:r w:rsidR="00BF74D5">
        <w:rPr>
          <w:noProof/>
          <w:webHidden/>
        </w:rPr>
        <w:fldChar w:fldCharType="begin"/>
      </w:r>
      <w:r w:rsidR="00BF74D5">
        <w:rPr>
          <w:noProof/>
          <w:webHidden/>
        </w:rPr>
        <w:instrText xml:space="preserve"> PAGEREF _Toc233720882 \h </w:instrText>
      </w:r>
      <w:r w:rsidR="00BF74D5">
        <w:rPr>
          <w:noProof/>
          <w:webHidden/>
        </w:rPr>
      </w:r>
      <w:r w:rsidR="00BF74D5">
        <w:rPr>
          <w:noProof/>
          <w:webHidden/>
        </w:rPr>
        <w:fldChar w:fldCharType="separate"/>
      </w:r>
      <w:r w:rsidR="00DA22BD">
        <w:rPr>
          <w:noProof/>
          <w:webHidden/>
        </w:rPr>
        <w:t>103</w:t>
      </w:r>
      <w:r w:rsidR="00BF74D5">
        <w:rPr>
          <w:noProof/>
          <w:webHidden/>
        </w:rPr>
        <w:fldChar w:fldCharType="end"/>
      </w:r>
    </w:p>
    <w:p w14:paraId="637CBE9D" w14:textId="6DF9AE3B" w:rsidR="001D7D77" w:rsidRDefault="001D7D77">
      <w:pPr>
        <w:pStyle w:val="TDC2"/>
        <w:ind w:left="720"/>
        <w:rPr>
          <w:rFonts w:eastAsiaTheme="minorEastAsia"/>
          <w:smallCaps w:val="0"/>
          <w:noProof/>
          <w:kern w:val="2"/>
          <w:sz w:val="24"/>
          <w:szCs w:val="24"/>
          <w:lang w:eastAsia="es-ES"/>
          <w14:ligatures w14:val="standardContextual"/>
        </w:rPr>
      </w:pPr>
      <w:r>
        <w:rPr>
          <w:noProof/>
        </w:rPr>
        <w:t>Figura 6.11. Diagrama de actividad para consultar analíticas y exportar resultados.</w:t>
      </w:r>
      <w:r w:rsidR="00BF74D5">
        <w:rPr>
          <w:noProof/>
          <w:webHidden/>
        </w:rPr>
        <w:tab/>
      </w:r>
      <w:r w:rsidR="00BF74D5">
        <w:rPr>
          <w:noProof/>
          <w:webHidden/>
        </w:rPr>
        <w:fldChar w:fldCharType="begin"/>
      </w:r>
      <w:r w:rsidR="00BF74D5">
        <w:rPr>
          <w:noProof/>
          <w:webHidden/>
        </w:rPr>
        <w:instrText xml:space="preserve"> PAGEREF _Toc233720883 \h </w:instrText>
      </w:r>
      <w:r w:rsidR="00BF74D5">
        <w:rPr>
          <w:noProof/>
          <w:webHidden/>
        </w:rPr>
      </w:r>
      <w:r w:rsidR="00BF74D5">
        <w:rPr>
          <w:noProof/>
          <w:webHidden/>
        </w:rPr>
        <w:fldChar w:fldCharType="separate"/>
      </w:r>
      <w:r w:rsidR="00DA22BD">
        <w:rPr>
          <w:noProof/>
          <w:webHidden/>
        </w:rPr>
        <w:t>105</w:t>
      </w:r>
      <w:r w:rsidR="00BF74D5">
        <w:rPr>
          <w:noProof/>
          <w:webHidden/>
        </w:rPr>
        <w:fldChar w:fldCharType="end"/>
      </w:r>
    </w:p>
    <w:p w14:paraId="43A98572" w14:textId="35994ED8" w:rsidR="001D7D77" w:rsidRDefault="001D7D77">
      <w:pPr>
        <w:pStyle w:val="TDC2"/>
        <w:ind w:left="720"/>
        <w:rPr>
          <w:rFonts w:eastAsiaTheme="minorEastAsia"/>
          <w:smallCaps w:val="0"/>
          <w:noProof/>
          <w:kern w:val="2"/>
          <w:sz w:val="24"/>
          <w:szCs w:val="24"/>
          <w:lang w:eastAsia="es-ES"/>
          <w14:ligatures w14:val="standardContextual"/>
        </w:rPr>
      </w:pPr>
      <w:r>
        <w:rPr>
          <w:noProof/>
        </w:rPr>
        <w:t>Tabla 6.4. Actividades principales diseñadas</w:t>
      </w:r>
      <w:r w:rsidR="00BF74D5">
        <w:rPr>
          <w:noProof/>
          <w:webHidden/>
        </w:rPr>
        <w:tab/>
      </w:r>
      <w:r w:rsidR="00BF74D5">
        <w:rPr>
          <w:noProof/>
          <w:webHidden/>
        </w:rPr>
        <w:fldChar w:fldCharType="begin"/>
      </w:r>
      <w:r w:rsidR="00BF74D5">
        <w:rPr>
          <w:noProof/>
          <w:webHidden/>
        </w:rPr>
        <w:instrText xml:space="preserve"> PAGEREF _Toc233720884 \h </w:instrText>
      </w:r>
      <w:r w:rsidR="00BF74D5">
        <w:rPr>
          <w:noProof/>
          <w:webHidden/>
        </w:rPr>
      </w:r>
      <w:r w:rsidR="00BF74D5">
        <w:rPr>
          <w:noProof/>
          <w:webHidden/>
        </w:rPr>
        <w:fldChar w:fldCharType="separate"/>
      </w:r>
      <w:r w:rsidR="00DA22BD">
        <w:rPr>
          <w:noProof/>
          <w:webHidden/>
        </w:rPr>
        <w:t>106</w:t>
      </w:r>
      <w:r w:rsidR="00BF74D5">
        <w:rPr>
          <w:noProof/>
          <w:webHidden/>
        </w:rPr>
        <w:fldChar w:fldCharType="end"/>
      </w:r>
    </w:p>
    <w:p w14:paraId="59713C48" w14:textId="0260D371" w:rsidR="001D7D77" w:rsidRDefault="001D7D77">
      <w:pPr>
        <w:pStyle w:val="TDC2"/>
        <w:ind w:left="720"/>
        <w:rPr>
          <w:rFonts w:eastAsiaTheme="minorEastAsia"/>
          <w:smallCaps w:val="0"/>
          <w:noProof/>
          <w:kern w:val="2"/>
          <w:sz w:val="24"/>
          <w:szCs w:val="24"/>
          <w:lang w:eastAsia="es-ES"/>
          <w14:ligatures w14:val="standardContextual"/>
        </w:rPr>
      </w:pPr>
      <w:r>
        <w:rPr>
          <w:noProof/>
        </w:rPr>
        <w:t>Tabla 6.5. Sistemas de gestión de bases de datos utilizados.</w:t>
      </w:r>
      <w:r w:rsidR="00BF74D5">
        <w:rPr>
          <w:noProof/>
          <w:webHidden/>
        </w:rPr>
        <w:tab/>
      </w:r>
      <w:r w:rsidR="00BF74D5">
        <w:rPr>
          <w:noProof/>
          <w:webHidden/>
        </w:rPr>
        <w:fldChar w:fldCharType="begin"/>
      </w:r>
      <w:r w:rsidR="00BF74D5">
        <w:rPr>
          <w:noProof/>
          <w:webHidden/>
        </w:rPr>
        <w:instrText xml:space="preserve"> PAGEREF _Toc233720885 \h </w:instrText>
      </w:r>
      <w:r w:rsidR="00BF74D5">
        <w:rPr>
          <w:noProof/>
          <w:webHidden/>
        </w:rPr>
      </w:r>
      <w:r w:rsidR="00BF74D5">
        <w:rPr>
          <w:noProof/>
          <w:webHidden/>
        </w:rPr>
        <w:fldChar w:fldCharType="separate"/>
      </w:r>
      <w:r w:rsidR="00DA22BD">
        <w:rPr>
          <w:noProof/>
          <w:webHidden/>
        </w:rPr>
        <w:t>107</w:t>
      </w:r>
      <w:r w:rsidR="00BF74D5">
        <w:rPr>
          <w:noProof/>
          <w:webHidden/>
        </w:rPr>
        <w:fldChar w:fldCharType="end"/>
      </w:r>
    </w:p>
    <w:p w14:paraId="68227623" w14:textId="63DF081A" w:rsidR="001D7D77" w:rsidRDefault="001D7D77">
      <w:pPr>
        <w:pStyle w:val="TDC2"/>
        <w:ind w:left="720"/>
        <w:rPr>
          <w:rFonts w:eastAsiaTheme="minorEastAsia"/>
          <w:smallCaps w:val="0"/>
          <w:noProof/>
          <w:kern w:val="2"/>
          <w:sz w:val="24"/>
          <w:szCs w:val="24"/>
          <w:lang w:eastAsia="es-ES"/>
          <w14:ligatures w14:val="standardContextual"/>
        </w:rPr>
      </w:pPr>
      <w:r>
        <w:rPr>
          <w:noProof/>
        </w:rPr>
        <w:t>Tabla 6.6. Integración de los sistemas de bases de datos en la aplicación.</w:t>
      </w:r>
      <w:r w:rsidR="00BF74D5">
        <w:rPr>
          <w:noProof/>
          <w:webHidden/>
        </w:rPr>
        <w:tab/>
      </w:r>
      <w:r w:rsidR="00BF74D5">
        <w:rPr>
          <w:noProof/>
          <w:webHidden/>
        </w:rPr>
        <w:fldChar w:fldCharType="begin"/>
      </w:r>
      <w:r w:rsidR="00BF74D5">
        <w:rPr>
          <w:noProof/>
          <w:webHidden/>
        </w:rPr>
        <w:instrText xml:space="preserve"> PAGEREF _Toc233720886 \h </w:instrText>
      </w:r>
      <w:r w:rsidR="00BF74D5">
        <w:rPr>
          <w:noProof/>
          <w:webHidden/>
        </w:rPr>
      </w:r>
      <w:r w:rsidR="00BF74D5">
        <w:rPr>
          <w:noProof/>
          <w:webHidden/>
        </w:rPr>
        <w:fldChar w:fldCharType="separate"/>
      </w:r>
      <w:r w:rsidR="00DA22BD">
        <w:rPr>
          <w:noProof/>
          <w:webHidden/>
        </w:rPr>
        <w:t>108</w:t>
      </w:r>
      <w:r w:rsidR="00BF74D5">
        <w:rPr>
          <w:noProof/>
          <w:webHidden/>
        </w:rPr>
        <w:fldChar w:fldCharType="end"/>
      </w:r>
    </w:p>
    <w:p w14:paraId="0D1B10B5" w14:textId="2763DBF0" w:rsidR="001D7D77" w:rsidRDefault="001D7D77">
      <w:pPr>
        <w:pStyle w:val="TDC2"/>
        <w:ind w:left="720"/>
        <w:rPr>
          <w:rFonts w:eastAsiaTheme="minorEastAsia"/>
          <w:smallCaps w:val="0"/>
          <w:noProof/>
          <w:kern w:val="2"/>
          <w:sz w:val="24"/>
          <w:szCs w:val="24"/>
          <w:lang w:eastAsia="es-ES"/>
          <w14:ligatures w14:val="standardContextual"/>
        </w:rPr>
      </w:pPr>
      <w:r>
        <w:rPr>
          <w:noProof/>
        </w:rPr>
        <w:t>Tabla 6.7. Tablas del modelo relacional.</w:t>
      </w:r>
      <w:r w:rsidR="00BF74D5">
        <w:rPr>
          <w:noProof/>
          <w:webHidden/>
        </w:rPr>
        <w:tab/>
      </w:r>
      <w:r w:rsidR="00BF74D5">
        <w:rPr>
          <w:noProof/>
          <w:webHidden/>
        </w:rPr>
        <w:fldChar w:fldCharType="begin"/>
      </w:r>
      <w:r w:rsidR="00BF74D5">
        <w:rPr>
          <w:noProof/>
          <w:webHidden/>
        </w:rPr>
        <w:instrText xml:space="preserve"> PAGEREF _Toc233720887 \h </w:instrText>
      </w:r>
      <w:r w:rsidR="00BF74D5">
        <w:rPr>
          <w:noProof/>
          <w:webHidden/>
        </w:rPr>
      </w:r>
      <w:r w:rsidR="00BF74D5">
        <w:rPr>
          <w:noProof/>
          <w:webHidden/>
        </w:rPr>
        <w:fldChar w:fldCharType="separate"/>
      </w:r>
      <w:r w:rsidR="00DA22BD">
        <w:rPr>
          <w:noProof/>
          <w:webHidden/>
        </w:rPr>
        <w:t>108</w:t>
      </w:r>
      <w:r w:rsidR="00BF74D5">
        <w:rPr>
          <w:noProof/>
          <w:webHidden/>
        </w:rPr>
        <w:fldChar w:fldCharType="end"/>
      </w:r>
    </w:p>
    <w:p w14:paraId="625CAA1F" w14:textId="35128AC3" w:rsidR="001D7D77" w:rsidRDefault="001D7D77">
      <w:pPr>
        <w:pStyle w:val="TDC2"/>
        <w:ind w:left="720"/>
        <w:rPr>
          <w:rFonts w:eastAsiaTheme="minorEastAsia"/>
          <w:smallCaps w:val="0"/>
          <w:noProof/>
          <w:kern w:val="2"/>
          <w:sz w:val="24"/>
          <w:szCs w:val="24"/>
          <w:lang w:eastAsia="es-ES"/>
          <w14:ligatures w14:val="standardContextual"/>
        </w:rPr>
      </w:pPr>
      <w:r>
        <w:rPr>
          <w:noProof/>
        </w:rPr>
        <w:t>Tabla 6.8. Colecciones del modelo documental.</w:t>
      </w:r>
      <w:r w:rsidR="00BF74D5">
        <w:rPr>
          <w:noProof/>
          <w:webHidden/>
        </w:rPr>
        <w:tab/>
      </w:r>
      <w:r w:rsidR="00BF74D5">
        <w:rPr>
          <w:noProof/>
          <w:webHidden/>
        </w:rPr>
        <w:fldChar w:fldCharType="begin"/>
      </w:r>
      <w:r w:rsidR="00BF74D5">
        <w:rPr>
          <w:noProof/>
          <w:webHidden/>
        </w:rPr>
        <w:instrText xml:space="preserve"> PAGEREF _Toc233720888 \h </w:instrText>
      </w:r>
      <w:r w:rsidR="00BF74D5">
        <w:rPr>
          <w:noProof/>
          <w:webHidden/>
        </w:rPr>
      </w:r>
      <w:r w:rsidR="00BF74D5">
        <w:rPr>
          <w:noProof/>
          <w:webHidden/>
        </w:rPr>
        <w:fldChar w:fldCharType="separate"/>
      </w:r>
      <w:r w:rsidR="00DA22BD">
        <w:rPr>
          <w:noProof/>
          <w:webHidden/>
        </w:rPr>
        <w:t>109</w:t>
      </w:r>
      <w:r w:rsidR="00BF74D5">
        <w:rPr>
          <w:noProof/>
          <w:webHidden/>
        </w:rPr>
        <w:fldChar w:fldCharType="end"/>
      </w:r>
    </w:p>
    <w:p w14:paraId="17F75436" w14:textId="0D526797" w:rsidR="001D7D77" w:rsidRDefault="001D7D77">
      <w:pPr>
        <w:pStyle w:val="TDC2"/>
        <w:ind w:left="720"/>
        <w:rPr>
          <w:rFonts w:eastAsiaTheme="minorEastAsia"/>
          <w:smallCaps w:val="0"/>
          <w:noProof/>
          <w:kern w:val="2"/>
          <w:sz w:val="24"/>
          <w:szCs w:val="24"/>
          <w:lang w:eastAsia="es-ES"/>
          <w14:ligatures w14:val="standardContextual"/>
        </w:rPr>
      </w:pPr>
      <w:r>
        <w:rPr>
          <w:noProof/>
        </w:rPr>
        <w:t>Figura 6.12. Diagrama E-R y documental de la base de datos.</w:t>
      </w:r>
      <w:r w:rsidR="00BF74D5">
        <w:rPr>
          <w:noProof/>
          <w:webHidden/>
        </w:rPr>
        <w:tab/>
      </w:r>
      <w:r w:rsidR="00BF74D5">
        <w:rPr>
          <w:noProof/>
          <w:webHidden/>
        </w:rPr>
        <w:fldChar w:fldCharType="begin"/>
      </w:r>
      <w:r w:rsidR="00BF74D5">
        <w:rPr>
          <w:noProof/>
          <w:webHidden/>
        </w:rPr>
        <w:instrText xml:space="preserve"> PAGEREF _Toc233720889 \h </w:instrText>
      </w:r>
      <w:r w:rsidR="00BF74D5">
        <w:rPr>
          <w:noProof/>
          <w:webHidden/>
        </w:rPr>
      </w:r>
      <w:r w:rsidR="00BF74D5">
        <w:rPr>
          <w:noProof/>
          <w:webHidden/>
        </w:rPr>
        <w:fldChar w:fldCharType="separate"/>
      </w:r>
      <w:r w:rsidR="00DA22BD">
        <w:rPr>
          <w:noProof/>
          <w:webHidden/>
        </w:rPr>
        <w:t>110</w:t>
      </w:r>
      <w:r w:rsidR="00BF74D5">
        <w:rPr>
          <w:noProof/>
          <w:webHidden/>
        </w:rPr>
        <w:fldChar w:fldCharType="end"/>
      </w:r>
    </w:p>
    <w:p w14:paraId="06665325" w14:textId="5B4F4735" w:rsidR="001D7D77" w:rsidRDefault="001D7D77">
      <w:pPr>
        <w:pStyle w:val="TDC2"/>
        <w:ind w:left="720"/>
        <w:rPr>
          <w:rFonts w:eastAsiaTheme="minorEastAsia"/>
          <w:smallCaps w:val="0"/>
          <w:noProof/>
          <w:kern w:val="2"/>
          <w:sz w:val="24"/>
          <w:szCs w:val="24"/>
          <w:lang w:eastAsia="es-ES"/>
          <w14:ligatures w14:val="standardContextual"/>
        </w:rPr>
      </w:pPr>
      <w:r>
        <w:rPr>
          <w:noProof/>
        </w:rPr>
        <w:t>Tabla 6.9. Criterios generales de diseño de la interfaz.</w:t>
      </w:r>
      <w:r w:rsidR="00BF74D5">
        <w:rPr>
          <w:noProof/>
          <w:webHidden/>
        </w:rPr>
        <w:tab/>
      </w:r>
      <w:r w:rsidR="00BF74D5">
        <w:rPr>
          <w:noProof/>
          <w:webHidden/>
        </w:rPr>
        <w:fldChar w:fldCharType="begin"/>
      </w:r>
      <w:r w:rsidR="00BF74D5">
        <w:rPr>
          <w:noProof/>
          <w:webHidden/>
        </w:rPr>
        <w:instrText xml:space="preserve"> PAGEREF _Toc233720890 \h </w:instrText>
      </w:r>
      <w:r w:rsidR="00BF74D5">
        <w:rPr>
          <w:noProof/>
          <w:webHidden/>
        </w:rPr>
      </w:r>
      <w:r w:rsidR="00BF74D5">
        <w:rPr>
          <w:noProof/>
          <w:webHidden/>
        </w:rPr>
        <w:fldChar w:fldCharType="separate"/>
      </w:r>
      <w:r w:rsidR="00DA22BD">
        <w:rPr>
          <w:noProof/>
          <w:webHidden/>
        </w:rPr>
        <w:t>112</w:t>
      </w:r>
      <w:r w:rsidR="00BF74D5">
        <w:rPr>
          <w:noProof/>
          <w:webHidden/>
        </w:rPr>
        <w:fldChar w:fldCharType="end"/>
      </w:r>
    </w:p>
    <w:p w14:paraId="1E905669" w14:textId="6EAF2889" w:rsidR="001D7D77" w:rsidRDefault="001D7D77">
      <w:pPr>
        <w:pStyle w:val="TDC2"/>
        <w:ind w:left="720"/>
        <w:rPr>
          <w:rFonts w:eastAsiaTheme="minorEastAsia"/>
          <w:smallCaps w:val="0"/>
          <w:noProof/>
          <w:kern w:val="2"/>
          <w:sz w:val="24"/>
          <w:szCs w:val="24"/>
          <w:lang w:eastAsia="es-ES"/>
          <w14:ligatures w14:val="standardContextual"/>
        </w:rPr>
      </w:pPr>
      <w:r>
        <w:rPr>
          <w:noProof/>
        </w:rPr>
        <w:t>Figura 6.13. Diagrama de navegabilidad de la interfaz.</w:t>
      </w:r>
      <w:r w:rsidR="00BF74D5">
        <w:rPr>
          <w:noProof/>
          <w:webHidden/>
        </w:rPr>
        <w:tab/>
      </w:r>
      <w:r w:rsidR="00BF74D5">
        <w:rPr>
          <w:noProof/>
          <w:webHidden/>
        </w:rPr>
        <w:fldChar w:fldCharType="begin"/>
      </w:r>
      <w:r w:rsidR="00BF74D5">
        <w:rPr>
          <w:noProof/>
          <w:webHidden/>
        </w:rPr>
        <w:instrText xml:space="preserve"> PAGEREF _Toc233720891 \h </w:instrText>
      </w:r>
      <w:r w:rsidR="00BF74D5">
        <w:rPr>
          <w:noProof/>
          <w:webHidden/>
        </w:rPr>
      </w:r>
      <w:r w:rsidR="00BF74D5">
        <w:rPr>
          <w:noProof/>
          <w:webHidden/>
        </w:rPr>
        <w:fldChar w:fldCharType="separate"/>
      </w:r>
      <w:r w:rsidR="00DA22BD">
        <w:rPr>
          <w:noProof/>
          <w:webHidden/>
        </w:rPr>
        <w:t>113</w:t>
      </w:r>
      <w:r w:rsidR="00BF74D5">
        <w:rPr>
          <w:noProof/>
          <w:webHidden/>
        </w:rPr>
        <w:fldChar w:fldCharType="end"/>
      </w:r>
    </w:p>
    <w:p w14:paraId="224FB4D1" w14:textId="36542266" w:rsidR="001D7D77" w:rsidRDefault="001D7D77">
      <w:pPr>
        <w:pStyle w:val="TDC2"/>
        <w:ind w:left="720"/>
        <w:rPr>
          <w:rFonts w:eastAsiaTheme="minorEastAsia"/>
          <w:smallCaps w:val="0"/>
          <w:noProof/>
          <w:kern w:val="2"/>
          <w:sz w:val="24"/>
          <w:szCs w:val="24"/>
          <w:lang w:eastAsia="es-ES"/>
          <w14:ligatures w14:val="standardContextual"/>
        </w:rPr>
      </w:pPr>
      <w:r>
        <w:rPr>
          <w:noProof/>
        </w:rPr>
        <w:t>Tabla 6.10. Pantallas principales del sistema.</w:t>
      </w:r>
      <w:r w:rsidR="00BF74D5">
        <w:rPr>
          <w:noProof/>
          <w:webHidden/>
        </w:rPr>
        <w:tab/>
      </w:r>
      <w:r w:rsidR="00BF74D5">
        <w:rPr>
          <w:noProof/>
          <w:webHidden/>
        </w:rPr>
        <w:fldChar w:fldCharType="begin"/>
      </w:r>
      <w:r w:rsidR="00BF74D5">
        <w:rPr>
          <w:noProof/>
          <w:webHidden/>
        </w:rPr>
        <w:instrText xml:space="preserve"> PAGEREF _Toc233720892 \h </w:instrText>
      </w:r>
      <w:r w:rsidR="00BF74D5">
        <w:rPr>
          <w:noProof/>
          <w:webHidden/>
        </w:rPr>
      </w:r>
      <w:r w:rsidR="00BF74D5">
        <w:rPr>
          <w:noProof/>
          <w:webHidden/>
        </w:rPr>
        <w:fldChar w:fldCharType="separate"/>
      </w:r>
      <w:r w:rsidR="00DA22BD">
        <w:rPr>
          <w:noProof/>
          <w:webHidden/>
        </w:rPr>
        <w:t>113</w:t>
      </w:r>
      <w:r w:rsidR="00BF74D5">
        <w:rPr>
          <w:noProof/>
          <w:webHidden/>
        </w:rPr>
        <w:fldChar w:fldCharType="end"/>
      </w:r>
    </w:p>
    <w:p w14:paraId="66D87204" w14:textId="2731E9F0" w:rsidR="001D7D77" w:rsidRDefault="001D7D77">
      <w:pPr>
        <w:pStyle w:val="TDC2"/>
        <w:ind w:left="720"/>
        <w:rPr>
          <w:rFonts w:eastAsiaTheme="minorEastAsia"/>
          <w:smallCaps w:val="0"/>
          <w:noProof/>
          <w:kern w:val="2"/>
          <w:sz w:val="24"/>
          <w:szCs w:val="24"/>
          <w:lang w:eastAsia="es-ES"/>
          <w14:ligatures w14:val="standardContextual"/>
        </w:rPr>
      </w:pPr>
      <w:r>
        <w:rPr>
          <w:noProof/>
        </w:rPr>
        <w:t>Tabla 6.11. Estados visibles y retroalimentación de la interfaz.</w:t>
      </w:r>
      <w:r w:rsidR="00BF74D5">
        <w:rPr>
          <w:noProof/>
          <w:webHidden/>
        </w:rPr>
        <w:tab/>
      </w:r>
      <w:r w:rsidR="00BF74D5">
        <w:rPr>
          <w:noProof/>
          <w:webHidden/>
        </w:rPr>
        <w:fldChar w:fldCharType="begin"/>
      </w:r>
      <w:r w:rsidR="00BF74D5">
        <w:rPr>
          <w:noProof/>
          <w:webHidden/>
        </w:rPr>
        <w:instrText xml:space="preserve"> PAGEREF _Toc233720893 \h </w:instrText>
      </w:r>
      <w:r w:rsidR="00BF74D5">
        <w:rPr>
          <w:noProof/>
          <w:webHidden/>
        </w:rPr>
      </w:r>
      <w:r w:rsidR="00BF74D5">
        <w:rPr>
          <w:noProof/>
          <w:webHidden/>
        </w:rPr>
        <w:fldChar w:fldCharType="separate"/>
      </w:r>
      <w:r w:rsidR="00DA22BD">
        <w:rPr>
          <w:noProof/>
          <w:webHidden/>
        </w:rPr>
        <w:t>115</w:t>
      </w:r>
      <w:r w:rsidR="00BF74D5">
        <w:rPr>
          <w:noProof/>
          <w:webHidden/>
        </w:rPr>
        <w:fldChar w:fldCharType="end"/>
      </w:r>
    </w:p>
    <w:p w14:paraId="189AF738" w14:textId="320D5109" w:rsidR="001D7D77" w:rsidRDefault="001D7D77">
      <w:pPr>
        <w:pStyle w:val="TDC2"/>
        <w:ind w:left="720"/>
        <w:rPr>
          <w:rFonts w:eastAsiaTheme="minorEastAsia"/>
          <w:smallCaps w:val="0"/>
          <w:noProof/>
          <w:kern w:val="2"/>
          <w:sz w:val="24"/>
          <w:szCs w:val="24"/>
          <w:lang w:eastAsia="es-ES"/>
          <w14:ligatures w14:val="standardContextual"/>
        </w:rPr>
      </w:pPr>
      <w:r>
        <w:rPr>
          <w:noProof/>
        </w:rPr>
        <w:t>Tabla 6.12. Estrategia técnica de pruebas.</w:t>
      </w:r>
      <w:r w:rsidR="00BF74D5">
        <w:rPr>
          <w:noProof/>
          <w:webHidden/>
        </w:rPr>
        <w:tab/>
      </w:r>
      <w:r w:rsidR="00BF74D5">
        <w:rPr>
          <w:noProof/>
          <w:webHidden/>
        </w:rPr>
        <w:fldChar w:fldCharType="begin"/>
      </w:r>
      <w:r w:rsidR="00BF74D5">
        <w:rPr>
          <w:noProof/>
          <w:webHidden/>
        </w:rPr>
        <w:instrText xml:space="preserve"> PAGEREF _Toc233720894 \h </w:instrText>
      </w:r>
      <w:r w:rsidR="00BF74D5">
        <w:rPr>
          <w:noProof/>
          <w:webHidden/>
        </w:rPr>
      </w:r>
      <w:r w:rsidR="00BF74D5">
        <w:rPr>
          <w:noProof/>
          <w:webHidden/>
        </w:rPr>
        <w:fldChar w:fldCharType="separate"/>
      </w:r>
      <w:r w:rsidR="00DA22BD">
        <w:rPr>
          <w:noProof/>
          <w:webHidden/>
        </w:rPr>
        <w:t>116</w:t>
      </w:r>
      <w:r w:rsidR="00BF74D5">
        <w:rPr>
          <w:noProof/>
          <w:webHidden/>
        </w:rPr>
        <w:fldChar w:fldCharType="end"/>
      </w:r>
    </w:p>
    <w:p w14:paraId="0C0AEB2D" w14:textId="598F2D95" w:rsidR="001D7D77" w:rsidRDefault="001D7D77">
      <w:pPr>
        <w:pStyle w:val="TDC2"/>
        <w:ind w:left="720"/>
        <w:rPr>
          <w:rFonts w:eastAsiaTheme="minorEastAsia"/>
          <w:smallCaps w:val="0"/>
          <w:noProof/>
          <w:kern w:val="2"/>
          <w:sz w:val="24"/>
          <w:szCs w:val="24"/>
          <w:lang w:eastAsia="es-ES"/>
          <w14:ligatures w14:val="standardContextual"/>
        </w:rPr>
      </w:pPr>
      <w:r>
        <w:rPr>
          <w:noProof/>
        </w:rPr>
        <w:t>Figura 6.14. Flujo técnico de validación del sistema.</w:t>
      </w:r>
      <w:r w:rsidR="00BF74D5">
        <w:rPr>
          <w:noProof/>
          <w:webHidden/>
        </w:rPr>
        <w:tab/>
      </w:r>
      <w:r w:rsidR="00BF74D5">
        <w:rPr>
          <w:noProof/>
          <w:webHidden/>
        </w:rPr>
        <w:fldChar w:fldCharType="begin"/>
      </w:r>
      <w:r w:rsidR="00BF74D5">
        <w:rPr>
          <w:noProof/>
          <w:webHidden/>
        </w:rPr>
        <w:instrText xml:space="preserve"> PAGEREF _Toc233720895 \h </w:instrText>
      </w:r>
      <w:r w:rsidR="00BF74D5">
        <w:rPr>
          <w:noProof/>
          <w:webHidden/>
        </w:rPr>
      </w:r>
      <w:r w:rsidR="00BF74D5">
        <w:rPr>
          <w:noProof/>
          <w:webHidden/>
        </w:rPr>
        <w:fldChar w:fldCharType="separate"/>
      </w:r>
      <w:r w:rsidR="00DA22BD">
        <w:rPr>
          <w:noProof/>
          <w:webHidden/>
        </w:rPr>
        <w:t>117</w:t>
      </w:r>
      <w:r w:rsidR="00BF74D5">
        <w:rPr>
          <w:noProof/>
          <w:webHidden/>
        </w:rPr>
        <w:fldChar w:fldCharType="end"/>
      </w:r>
    </w:p>
    <w:p w14:paraId="19ECC9EF" w14:textId="1B74AB7F" w:rsidR="001D7D77" w:rsidRDefault="001D7D77">
      <w:pPr>
        <w:pStyle w:val="TDC2"/>
        <w:ind w:left="720"/>
        <w:rPr>
          <w:rFonts w:eastAsiaTheme="minorEastAsia"/>
          <w:smallCaps w:val="0"/>
          <w:noProof/>
          <w:kern w:val="2"/>
          <w:sz w:val="24"/>
          <w:szCs w:val="24"/>
          <w:lang w:eastAsia="es-ES"/>
          <w14:ligatures w14:val="standardContextual"/>
        </w:rPr>
      </w:pPr>
      <w:r>
        <w:rPr>
          <w:noProof/>
        </w:rPr>
        <w:t>Tabla 6.13. Pruebas unitarias previstas.</w:t>
      </w:r>
      <w:r w:rsidR="00BF74D5">
        <w:rPr>
          <w:noProof/>
          <w:webHidden/>
        </w:rPr>
        <w:tab/>
      </w:r>
      <w:r w:rsidR="00BF74D5">
        <w:rPr>
          <w:noProof/>
          <w:webHidden/>
        </w:rPr>
        <w:fldChar w:fldCharType="begin"/>
      </w:r>
      <w:r w:rsidR="00BF74D5">
        <w:rPr>
          <w:noProof/>
          <w:webHidden/>
        </w:rPr>
        <w:instrText xml:space="preserve"> PAGEREF _Toc233720896 \h </w:instrText>
      </w:r>
      <w:r w:rsidR="00BF74D5">
        <w:rPr>
          <w:noProof/>
          <w:webHidden/>
        </w:rPr>
      </w:r>
      <w:r w:rsidR="00BF74D5">
        <w:rPr>
          <w:noProof/>
          <w:webHidden/>
        </w:rPr>
        <w:fldChar w:fldCharType="separate"/>
      </w:r>
      <w:r w:rsidR="00DA22BD">
        <w:rPr>
          <w:noProof/>
          <w:webHidden/>
        </w:rPr>
        <w:t>118</w:t>
      </w:r>
      <w:r w:rsidR="00BF74D5">
        <w:rPr>
          <w:noProof/>
          <w:webHidden/>
        </w:rPr>
        <w:fldChar w:fldCharType="end"/>
      </w:r>
    </w:p>
    <w:p w14:paraId="2C0B8C39" w14:textId="544A769A" w:rsidR="001D7D77" w:rsidRDefault="001D7D77">
      <w:pPr>
        <w:pStyle w:val="TDC2"/>
        <w:ind w:left="720"/>
        <w:rPr>
          <w:rFonts w:eastAsiaTheme="minorEastAsia"/>
          <w:smallCaps w:val="0"/>
          <w:noProof/>
          <w:kern w:val="2"/>
          <w:sz w:val="24"/>
          <w:szCs w:val="24"/>
          <w:lang w:eastAsia="es-ES"/>
          <w14:ligatures w14:val="standardContextual"/>
        </w:rPr>
      </w:pPr>
      <w:r>
        <w:rPr>
          <w:noProof/>
        </w:rPr>
        <w:t>Tabla 6.14. Pruebas de integración y del sistema previstas.</w:t>
      </w:r>
      <w:r w:rsidR="00BF74D5">
        <w:rPr>
          <w:noProof/>
          <w:webHidden/>
        </w:rPr>
        <w:tab/>
      </w:r>
      <w:r w:rsidR="00BF74D5">
        <w:rPr>
          <w:noProof/>
          <w:webHidden/>
        </w:rPr>
        <w:fldChar w:fldCharType="begin"/>
      </w:r>
      <w:r w:rsidR="00BF74D5">
        <w:rPr>
          <w:noProof/>
          <w:webHidden/>
        </w:rPr>
        <w:instrText xml:space="preserve"> PAGEREF _Toc233720897 \h </w:instrText>
      </w:r>
      <w:r w:rsidR="00BF74D5">
        <w:rPr>
          <w:noProof/>
          <w:webHidden/>
        </w:rPr>
      </w:r>
      <w:r w:rsidR="00BF74D5">
        <w:rPr>
          <w:noProof/>
          <w:webHidden/>
        </w:rPr>
        <w:fldChar w:fldCharType="separate"/>
      </w:r>
      <w:r w:rsidR="00DA22BD">
        <w:rPr>
          <w:noProof/>
          <w:webHidden/>
        </w:rPr>
        <w:t>119</w:t>
      </w:r>
      <w:r w:rsidR="00BF74D5">
        <w:rPr>
          <w:noProof/>
          <w:webHidden/>
        </w:rPr>
        <w:fldChar w:fldCharType="end"/>
      </w:r>
    </w:p>
    <w:p w14:paraId="520F3B9A" w14:textId="17BBC921" w:rsidR="001D7D77" w:rsidRDefault="001D7D77">
      <w:pPr>
        <w:pStyle w:val="TDC2"/>
        <w:ind w:left="720"/>
        <w:rPr>
          <w:rFonts w:eastAsiaTheme="minorEastAsia"/>
          <w:smallCaps w:val="0"/>
          <w:noProof/>
          <w:kern w:val="2"/>
          <w:sz w:val="24"/>
          <w:szCs w:val="24"/>
          <w:lang w:eastAsia="es-ES"/>
          <w14:ligatures w14:val="standardContextual"/>
        </w:rPr>
      </w:pPr>
      <w:r>
        <w:rPr>
          <w:noProof/>
        </w:rPr>
        <w:t>Tabla 6.15. Pruebas de usabilidad y accesibilidad previstas.</w:t>
      </w:r>
      <w:r w:rsidR="00BF74D5">
        <w:rPr>
          <w:noProof/>
          <w:webHidden/>
        </w:rPr>
        <w:tab/>
      </w:r>
      <w:r w:rsidR="00BF74D5">
        <w:rPr>
          <w:noProof/>
          <w:webHidden/>
        </w:rPr>
        <w:fldChar w:fldCharType="begin"/>
      </w:r>
      <w:r w:rsidR="00BF74D5">
        <w:rPr>
          <w:noProof/>
          <w:webHidden/>
        </w:rPr>
        <w:instrText xml:space="preserve"> PAGEREF _Toc233720898 \h </w:instrText>
      </w:r>
      <w:r w:rsidR="00BF74D5">
        <w:rPr>
          <w:noProof/>
          <w:webHidden/>
        </w:rPr>
      </w:r>
      <w:r w:rsidR="00BF74D5">
        <w:rPr>
          <w:noProof/>
          <w:webHidden/>
        </w:rPr>
        <w:fldChar w:fldCharType="separate"/>
      </w:r>
      <w:r w:rsidR="00DA22BD">
        <w:rPr>
          <w:noProof/>
          <w:webHidden/>
        </w:rPr>
        <w:t>119</w:t>
      </w:r>
      <w:r w:rsidR="00BF74D5">
        <w:rPr>
          <w:noProof/>
          <w:webHidden/>
        </w:rPr>
        <w:fldChar w:fldCharType="end"/>
      </w:r>
    </w:p>
    <w:p w14:paraId="2D6E5511" w14:textId="131C39C3" w:rsidR="001D7D77" w:rsidRDefault="001D7D77">
      <w:pPr>
        <w:pStyle w:val="TDC2"/>
        <w:ind w:left="720"/>
        <w:rPr>
          <w:rFonts w:eastAsiaTheme="minorEastAsia"/>
          <w:smallCaps w:val="0"/>
          <w:noProof/>
          <w:kern w:val="2"/>
          <w:sz w:val="24"/>
          <w:szCs w:val="24"/>
          <w:lang w:eastAsia="es-ES"/>
          <w14:ligatures w14:val="standardContextual"/>
        </w:rPr>
      </w:pPr>
      <w:r>
        <w:rPr>
          <w:noProof/>
        </w:rPr>
        <w:t>Tabla 6.16. Pruebas de rendimiento previstas.</w:t>
      </w:r>
      <w:r w:rsidR="00BF74D5">
        <w:rPr>
          <w:noProof/>
          <w:webHidden/>
        </w:rPr>
        <w:tab/>
      </w:r>
      <w:r w:rsidR="00BF74D5">
        <w:rPr>
          <w:noProof/>
          <w:webHidden/>
        </w:rPr>
        <w:fldChar w:fldCharType="begin"/>
      </w:r>
      <w:r w:rsidR="00BF74D5">
        <w:rPr>
          <w:noProof/>
          <w:webHidden/>
        </w:rPr>
        <w:instrText xml:space="preserve"> PAGEREF _Toc233720899 \h </w:instrText>
      </w:r>
      <w:r w:rsidR="00BF74D5">
        <w:rPr>
          <w:noProof/>
          <w:webHidden/>
        </w:rPr>
      </w:r>
      <w:r w:rsidR="00BF74D5">
        <w:rPr>
          <w:noProof/>
          <w:webHidden/>
        </w:rPr>
        <w:fldChar w:fldCharType="separate"/>
      </w:r>
      <w:r w:rsidR="00DA22BD">
        <w:rPr>
          <w:noProof/>
          <w:webHidden/>
        </w:rPr>
        <w:t>120</w:t>
      </w:r>
      <w:r w:rsidR="00BF74D5">
        <w:rPr>
          <w:noProof/>
          <w:webHidden/>
        </w:rPr>
        <w:fldChar w:fldCharType="end"/>
      </w:r>
    </w:p>
    <w:p w14:paraId="7CC24A02" w14:textId="5778731A" w:rsidR="001D7D77" w:rsidRDefault="001D7D77">
      <w:pPr>
        <w:pStyle w:val="TDC2"/>
        <w:ind w:left="720"/>
        <w:rPr>
          <w:rFonts w:eastAsiaTheme="minorEastAsia"/>
          <w:smallCaps w:val="0"/>
          <w:noProof/>
          <w:kern w:val="2"/>
          <w:sz w:val="24"/>
          <w:szCs w:val="24"/>
          <w:lang w:eastAsia="es-ES"/>
          <w14:ligatures w14:val="standardContextual"/>
        </w:rPr>
      </w:pPr>
      <w:r>
        <w:rPr>
          <w:noProof/>
        </w:rPr>
        <w:t>Tabla 6.17. Comandos de validación del sistema.</w:t>
      </w:r>
      <w:r w:rsidR="00BF74D5">
        <w:rPr>
          <w:noProof/>
          <w:webHidden/>
        </w:rPr>
        <w:tab/>
      </w:r>
      <w:r w:rsidR="00BF74D5">
        <w:rPr>
          <w:noProof/>
          <w:webHidden/>
        </w:rPr>
        <w:fldChar w:fldCharType="begin"/>
      </w:r>
      <w:r w:rsidR="00BF74D5">
        <w:rPr>
          <w:noProof/>
          <w:webHidden/>
        </w:rPr>
        <w:instrText xml:space="preserve"> PAGEREF _Toc233720900 \h </w:instrText>
      </w:r>
      <w:r w:rsidR="00BF74D5">
        <w:rPr>
          <w:noProof/>
          <w:webHidden/>
        </w:rPr>
      </w:r>
      <w:r w:rsidR="00BF74D5">
        <w:rPr>
          <w:noProof/>
          <w:webHidden/>
        </w:rPr>
        <w:fldChar w:fldCharType="separate"/>
      </w:r>
      <w:r w:rsidR="00DA22BD">
        <w:rPr>
          <w:noProof/>
          <w:webHidden/>
        </w:rPr>
        <w:t>120</w:t>
      </w:r>
      <w:r w:rsidR="00BF74D5">
        <w:rPr>
          <w:noProof/>
          <w:webHidden/>
        </w:rPr>
        <w:fldChar w:fldCharType="end"/>
      </w:r>
    </w:p>
    <w:p w14:paraId="449E30F4" w14:textId="77777777" w:rsidR="001D7D77" w:rsidRDefault="00BF74D5">
      <w:pPr>
        <w:pStyle w:val="TDC1"/>
        <w:keepNext/>
      </w:pPr>
      <w:r>
        <w:t>Capítulo 7. Implementación del Sistema</w:t>
      </w:r>
    </w:p>
    <w:p w14:paraId="03C8CECB" w14:textId="325720AB" w:rsidR="001D7D77" w:rsidRDefault="001D7D77">
      <w:pPr>
        <w:pStyle w:val="TDC2"/>
        <w:ind w:left="720"/>
        <w:rPr>
          <w:rFonts w:eastAsiaTheme="minorEastAsia"/>
          <w:smallCaps w:val="0"/>
          <w:noProof/>
          <w:kern w:val="2"/>
          <w:sz w:val="24"/>
          <w:szCs w:val="24"/>
          <w:lang w:eastAsia="es-ES"/>
          <w14:ligatures w14:val="standardContextual"/>
        </w:rPr>
      </w:pPr>
      <w:r>
        <w:rPr>
          <w:noProof/>
        </w:rPr>
        <w:t>Tabla 7.1. Normas y convenciones seguidas durante la implementación.</w:t>
      </w:r>
      <w:r w:rsidR="00BF74D5">
        <w:rPr>
          <w:noProof/>
          <w:webHidden/>
        </w:rPr>
        <w:tab/>
      </w:r>
      <w:r w:rsidR="00BF74D5">
        <w:rPr>
          <w:noProof/>
          <w:webHidden/>
        </w:rPr>
        <w:fldChar w:fldCharType="begin"/>
      </w:r>
      <w:r w:rsidR="00BF74D5">
        <w:rPr>
          <w:noProof/>
          <w:webHidden/>
        </w:rPr>
        <w:instrText xml:space="preserve"> PAGEREF _Toc233720901 \h </w:instrText>
      </w:r>
      <w:r w:rsidR="00BF74D5">
        <w:rPr>
          <w:noProof/>
          <w:webHidden/>
        </w:rPr>
      </w:r>
      <w:r w:rsidR="00BF74D5">
        <w:rPr>
          <w:noProof/>
          <w:webHidden/>
        </w:rPr>
        <w:fldChar w:fldCharType="separate"/>
      </w:r>
      <w:r w:rsidR="00DA22BD">
        <w:rPr>
          <w:noProof/>
          <w:webHidden/>
        </w:rPr>
        <w:t>123</w:t>
      </w:r>
      <w:r w:rsidR="00BF74D5">
        <w:rPr>
          <w:noProof/>
          <w:webHidden/>
        </w:rPr>
        <w:fldChar w:fldCharType="end"/>
      </w:r>
    </w:p>
    <w:p w14:paraId="49B20688" w14:textId="543D1104" w:rsidR="001D7D77" w:rsidRDefault="001D7D77">
      <w:pPr>
        <w:pStyle w:val="TDC2"/>
        <w:ind w:left="720"/>
        <w:rPr>
          <w:rFonts w:eastAsiaTheme="minorEastAsia"/>
          <w:smallCaps w:val="0"/>
          <w:noProof/>
          <w:kern w:val="2"/>
          <w:sz w:val="24"/>
          <w:szCs w:val="24"/>
          <w:lang w:eastAsia="es-ES"/>
          <w14:ligatures w14:val="standardContextual"/>
        </w:rPr>
      </w:pPr>
      <w:r>
        <w:rPr>
          <w:noProof/>
        </w:rPr>
        <w:t>Tabla 7.2. Lenguajes y formatos utilizados.</w:t>
      </w:r>
      <w:r w:rsidR="00BF74D5">
        <w:rPr>
          <w:noProof/>
          <w:webHidden/>
        </w:rPr>
        <w:tab/>
      </w:r>
      <w:r w:rsidR="00BF74D5">
        <w:rPr>
          <w:noProof/>
          <w:webHidden/>
        </w:rPr>
        <w:fldChar w:fldCharType="begin"/>
      </w:r>
      <w:r w:rsidR="00BF74D5">
        <w:rPr>
          <w:noProof/>
          <w:webHidden/>
        </w:rPr>
        <w:instrText xml:space="preserve"> PAGEREF _Toc233720902 \h </w:instrText>
      </w:r>
      <w:r w:rsidR="00BF74D5">
        <w:rPr>
          <w:noProof/>
          <w:webHidden/>
        </w:rPr>
      </w:r>
      <w:r w:rsidR="00BF74D5">
        <w:rPr>
          <w:noProof/>
          <w:webHidden/>
        </w:rPr>
        <w:fldChar w:fldCharType="separate"/>
      </w:r>
      <w:r w:rsidR="00DA22BD">
        <w:rPr>
          <w:noProof/>
          <w:webHidden/>
        </w:rPr>
        <w:t>124</w:t>
      </w:r>
      <w:r w:rsidR="00BF74D5">
        <w:rPr>
          <w:noProof/>
          <w:webHidden/>
        </w:rPr>
        <w:fldChar w:fldCharType="end"/>
      </w:r>
    </w:p>
    <w:p w14:paraId="4DB15F81" w14:textId="13F3A75B" w:rsidR="001D7D77" w:rsidRDefault="001D7D77">
      <w:pPr>
        <w:pStyle w:val="TDC2"/>
        <w:ind w:left="720"/>
        <w:rPr>
          <w:rFonts w:eastAsiaTheme="minorEastAsia"/>
          <w:smallCaps w:val="0"/>
          <w:noProof/>
          <w:kern w:val="2"/>
          <w:sz w:val="24"/>
          <w:szCs w:val="24"/>
          <w:lang w:eastAsia="es-ES"/>
          <w14:ligatures w14:val="standardContextual"/>
        </w:rPr>
      </w:pPr>
      <w:r>
        <w:rPr>
          <w:noProof/>
        </w:rPr>
        <w:t>Tabla 7.3. Herramientas y programas usados durante el desarrollo.</w:t>
      </w:r>
      <w:r w:rsidR="00BF74D5">
        <w:rPr>
          <w:noProof/>
          <w:webHidden/>
        </w:rPr>
        <w:tab/>
      </w:r>
      <w:r w:rsidR="00BF74D5">
        <w:rPr>
          <w:noProof/>
          <w:webHidden/>
        </w:rPr>
        <w:fldChar w:fldCharType="begin"/>
      </w:r>
      <w:r w:rsidR="00BF74D5">
        <w:rPr>
          <w:noProof/>
          <w:webHidden/>
        </w:rPr>
        <w:instrText xml:space="preserve"> PAGEREF _Toc233720903 \h </w:instrText>
      </w:r>
      <w:r w:rsidR="00BF74D5">
        <w:rPr>
          <w:noProof/>
          <w:webHidden/>
        </w:rPr>
      </w:r>
      <w:r w:rsidR="00BF74D5">
        <w:rPr>
          <w:noProof/>
          <w:webHidden/>
        </w:rPr>
        <w:fldChar w:fldCharType="separate"/>
      </w:r>
      <w:r w:rsidR="00DA22BD">
        <w:rPr>
          <w:noProof/>
          <w:webHidden/>
        </w:rPr>
        <w:t>125</w:t>
      </w:r>
      <w:r w:rsidR="00BF74D5">
        <w:rPr>
          <w:noProof/>
          <w:webHidden/>
        </w:rPr>
        <w:fldChar w:fldCharType="end"/>
      </w:r>
    </w:p>
    <w:p w14:paraId="28A9B85F" w14:textId="020DFD7E" w:rsidR="001D7D77" w:rsidRDefault="001D7D77">
      <w:pPr>
        <w:pStyle w:val="TDC2"/>
        <w:ind w:left="720"/>
        <w:rPr>
          <w:rFonts w:eastAsiaTheme="minorEastAsia"/>
          <w:smallCaps w:val="0"/>
          <w:noProof/>
          <w:kern w:val="2"/>
          <w:sz w:val="24"/>
          <w:szCs w:val="24"/>
          <w:lang w:eastAsia="es-ES"/>
          <w14:ligatures w14:val="standardContextual"/>
        </w:rPr>
      </w:pPr>
      <w:r>
        <w:rPr>
          <w:noProof/>
        </w:rPr>
        <w:t>Tabla 7.4. Problemas relevantes encontrados durante la implementación.</w:t>
      </w:r>
      <w:r w:rsidR="00BF74D5">
        <w:rPr>
          <w:noProof/>
          <w:webHidden/>
        </w:rPr>
        <w:tab/>
      </w:r>
      <w:r w:rsidR="00BF74D5">
        <w:rPr>
          <w:noProof/>
          <w:webHidden/>
        </w:rPr>
        <w:fldChar w:fldCharType="begin"/>
      </w:r>
      <w:r w:rsidR="00BF74D5">
        <w:rPr>
          <w:noProof/>
          <w:webHidden/>
        </w:rPr>
        <w:instrText xml:space="preserve"> PAGEREF _Toc233720904 \h </w:instrText>
      </w:r>
      <w:r w:rsidR="00BF74D5">
        <w:rPr>
          <w:noProof/>
          <w:webHidden/>
        </w:rPr>
      </w:r>
      <w:r w:rsidR="00BF74D5">
        <w:rPr>
          <w:noProof/>
          <w:webHidden/>
        </w:rPr>
        <w:fldChar w:fldCharType="separate"/>
      </w:r>
      <w:r w:rsidR="00DA22BD">
        <w:rPr>
          <w:noProof/>
          <w:webHidden/>
        </w:rPr>
        <w:t>126</w:t>
      </w:r>
      <w:r w:rsidR="00BF74D5">
        <w:rPr>
          <w:noProof/>
          <w:webHidden/>
        </w:rPr>
        <w:fldChar w:fldCharType="end"/>
      </w:r>
    </w:p>
    <w:p w14:paraId="1212EC8E" w14:textId="25560D32" w:rsidR="001D7D77" w:rsidRDefault="001D7D77">
      <w:pPr>
        <w:pStyle w:val="TDC2"/>
        <w:ind w:left="720"/>
        <w:rPr>
          <w:rFonts w:eastAsiaTheme="minorEastAsia"/>
          <w:smallCaps w:val="0"/>
          <w:noProof/>
          <w:kern w:val="2"/>
          <w:sz w:val="24"/>
          <w:szCs w:val="24"/>
          <w:lang w:eastAsia="es-ES"/>
          <w14:ligatures w14:val="standardContextual"/>
        </w:rPr>
      </w:pPr>
      <w:r>
        <w:rPr>
          <w:noProof/>
        </w:rPr>
        <w:t>Tabla 7.5. Clases y esquemas principales del “backend”.</w:t>
      </w:r>
      <w:r w:rsidR="00BF74D5">
        <w:rPr>
          <w:noProof/>
          <w:webHidden/>
        </w:rPr>
        <w:tab/>
      </w:r>
      <w:r w:rsidR="00BF74D5">
        <w:rPr>
          <w:noProof/>
          <w:webHidden/>
        </w:rPr>
        <w:fldChar w:fldCharType="begin"/>
      </w:r>
      <w:r w:rsidR="00BF74D5">
        <w:rPr>
          <w:noProof/>
          <w:webHidden/>
        </w:rPr>
        <w:instrText xml:space="preserve"> PAGEREF _Toc233720905 \h </w:instrText>
      </w:r>
      <w:r w:rsidR="00BF74D5">
        <w:rPr>
          <w:noProof/>
          <w:webHidden/>
        </w:rPr>
      </w:r>
      <w:r w:rsidR="00BF74D5">
        <w:rPr>
          <w:noProof/>
          <w:webHidden/>
        </w:rPr>
        <w:fldChar w:fldCharType="separate"/>
      </w:r>
      <w:r w:rsidR="00DA22BD">
        <w:rPr>
          <w:noProof/>
          <w:webHidden/>
        </w:rPr>
        <w:t>128</w:t>
      </w:r>
      <w:r w:rsidR="00BF74D5">
        <w:rPr>
          <w:noProof/>
          <w:webHidden/>
        </w:rPr>
        <w:fldChar w:fldCharType="end"/>
      </w:r>
    </w:p>
    <w:p w14:paraId="7B09C778" w14:textId="2AF562E8" w:rsidR="001D7D77" w:rsidRDefault="001D7D77">
      <w:pPr>
        <w:pStyle w:val="TDC2"/>
        <w:ind w:left="720"/>
        <w:rPr>
          <w:rFonts w:eastAsiaTheme="minorEastAsia"/>
          <w:smallCaps w:val="0"/>
          <w:noProof/>
          <w:kern w:val="2"/>
          <w:sz w:val="24"/>
          <w:szCs w:val="24"/>
          <w:lang w:eastAsia="es-ES"/>
          <w14:ligatures w14:val="standardContextual"/>
        </w:rPr>
      </w:pPr>
      <w:r>
        <w:rPr>
          <w:noProof/>
        </w:rPr>
        <w:t>Tabla 7.6. Servicios y controladores principales del “backend”.</w:t>
      </w:r>
      <w:r w:rsidR="00BF74D5">
        <w:rPr>
          <w:noProof/>
          <w:webHidden/>
        </w:rPr>
        <w:tab/>
      </w:r>
      <w:r w:rsidR="00BF74D5">
        <w:rPr>
          <w:noProof/>
          <w:webHidden/>
        </w:rPr>
        <w:fldChar w:fldCharType="begin"/>
      </w:r>
      <w:r w:rsidR="00BF74D5">
        <w:rPr>
          <w:noProof/>
          <w:webHidden/>
        </w:rPr>
        <w:instrText xml:space="preserve"> PAGEREF _Toc233720906 \h </w:instrText>
      </w:r>
      <w:r w:rsidR="00BF74D5">
        <w:rPr>
          <w:noProof/>
          <w:webHidden/>
        </w:rPr>
      </w:r>
      <w:r w:rsidR="00BF74D5">
        <w:rPr>
          <w:noProof/>
          <w:webHidden/>
        </w:rPr>
        <w:fldChar w:fldCharType="separate"/>
      </w:r>
      <w:r w:rsidR="00DA22BD">
        <w:rPr>
          <w:noProof/>
          <w:webHidden/>
        </w:rPr>
        <w:t>129</w:t>
      </w:r>
      <w:r w:rsidR="00BF74D5">
        <w:rPr>
          <w:noProof/>
          <w:webHidden/>
        </w:rPr>
        <w:fldChar w:fldCharType="end"/>
      </w:r>
    </w:p>
    <w:p w14:paraId="4136362A" w14:textId="4D9CEAF8" w:rsidR="001D7D77" w:rsidRDefault="001D7D77">
      <w:pPr>
        <w:pStyle w:val="TDC2"/>
        <w:ind w:left="720"/>
        <w:rPr>
          <w:rFonts w:eastAsiaTheme="minorEastAsia"/>
          <w:smallCaps w:val="0"/>
          <w:noProof/>
          <w:kern w:val="2"/>
          <w:sz w:val="24"/>
          <w:szCs w:val="24"/>
          <w:lang w:eastAsia="es-ES"/>
          <w14:ligatures w14:val="standardContextual"/>
        </w:rPr>
      </w:pPr>
      <w:r>
        <w:rPr>
          <w:noProof/>
        </w:rPr>
        <w:t>Tabla 7.7. Componentes y páginas principales del “frontend”.</w:t>
      </w:r>
      <w:r w:rsidR="00BF74D5">
        <w:rPr>
          <w:noProof/>
          <w:webHidden/>
        </w:rPr>
        <w:tab/>
      </w:r>
      <w:r w:rsidR="00BF74D5">
        <w:rPr>
          <w:noProof/>
          <w:webHidden/>
        </w:rPr>
        <w:fldChar w:fldCharType="begin"/>
      </w:r>
      <w:r w:rsidR="00BF74D5">
        <w:rPr>
          <w:noProof/>
          <w:webHidden/>
        </w:rPr>
        <w:instrText xml:space="preserve"> PAGEREF _Toc233720907 \h </w:instrText>
      </w:r>
      <w:r w:rsidR="00BF74D5">
        <w:rPr>
          <w:noProof/>
          <w:webHidden/>
        </w:rPr>
      </w:r>
      <w:r w:rsidR="00BF74D5">
        <w:rPr>
          <w:noProof/>
          <w:webHidden/>
        </w:rPr>
        <w:fldChar w:fldCharType="separate"/>
      </w:r>
      <w:r w:rsidR="00DA22BD">
        <w:rPr>
          <w:noProof/>
          <w:webHidden/>
        </w:rPr>
        <w:t>130</w:t>
      </w:r>
      <w:r w:rsidR="00BF74D5">
        <w:rPr>
          <w:noProof/>
          <w:webHidden/>
        </w:rPr>
        <w:fldChar w:fldCharType="end"/>
      </w:r>
    </w:p>
    <w:p w14:paraId="57C8AE91" w14:textId="77777777" w:rsidR="001D7D77" w:rsidRDefault="00BF74D5">
      <w:pPr>
        <w:pStyle w:val="TDC1"/>
        <w:keepNext/>
      </w:pPr>
      <w:r>
        <w:t>Capítulo 8. Desarrollo de las Pruebas</w:t>
      </w:r>
    </w:p>
    <w:p w14:paraId="48DDCB30" w14:textId="01F1EE7D" w:rsidR="001D7D77" w:rsidRDefault="001D7D77">
      <w:pPr>
        <w:pStyle w:val="TDC2"/>
        <w:ind w:left="720"/>
        <w:rPr>
          <w:rFonts w:eastAsiaTheme="minorEastAsia"/>
          <w:smallCaps w:val="0"/>
          <w:noProof/>
          <w:kern w:val="2"/>
          <w:sz w:val="24"/>
          <w:szCs w:val="24"/>
          <w:lang w:eastAsia="es-ES"/>
          <w14:ligatures w14:val="standardContextual"/>
        </w:rPr>
      </w:pPr>
      <w:r>
        <w:rPr>
          <w:noProof/>
        </w:rPr>
        <w:t>Tabla 8.1. Resumen de ejecución técnica de pruebas.</w:t>
      </w:r>
      <w:r w:rsidR="00BF74D5">
        <w:rPr>
          <w:noProof/>
          <w:webHidden/>
        </w:rPr>
        <w:tab/>
      </w:r>
      <w:r w:rsidR="00BF74D5">
        <w:rPr>
          <w:noProof/>
          <w:webHidden/>
        </w:rPr>
        <w:fldChar w:fldCharType="begin"/>
      </w:r>
      <w:r w:rsidR="00BF74D5">
        <w:rPr>
          <w:noProof/>
          <w:webHidden/>
        </w:rPr>
        <w:instrText xml:space="preserve"> PAGEREF _Toc233720908 \h </w:instrText>
      </w:r>
      <w:r w:rsidR="00BF74D5">
        <w:rPr>
          <w:noProof/>
          <w:webHidden/>
        </w:rPr>
      </w:r>
      <w:r w:rsidR="00BF74D5">
        <w:rPr>
          <w:noProof/>
          <w:webHidden/>
        </w:rPr>
        <w:fldChar w:fldCharType="separate"/>
      </w:r>
      <w:r w:rsidR="00DA22BD">
        <w:rPr>
          <w:noProof/>
          <w:webHidden/>
        </w:rPr>
        <w:t>131</w:t>
      </w:r>
      <w:r w:rsidR="00BF74D5">
        <w:rPr>
          <w:noProof/>
          <w:webHidden/>
        </w:rPr>
        <w:fldChar w:fldCharType="end"/>
      </w:r>
    </w:p>
    <w:p w14:paraId="7FC8DA75" w14:textId="37FA8529" w:rsidR="001D7D77" w:rsidRDefault="001D7D77">
      <w:pPr>
        <w:pStyle w:val="TDC2"/>
        <w:ind w:left="720"/>
        <w:rPr>
          <w:rFonts w:eastAsiaTheme="minorEastAsia"/>
          <w:smallCaps w:val="0"/>
          <w:noProof/>
          <w:kern w:val="2"/>
          <w:sz w:val="24"/>
          <w:szCs w:val="24"/>
          <w:lang w:eastAsia="es-ES"/>
          <w14:ligatures w14:val="standardContextual"/>
        </w:rPr>
      </w:pPr>
      <w:r>
        <w:rPr>
          <w:noProof/>
        </w:rPr>
        <w:t>Tabla 8.2. Resultados de pruebas unitarias por área funcional.</w:t>
      </w:r>
      <w:r w:rsidR="00BF74D5">
        <w:rPr>
          <w:noProof/>
          <w:webHidden/>
        </w:rPr>
        <w:tab/>
      </w:r>
      <w:r w:rsidR="00BF74D5">
        <w:rPr>
          <w:noProof/>
          <w:webHidden/>
        </w:rPr>
        <w:fldChar w:fldCharType="begin"/>
      </w:r>
      <w:r w:rsidR="00BF74D5">
        <w:rPr>
          <w:noProof/>
          <w:webHidden/>
        </w:rPr>
        <w:instrText xml:space="preserve"> PAGEREF _Toc233720909 \h </w:instrText>
      </w:r>
      <w:r w:rsidR="00BF74D5">
        <w:rPr>
          <w:noProof/>
          <w:webHidden/>
        </w:rPr>
      </w:r>
      <w:r w:rsidR="00BF74D5">
        <w:rPr>
          <w:noProof/>
          <w:webHidden/>
        </w:rPr>
        <w:fldChar w:fldCharType="separate"/>
      </w:r>
      <w:r w:rsidR="00DA22BD">
        <w:rPr>
          <w:noProof/>
          <w:webHidden/>
        </w:rPr>
        <w:t>132</w:t>
      </w:r>
      <w:r w:rsidR="00BF74D5">
        <w:rPr>
          <w:noProof/>
          <w:webHidden/>
        </w:rPr>
        <w:fldChar w:fldCharType="end"/>
      </w:r>
    </w:p>
    <w:p w14:paraId="5771BB88" w14:textId="5A82EE53" w:rsidR="001D7D77" w:rsidRDefault="001D7D77">
      <w:pPr>
        <w:pStyle w:val="TDC2"/>
        <w:ind w:left="720"/>
        <w:rPr>
          <w:rFonts w:eastAsiaTheme="minorEastAsia"/>
          <w:smallCaps w:val="0"/>
          <w:noProof/>
          <w:kern w:val="2"/>
          <w:sz w:val="24"/>
          <w:szCs w:val="24"/>
          <w:lang w:eastAsia="es-ES"/>
          <w14:ligatures w14:val="standardContextual"/>
        </w:rPr>
      </w:pPr>
      <w:r>
        <w:rPr>
          <w:noProof/>
        </w:rPr>
        <w:t>Tabla 8.3. Resultados de pruebas de integración y sistema.</w:t>
      </w:r>
      <w:r w:rsidR="00BF74D5">
        <w:rPr>
          <w:noProof/>
          <w:webHidden/>
        </w:rPr>
        <w:tab/>
      </w:r>
      <w:r w:rsidR="00BF74D5">
        <w:rPr>
          <w:noProof/>
          <w:webHidden/>
        </w:rPr>
        <w:fldChar w:fldCharType="begin"/>
      </w:r>
      <w:r w:rsidR="00BF74D5">
        <w:rPr>
          <w:noProof/>
          <w:webHidden/>
        </w:rPr>
        <w:instrText xml:space="preserve"> PAGEREF _Toc233720910 \h </w:instrText>
      </w:r>
      <w:r w:rsidR="00BF74D5">
        <w:rPr>
          <w:noProof/>
          <w:webHidden/>
        </w:rPr>
      </w:r>
      <w:r w:rsidR="00BF74D5">
        <w:rPr>
          <w:noProof/>
          <w:webHidden/>
        </w:rPr>
        <w:fldChar w:fldCharType="separate"/>
      </w:r>
      <w:r w:rsidR="00DA22BD">
        <w:rPr>
          <w:noProof/>
          <w:webHidden/>
        </w:rPr>
        <w:t>133</w:t>
      </w:r>
      <w:r w:rsidR="00BF74D5">
        <w:rPr>
          <w:noProof/>
          <w:webHidden/>
        </w:rPr>
        <w:fldChar w:fldCharType="end"/>
      </w:r>
    </w:p>
    <w:p w14:paraId="41342227" w14:textId="181FFE09" w:rsidR="001D7D77" w:rsidRDefault="001D7D77">
      <w:pPr>
        <w:pStyle w:val="TDC2"/>
        <w:ind w:left="720"/>
        <w:rPr>
          <w:rFonts w:eastAsiaTheme="minorEastAsia"/>
          <w:smallCaps w:val="0"/>
          <w:noProof/>
          <w:kern w:val="2"/>
          <w:sz w:val="24"/>
          <w:szCs w:val="24"/>
          <w:lang w:eastAsia="es-ES"/>
          <w14:ligatures w14:val="standardContextual"/>
        </w:rPr>
      </w:pPr>
      <w:r>
        <w:rPr>
          <w:noProof/>
        </w:rPr>
        <w:t>Tabla 8.4. Checklist de pruebas de usabilidad.</w:t>
      </w:r>
      <w:r w:rsidR="00BF74D5">
        <w:rPr>
          <w:noProof/>
          <w:webHidden/>
        </w:rPr>
        <w:tab/>
      </w:r>
      <w:r w:rsidR="00BF74D5">
        <w:rPr>
          <w:noProof/>
          <w:webHidden/>
        </w:rPr>
        <w:fldChar w:fldCharType="begin"/>
      </w:r>
      <w:r w:rsidR="00BF74D5">
        <w:rPr>
          <w:noProof/>
          <w:webHidden/>
        </w:rPr>
        <w:instrText xml:space="preserve"> PAGEREF _Toc233720911 \h </w:instrText>
      </w:r>
      <w:r w:rsidR="00BF74D5">
        <w:rPr>
          <w:noProof/>
          <w:webHidden/>
        </w:rPr>
      </w:r>
      <w:r w:rsidR="00BF74D5">
        <w:rPr>
          <w:noProof/>
          <w:webHidden/>
        </w:rPr>
        <w:fldChar w:fldCharType="separate"/>
      </w:r>
      <w:r w:rsidR="00DA22BD">
        <w:rPr>
          <w:noProof/>
          <w:webHidden/>
        </w:rPr>
        <w:t>139</w:t>
      </w:r>
      <w:r w:rsidR="00BF74D5">
        <w:rPr>
          <w:noProof/>
          <w:webHidden/>
        </w:rPr>
        <w:fldChar w:fldCharType="end"/>
      </w:r>
    </w:p>
    <w:p w14:paraId="080F1288" w14:textId="69610E16" w:rsidR="001D7D77" w:rsidRDefault="001D7D77">
      <w:pPr>
        <w:pStyle w:val="TDC2"/>
        <w:ind w:left="720"/>
        <w:rPr>
          <w:rFonts w:eastAsiaTheme="minorEastAsia"/>
          <w:smallCaps w:val="0"/>
          <w:noProof/>
          <w:kern w:val="2"/>
          <w:sz w:val="24"/>
          <w:szCs w:val="24"/>
          <w:lang w:eastAsia="es-ES"/>
          <w14:ligatures w14:val="standardContextual"/>
        </w:rPr>
      </w:pPr>
      <w:r>
        <w:rPr>
          <w:noProof/>
        </w:rPr>
        <w:t>Tabla 8.5. Checklist WCAG 1.0 de prioridad 1.</w:t>
      </w:r>
      <w:r w:rsidR="00BF74D5">
        <w:rPr>
          <w:noProof/>
          <w:webHidden/>
        </w:rPr>
        <w:tab/>
      </w:r>
      <w:r w:rsidR="00BF74D5">
        <w:rPr>
          <w:noProof/>
          <w:webHidden/>
        </w:rPr>
        <w:fldChar w:fldCharType="begin"/>
      </w:r>
      <w:r w:rsidR="00BF74D5">
        <w:rPr>
          <w:noProof/>
          <w:webHidden/>
        </w:rPr>
        <w:instrText xml:space="preserve"> PAGEREF _Toc233720912 \h </w:instrText>
      </w:r>
      <w:r w:rsidR="00BF74D5">
        <w:rPr>
          <w:noProof/>
          <w:webHidden/>
        </w:rPr>
      </w:r>
      <w:r w:rsidR="00BF74D5">
        <w:rPr>
          <w:noProof/>
          <w:webHidden/>
        </w:rPr>
        <w:fldChar w:fldCharType="separate"/>
      </w:r>
      <w:r w:rsidR="00DA22BD">
        <w:rPr>
          <w:noProof/>
          <w:webHidden/>
        </w:rPr>
        <w:t>144</w:t>
      </w:r>
      <w:r w:rsidR="00BF74D5">
        <w:rPr>
          <w:noProof/>
          <w:webHidden/>
        </w:rPr>
        <w:fldChar w:fldCharType="end"/>
      </w:r>
    </w:p>
    <w:p w14:paraId="45468F26" w14:textId="246F8D4F" w:rsidR="001D7D77" w:rsidRDefault="001D7D77">
      <w:pPr>
        <w:pStyle w:val="TDC2"/>
        <w:ind w:left="720"/>
        <w:rPr>
          <w:rFonts w:eastAsiaTheme="minorEastAsia"/>
          <w:smallCaps w:val="0"/>
          <w:noProof/>
          <w:kern w:val="2"/>
          <w:sz w:val="24"/>
          <w:szCs w:val="24"/>
          <w:lang w:eastAsia="es-ES"/>
          <w14:ligatures w14:val="standardContextual"/>
        </w:rPr>
      </w:pPr>
      <w:r>
        <w:rPr>
          <w:noProof/>
        </w:rPr>
        <w:t>Tabla 8.6. Checklist WCAG 1.0 de prioridad 2.</w:t>
      </w:r>
      <w:r w:rsidR="00BF74D5">
        <w:rPr>
          <w:noProof/>
          <w:webHidden/>
        </w:rPr>
        <w:tab/>
      </w:r>
      <w:r w:rsidR="00BF74D5">
        <w:rPr>
          <w:noProof/>
          <w:webHidden/>
        </w:rPr>
        <w:fldChar w:fldCharType="begin"/>
      </w:r>
      <w:r w:rsidR="00BF74D5">
        <w:rPr>
          <w:noProof/>
          <w:webHidden/>
        </w:rPr>
        <w:instrText xml:space="preserve"> PAGEREF _Toc233720913 \h </w:instrText>
      </w:r>
      <w:r w:rsidR="00BF74D5">
        <w:rPr>
          <w:noProof/>
          <w:webHidden/>
        </w:rPr>
      </w:r>
      <w:r w:rsidR="00BF74D5">
        <w:rPr>
          <w:noProof/>
          <w:webHidden/>
        </w:rPr>
        <w:fldChar w:fldCharType="separate"/>
      </w:r>
      <w:r w:rsidR="00584F4C">
        <w:rPr>
          <w:noProof/>
          <w:webHidden/>
        </w:rPr>
        <w:t>145</w:t>
      </w:r>
      <w:r w:rsidR="00BF74D5">
        <w:rPr>
          <w:noProof/>
          <w:webHidden/>
        </w:rPr>
        <w:fldChar w:fldCharType="end"/>
      </w:r>
    </w:p>
    <w:p w14:paraId="3EEE70EF" w14:textId="1F1C0FD1" w:rsidR="001D7D77" w:rsidRDefault="001D7D77">
      <w:pPr>
        <w:pStyle w:val="TDC2"/>
        <w:ind w:left="720"/>
        <w:rPr>
          <w:noProof/>
          <w:webHidden/>
        </w:rPr>
      </w:pPr>
      <w:r>
        <w:rPr>
          <w:noProof/>
        </w:rPr>
        <w:t>Tabla 8.7. Checklist WCAG 1.0 de prioridad 3.</w:t>
      </w:r>
      <w:r w:rsidR="00BF74D5">
        <w:rPr>
          <w:noProof/>
          <w:webHidden/>
        </w:rPr>
        <w:tab/>
      </w:r>
      <w:r w:rsidR="00BF74D5">
        <w:rPr>
          <w:noProof/>
          <w:webHidden/>
        </w:rPr>
        <w:fldChar w:fldCharType="begin"/>
      </w:r>
      <w:r w:rsidR="00BF74D5">
        <w:rPr>
          <w:noProof/>
          <w:webHidden/>
        </w:rPr>
        <w:instrText xml:space="preserve"> PAGEREF _Toc233720914 \h </w:instrText>
      </w:r>
      <w:r w:rsidR="00BF74D5">
        <w:rPr>
          <w:noProof/>
          <w:webHidden/>
        </w:rPr>
      </w:r>
      <w:r w:rsidR="00BF74D5">
        <w:rPr>
          <w:noProof/>
          <w:webHidden/>
        </w:rPr>
        <w:fldChar w:fldCharType="separate"/>
      </w:r>
      <w:r w:rsidR="00584F4C">
        <w:rPr>
          <w:noProof/>
          <w:webHidden/>
        </w:rPr>
        <w:t>146</w:t>
      </w:r>
      <w:r w:rsidR="00BF74D5">
        <w:rPr>
          <w:noProof/>
          <w:webHidden/>
        </w:rPr>
        <w:fldChar w:fldCharType="end"/>
      </w:r>
    </w:p>
    <w:p w14:paraId="2E2F1A71" w14:textId="39864195" w:rsidR="008E2652" w:rsidRPr="008E2652" w:rsidRDefault="008E2652" w:rsidP="008E2652">
      <w:pPr>
        <w:pStyle w:val="TDC2"/>
        <w:ind w:left="720"/>
        <w:rPr>
          <w:rFonts w:eastAsiaTheme="minorEastAsia"/>
          <w:smallCaps w:val="0"/>
          <w:noProof/>
          <w:kern w:val="2"/>
          <w:sz w:val="24"/>
          <w:szCs w:val="24"/>
          <w:lang w:eastAsia="es-ES"/>
          <w14:ligatures w14:val="standardContextual"/>
        </w:rPr>
      </w:pPr>
      <w:r>
        <w:rPr>
          <w:noProof/>
        </w:rPr>
        <w:t>Tabla 8.8. Resultados de pruebas de rendimiento.</w:t>
      </w:r>
      <w:r>
        <w:rPr>
          <w:noProof/>
          <w:webHidden/>
        </w:rPr>
        <w:tab/>
      </w:r>
      <w:r>
        <w:rPr>
          <w:noProof/>
          <w:webHidden/>
        </w:rPr>
        <w:fldChar w:fldCharType="begin"/>
      </w:r>
      <w:r>
        <w:rPr>
          <w:noProof/>
          <w:webHidden/>
        </w:rPr>
        <w:instrText xml:space="preserve"> PAGEREF _Toc233720915 \h </w:instrText>
      </w:r>
      <w:r>
        <w:rPr>
          <w:noProof/>
          <w:webHidden/>
        </w:rPr>
      </w:r>
      <w:r>
        <w:rPr>
          <w:noProof/>
          <w:webHidden/>
        </w:rPr>
        <w:fldChar w:fldCharType="separate"/>
      </w:r>
      <w:r>
        <w:rPr>
          <w:noProof/>
          <w:webHidden/>
        </w:rPr>
        <w:t>149</w:t>
      </w:r>
      <w:r>
        <w:rPr>
          <w:noProof/>
          <w:webHidden/>
        </w:rPr>
        <w:fldChar w:fldCharType="end"/>
      </w:r>
    </w:p>
    <w:p w14:paraId="562DC2D6" w14:textId="38A72F64" w:rsidR="008E2652" w:rsidRDefault="008E2652" w:rsidP="008E2652">
      <w:pPr>
        <w:pStyle w:val="TDC2"/>
        <w:ind w:left="720"/>
        <w:rPr>
          <w:rFonts w:eastAsiaTheme="minorEastAsia"/>
          <w:smallCaps w:val="0"/>
          <w:noProof/>
          <w:kern w:val="2"/>
          <w:sz w:val="24"/>
          <w:szCs w:val="24"/>
          <w:lang w:eastAsia="es-ES"/>
          <w14:ligatures w14:val="standardContextual"/>
        </w:rPr>
      </w:pPr>
      <w:r>
        <w:rPr>
          <w:noProof/>
        </w:rPr>
        <w:t>Tabla 8.9. Resultados de pruebas de rendimiento.</w:t>
      </w:r>
      <w:r>
        <w:rPr>
          <w:noProof/>
          <w:webHidden/>
        </w:rPr>
        <w:tab/>
      </w:r>
      <w:r>
        <w:rPr>
          <w:noProof/>
          <w:webHidden/>
        </w:rPr>
        <w:fldChar w:fldCharType="begin"/>
      </w:r>
      <w:r>
        <w:rPr>
          <w:noProof/>
          <w:webHidden/>
        </w:rPr>
        <w:instrText xml:space="preserve"> PAGEREF _Toc233720915 \h </w:instrText>
      </w:r>
      <w:r>
        <w:rPr>
          <w:noProof/>
          <w:webHidden/>
        </w:rPr>
      </w:r>
      <w:r>
        <w:rPr>
          <w:noProof/>
          <w:webHidden/>
        </w:rPr>
        <w:fldChar w:fldCharType="separate"/>
      </w:r>
      <w:ins w:id="1267" w:author="Pablo Barrero Cruz" w:date="2026-06-30T16:12:00Z" w16du:dateUtc="2026-06-30T14:12:00Z">
        <w:r>
          <w:rPr>
            <w:noProof/>
            <w:webHidden/>
          </w:rPr>
          <w:t>149</w:t>
        </w:r>
      </w:ins>
      <w:del w:id="1268" w:author="Pablo Barrero Cruz" w:date="2026-06-30T16:07:00Z" w16du:dateUtc="2026-06-30T14:07:00Z">
        <w:r w:rsidDel="000E66EC">
          <w:rPr>
            <w:noProof/>
            <w:webHidden/>
          </w:rPr>
          <w:delText>148</w:delText>
        </w:r>
      </w:del>
      <w:r>
        <w:rPr>
          <w:noProof/>
          <w:webHidden/>
        </w:rPr>
        <w:fldChar w:fldCharType="end"/>
      </w:r>
    </w:p>
    <w:p w14:paraId="345B1B6F" w14:textId="77777777" w:rsidR="001D7D77" w:rsidRDefault="00BF74D5">
      <w:pPr>
        <w:pStyle w:val="TDC1"/>
        <w:keepNext/>
      </w:pPr>
      <w:r>
        <w:lastRenderedPageBreak/>
        <w:t>Capítulo 9. Manuales del Sistema</w:t>
      </w:r>
    </w:p>
    <w:p w14:paraId="263847B8" w14:textId="5E1BE6E7" w:rsidR="001D7D77" w:rsidRDefault="001D7D77">
      <w:pPr>
        <w:pStyle w:val="TDC2"/>
        <w:ind w:left="720"/>
        <w:rPr>
          <w:rFonts w:eastAsiaTheme="minorEastAsia"/>
          <w:smallCaps w:val="0"/>
          <w:noProof/>
          <w:kern w:val="2"/>
          <w:sz w:val="24"/>
          <w:szCs w:val="24"/>
          <w:lang w:eastAsia="es-ES"/>
          <w14:ligatures w14:val="standardContextual"/>
        </w:rPr>
      </w:pPr>
      <w:r>
        <w:rPr>
          <w:noProof/>
        </w:rPr>
        <w:t>Tabla 9.1. Requisitos previos para instalar la aplicación.</w:t>
      </w:r>
      <w:r w:rsidR="00BF74D5">
        <w:rPr>
          <w:noProof/>
          <w:webHidden/>
        </w:rPr>
        <w:tab/>
      </w:r>
      <w:r w:rsidR="00BF74D5">
        <w:rPr>
          <w:noProof/>
          <w:webHidden/>
        </w:rPr>
        <w:fldChar w:fldCharType="begin"/>
      </w:r>
      <w:r w:rsidR="00BF74D5">
        <w:rPr>
          <w:noProof/>
          <w:webHidden/>
        </w:rPr>
        <w:instrText xml:space="preserve"> PAGEREF _Toc233720916 \h </w:instrText>
      </w:r>
      <w:r w:rsidR="00BF74D5">
        <w:rPr>
          <w:noProof/>
          <w:webHidden/>
        </w:rPr>
      </w:r>
      <w:r w:rsidR="00BF74D5">
        <w:rPr>
          <w:noProof/>
          <w:webHidden/>
        </w:rPr>
        <w:fldChar w:fldCharType="separate"/>
      </w:r>
      <w:r w:rsidR="00DA22BD">
        <w:rPr>
          <w:noProof/>
          <w:webHidden/>
        </w:rPr>
        <w:t>150</w:t>
      </w:r>
      <w:r w:rsidR="00BF74D5">
        <w:rPr>
          <w:noProof/>
          <w:webHidden/>
        </w:rPr>
        <w:fldChar w:fldCharType="end"/>
      </w:r>
    </w:p>
    <w:p w14:paraId="582421E1" w14:textId="597E8D1B" w:rsidR="001D7D77" w:rsidRDefault="001D7D77">
      <w:pPr>
        <w:pStyle w:val="TDC2"/>
        <w:ind w:left="720"/>
        <w:rPr>
          <w:rFonts w:eastAsiaTheme="minorEastAsia"/>
          <w:smallCaps w:val="0"/>
          <w:noProof/>
          <w:kern w:val="2"/>
          <w:sz w:val="24"/>
          <w:szCs w:val="24"/>
          <w:lang w:eastAsia="es-ES"/>
          <w14:ligatures w14:val="standardContextual"/>
        </w:rPr>
      </w:pPr>
      <w:r>
        <w:rPr>
          <w:noProof/>
        </w:rPr>
        <w:t>Tabla 9.3. Comprobaciones básicas después de la instalación.</w:t>
      </w:r>
      <w:r w:rsidR="00BF74D5">
        <w:rPr>
          <w:noProof/>
          <w:webHidden/>
        </w:rPr>
        <w:tab/>
      </w:r>
      <w:r w:rsidR="00BF74D5">
        <w:rPr>
          <w:noProof/>
          <w:webHidden/>
        </w:rPr>
        <w:fldChar w:fldCharType="begin"/>
      </w:r>
      <w:r w:rsidR="00BF74D5">
        <w:rPr>
          <w:noProof/>
          <w:webHidden/>
        </w:rPr>
        <w:instrText xml:space="preserve"> PAGEREF _Toc233720917 \h </w:instrText>
      </w:r>
      <w:r w:rsidR="00BF74D5">
        <w:rPr>
          <w:noProof/>
          <w:webHidden/>
        </w:rPr>
      </w:r>
      <w:r w:rsidR="00BF74D5">
        <w:rPr>
          <w:noProof/>
          <w:webHidden/>
        </w:rPr>
        <w:fldChar w:fldCharType="separate"/>
      </w:r>
      <w:r w:rsidR="00DA22BD">
        <w:rPr>
          <w:noProof/>
          <w:webHidden/>
        </w:rPr>
        <w:t>152</w:t>
      </w:r>
      <w:r w:rsidR="00BF74D5">
        <w:rPr>
          <w:noProof/>
          <w:webHidden/>
        </w:rPr>
        <w:fldChar w:fldCharType="end"/>
      </w:r>
    </w:p>
    <w:p w14:paraId="7D348BE0" w14:textId="056DA076" w:rsidR="001D7D77" w:rsidRDefault="001D7D77">
      <w:pPr>
        <w:pStyle w:val="TDC2"/>
        <w:ind w:left="720"/>
        <w:rPr>
          <w:rFonts w:eastAsiaTheme="minorEastAsia"/>
          <w:smallCaps w:val="0"/>
          <w:noProof/>
          <w:kern w:val="2"/>
          <w:sz w:val="24"/>
          <w:szCs w:val="24"/>
          <w:lang w:eastAsia="es-ES"/>
          <w14:ligatures w14:val="standardContextual"/>
        </w:rPr>
      </w:pPr>
      <w:r>
        <w:rPr>
          <w:noProof/>
        </w:rPr>
        <w:t>Tabla 9.4. Comandos de validación del sistema.</w:t>
      </w:r>
      <w:r w:rsidR="00BF74D5">
        <w:rPr>
          <w:noProof/>
          <w:webHidden/>
        </w:rPr>
        <w:tab/>
      </w:r>
      <w:r w:rsidR="00BF74D5">
        <w:rPr>
          <w:noProof/>
          <w:webHidden/>
        </w:rPr>
        <w:fldChar w:fldCharType="begin"/>
      </w:r>
      <w:r w:rsidR="00BF74D5">
        <w:rPr>
          <w:noProof/>
          <w:webHidden/>
        </w:rPr>
        <w:instrText xml:space="preserve"> PAGEREF _Toc233720918 \h </w:instrText>
      </w:r>
      <w:r w:rsidR="00BF74D5">
        <w:rPr>
          <w:noProof/>
          <w:webHidden/>
        </w:rPr>
      </w:r>
      <w:r w:rsidR="00BF74D5">
        <w:rPr>
          <w:noProof/>
          <w:webHidden/>
        </w:rPr>
        <w:fldChar w:fldCharType="separate"/>
      </w:r>
      <w:r w:rsidR="00DA22BD">
        <w:rPr>
          <w:noProof/>
          <w:webHidden/>
        </w:rPr>
        <w:t>154</w:t>
      </w:r>
      <w:r w:rsidR="00BF74D5">
        <w:rPr>
          <w:noProof/>
          <w:webHidden/>
        </w:rPr>
        <w:fldChar w:fldCharType="end"/>
      </w:r>
    </w:p>
    <w:p w14:paraId="63E71A17" w14:textId="7AC0826A" w:rsidR="001D7D77" w:rsidRDefault="001D7D77">
      <w:pPr>
        <w:pStyle w:val="TDC2"/>
        <w:ind w:left="720"/>
        <w:rPr>
          <w:rFonts w:eastAsiaTheme="minorEastAsia"/>
          <w:smallCaps w:val="0"/>
          <w:noProof/>
          <w:kern w:val="2"/>
          <w:sz w:val="24"/>
          <w:szCs w:val="24"/>
          <w:lang w:eastAsia="es-ES"/>
          <w14:ligatures w14:val="standardContextual"/>
        </w:rPr>
      </w:pPr>
      <w:r>
        <w:rPr>
          <w:noProof/>
        </w:rPr>
        <w:t>Tabla 9.5. Perfiles principales de usuario en la aplicación.</w:t>
      </w:r>
      <w:r w:rsidR="00BF74D5">
        <w:rPr>
          <w:noProof/>
          <w:webHidden/>
        </w:rPr>
        <w:tab/>
      </w:r>
      <w:r w:rsidR="00BF74D5">
        <w:rPr>
          <w:noProof/>
          <w:webHidden/>
        </w:rPr>
        <w:fldChar w:fldCharType="begin"/>
      </w:r>
      <w:r w:rsidR="00BF74D5">
        <w:rPr>
          <w:noProof/>
          <w:webHidden/>
        </w:rPr>
        <w:instrText xml:space="preserve"> PAGEREF _Toc233720919 \h </w:instrText>
      </w:r>
      <w:r w:rsidR="00BF74D5">
        <w:rPr>
          <w:noProof/>
          <w:webHidden/>
        </w:rPr>
      </w:r>
      <w:r w:rsidR="00BF74D5">
        <w:rPr>
          <w:noProof/>
          <w:webHidden/>
        </w:rPr>
        <w:fldChar w:fldCharType="separate"/>
      </w:r>
      <w:r w:rsidR="00DA22BD">
        <w:rPr>
          <w:noProof/>
          <w:webHidden/>
        </w:rPr>
        <w:t>155</w:t>
      </w:r>
      <w:r w:rsidR="00BF74D5">
        <w:rPr>
          <w:noProof/>
          <w:webHidden/>
        </w:rPr>
        <w:fldChar w:fldCharType="end"/>
      </w:r>
    </w:p>
    <w:p w14:paraId="33E0DF2A" w14:textId="51DA8082" w:rsidR="001D7D77" w:rsidRDefault="001D7D77">
      <w:pPr>
        <w:pStyle w:val="TDC2"/>
        <w:ind w:left="720"/>
        <w:rPr>
          <w:rFonts w:eastAsiaTheme="minorEastAsia"/>
          <w:smallCaps w:val="0"/>
          <w:noProof/>
          <w:kern w:val="2"/>
          <w:sz w:val="24"/>
          <w:szCs w:val="24"/>
          <w:lang w:eastAsia="es-ES"/>
          <w14:ligatures w14:val="standardContextual"/>
        </w:rPr>
      </w:pPr>
      <w:r>
        <w:rPr>
          <w:noProof/>
        </w:rPr>
        <w:t>Tabla 9.6. Operaciones básicas de autenticación.</w:t>
      </w:r>
      <w:r w:rsidR="00BF74D5">
        <w:rPr>
          <w:noProof/>
          <w:webHidden/>
        </w:rPr>
        <w:tab/>
      </w:r>
      <w:r w:rsidR="00BF74D5">
        <w:rPr>
          <w:noProof/>
          <w:webHidden/>
        </w:rPr>
        <w:fldChar w:fldCharType="begin"/>
      </w:r>
      <w:r w:rsidR="00BF74D5">
        <w:rPr>
          <w:noProof/>
          <w:webHidden/>
        </w:rPr>
        <w:instrText xml:space="preserve"> PAGEREF _Toc233720920 \h </w:instrText>
      </w:r>
      <w:r w:rsidR="00BF74D5">
        <w:rPr>
          <w:noProof/>
          <w:webHidden/>
        </w:rPr>
      </w:r>
      <w:r w:rsidR="00BF74D5">
        <w:rPr>
          <w:noProof/>
          <w:webHidden/>
        </w:rPr>
        <w:fldChar w:fldCharType="separate"/>
      </w:r>
      <w:r w:rsidR="00DA22BD">
        <w:rPr>
          <w:noProof/>
          <w:webHidden/>
        </w:rPr>
        <w:t>155</w:t>
      </w:r>
      <w:r w:rsidR="00BF74D5">
        <w:rPr>
          <w:noProof/>
          <w:webHidden/>
        </w:rPr>
        <w:fldChar w:fldCharType="end"/>
      </w:r>
    </w:p>
    <w:p w14:paraId="54DE1CEE" w14:textId="34B572AF" w:rsidR="001D7D77" w:rsidRDefault="001D7D77">
      <w:pPr>
        <w:pStyle w:val="TDC2"/>
        <w:ind w:left="720"/>
        <w:rPr>
          <w:rFonts w:eastAsiaTheme="minorEastAsia"/>
          <w:smallCaps w:val="0"/>
          <w:noProof/>
          <w:kern w:val="2"/>
          <w:sz w:val="24"/>
          <w:szCs w:val="24"/>
          <w:lang w:eastAsia="es-ES"/>
          <w14:ligatures w14:val="standardContextual"/>
        </w:rPr>
      </w:pPr>
      <w:r>
        <w:rPr>
          <w:noProof/>
        </w:rPr>
        <w:t>Tabla 9.7. Casos habituales para el estudiante.</w:t>
      </w:r>
      <w:r w:rsidR="00BF74D5">
        <w:rPr>
          <w:noProof/>
          <w:webHidden/>
        </w:rPr>
        <w:tab/>
      </w:r>
      <w:r w:rsidR="00BF74D5">
        <w:rPr>
          <w:noProof/>
          <w:webHidden/>
        </w:rPr>
        <w:fldChar w:fldCharType="begin"/>
      </w:r>
      <w:r w:rsidR="00BF74D5">
        <w:rPr>
          <w:noProof/>
          <w:webHidden/>
        </w:rPr>
        <w:instrText xml:space="preserve"> PAGEREF _Toc233720921 \h </w:instrText>
      </w:r>
      <w:r w:rsidR="00BF74D5">
        <w:rPr>
          <w:noProof/>
          <w:webHidden/>
        </w:rPr>
      </w:r>
      <w:r w:rsidR="00BF74D5">
        <w:rPr>
          <w:noProof/>
          <w:webHidden/>
        </w:rPr>
        <w:fldChar w:fldCharType="separate"/>
      </w:r>
      <w:r w:rsidR="00DA22BD">
        <w:rPr>
          <w:noProof/>
          <w:webHidden/>
        </w:rPr>
        <w:t>156</w:t>
      </w:r>
      <w:r w:rsidR="00BF74D5">
        <w:rPr>
          <w:noProof/>
          <w:webHidden/>
        </w:rPr>
        <w:fldChar w:fldCharType="end"/>
      </w:r>
    </w:p>
    <w:p w14:paraId="6808CC05" w14:textId="02D2445A" w:rsidR="001D7D77" w:rsidRDefault="001D7D77">
      <w:pPr>
        <w:pStyle w:val="TDC2"/>
        <w:ind w:left="720"/>
        <w:rPr>
          <w:rFonts w:eastAsiaTheme="minorEastAsia"/>
          <w:smallCaps w:val="0"/>
          <w:noProof/>
          <w:kern w:val="2"/>
          <w:sz w:val="24"/>
          <w:szCs w:val="24"/>
          <w:lang w:eastAsia="es-ES"/>
          <w14:ligatures w14:val="standardContextual"/>
        </w:rPr>
      </w:pPr>
      <w:r>
        <w:rPr>
          <w:noProof/>
        </w:rPr>
        <w:t>Tabla 9.8. Tipos de pregunta disponibles.</w:t>
      </w:r>
      <w:r w:rsidR="00BF74D5">
        <w:rPr>
          <w:noProof/>
          <w:webHidden/>
        </w:rPr>
        <w:tab/>
      </w:r>
      <w:r w:rsidR="00BF74D5">
        <w:rPr>
          <w:noProof/>
          <w:webHidden/>
        </w:rPr>
        <w:fldChar w:fldCharType="begin"/>
      </w:r>
      <w:r w:rsidR="00BF74D5">
        <w:rPr>
          <w:noProof/>
          <w:webHidden/>
        </w:rPr>
        <w:instrText xml:space="preserve"> PAGEREF _Toc233720922 \h </w:instrText>
      </w:r>
      <w:r w:rsidR="00BF74D5">
        <w:rPr>
          <w:noProof/>
          <w:webHidden/>
        </w:rPr>
      </w:r>
      <w:r w:rsidR="00BF74D5">
        <w:rPr>
          <w:noProof/>
          <w:webHidden/>
        </w:rPr>
        <w:fldChar w:fldCharType="separate"/>
      </w:r>
      <w:r w:rsidR="00DA22BD">
        <w:rPr>
          <w:noProof/>
          <w:webHidden/>
        </w:rPr>
        <w:t>157</w:t>
      </w:r>
      <w:r w:rsidR="00BF74D5">
        <w:rPr>
          <w:noProof/>
          <w:webHidden/>
        </w:rPr>
        <w:fldChar w:fldCharType="end"/>
      </w:r>
    </w:p>
    <w:p w14:paraId="3487DBCC" w14:textId="6B988F3E" w:rsidR="001D7D77" w:rsidRDefault="001D7D77">
      <w:pPr>
        <w:pStyle w:val="TDC2"/>
        <w:ind w:left="720"/>
        <w:rPr>
          <w:rFonts w:eastAsiaTheme="minorEastAsia"/>
          <w:smallCaps w:val="0"/>
          <w:noProof/>
          <w:kern w:val="2"/>
          <w:sz w:val="24"/>
          <w:szCs w:val="24"/>
          <w:lang w:eastAsia="es-ES"/>
          <w14:ligatures w14:val="standardContextual"/>
        </w:rPr>
      </w:pPr>
      <w:r>
        <w:rPr>
          <w:noProof/>
        </w:rPr>
        <w:t>Tabla 9.9. Campos principales de configuración de un cuestionario.</w:t>
      </w:r>
      <w:r w:rsidR="00BF74D5">
        <w:rPr>
          <w:noProof/>
          <w:webHidden/>
        </w:rPr>
        <w:tab/>
      </w:r>
      <w:r w:rsidR="00BF74D5">
        <w:rPr>
          <w:noProof/>
          <w:webHidden/>
        </w:rPr>
        <w:fldChar w:fldCharType="begin"/>
      </w:r>
      <w:r w:rsidR="00BF74D5">
        <w:rPr>
          <w:noProof/>
          <w:webHidden/>
        </w:rPr>
        <w:instrText xml:space="preserve"> PAGEREF _Toc233720923 \h </w:instrText>
      </w:r>
      <w:r w:rsidR="00BF74D5">
        <w:rPr>
          <w:noProof/>
          <w:webHidden/>
        </w:rPr>
      </w:r>
      <w:r w:rsidR="00BF74D5">
        <w:rPr>
          <w:noProof/>
          <w:webHidden/>
        </w:rPr>
        <w:fldChar w:fldCharType="separate"/>
      </w:r>
      <w:r w:rsidR="00DA22BD">
        <w:rPr>
          <w:noProof/>
          <w:webHidden/>
        </w:rPr>
        <w:t>158</w:t>
      </w:r>
      <w:r w:rsidR="00BF74D5">
        <w:rPr>
          <w:noProof/>
          <w:webHidden/>
        </w:rPr>
        <w:fldChar w:fldCharType="end"/>
      </w:r>
    </w:p>
    <w:p w14:paraId="5B07DDE0" w14:textId="2EB5269D" w:rsidR="001D7D77" w:rsidRDefault="001D7D77">
      <w:pPr>
        <w:pStyle w:val="TDC2"/>
        <w:ind w:left="720"/>
        <w:rPr>
          <w:rFonts w:eastAsiaTheme="minorEastAsia"/>
          <w:smallCaps w:val="0"/>
          <w:noProof/>
          <w:kern w:val="2"/>
          <w:sz w:val="24"/>
          <w:szCs w:val="24"/>
          <w:lang w:eastAsia="es-ES"/>
          <w14:ligatures w14:val="standardContextual"/>
        </w:rPr>
      </w:pPr>
      <w:r>
        <w:rPr>
          <w:noProof/>
        </w:rPr>
        <w:t>Tabla 9.10. Información disponible en las analíticas del profesor.</w:t>
      </w:r>
      <w:r w:rsidR="00BF74D5">
        <w:rPr>
          <w:noProof/>
          <w:webHidden/>
        </w:rPr>
        <w:tab/>
      </w:r>
      <w:r w:rsidR="00BF74D5">
        <w:rPr>
          <w:noProof/>
          <w:webHidden/>
        </w:rPr>
        <w:fldChar w:fldCharType="begin"/>
      </w:r>
      <w:r w:rsidR="00BF74D5">
        <w:rPr>
          <w:noProof/>
          <w:webHidden/>
        </w:rPr>
        <w:instrText xml:space="preserve"> PAGEREF _Toc233720924 \h </w:instrText>
      </w:r>
      <w:r w:rsidR="00BF74D5">
        <w:rPr>
          <w:noProof/>
          <w:webHidden/>
        </w:rPr>
      </w:r>
      <w:r w:rsidR="00BF74D5">
        <w:rPr>
          <w:noProof/>
          <w:webHidden/>
        </w:rPr>
        <w:fldChar w:fldCharType="separate"/>
      </w:r>
      <w:r w:rsidR="00DA22BD">
        <w:rPr>
          <w:noProof/>
          <w:webHidden/>
        </w:rPr>
        <w:t>159</w:t>
      </w:r>
      <w:r w:rsidR="00BF74D5">
        <w:rPr>
          <w:noProof/>
          <w:webHidden/>
        </w:rPr>
        <w:fldChar w:fldCharType="end"/>
      </w:r>
    </w:p>
    <w:p w14:paraId="57D7C020" w14:textId="27B911FF" w:rsidR="001D7D77" w:rsidRDefault="001D7D77">
      <w:pPr>
        <w:pStyle w:val="TDC2"/>
        <w:ind w:left="720"/>
        <w:rPr>
          <w:rFonts w:eastAsiaTheme="minorEastAsia"/>
          <w:smallCaps w:val="0"/>
          <w:noProof/>
          <w:kern w:val="2"/>
          <w:sz w:val="24"/>
          <w:szCs w:val="24"/>
          <w:lang w:eastAsia="es-ES"/>
          <w14:ligatures w14:val="standardContextual"/>
        </w:rPr>
      </w:pPr>
      <w:r>
        <w:rPr>
          <w:noProof/>
        </w:rPr>
        <w:t>Tabla 9.11. Operaciones del panel de administración.</w:t>
      </w:r>
      <w:r w:rsidR="00BF74D5">
        <w:rPr>
          <w:noProof/>
          <w:webHidden/>
        </w:rPr>
        <w:tab/>
      </w:r>
      <w:r w:rsidR="00BF74D5">
        <w:rPr>
          <w:noProof/>
          <w:webHidden/>
        </w:rPr>
        <w:fldChar w:fldCharType="begin"/>
      </w:r>
      <w:r w:rsidR="00BF74D5">
        <w:rPr>
          <w:noProof/>
          <w:webHidden/>
        </w:rPr>
        <w:instrText xml:space="preserve"> PAGEREF _Toc233720925 \h </w:instrText>
      </w:r>
      <w:r w:rsidR="00BF74D5">
        <w:rPr>
          <w:noProof/>
          <w:webHidden/>
        </w:rPr>
      </w:r>
      <w:r w:rsidR="00BF74D5">
        <w:rPr>
          <w:noProof/>
          <w:webHidden/>
        </w:rPr>
        <w:fldChar w:fldCharType="separate"/>
      </w:r>
      <w:r w:rsidR="00DA22BD">
        <w:rPr>
          <w:noProof/>
          <w:webHidden/>
        </w:rPr>
        <w:t>160</w:t>
      </w:r>
      <w:r w:rsidR="00BF74D5">
        <w:rPr>
          <w:noProof/>
          <w:webHidden/>
        </w:rPr>
        <w:fldChar w:fldCharType="end"/>
      </w:r>
    </w:p>
    <w:p w14:paraId="0AF27F18" w14:textId="420AAA27" w:rsidR="001D7D77" w:rsidRDefault="001D7D77">
      <w:pPr>
        <w:pStyle w:val="TDC2"/>
        <w:ind w:left="720"/>
        <w:rPr>
          <w:rFonts w:eastAsiaTheme="minorEastAsia"/>
          <w:smallCaps w:val="0"/>
          <w:noProof/>
          <w:kern w:val="2"/>
          <w:sz w:val="24"/>
          <w:szCs w:val="24"/>
          <w:lang w:eastAsia="es-ES"/>
          <w14:ligatures w14:val="standardContextual"/>
        </w:rPr>
      </w:pPr>
      <w:r>
        <w:rPr>
          <w:noProof/>
        </w:rPr>
        <w:t>Tabla 9.12. Errores habituales y forma de resolverlos.</w:t>
      </w:r>
      <w:r w:rsidR="00BF74D5">
        <w:rPr>
          <w:noProof/>
          <w:webHidden/>
        </w:rPr>
        <w:tab/>
      </w:r>
      <w:r w:rsidR="00BF74D5">
        <w:rPr>
          <w:noProof/>
          <w:webHidden/>
        </w:rPr>
        <w:fldChar w:fldCharType="begin"/>
      </w:r>
      <w:r w:rsidR="00BF74D5">
        <w:rPr>
          <w:noProof/>
          <w:webHidden/>
        </w:rPr>
        <w:instrText xml:space="preserve"> PAGEREF _Toc233720926 \h </w:instrText>
      </w:r>
      <w:r w:rsidR="00BF74D5">
        <w:rPr>
          <w:noProof/>
          <w:webHidden/>
        </w:rPr>
      </w:r>
      <w:r w:rsidR="00BF74D5">
        <w:rPr>
          <w:noProof/>
          <w:webHidden/>
        </w:rPr>
        <w:fldChar w:fldCharType="separate"/>
      </w:r>
      <w:r w:rsidR="00DA22BD">
        <w:rPr>
          <w:noProof/>
          <w:webHidden/>
        </w:rPr>
        <w:t>160</w:t>
      </w:r>
      <w:r w:rsidR="00BF74D5">
        <w:rPr>
          <w:noProof/>
          <w:webHidden/>
        </w:rPr>
        <w:fldChar w:fldCharType="end"/>
      </w:r>
    </w:p>
    <w:p w14:paraId="14026BAD" w14:textId="72ED8374" w:rsidR="001D7D77" w:rsidRDefault="001D7D77">
      <w:pPr>
        <w:pStyle w:val="TDC2"/>
        <w:ind w:left="720"/>
        <w:rPr>
          <w:rFonts w:eastAsiaTheme="minorEastAsia"/>
          <w:smallCaps w:val="0"/>
          <w:noProof/>
          <w:kern w:val="2"/>
          <w:sz w:val="24"/>
          <w:szCs w:val="24"/>
          <w:lang w:eastAsia="es-ES"/>
          <w14:ligatures w14:val="standardContextual"/>
        </w:rPr>
      </w:pPr>
      <w:r>
        <w:rPr>
          <w:noProof/>
        </w:rPr>
        <w:t>Tabla 9.13. Estructura principal del código fuente.</w:t>
      </w:r>
      <w:r w:rsidR="00BF74D5">
        <w:rPr>
          <w:noProof/>
          <w:webHidden/>
        </w:rPr>
        <w:tab/>
      </w:r>
      <w:r w:rsidR="00BF74D5">
        <w:rPr>
          <w:noProof/>
          <w:webHidden/>
        </w:rPr>
        <w:fldChar w:fldCharType="begin"/>
      </w:r>
      <w:r w:rsidR="00BF74D5">
        <w:rPr>
          <w:noProof/>
          <w:webHidden/>
        </w:rPr>
        <w:instrText xml:space="preserve"> PAGEREF _Toc233720927 \h </w:instrText>
      </w:r>
      <w:r w:rsidR="00BF74D5">
        <w:rPr>
          <w:noProof/>
          <w:webHidden/>
        </w:rPr>
      </w:r>
      <w:r w:rsidR="00BF74D5">
        <w:rPr>
          <w:noProof/>
          <w:webHidden/>
        </w:rPr>
        <w:fldChar w:fldCharType="separate"/>
      </w:r>
      <w:r w:rsidR="00DA22BD">
        <w:rPr>
          <w:noProof/>
          <w:webHidden/>
        </w:rPr>
        <w:t>161</w:t>
      </w:r>
      <w:r w:rsidR="00BF74D5">
        <w:rPr>
          <w:noProof/>
          <w:webHidden/>
        </w:rPr>
        <w:fldChar w:fldCharType="end"/>
      </w:r>
    </w:p>
    <w:p w14:paraId="3BE988EA" w14:textId="0B096B43" w:rsidR="001D7D77" w:rsidRDefault="001D7D77">
      <w:pPr>
        <w:pStyle w:val="TDC2"/>
        <w:ind w:left="720"/>
        <w:rPr>
          <w:rFonts w:eastAsiaTheme="minorEastAsia"/>
          <w:smallCaps w:val="0"/>
          <w:noProof/>
          <w:kern w:val="2"/>
          <w:sz w:val="24"/>
          <w:szCs w:val="24"/>
          <w:lang w:eastAsia="es-ES"/>
          <w14:ligatures w14:val="standardContextual"/>
        </w:rPr>
      </w:pPr>
      <w:r>
        <w:rPr>
          <w:noProof/>
        </w:rPr>
        <w:t>Tabla 9.14. Pasos para añadir un nuevo tipo de pregunta.</w:t>
      </w:r>
      <w:r w:rsidR="00BF74D5">
        <w:rPr>
          <w:noProof/>
          <w:webHidden/>
        </w:rPr>
        <w:tab/>
      </w:r>
      <w:r w:rsidR="00BF74D5">
        <w:rPr>
          <w:noProof/>
          <w:webHidden/>
        </w:rPr>
        <w:fldChar w:fldCharType="begin"/>
      </w:r>
      <w:r w:rsidR="00BF74D5">
        <w:rPr>
          <w:noProof/>
          <w:webHidden/>
        </w:rPr>
        <w:instrText xml:space="preserve"> PAGEREF _Toc233720928 \h </w:instrText>
      </w:r>
      <w:r w:rsidR="00BF74D5">
        <w:rPr>
          <w:noProof/>
          <w:webHidden/>
        </w:rPr>
      </w:r>
      <w:r w:rsidR="00BF74D5">
        <w:rPr>
          <w:noProof/>
          <w:webHidden/>
        </w:rPr>
        <w:fldChar w:fldCharType="separate"/>
      </w:r>
      <w:r w:rsidR="00DA22BD">
        <w:rPr>
          <w:noProof/>
          <w:webHidden/>
        </w:rPr>
        <w:t>162</w:t>
      </w:r>
      <w:r w:rsidR="00BF74D5">
        <w:rPr>
          <w:noProof/>
          <w:webHidden/>
        </w:rPr>
        <w:fldChar w:fldCharType="end"/>
      </w:r>
    </w:p>
    <w:p w14:paraId="09365446" w14:textId="77777777" w:rsidR="001D7D77" w:rsidRDefault="00BF74D5">
      <w:pPr>
        <w:pStyle w:val="TDC1"/>
        <w:keepNext/>
      </w:pPr>
      <w:r>
        <w:t>Capítulo 11. Planificación del Proyecto y Presupuesto finales</w:t>
      </w:r>
    </w:p>
    <w:p w14:paraId="044BBE0D" w14:textId="43F006BE" w:rsidR="001D7D77" w:rsidRDefault="001D7D77">
      <w:pPr>
        <w:pStyle w:val="TDC2"/>
        <w:ind w:left="720"/>
        <w:rPr>
          <w:rFonts w:eastAsiaTheme="minorEastAsia"/>
          <w:smallCaps w:val="0"/>
          <w:noProof/>
          <w:kern w:val="2"/>
          <w:sz w:val="24"/>
          <w:szCs w:val="24"/>
          <w:lang w:eastAsia="es-ES"/>
          <w14:ligatures w14:val="standardContextual"/>
        </w:rPr>
      </w:pPr>
      <w:r>
        <w:rPr>
          <w:noProof/>
        </w:rPr>
        <w:t>Tabla 11.1. Planificación final por iteraciones.</w:t>
      </w:r>
      <w:r w:rsidR="00BF74D5">
        <w:rPr>
          <w:noProof/>
          <w:webHidden/>
        </w:rPr>
        <w:tab/>
      </w:r>
      <w:r w:rsidR="00BF74D5">
        <w:rPr>
          <w:noProof/>
          <w:webHidden/>
        </w:rPr>
        <w:fldChar w:fldCharType="begin"/>
      </w:r>
      <w:r w:rsidR="00BF74D5">
        <w:rPr>
          <w:noProof/>
          <w:webHidden/>
        </w:rPr>
        <w:instrText xml:space="preserve"> PAGEREF _Toc233720929 \h </w:instrText>
      </w:r>
      <w:r w:rsidR="00BF74D5">
        <w:rPr>
          <w:noProof/>
          <w:webHidden/>
        </w:rPr>
      </w:r>
      <w:r w:rsidR="00BF74D5">
        <w:rPr>
          <w:noProof/>
          <w:webHidden/>
        </w:rPr>
        <w:fldChar w:fldCharType="separate"/>
      </w:r>
      <w:r w:rsidR="00DA22BD">
        <w:rPr>
          <w:noProof/>
          <w:webHidden/>
        </w:rPr>
        <w:t>169</w:t>
      </w:r>
      <w:r w:rsidR="00BF74D5">
        <w:rPr>
          <w:noProof/>
          <w:webHidden/>
        </w:rPr>
        <w:fldChar w:fldCharType="end"/>
      </w:r>
    </w:p>
    <w:p w14:paraId="68C6AA2C" w14:textId="1ED70853" w:rsidR="001D7D77" w:rsidRDefault="001D7D77">
      <w:pPr>
        <w:pStyle w:val="TDC2"/>
        <w:ind w:left="720"/>
        <w:rPr>
          <w:rFonts w:eastAsiaTheme="minorEastAsia"/>
          <w:smallCaps w:val="0"/>
          <w:noProof/>
          <w:kern w:val="2"/>
          <w:sz w:val="24"/>
          <w:szCs w:val="24"/>
          <w:lang w:eastAsia="es-ES"/>
          <w14:ligatures w14:val="standardContextual"/>
        </w:rPr>
      </w:pPr>
      <w:r>
        <w:rPr>
          <w:noProof/>
        </w:rPr>
        <w:t>Tabla 11.2. Comparación entre la planificación inicial y la planificación final.</w:t>
      </w:r>
      <w:r w:rsidR="00BF74D5">
        <w:rPr>
          <w:noProof/>
          <w:webHidden/>
        </w:rPr>
        <w:tab/>
      </w:r>
      <w:r w:rsidR="00BF74D5">
        <w:rPr>
          <w:noProof/>
          <w:webHidden/>
        </w:rPr>
        <w:fldChar w:fldCharType="begin"/>
      </w:r>
      <w:r w:rsidR="00BF74D5">
        <w:rPr>
          <w:noProof/>
          <w:webHidden/>
        </w:rPr>
        <w:instrText xml:space="preserve"> PAGEREF _Toc233720930 \h </w:instrText>
      </w:r>
      <w:r w:rsidR="00BF74D5">
        <w:rPr>
          <w:noProof/>
          <w:webHidden/>
        </w:rPr>
      </w:r>
      <w:r w:rsidR="00BF74D5">
        <w:rPr>
          <w:noProof/>
          <w:webHidden/>
        </w:rPr>
        <w:fldChar w:fldCharType="separate"/>
      </w:r>
      <w:r w:rsidR="00DA22BD">
        <w:rPr>
          <w:noProof/>
          <w:webHidden/>
        </w:rPr>
        <w:t>169</w:t>
      </w:r>
      <w:r w:rsidR="00BF74D5">
        <w:rPr>
          <w:noProof/>
          <w:webHidden/>
        </w:rPr>
        <w:fldChar w:fldCharType="end"/>
      </w:r>
    </w:p>
    <w:p w14:paraId="287B55B1" w14:textId="1A21ECCA" w:rsidR="001D7D77" w:rsidRDefault="001D7D77">
      <w:pPr>
        <w:pStyle w:val="TDC2"/>
        <w:ind w:left="720"/>
        <w:rPr>
          <w:rFonts w:eastAsiaTheme="minorEastAsia"/>
          <w:smallCaps w:val="0"/>
          <w:noProof/>
          <w:kern w:val="2"/>
          <w:sz w:val="24"/>
          <w:szCs w:val="24"/>
          <w:lang w:eastAsia="es-ES"/>
          <w14:ligatures w14:val="standardContextual"/>
        </w:rPr>
      </w:pPr>
      <w:r>
        <w:rPr>
          <w:noProof/>
        </w:rPr>
        <w:t>Tabla 11.3. Coste final de personal por rol.</w:t>
      </w:r>
      <w:r w:rsidR="00BF74D5">
        <w:rPr>
          <w:noProof/>
          <w:webHidden/>
        </w:rPr>
        <w:tab/>
      </w:r>
      <w:r w:rsidR="00BF74D5">
        <w:rPr>
          <w:noProof/>
          <w:webHidden/>
        </w:rPr>
        <w:fldChar w:fldCharType="begin"/>
      </w:r>
      <w:r w:rsidR="00BF74D5">
        <w:rPr>
          <w:noProof/>
          <w:webHidden/>
        </w:rPr>
        <w:instrText xml:space="preserve"> PAGEREF _Toc233720931 \h </w:instrText>
      </w:r>
      <w:r w:rsidR="00BF74D5">
        <w:rPr>
          <w:noProof/>
          <w:webHidden/>
        </w:rPr>
      </w:r>
      <w:r w:rsidR="00BF74D5">
        <w:rPr>
          <w:noProof/>
          <w:webHidden/>
        </w:rPr>
        <w:fldChar w:fldCharType="separate"/>
      </w:r>
      <w:r w:rsidR="00DA22BD">
        <w:rPr>
          <w:noProof/>
          <w:webHidden/>
        </w:rPr>
        <w:t>170</w:t>
      </w:r>
      <w:r w:rsidR="00BF74D5">
        <w:rPr>
          <w:noProof/>
          <w:webHidden/>
        </w:rPr>
        <w:fldChar w:fldCharType="end"/>
      </w:r>
    </w:p>
    <w:p w14:paraId="1E933CDF" w14:textId="10AF86C7" w:rsidR="001D7D77" w:rsidRDefault="001D7D77">
      <w:pPr>
        <w:pStyle w:val="TDC2"/>
        <w:ind w:left="720"/>
        <w:rPr>
          <w:rFonts w:eastAsiaTheme="minorEastAsia"/>
          <w:smallCaps w:val="0"/>
          <w:noProof/>
          <w:kern w:val="2"/>
          <w:sz w:val="24"/>
          <w:szCs w:val="24"/>
          <w:lang w:eastAsia="es-ES"/>
          <w14:ligatures w14:val="standardContextual"/>
        </w:rPr>
      </w:pPr>
      <w:r>
        <w:rPr>
          <w:noProof/>
        </w:rPr>
        <w:t>Tabla 11.4. Resumen del presupuesto final.</w:t>
      </w:r>
      <w:r w:rsidR="00BF74D5">
        <w:rPr>
          <w:noProof/>
          <w:webHidden/>
        </w:rPr>
        <w:tab/>
      </w:r>
      <w:r w:rsidR="00BF74D5">
        <w:rPr>
          <w:noProof/>
          <w:webHidden/>
        </w:rPr>
        <w:fldChar w:fldCharType="begin"/>
      </w:r>
      <w:r w:rsidR="00BF74D5">
        <w:rPr>
          <w:noProof/>
          <w:webHidden/>
        </w:rPr>
        <w:instrText xml:space="preserve"> PAGEREF _Toc233720932 \h </w:instrText>
      </w:r>
      <w:r w:rsidR="00BF74D5">
        <w:rPr>
          <w:noProof/>
          <w:webHidden/>
        </w:rPr>
      </w:r>
      <w:r w:rsidR="00BF74D5">
        <w:rPr>
          <w:noProof/>
          <w:webHidden/>
        </w:rPr>
        <w:fldChar w:fldCharType="separate"/>
      </w:r>
      <w:r w:rsidR="00DA22BD">
        <w:rPr>
          <w:noProof/>
          <w:webHidden/>
        </w:rPr>
        <w:t>171</w:t>
      </w:r>
      <w:r w:rsidR="00BF74D5">
        <w:rPr>
          <w:noProof/>
          <w:webHidden/>
        </w:rPr>
        <w:fldChar w:fldCharType="end"/>
      </w:r>
    </w:p>
    <w:p w14:paraId="1192FB20" w14:textId="037C3D3D" w:rsidR="001D7D77" w:rsidRDefault="001D7D77">
      <w:pPr>
        <w:pStyle w:val="TDC2"/>
        <w:ind w:left="720"/>
        <w:rPr>
          <w:rFonts w:eastAsiaTheme="minorEastAsia"/>
          <w:smallCaps w:val="0"/>
          <w:noProof/>
          <w:kern w:val="2"/>
          <w:sz w:val="24"/>
          <w:szCs w:val="24"/>
          <w:lang w:eastAsia="es-ES"/>
          <w14:ligatures w14:val="standardContextual"/>
        </w:rPr>
      </w:pPr>
      <w:r>
        <w:rPr>
          <w:noProof/>
        </w:rPr>
        <w:t>Tabla 11.5. Comparación entre presupuesto inicial y presupuesto final.</w:t>
      </w:r>
      <w:r w:rsidR="00BF74D5">
        <w:rPr>
          <w:noProof/>
          <w:webHidden/>
        </w:rPr>
        <w:tab/>
      </w:r>
      <w:r w:rsidR="00BF74D5">
        <w:rPr>
          <w:noProof/>
          <w:webHidden/>
        </w:rPr>
        <w:fldChar w:fldCharType="begin"/>
      </w:r>
      <w:r w:rsidR="00BF74D5">
        <w:rPr>
          <w:noProof/>
          <w:webHidden/>
        </w:rPr>
        <w:instrText xml:space="preserve"> PAGEREF _Toc233720933 \h </w:instrText>
      </w:r>
      <w:r w:rsidR="00BF74D5">
        <w:rPr>
          <w:noProof/>
          <w:webHidden/>
        </w:rPr>
      </w:r>
      <w:r w:rsidR="00BF74D5">
        <w:rPr>
          <w:noProof/>
          <w:webHidden/>
        </w:rPr>
        <w:fldChar w:fldCharType="separate"/>
      </w:r>
      <w:r w:rsidR="00DA22BD">
        <w:rPr>
          <w:noProof/>
          <w:webHidden/>
        </w:rPr>
        <w:t>171</w:t>
      </w:r>
      <w:r w:rsidR="00BF74D5">
        <w:rPr>
          <w:noProof/>
          <w:webHidden/>
        </w:rPr>
        <w:fldChar w:fldCharType="end"/>
      </w:r>
    </w:p>
    <w:p w14:paraId="4EB8B25F" w14:textId="77777777" w:rsidR="001D7D77" w:rsidRDefault="00BF74D5">
      <w:pPr>
        <w:pStyle w:val="TDC1"/>
        <w:keepNext/>
      </w:pPr>
      <w:r>
        <w:t>Capítulo 13. Apéndices</w:t>
      </w:r>
    </w:p>
    <w:p w14:paraId="1E9FC5BF" w14:textId="2E24B653" w:rsidR="001D7D77" w:rsidRDefault="001D7D77">
      <w:pPr>
        <w:pStyle w:val="TDC2"/>
        <w:ind w:left="720"/>
        <w:rPr>
          <w:rFonts w:eastAsiaTheme="minorEastAsia"/>
          <w:smallCaps w:val="0"/>
          <w:noProof/>
          <w:kern w:val="2"/>
          <w:sz w:val="24"/>
          <w:szCs w:val="24"/>
          <w:lang w:eastAsia="es-ES"/>
          <w14:ligatures w14:val="standardContextual"/>
        </w:rPr>
      </w:pPr>
      <w:r>
        <w:rPr>
          <w:noProof/>
        </w:rPr>
        <w:t>Tabla 13.1. Glosario y diccionario de datos.</w:t>
      </w:r>
      <w:r w:rsidR="00BF74D5">
        <w:rPr>
          <w:noProof/>
          <w:webHidden/>
        </w:rPr>
        <w:tab/>
      </w:r>
      <w:r w:rsidR="00BF74D5">
        <w:rPr>
          <w:noProof/>
          <w:webHidden/>
        </w:rPr>
        <w:fldChar w:fldCharType="begin"/>
      </w:r>
      <w:r w:rsidR="00BF74D5">
        <w:rPr>
          <w:noProof/>
          <w:webHidden/>
        </w:rPr>
        <w:instrText xml:space="preserve"> PAGEREF _Toc233720934 \h </w:instrText>
      </w:r>
      <w:r w:rsidR="00BF74D5">
        <w:rPr>
          <w:noProof/>
          <w:webHidden/>
        </w:rPr>
      </w:r>
      <w:r w:rsidR="00BF74D5">
        <w:rPr>
          <w:noProof/>
          <w:webHidden/>
        </w:rPr>
        <w:fldChar w:fldCharType="separate"/>
      </w:r>
      <w:r w:rsidR="00DA22BD">
        <w:rPr>
          <w:noProof/>
          <w:webHidden/>
        </w:rPr>
        <w:t>176</w:t>
      </w:r>
      <w:r w:rsidR="00BF74D5">
        <w:rPr>
          <w:noProof/>
          <w:webHidden/>
        </w:rPr>
        <w:fldChar w:fldCharType="end"/>
      </w:r>
    </w:p>
    <w:p w14:paraId="7272050E" w14:textId="62BE1727" w:rsidR="001D7D77" w:rsidRDefault="001D7D77">
      <w:pPr>
        <w:pStyle w:val="TDC2"/>
        <w:ind w:left="720"/>
        <w:rPr>
          <w:rFonts w:eastAsiaTheme="minorEastAsia"/>
          <w:smallCaps w:val="0"/>
          <w:noProof/>
          <w:kern w:val="2"/>
          <w:sz w:val="24"/>
          <w:szCs w:val="24"/>
          <w:lang w:eastAsia="es-ES"/>
          <w14:ligatures w14:val="standardContextual"/>
        </w:rPr>
      </w:pPr>
      <w:r>
        <w:rPr>
          <w:noProof/>
        </w:rPr>
        <w:t>Tabla 13.2. Contenido entregado en el archivo adjunto.</w:t>
      </w:r>
      <w:r w:rsidR="00BF74D5">
        <w:rPr>
          <w:noProof/>
          <w:webHidden/>
        </w:rPr>
        <w:tab/>
      </w:r>
      <w:r w:rsidR="00BF74D5">
        <w:rPr>
          <w:noProof/>
          <w:webHidden/>
        </w:rPr>
        <w:fldChar w:fldCharType="begin"/>
      </w:r>
      <w:r w:rsidR="00BF74D5">
        <w:rPr>
          <w:noProof/>
          <w:webHidden/>
        </w:rPr>
        <w:instrText xml:space="preserve"> PAGEREF _Toc233720935 \h </w:instrText>
      </w:r>
      <w:r w:rsidR="00BF74D5">
        <w:rPr>
          <w:noProof/>
          <w:webHidden/>
        </w:rPr>
      </w:r>
      <w:r w:rsidR="00BF74D5">
        <w:rPr>
          <w:noProof/>
          <w:webHidden/>
        </w:rPr>
        <w:fldChar w:fldCharType="separate"/>
      </w:r>
      <w:r w:rsidR="00DA22BD">
        <w:rPr>
          <w:noProof/>
          <w:webHidden/>
        </w:rPr>
        <w:t>178</w:t>
      </w:r>
      <w:r w:rsidR="00BF74D5">
        <w:rPr>
          <w:noProof/>
          <w:webHidden/>
        </w:rPr>
        <w:fldChar w:fldCharType="end"/>
      </w:r>
    </w:p>
    <w:p w14:paraId="1B38CDAB" w14:textId="1C162916" w:rsidR="001D7D77" w:rsidRDefault="001D7D77">
      <w:pPr>
        <w:pStyle w:val="TDC2"/>
        <w:ind w:left="720"/>
        <w:rPr>
          <w:rFonts w:eastAsiaTheme="minorEastAsia"/>
          <w:smallCaps w:val="0"/>
          <w:noProof/>
          <w:kern w:val="2"/>
          <w:sz w:val="24"/>
          <w:szCs w:val="24"/>
          <w:lang w:eastAsia="es-ES"/>
          <w14:ligatures w14:val="standardContextual"/>
        </w:rPr>
      </w:pPr>
      <w:r>
        <w:rPr>
          <w:noProof/>
        </w:rPr>
        <w:t>Tabla 13.3. Ficheros de configuración principales.</w:t>
      </w:r>
      <w:r w:rsidR="00BF74D5">
        <w:rPr>
          <w:noProof/>
          <w:webHidden/>
        </w:rPr>
        <w:tab/>
      </w:r>
      <w:r w:rsidR="00BF74D5">
        <w:rPr>
          <w:noProof/>
          <w:webHidden/>
        </w:rPr>
        <w:fldChar w:fldCharType="begin"/>
      </w:r>
      <w:r w:rsidR="00BF74D5">
        <w:rPr>
          <w:noProof/>
          <w:webHidden/>
        </w:rPr>
        <w:instrText xml:space="preserve"> PAGEREF _Toc233720936 \h </w:instrText>
      </w:r>
      <w:r w:rsidR="00BF74D5">
        <w:rPr>
          <w:noProof/>
          <w:webHidden/>
        </w:rPr>
      </w:r>
      <w:r w:rsidR="00BF74D5">
        <w:rPr>
          <w:noProof/>
          <w:webHidden/>
        </w:rPr>
        <w:fldChar w:fldCharType="separate"/>
      </w:r>
      <w:r w:rsidR="00DA22BD">
        <w:rPr>
          <w:noProof/>
          <w:webHidden/>
        </w:rPr>
        <w:t>179</w:t>
      </w:r>
      <w:r w:rsidR="00BF74D5">
        <w:rPr>
          <w:noProof/>
          <w:webHidden/>
        </w:rPr>
        <w:fldChar w:fldCharType="end"/>
      </w:r>
    </w:p>
    <w:p w14:paraId="6D36DC08" w14:textId="30718495" w:rsidR="001D7D77" w:rsidRDefault="001D7D77">
      <w:pPr>
        <w:pStyle w:val="TDC2"/>
        <w:ind w:left="720"/>
        <w:rPr>
          <w:rFonts w:eastAsiaTheme="minorEastAsia"/>
          <w:smallCaps w:val="0"/>
          <w:noProof/>
          <w:kern w:val="2"/>
          <w:sz w:val="24"/>
          <w:szCs w:val="24"/>
          <w:lang w:eastAsia="es-ES"/>
          <w14:ligatures w14:val="standardContextual"/>
        </w:rPr>
      </w:pPr>
      <w:r>
        <w:rPr>
          <w:noProof/>
        </w:rPr>
        <w:t>Tabla 13.4. Estructura principal del código fuente.</w:t>
      </w:r>
      <w:r w:rsidR="00BF74D5">
        <w:rPr>
          <w:noProof/>
          <w:webHidden/>
        </w:rPr>
        <w:tab/>
      </w:r>
      <w:r w:rsidR="00BF74D5">
        <w:rPr>
          <w:noProof/>
          <w:webHidden/>
        </w:rPr>
        <w:fldChar w:fldCharType="begin"/>
      </w:r>
      <w:r w:rsidR="00BF74D5">
        <w:rPr>
          <w:noProof/>
          <w:webHidden/>
        </w:rPr>
        <w:instrText xml:space="preserve"> PAGEREF _Toc233720937 \h </w:instrText>
      </w:r>
      <w:r w:rsidR="00BF74D5">
        <w:rPr>
          <w:noProof/>
          <w:webHidden/>
        </w:rPr>
      </w:r>
      <w:r w:rsidR="00BF74D5">
        <w:rPr>
          <w:noProof/>
          <w:webHidden/>
        </w:rPr>
        <w:fldChar w:fldCharType="separate"/>
      </w:r>
      <w:r w:rsidR="00DA22BD">
        <w:rPr>
          <w:noProof/>
          <w:webHidden/>
        </w:rPr>
        <w:t>180</w:t>
      </w:r>
      <w:r w:rsidR="00BF74D5">
        <w:rPr>
          <w:noProof/>
          <w:webHidden/>
        </w:rPr>
        <w:fldChar w:fldCharType="end"/>
      </w:r>
    </w:p>
    <w:p w14:paraId="6CA4009C" w14:textId="6369BB40" w:rsidR="001D7D77" w:rsidRDefault="001D7D77">
      <w:pPr>
        <w:pStyle w:val="TDC2"/>
        <w:ind w:left="720"/>
        <w:rPr>
          <w:rFonts w:eastAsiaTheme="minorEastAsia"/>
          <w:smallCaps w:val="0"/>
          <w:noProof/>
          <w:kern w:val="2"/>
          <w:sz w:val="24"/>
          <w:szCs w:val="24"/>
          <w:lang w:eastAsia="es-ES"/>
          <w14:ligatures w14:val="standardContextual"/>
        </w:rPr>
      </w:pPr>
      <w:r>
        <w:rPr>
          <w:noProof/>
        </w:rPr>
        <w:t>Tabla 13.5. Actas de reuniones del proyecto.</w:t>
      </w:r>
      <w:r w:rsidR="00BF74D5">
        <w:rPr>
          <w:noProof/>
          <w:webHidden/>
        </w:rPr>
        <w:tab/>
      </w:r>
      <w:r w:rsidR="00BF74D5">
        <w:rPr>
          <w:noProof/>
          <w:webHidden/>
        </w:rPr>
        <w:fldChar w:fldCharType="begin"/>
      </w:r>
      <w:r w:rsidR="00BF74D5">
        <w:rPr>
          <w:noProof/>
          <w:webHidden/>
        </w:rPr>
        <w:instrText xml:space="preserve"> PAGEREF _Toc233720938 \h </w:instrText>
      </w:r>
      <w:r w:rsidR="00BF74D5">
        <w:rPr>
          <w:noProof/>
          <w:webHidden/>
        </w:rPr>
      </w:r>
      <w:r w:rsidR="00BF74D5">
        <w:rPr>
          <w:noProof/>
          <w:webHidden/>
        </w:rPr>
        <w:fldChar w:fldCharType="separate"/>
      </w:r>
      <w:r w:rsidR="00DA22BD">
        <w:rPr>
          <w:noProof/>
          <w:webHidden/>
        </w:rPr>
        <w:t>181</w:t>
      </w:r>
      <w:r w:rsidR="00BF74D5">
        <w:rPr>
          <w:noProof/>
          <w:webHidden/>
        </w:rPr>
        <w:fldChar w:fldCharType="end"/>
      </w:r>
    </w:p>
    <w:p w14:paraId="4A525015" w14:textId="77777777" w:rsidR="007C3483" w:rsidRDefault="007C3483" w:rsidP="00900E8E"/>
    <w:p w14:paraId="52D705A7" w14:textId="77777777" w:rsidR="00900E8E" w:rsidRDefault="00900E8E" w:rsidP="00900E8E"/>
    <w:p w14:paraId="1E00B136" w14:textId="77777777" w:rsidR="00900E8E" w:rsidRDefault="00900E8E"/>
    <w:p w14:paraId="1B9B1A6B" w14:textId="77777777" w:rsidR="003B0263" w:rsidRDefault="003B0263"/>
    <w:p w14:paraId="28513E62"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4FD30254" w14:textId="77777777" w:rsidR="00000F0A" w:rsidRDefault="00000F0A" w:rsidP="008A6017">
      <w:pPr>
        <w:pStyle w:val="Ttulo1"/>
      </w:pPr>
      <w:bookmarkStart w:id="1269" w:name="_Toc233728204"/>
      <w:commentRangeStart w:id="1270"/>
      <w:r>
        <w:lastRenderedPageBreak/>
        <w:t>Memoria</w:t>
      </w:r>
      <w:commentRangeEnd w:id="1270"/>
      <w:r w:rsidR="007F11AB">
        <w:rPr>
          <w:rStyle w:val="Refdecomentario"/>
          <w:sz w:val="48"/>
          <w:szCs w:val="28"/>
        </w:rPr>
        <w:commentReference w:id="1270"/>
      </w:r>
      <w:r>
        <w:t xml:space="preserve"> del Proyecto</w:t>
      </w:r>
      <w:bookmarkEnd w:id="1269"/>
    </w:p>
    <w:p w14:paraId="37D049D8" w14:textId="17D117D9" w:rsidR="006B32B6" w:rsidRDefault="006B32B6">
      <w:pPr>
        <w:rPr>
          <w:ins w:id="1271" w:author="Pablo Barrero Cruz" w:date="2026-05-28T17:42:00Z"/>
        </w:rPr>
        <w:pPrChange w:id="1272" w:author="Pablo Barrero Cruz" w:date="2026-05-28T17:43:00Z">
          <w:pPr>
            <w:pStyle w:val="Ttulo2"/>
          </w:pPr>
        </w:pPrChange>
      </w:pPr>
      <w:ins w:id="1273" w:author="Pablo Barrero Cruz" w:date="2026-05-28T17:43:00Z">
        <w:r w:rsidRPr="006B32B6">
          <w:t>Este primer capítulo presenta una visión general del proyecto desarrollado. En primer lugar, se resume la motivación, los objetivos y el alcance de la aplicación. A continuación, se ofrece una descripción breve de la estructura completa de la memoria, indicando el contenido principal de cada capítulo para facilitar la lectura del documento.</w:t>
        </w:r>
      </w:ins>
    </w:p>
    <w:p w14:paraId="0E54FD7A" w14:textId="2B31FD54" w:rsidR="00000F0A" w:rsidRDefault="00BE4989" w:rsidP="00BE4989">
      <w:pPr>
        <w:pStyle w:val="Ttulo2"/>
      </w:pPr>
      <w:bookmarkStart w:id="1274" w:name="_Toc233728205"/>
      <w:r>
        <w:t>Resumen de la M</w:t>
      </w:r>
      <w:r w:rsidR="00000F0A">
        <w:t>otivaci</w:t>
      </w:r>
      <w:r>
        <w:t>ón, Objetivos y Alcance del Proyecto</w:t>
      </w:r>
      <w:bookmarkEnd w:id="1274"/>
    </w:p>
    <w:p w14:paraId="30277EDE" w14:textId="32EB1E5C" w:rsidR="001D40D8" w:rsidRDefault="001D40D8" w:rsidP="001D40D8">
      <w:r>
        <w:t xml:space="preserve">El </w:t>
      </w:r>
      <w:commentRangeStart w:id="1275"/>
      <w:r>
        <w:t>proyecto surge a partir de una necesidad habitual en asignaturas de matemáticas universitarias: disponer de cuestionarios de práctica que puedan corregirse automáticamente</w:t>
      </w:r>
      <w:ins w:id="1276" w:author="Pablo Barrero Cruz" w:date="2026-05-28T17:43:00Z">
        <w:r w:rsidR="006B32B6">
          <w:t>,</w:t>
        </w:r>
      </w:ins>
      <w:r>
        <w:t xml:space="preserve"> </w:t>
      </w:r>
      <w:del w:id="1277" w:author="Pablo Barrero Cruz" w:date="2026-05-28T17:43:00Z">
        <w:r>
          <w:delText xml:space="preserve">y </w:delText>
        </w:r>
      </w:del>
      <w:r>
        <w:t xml:space="preserve">que admitan contenido matemático </w:t>
      </w:r>
      <w:del w:id="1278" w:author="Pablo Barrero Cruz" w:date="2026-05-28T17:43:00Z">
        <w:r>
          <w:delText xml:space="preserve">sin </w:delText>
        </w:r>
      </w:del>
      <w:ins w:id="1279" w:author="Pablo Barrero Cruz" w:date="2026-05-28T17:43:00Z">
        <w:r w:rsidR="00911DBB">
          <w:t xml:space="preserve">y que no </w:t>
        </w:r>
      </w:ins>
      <w:r>
        <w:t>oblig</w:t>
      </w:r>
      <w:ins w:id="1280" w:author="Pablo Barrero Cruz" w:date="2026-05-28T17:43:00Z">
        <w:r w:rsidR="00911DBB">
          <w:t>uen</w:t>
        </w:r>
      </w:ins>
      <w:del w:id="1281" w:author="Pablo Barrero Cruz" w:date="2026-05-28T17:43:00Z">
        <w:r w:rsidDel="00911DBB">
          <w:delText>ar</w:delText>
        </w:r>
      </w:del>
      <w:r>
        <w:t xml:space="preserve"> al profesor a aprender herramientas excesivamente complejas</w:t>
      </w:r>
      <w:commentRangeEnd w:id="1275"/>
      <w:r w:rsidR="007F11AB">
        <w:rPr>
          <w:rStyle w:val="Refdecomentario"/>
          <w:sz w:val="22"/>
          <w:szCs w:val="22"/>
        </w:rPr>
        <w:commentReference w:id="1275"/>
      </w:r>
      <w:r>
        <w:t xml:space="preserve">. </w:t>
      </w:r>
      <w:ins w:id="1282" w:author="Pablo Barrero Cruz" w:date="2026-05-28T17:44:00Z">
        <w:r w:rsidR="00911DBB" w:rsidRPr="00911DBB">
          <w:t>Aunque existen plataformas avanzadas para evaluación matemática, muchas no se adaptan completamente a las necesidades concretas del proyecto, dependen de entornos externos, requieren una curva de aprendizaje elevada o tienen un coste económico asociado.</w:t>
        </w:r>
        <w:r w:rsidR="00911DBB">
          <w:t xml:space="preserve"> </w:t>
        </w:r>
      </w:ins>
      <w:r>
        <w:t>En asignaturas como Cálculo, la autoevaluación frecuente ayuda al alumno a detectar errores de concepto antes de las pruebas oficiales, pero preparar material de este tipo con buena presentación, corrección y seguimiento puede requerir demasiado esfuerzo.</w:t>
      </w:r>
    </w:p>
    <w:p w14:paraId="763AE9CE" w14:textId="35C42A7F" w:rsidR="001D40D8" w:rsidRDefault="001D40D8" w:rsidP="001D40D8">
      <w:r>
        <w:t xml:space="preserve">El objetivo principal ha sido desarrollar una plataforma web que cubra un flujo completo de cuestionarios: creación del contenido por parte del </w:t>
      </w:r>
      <w:commentRangeStart w:id="1283"/>
      <w:r>
        <w:t>profesor, publicación del cuestionario, resolución por parte del alumno, corrección automática y consulta posterior de resultados. El proyecto no se limita a una pantalla de preguntas, sino</w:t>
      </w:r>
      <w:commentRangeEnd w:id="1283"/>
      <w:r w:rsidR="007F11AB">
        <w:rPr>
          <w:rStyle w:val="Refdecomentario"/>
          <w:sz w:val="22"/>
          <w:szCs w:val="22"/>
        </w:rPr>
        <w:commentReference w:id="1283"/>
      </w:r>
      <w:r>
        <w:t xml:space="preserve"> que integra autenticación, roles, persistencia, reglas de disponibilidad, historial, analíticas y despliegue reproducible.</w:t>
      </w:r>
      <w:ins w:id="1284" w:author="Pablo Barrero Cruz" w:date="2026-05-28T17:45:00Z">
        <w:r w:rsidR="00C542A2">
          <w:t xml:space="preserve"> </w:t>
        </w:r>
        <w:r w:rsidR="00C542A2" w:rsidRPr="00C542A2">
          <w:t>Además, se ha dado especial importancia al soporte de notación matemática mediante LaTeX y a la posibilidad de incluir representaciones gráficas o visuales cuando sean útiles para comprender los ejercicios.</w:t>
        </w:r>
      </w:ins>
    </w:p>
    <w:p w14:paraId="4D2877E6" w14:textId="6C26AB49" w:rsidR="001D40D8" w:rsidRDefault="001D40D8" w:rsidP="001D40D8">
      <w:r>
        <w:t xml:space="preserve">El alcance se definió como </w:t>
      </w:r>
      <w:r w:rsidR="00D54524" w:rsidRPr="00D54524">
        <w:t>una primera versión completa</w:t>
      </w:r>
      <w:r>
        <w:t xml:space="preserve"> y </w:t>
      </w:r>
      <w:r w:rsidR="00D54524" w:rsidRPr="00D54524">
        <w:t>utilizable del sistema, centrada en cubrir el flujo principal</w:t>
      </w:r>
      <w:r>
        <w:t xml:space="preserve"> de </w:t>
      </w:r>
      <w:r w:rsidR="00D54524" w:rsidRPr="00D54524">
        <w:t>trabajo de profesorado y alumnado.</w:t>
      </w:r>
      <w:r>
        <w:t xml:space="preserve"> Se priorizó construir una solución coherente</w:t>
      </w:r>
      <w:r w:rsidR="00D54524" w:rsidRPr="00D54524">
        <w:t>, ejecutable</w:t>
      </w:r>
      <w:r>
        <w:t xml:space="preserve"> y </w:t>
      </w:r>
      <w:ins w:id="1285" w:author="Pablo Barrero Cruz" w:date="2026-05-28T17:45:00Z">
        <w:r w:rsidR="00C542A2">
          <w:t>“</w:t>
        </w:r>
      </w:ins>
      <w:r>
        <w:t>testeable</w:t>
      </w:r>
      <w:ins w:id="1286" w:author="Pablo Barrero Cruz" w:date="2026-05-28T17:45:00Z">
        <w:r w:rsidR="00C542A2">
          <w:t>”</w:t>
        </w:r>
      </w:ins>
      <w:r>
        <w:t xml:space="preserve"> antes que incorporar capacidades matemáticas muy avanzadas</w:t>
      </w:r>
      <w:r w:rsidR="00D54524" w:rsidRPr="00D54524">
        <w:t xml:space="preserve"> desde el inicio.</w:t>
      </w:r>
      <w:r>
        <w:t xml:space="preserve"> Por este motivo, la corrección paramétrica se ha limitado a familias cerradas de ejercicios implementadas por el sistema, con tolerancia numérica y sin equivalencia simbólica general.</w:t>
      </w:r>
    </w:p>
    <w:p w14:paraId="6D8CE71E" w14:textId="77777777" w:rsidR="00875967" w:rsidRPr="00875967" w:rsidRDefault="00875967" w:rsidP="00875967"/>
    <w:p w14:paraId="518B53C5" w14:textId="77777777" w:rsidR="00BE4989" w:rsidRDefault="00BE4989" w:rsidP="00BE4989"/>
    <w:p w14:paraId="69199FBB" w14:textId="77777777" w:rsidR="0024104A" w:rsidRDefault="0024104A">
      <w:pPr>
        <w:jc w:val="left"/>
        <w:rPr>
          <w:b/>
          <w:bCs/>
          <w:color w:val="DDDDDD" w:themeColor="accent1"/>
          <w:sz w:val="40"/>
          <w:szCs w:val="26"/>
        </w:rPr>
      </w:pPr>
      <w:r>
        <w:br w:type="page"/>
      </w:r>
    </w:p>
    <w:p w14:paraId="1711A9BE" w14:textId="77777777" w:rsidR="00BE4989" w:rsidRPr="00BE4989" w:rsidRDefault="00BE4989" w:rsidP="00BE4989">
      <w:pPr>
        <w:pStyle w:val="Ttulo2"/>
      </w:pPr>
      <w:bookmarkStart w:id="1287" w:name="_Toc233728206"/>
      <w:commentRangeStart w:id="1288"/>
      <w:commentRangeStart w:id="1289"/>
      <w:commentRangeStart w:id="1290"/>
      <w:r>
        <w:lastRenderedPageBreak/>
        <w:t>Resumen</w:t>
      </w:r>
      <w:commentRangeEnd w:id="1288"/>
      <w:r w:rsidR="007F11AB">
        <w:rPr>
          <w:rStyle w:val="Refdecomentario"/>
          <w:sz w:val="40"/>
          <w:szCs w:val="26"/>
        </w:rPr>
        <w:commentReference w:id="1288"/>
      </w:r>
      <w:commentRangeEnd w:id="1289"/>
      <w:r w:rsidR="00984F9F">
        <w:rPr>
          <w:rStyle w:val="Refdecomentario"/>
          <w:sz w:val="40"/>
          <w:szCs w:val="26"/>
        </w:rPr>
        <w:commentReference w:id="1289"/>
      </w:r>
      <w:commentRangeEnd w:id="1290"/>
      <w:r w:rsidR="00C542A2">
        <w:rPr>
          <w:rStyle w:val="Refdecomentario"/>
          <w:sz w:val="40"/>
          <w:szCs w:val="26"/>
        </w:rPr>
        <w:commentReference w:id="1290"/>
      </w:r>
      <w:r>
        <w:t xml:space="preserve"> de Todos los Aspectos</w:t>
      </w:r>
      <w:bookmarkEnd w:id="1287"/>
    </w:p>
    <w:p w14:paraId="5BA58B1C" w14:textId="398A1137" w:rsidR="00D42126" w:rsidRDefault="00D42126" w:rsidP="00D42126">
      <w:r>
        <w:t>En el capítulo 2 se presenta la introducción del proyecto, incluyendo la justificación, los objetivos y el estudio de alternativas existentes. El capítulo 3 recoge los aspectos teóricos necesarios para entender el sistema, como la autoevaluación, el banco de preguntas, la notación matemática, la arquitectura web y el despliegue mediante contenedores.</w:t>
      </w:r>
    </w:p>
    <w:p w14:paraId="5C296688" w14:textId="6BCD39CA" w:rsidR="00D42126" w:rsidRDefault="00D42126" w:rsidP="00D42126">
      <w:r>
        <w:t>El capítulo 4 describe la planificación y el presupuesto iniciales. El capítulo 5 desarrolla el análisis del sistema, incluyendo requisitos, actores, casos de uso, subsistemas e interfaces. El capítulo 6 presenta el diseño técnico de la solución, desde la arquitectura general hasta el diseño de base de datos, interfaz y plan de pruebas.</w:t>
      </w:r>
    </w:p>
    <w:p w14:paraId="5728002A" w14:textId="3B4F6485" w:rsidR="00875967" w:rsidRDefault="00D42126" w:rsidP="00000F0A">
      <w:r>
        <w:t>El capítulo 7 explica la implementación del sistema y las principales herramientas utilizadas. El capítulo 8 recoge el desarrollo de las pruebas. El capítulo 9 incluye los manuales de instalación, ejecución, usuario y programador. Finalmente, los capítulos 10, 11, 12 y 13 recogen las conclusiones, ampliaciones, planificación y presupuesto finales, referencias y apéndices.</w:t>
      </w:r>
    </w:p>
    <w:p w14:paraId="32B55103" w14:textId="76FC5896" w:rsidR="00DA2E68" w:rsidRDefault="00DA2E68" w:rsidP="00D42126">
      <w:r w:rsidRPr="00DA2E68">
        <w:t xml:space="preserve">Además del desarrollo de la aplicación, el proyecto se ha organizado mediante un repositorio en GitHub, trabajo por ramas, </w:t>
      </w:r>
      <w:r w:rsidR="008210A2">
        <w:t>“</w:t>
      </w:r>
      <w:r w:rsidRPr="00DA2E68">
        <w:t>issues</w:t>
      </w:r>
      <w:r w:rsidR="008210A2">
        <w:t>”</w:t>
      </w:r>
      <w:r w:rsidRPr="00DA2E68">
        <w:t xml:space="preserve">, etiquetas, </w:t>
      </w:r>
      <w:r w:rsidR="008210A2">
        <w:t>“</w:t>
      </w:r>
      <w:r w:rsidRPr="00DA2E68">
        <w:t>milestones</w:t>
      </w:r>
      <w:r w:rsidR="008210A2">
        <w:t>”</w:t>
      </w:r>
      <w:r w:rsidRPr="00DA2E68">
        <w:t xml:space="preserve"> y un tablero Kanban. Esta forma de trabajo ha permitido mantener una trazabilidad entre planificación, tareas, documentación y código desarrollado.</w:t>
      </w:r>
    </w:p>
    <w:p w14:paraId="349B3C53" w14:textId="77777777" w:rsidR="00875967" w:rsidRDefault="00875967" w:rsidP="00000F0A"/>
    <w:p w14:paraId="426619AA" w14:textId="77777777" w:rsidR="0024104A" w:rsidRDefault="0024104A">
      <w:pPr>
        <w:jc w:val="left"/>
        <w:rPr>
          <w:b/>
          <w:bCs/>
          <w:color w:val="DDDDDD" w:themeColor="accent1"/>
          <w:sz w:val="40"/>
          <w:szCs w:val="26"/>
        </w:rPr>
      </w:pPr>
      <w:r>
        <w:br w:type="page"/>
      </w:r>
    </w:p>
    <w:p w14:paraId="1A3BA792" w14:textId="77777777" w:rsidR="007B2621" w:rsidRDefault="007132F8" w:rsidP="008A6017">
      <w:pPr>
        <w:pStyle w:val="Ttulo1"/>
      </w:pPr>
      <w:bookmarkStart w:id="1291" w:name="_Toc233728207"/>
      <w:commentRangeStart w:id="1292"/>
      <w:r>
        <w:lastRenderedPageBreak/>
        <w:t>Introducción</w:t>
      </w:r>
      <w:bookmarkEnd w:id="1291"/>
      <w:commentRangeEnd w:id="1292"/>
      <w:r w:rsidR="007F11AB">
        <w:rPr>
          <w:rStyle w:val="Refdecomentario"/>
          <w:sz w:val="48"/>
          <w:szCs w:val="28"/>
        </w:rPr>
        <w:commentReference w:id="1292"/>
      </w:r>
    </w:p>
    <w:p w14:paraId="67CFE67E" w14:textId="4F7CEAB7" w:rsidR="00220032" w:rsidRDefault="00220032">
      <w:pPr>
        <w:rPr>
          <w:ins w:id="1293" w:author="Pablo Barrero Cruz" w:date="2026-05-28T17:46:00Z"/>
        </w:rPr>
        <w:pPrChange w:id="1294" w:author="Pablo Barrero Cruz" w:date="2026-05-28T17:46:00Z">
          <w:pPr>
            <w:pStyle w:val="Ttulo2"/>
          </w:pPr>
        </w:pPrChange>
      </w:pPr>
      <w:ins w:id="1295" w:author="Pablo Barrero Cruz" w:date="2026-05-28T17:46:00Z">
        <w:r w:rsidRPr="00220032">
          <w:t>Este capítulo introduce el problema abordado por el proyecto y sitúa la aplicación dentro del contexto de la evaluación matemática en entornos universitarios. En primer lugar, se justifica la necesidad de la herramienta. Después, se presentan los objetivos principales del sistema. Finalmente, se estudian varias alternativas existentes y se extraen conclusiones que ayudan a justificar las decisiones tomadas durante el desarrollo.</w:t>
        </w:r>
      </w:ins>
    </w:p>
    <w:p w14:paraId="7D98559D" w14:textId="50299F44" w:rsidR="00B272D4" w:rsidRDefault="00B272D4" w:rsidP="008A6017">
      <w:pPr>
        <w:pStyle w:val="Ttulo2"/>
      </w:pPr>
      <w:bookmarkStart w:id="1296" w:name="_Toc233728208"/>
      <w:r>
        <w:t>Justificación del Proyecto</w:t>
      </w:r>
      <w:bookmarkEnd w:id="1296"/>
    </w:p>
    <w:p w14:paraId="47B7A2BE" w14:textId="1D56CAB4" w:rsidR="004F485B" w:rsidRDefault="004F485B" w:rsidP="004F485B">
      <w:r>
        <w:t xml:space="preserve">La enseñanza de Cálculo requiere práctica continuada. Muchos errores del alumnado no aparecen solo en el examen final, sino durante el proceso de estudio: manipulación incorrecta de límites, integrales mal planteadas, confusión con series o dificultades para interpretar resultados numéricos. Una herramienta de autoevaluación permite al estudiante practicar de forma autónoma y recibir </w:t>
      </w:r>
      <w:r w:rsidR="008F7017">
        <w:t>“</w:t>
      </w:r>
      <w:r>
        <w:t>feedback</w:t>
      </w:r>
      <w:r w:rsidR="008F7017">
        <w:t>”</w:t>
      </w:r>
      <w:r>
        <w:t xml:space="preserve"> inmediato o diferido, y permit</w:t>
      </w:r>
      <w:commentRangeStart w:id="1297"/>
      <w:r>
        <w:t>e al profesor detectar patrones de error en e</w:t>
      </w:r>
      <w:commentRangeEnd w:id="1297"/>
      <w:r w:rsidR="007F11AB">
        <w:rPr>
          <w:rStyle w:val="Refdecomentario"/>
          <w:sz w:val="22"/>
          <w:szCs w:val="22"/>
        </w:rPr>
        <w:commentReference w:id="1297"/>
      </w:r>
      <w:r>
        <w:t>l grupo</w:t>
      </w:r>
      <w:ins w:id="1298" w:author="Pablo Barrero Cruz" w:date="2026-05-28T17:47:00Z">
        <w:r w:rsidR="003E3808" w:rsidRPr="003E3808">
          <w:t>, facilitando una intervención pedagógica más precisa</w:t>
        </w:r>
      </w:ins>
      <w:r>
        <w:t>.</w:t>
      </w:r>
    </w:p>
    <w:p w14:paraId="6AEB26A4" w14:textId="3FF2C49A" w:rsidR="004F485B" w:rsidRDefault="004F485B" w:rsidP="004F485B">
      <w:r>
        <w:t xml:space="preserve">Existen herramientas avanzadas para evaluación matemática, pero muchas están ligadas a un </w:t>
      </w:r>
      <w:r w:rsidR="001A560F" w:rsidRPr="001A560F">
        <w:t>Learning Management System (</w:t>
      </w:r>
      <w:r>
        <w:t>LMS</w:t>
      </w:r>
      <w:r w:rsidR="001A560F" w:rsidRPr="001A560F">
        <w:t>)</w:t>
      </w:r>
      <w:r>
        <w:t xml:space="preserve"> concreto, requieren despliegues complejos, tienen licencias comerciales o exigen al profesor aprender lenguajes específicos. El proyecto se justifica por la posibilidad de construir una alternativa más ligera, centrada en un flujo académico concreto y con una barrera de entrada menor.</w:t>
      </w:r>
    </w:p>
    <w:p w14:paraId="2E6AC112" w14:textId="68CBCE1C" w:rsidR="00E47FF7" w:rsidRDefault="004F485B" w:rsidP="00B272D4">
      <w:r>
        <w:t xml:space="preserve">La aplicación propuesta no pretende sustituir a plataformas institucionales completas ni a motores de álgebra computacional. </w:t>
      </w:r>
      <w:ins w:id="1299" w:author="Pablo Barrero Cruz" w:date="2026-05-28T17:48:00Z">
        <w:r w:rsidR="00690D30" w:rsidRPr="00690D30">
          <w:t>El problema abordado se acota a un flujo concreto: crear preguntas, organizarlas en cuestionarios, publicarlos, permitir su resolución por parte del alumnado, corregir automáticamente las respuestas y ofrecer resultados consultables para profesor y estudiante. Esta delimitación permite construir una solución más sencilla de desplegar y utilizar, centrada en las necesidades principales del proyecto y sin asumir la complejidad de una plataforma matemática avanzada.</w:t>
        </w:r>
      </w:ins>
      <w:commentRangeStart w:id="1300"/>
      <w:del w:id="1301" w:author="Pablo Barrero Cruz" w:date="2026-05-28T17:48:00Z">
        <w:r>
          <w:delText>Su objetivo es resolver un problema acotado: crear, publicar, resolver y analizar cuestionarios de Cálculo con soporte matemático y corrección automática suficiente para un conjunto definido de tipos de pregunta.</w:delText>
        </w:r>
      </w:del>
      <w:commentRangeEnd w:id="1300"/>
      <w:r w:rsidR="007F11AB">
        <w:rPr>
          <w:rStyle w:val="Refdecomentario"/>
          <w:sz w:val="22"/>
          <w:szCs w:val="22"/>
        </w:rPr>
        <w:commentReference w:id="1300"/>
      </w:r>
    </w:p>
    <w:p w14:paraId="507DA675" w14:textId="77777777" w:rsidR="0024104A" w:rsidRDefault="0024104A">
      <w:pPr>
        <w:jc w:val="left"/>
        <w:rPr>
          <w:b/>
          <w:bCs/>
          <w:color w:val="DDDDDD" w:themeColor="accent1"/>
          <w:sz w:val="40"/>
          <w:szCs w:val="26"/>
        </w:rPr>
      </w:pPr>
      <w:r>
        <w:br w:type="page"/>
      </w:r>
    </w:p>
    <w:p w14:paraId="7F67A4F3" w14:textId="77777777" w:rsidR="00DB32CD" w:rsidRDefault="00DB32CD" w:rsidP="00DB32CD">
      <w:pPr>
        <w:pStyle w:val="Ttulo2"/>
      </w:pPr>
      <w:bookmarkStart w:id="1302" w:name="_Toc233728209"/>
      <w:r>
        <w:lastRenderedPageBreak/>
        <w:t>Objetivos del Proyecto</w:t>
      </w:r>
      <w:bookmarkEnd w:id="1302"/>
    </w:p>
    <w:p w14:paraId="1100FE49" w14:textId="650DEE0C" w:rsidR="004F485B" w:rsidRDefault="004F485B" w:rsidP="008073A7">
      <w:pPr>
        <w:pStyle w:val="Sinespaciado"/>
        <w:numPr>
          <w:ilvl w:val="0"/>
          <w:numId w:val="50"/>
        </w:numPr>
        <w:jc w:val="both"/>
      </w:pPr>
      <w:r>
        <w:t>Diseñar una aplicación web para profesorado y alumnado, con navegación protegida por roles.</w:t>
      </w:r>
    </w:p>
    <w:p w14:paraId="7F4B5042" w14:textId="72D165D7" w:rsidR="004B40C9" w:rsidRDefault="004B40C9" w:rsidP="008073A7">
      <w:pPr>
        <w:pStyle w:val="Sinespaciado"/>
        <w:numPr>
          <w:ilvl w:val="0"/>
          <w:numId w:val="50"/>
        </w:numPr>
        <w:jc w:val="both"/>
      </w:pPr>
      <w:r>
        <w:t>Implementar autenticación, registro institucional, administración básica de usuarios y gestión de sesión segura.</w:t>
      </w:r>
    </w:p>
    <w:p w14:paraId="0D491A14" w14:textId="704877B2" w:rsidR="004B40C9" w:rsidRDefault="004F485B" w:rsidP="008073A7">
      <w:pPr>
        <w:pStyle w:val="Sinespaciado"/>
        <w:numPr>
          <w:ilvl w:val="0"/>
          <w:numId w:val="50"/>
        </w:numPr>
        <w:jc w:val="both"/>
      </w:pPr>
      <w:r>
        <w:t>Permitir la creación y mantenimiento de un banco de preguntas con soporte de contenido matemático.</w:t>
      </w:r>
    </w:p>
    <w:p w14:paraId="3818916F" w14:textId="0BBB1AF1" w:rsidR="004B40C9" w:rsidRDefault="004F485B" w:rsidP="008073A7">
      <w:pPr>
        <w:pStyle w:val="Sinespaciado"/>
        <w:numPr>
          <w:ilvl w:val="0"/>
          <w:numId w:val="50"/>
        </w:numPr>
        <w:jc w:val="both"/>
      </w:pPr>
      <w:r>
        <w:t>Soportar preguntas de verdadero/falso, opción única, opción múltiple y preguntas paramétricas cerradas.</w:t>
      </w:r>
    </w:p>
    <w:p w14:paraId="65F0110F" w14:textId="3B4AAA9C" w:rsidR="004B40C9" w:rsidRDefault="004F485B" w:rsidP="008073A7">
      <w:pPr>
        <w:pStyle w:val="Sinespaciado"/>
        <w:numPr>
          <w:ilvl w:val="0"/>
          <w:numId w:val="50"/>
        </w:numPr>
        <w:jc w:val="both"/>
      </w:pPr>
      <w:r>
        <w:t xml:space="preserve">Permitir al </w:t>
      </w:r>
      <w:commentRangeStart w:id="1303"/>
      <w:commentRangeStart w:id="1304"/>
      <w:r>
        <w:t>profesorado</w:t>
      </w:r>
      <w:commentRangeEnd w:id="1303"/>
      <w:r w:rsidR="007F11AB">
        <w:rPr>
          <w:rStyle w:val="Refdecomentario"/>
          <w:sz w:val="22"/>
          <w:szCs w:val="22"/>
        </w:rPr>
        <w:commentReference w:id="1303"/>
      </w:r>
      <w:commentRangeEnd w:id="1304"/>
      <w:r w:rsidR="005A6C56">
        <w:rPr>
          <w:rStyle w:val="Refdecomentario"/>
          <w:sz w:val="22"/>
          <w:szCs w:val="22"/>
        </w:rPr>
        <w:commentReference w:id="1304"/>
      </w:r>
      <w:r>
        <w:t xml:space="preserve"> crear cuestionarios a partir del banco de preguntas y configurar intentos, fechas, </w:t>
      </w:r>
      <w:r w:rsidRPr="007A3A75">
        <w:t>tiempo</w:t>
      </w:r>
      <w:r>
        <w:t>, grupos y códigos de acceso.</w:t>
      </w:r>
    </w:p>
    <w:p w14:paraId="56A4FF9B" w14:textId="6BF98CB8" w:rsidR="004B40C9" w:rsidRDefault="004F485B" w:rsidP="008073A7">
      <w:pPr>
        <w:pStyle w:val="Sinespaciado"/>
        <w:numPr>
          <w:ilvl w:val="0"/>
          <w:numId w:val="50"/>
        </w:numPr>
        <w:jc w:val="both"/>
      </w:pPr>
      <w:r>
        <w:t>Permitir al alumnado realizar cuestionarios publicados, enviar intentos y consultar resultados cuando corresponda.</w:t>
      </w:r>
    </w:p>
    <w:p w14:paraId="23C8F041" w14:textId="276EA203" w:rsidR="004B40C9" w:rsidRDefault="004F485B" w:rsidP="008073A7">
      <w:pPr>
        <w:pStyle w:val="Sinespaciado"/>
        <w:numPr>
          <w:ilvl w:val="0"/>
          <w:numId w:val="50"/>
        </w:numPr>
        <w:jc w:val="both"/>
      </w:pPr>
      <w:r>
        <w:t xml:space="preserve">Registrar intentos de </w:t>
      </w:r>
      <w:r w:rsidR="00421AD8">
        <w:t>cuestionarios</w:t>
      </w:r>
      <w:r>
        <w:t xml:space="preserve"> </w:t>
      </w:r>
      <w:r w:rsidR="00421AD8">
        <w:t>y</w:t>
      </w:r>
      <w:r>
        <w:t xml:space="preserve"> preservar </w:t>
      </w:r>
      <w:r w:rsidR="00421AD8">
        <w:t xml:space="preserve">el </w:t>
      </w:r>
      <w:r>
        <w:t>históric</w:t>
      </w:r>
      <w:r w:rsidR="00421AD8">
        <w:t>o</w:t>
      </w:r>
      <w:r>
        <w:t xml:space="preserve"> de correcciones.</w:t>
      </w:r>
    </w:p>
    <w:p w14:paraId="2D883581" w14:textId="451EB719" w:rsidR="004B40C9" w:rsidRDefault="004F485B" w:rsidP="008073A7">
      <w:pPr>
        <w:pStyle w:val="Sinespaciado"/>
        <w:numPr>
          <w:ilvl w:val="0"/>
          <w:numId w:val="50"/>
        </w:numPr>
        <w:jc w:val="both"/>
      </w:pPr>
      <w:r>
        <w:t>Ofrecer analíticas básicas por cuestionario, pregunta e intento, junto con exportación CSV.</w:t>
      </w:r>
    </w:p>
    <w:p w14:paraId="2059D07D" w14:textId="786115D8" w:rsidR="004B40C9" w:rsidRDefault="004F485B" w:rsidP="008073A7">
      <w:pPr>
        <w:pStyle w:val="Sinespaciado"/>
        <w:numPr>
          <w:ilvl w:val="0"/>
          <w:numId w:val="50"/>
        </w:numPr>
        <w:jc w:val="both"/>
      </w:pPr>
      <w:r>
        <w:t>Preparar una entrega reproducible mediante “Docker Compose” y documentación de instalación.</w:t>
      </w:r>
    </w:p>
    <w:p w14:paraId="3B481ABD" w14:textId="3F8FE718" w:rsidR="005E0532" w:rsidRDefault="003E249A" w:rsidP="008073A7">
      <w:pPr>
        <w:pStyle w:val="Sinespaciado"/>
        <w:numPr>
          <w:ilvl w:val="0"/>
          <w:numId w:val="50"/>
        </w:numPr>
        <w:jc w:val="both"/>
      </w:pPr>
      <w:r w:rsidRPr="003E249A">
        <w:t>Incorporar pruebas automatizadas que validen las partes principales del sistema.</w:t>
      </w:r>
    </w:p>
    <w:p w14:paraId="58368E3D" w14:textId="77777777" w:rsidR="0024104A" w:rsidRDefault="0024104A">
      <w:pPr>
        <w:jc w:val="left"/>
        <w:rPr>
          <w:b/>
          <w:bCs/>
          <w:color w:val="DDDDDD" w:themeColor="accent1"/>
          <w:sz w:val="40"/>
          <w:szCs w:val="26"/>
        </w:rPr>
      </w:pPr>
      <w:r>
        <w:br w:type="page"/>
      </w:r>
    </w:p>
    <w:p w14:paraId="3FFBA23C" w14:textId="77777777" w:rsidR="00DB32CD" w:rsidRDefault="00DB32CD" w:rsidP="00DB32CD">
      <w:pPr>
        <w:pStyle w:val="Ttulo2"/>
      </w:pPr>
      <w:bookmarkStart w:id="1305" w:name="_Toc233728210"/>
      <w:r>
        <w:lastRenderedPageBreak/>
        <w:t>Est</w:t>
      </w:r>
      <w:r w:rsidR="00453D41">
        <w:t>udio de la Situación Actual</w:t>
      </w:r>
      <w:bookmarkEnd w:id="1305"/>
    </w:p>
    <w:p w14:paraId="40100431" w14:textId="1A3DC154" w:rsidR="00A56676" w:rsidRDefault="00A56676" w:rsidP="00A56676">
      <w:r>
        <w:t xml:space="preserve">La evaluación </w:t>
      </w:r>
      <w:r w:rsidR="00DA0E48">
        <w:t>“</w:t>
      </w:r>
      <w:r>
        <w:t>online</w:t>
      </w:r>
      <w:r w:rsidR="00DA0E48">
        <w:t>”</w:t>
      </w:r>
      <w:r>
        <w:t xml:space="preserve"> de contenidos matemáticos no es un problema nuevo. Existen diferentes herramientas orientadas a la creación de cuestionarios, ejercicios interactivos o sistemas de corrección automática para asignaturas de matemáticas, ciencias e ingeniería. Algunas de ellas están muy consolidadas y ofrecen capacidades avanzadas, como corrección algebraica, parametrización de ejercicios, </w:t>
      </w:r>
      <w:r w:rsidR="008F7017">
        <w:t>“</w:t>
      </w:r>
      <w:r>
        <w:t>feedback</w:t>
      </w:r>
      <w:r w:rsidR="008F7017">
        <w:t>”</w:t>
      </w:r>
      <w:r>
        <w:t xml:space="preserve"> detallado o integración con plataformas docentes.</w:t>
      </w:r>
    </w:p>
    <w:p w14:paraId="09151B1D" w14:textId="5F9B53FF" w:rsidR="00A56676" w:rsidRDefault="00A56676" w:rsidP="00A56676">
      <w:r>
        <w:t xml:space="preserve">Sin embargo, muchas de estas soluciones presentan una barrera de entrada considerable para el profesorado. En algunos casos es necesario desplegar un LMS completo, instalar </w:t>
      </w:r>
      <w:r w:rsidR="009807A8">
        <w:t>complementos</w:t>
      </w:r>
      <w:r>
        <w:t xml:space="preserve"> adicionales, aprender lenguajes específicos de autoría o depender de licencias comerciales con precios muy elevados. Esto puede ser razonable en algunos entornos, pero resulta menos adecuado cuando se busca una herramienta</w:t>
      </w:r>
      <w:r w:rsidR="00667B68">
        <w:t xml:space="preserve"> ligera</w:t>
      </w:r>
      <w:r>
        <w:t>.</w:t>
      </w:r>
    </w:p>
    <w:p w14:paraId="51404E04" w14:textId="27E88A98" w:rsidR="00A56676" w:rsidRDefault="00A56676" w:rsidP="00A56676">
      <w:r>
        <w:t>En el contexto de este TFG, el objetivo no es competir con plataformas matemáticas avanzadas ni sustituir a sistemas como Moodle, STACK, WeBWorK o Numbas. El objetivo es estudiar qué aportan estas herramientas, identificar sus limitaciones desde el punto de vista de usabilidad, despliegue y autoría, y construir una solución propia que cubra un alcance más reducido, pero más controlado</w:t>
      </w:r>
      <w:r w:rsidR="00D66719">
        <w:t>. En este caso</w:t>
      </w:r>
      <w:r w:rsidR="00073C9A">
        <w:t xml:space="preserve">, </w:t>
      </w:r>
      <w:r>
        <w:t>el proyecto se ha</w:t>
      </w:r>
      <w:r w:rsidR="00D66719">
        <w:t xml:space="preserve"> centrado en</w:t>
      </w:r>
      <w:r>
        <w:t xml:space="preserve"> crear preguntas, construir cuestionarios, publicarlos, resolverlos y consultar resultados.</w:t>
      </w:r>
    </w:p>
    <w:p w14:paraId="63F2417F" w14:textId="4F3E6B5D" w:rsidR="00A56676" w:rsidRDefault="00A56676" w:rsidP="00A56676">
      <w:r>
        <w:t xml:space="preserve">Otro aspecto importante es que la evaluación en Cálculo no se limita únicamente a resolver operaciones o introducir una expresión numérica final. También existen preguntas conceptuales o teóricas que permiten comprobar si el alumno comprende definiciones, condiciones de aplicación, interpretación de resultados y errores frecuentes. Por este motivo, una plataforma útil para el contexto del proyecto debe soportar tanto ejercicios de cálculo como preguntas de verdadero/falso, opción única u opción múltiple con contenido matemático y </w:t>
      </w:r>
      <w:r w:rsidR="008F7017">
        <w:t>“</w:t>
      </w:r>
      <w:r>
        <w:t>feedback</w:t>
      </w:r>
      <w:r w:rsidR="008F7017">
        <w:t>”</w:t>
      </w:r>
      <w:r>
        <w:t>.</w:t>
      </w:r>
    </w:p>
    <w:p w14:paraId="04E8DCC7" w14:textId="4D20AFBB" w:rsidR="00A56676" w:rsidRDefault="00A56676" w:rsidP="00A56676">
      <w:r>
        <w:t xml:space="preserve">El análisis de alternativas se ha centrado en herramientas que comparten parte del problema abordado por el proyecto: evaluación matemática </w:t>
      </w:r>
      <w:r w:rsidR="00DA0E48">
        <w:t>“</w:t>
      </w:r>
      <w:r>
        <w:t>online</w:t>
      </w:r>
      <w:r w:rsidR="00DA0E48">
        <w:t>”</w:t>
      </w:r>
      <w:r>
        <w:t xml:space="preserve">, cuestionarios interactivos, soporte de fórmulas, reutilización de preguntas, corrección automática y seguimiento de resultados. A </w:t>
      </w:r>
      <w:r w:rsidR="00D66719">
        <w:t xml:space="preserve">raíz de esta evaluación se han establecido prioridades para </w:t>
      </w:r>
      <w:r w:rsidR="00A003EB" w:rsidRPr="00A003EB">
        <w:t>el</w:t>
      </w:r>
      <w:r w:rsidR="00D66719">
        <w:t xml:space="preserve"> proyecto, entre ellas, </w:t>
      </w:r>
      <w:r>
        <w:t xml:space="preserve">reducir la complejidad de autoría, evitar depender obligatoriamente de un LMS externo, mantener un despliegue reproducible y ofrecer una experiencia de uso </w:t>
      </w:r>
      <w:r w:rsidR="00D66719">
        <w:t>sencilla</w:t>
      </w:r>
      <w:r>
        <w:t xml:space="preserve"> para profesorado y alumnado.</w:t>
      </w:r>
    </w:p>
    <w:p w14:paraId="6C3815AB" w14:textId="051D3964" w:rsidR="00D7441E" w:rsidRDefault="00A56676" w:rsidP="00B272D4">
      <w:r>
        <w:t xml:space="preserve">Las alternativas estudiadas han sido STACK, WeBWorK, Numbas y Wiris Quizzes. Todas ellas son relevantes, pero responden a enfoques distintos. STACK destaca por su potencia de corrección matemática mediante </w:t>
      </w:r>
      <w:r w:rsidR="00792C31" w:rsidRPr="00792C31">
        <w:t>un sistema de álgebra computacional (</w:t>
      </w:r>
      <w:r>
        <w:t>CAS</w:t>
      </w:r>
      <w:r w:rsidR="00792C31" w:rsidRPr="00792C31">
        <w:t>)</w:t>
      </w:r>
      <w:r>
        <w:t xml:space="preserve">; WeBWorK por su orientación a práctica continuada y su biblioteca de problemas; Numbas por su experiencia de usuario y ejecución en navegador; y Wiris Quizzes por su </w:t>
      </w:r>
      <w:r w:rsidR="00D12A39">
        <w:t>interfaz</w:t>
      </w:r>
      <w:r>
        <w:t xml:space="preserve"> visual e integración con LMS. La comparación permite situar el proyecto dentro del estado actual y justificar por qué se opta por una solución propia de alcance más </w:t>
      </w:r>
      <w:r w:rsidR="00D12A39">
        <w:t xml:space="preserve">acotado. </w:t>
      </w:r>
    </w:p>
    <w:p w14:paraId="554C05FB" w14:textId="356FF546" w:rsidR="00D7441E" w:rsidRDefault="00D7441E" w:rsidP="00B272D4">
      <w:pPr>
        <w:pStyle w:val="Ttulo3"/>
      </w:pPr>
      <w:bookmarkStart w:id="1306" w:name="_Toc233728211"/>
      <w:r>
        <w:lastRenderedPageBreak/>
        <w:t>Evaluación de alternativas</w:t>
      </w:r>
      <w:bookmarkEnd w:id="1306"/>
    </w:p>
    <w:p w14:paraId="7C2724D9" w14:textId="41B2647B" w:rsidR="00B17702" w:rsidRDefault="00B17702" w:rsidP="00B17702">
      <w:r>
        <w:t xml:space="preserve">Para estudiar la situación actual se han analizado varias herramientas relacionadas con la evaluación </w:t>
      </w:r>
      <w:r w:rsidR="00DA0E48">
        <w:t>“</w:t>
      </w:r>
      <w:r>
        <w:t>online</w:t>
      </w:r>
      <w:r w:rsidR="00DA0E48">
        <w:t>”</w:t>
      </w:r>
      <w:r>
        <w:t xml:space="preserve"> de contenidos matemáticos. La selección no se ha limitado a sistemas como el desarrollado en este TFG, sino a aplicaciones con finalidades similares: soporte de fórmulas, creación de cuestionarios, bancos de preguntas, corrección automática, parametrización, </w:t>
      </w:r>
      <w:r w:rsidR="008F7017">
        <w:t>“</w:t>
      </w:r>
      <w:r>
        <w:t>feedback</w:t>
      </w:r>
      <w:r w:rsidR="008F7017">
        <w:t>”</w:t>
      </w:r>
      <w:r>
        <w:t>, gestión de intentos, analíticas y despliegue. El objetivo de este análisis es identificar qué problemas resuelven las herramientas existentes, qué limitaciones presentan y qué decisiones de diseño pueden extraerse para una plataforma propia orientada a cuestionarios de Cálculo.</w:t>
      </w:r>
    </w:p>
    <w:p w14:paraId="71E1B44B" w14:textId="26192E54" w:rsidR="00DB32CD" w:rsidRDefault="00B17702" w:rsidP="00B17702">
      <w:r>
        <w:t>Las alternativas estudiadas han sido STACK, WeBWorK, Numbas y Wiris Quizzes. Cada una representa un enfoque diferente</w:t>
      </w:r>
      <w:r w:rsidR="00843B64">
        <w:t xml:space="preserve">. </w:t>
      </w:r>
      <w:r>
        <w:t xml:space="preserve">Esto permite comparar no solo funcionalidades, sino también aspectos prácticos como </w:t>
      </w:r>
      <w:commentRangeStart w:id="1307"/>
      <w:r>
        <w:t>curva de aprendizaje</w:t>
      </w:r>
      <w:commentRangeEnd w:id="1307"/>
      <w:r w:rsidR="007F11AB">
        <w:rPr>
          <w:rStyle w:val="Refdecomentario"/>
          <w:sz w:val="22"/>
          <w:szCs w:val="22"/>
        </w:rPr>
        <w:commentReference w:id="1307"/>
      </w:r>
      <w:ins w:id="1308" w:author="Pablo Barrero Cruz" w:date="2026-05-28T17:50:00Z">
        <w:r w:rsidR="005A6C56">
          <w:t xml:space="preserve"> para profesorado y alumnado</w:t>
        </w:r>
      </w:ins>
      <w:r>
        <w:t>, dependencia de infraestructura externa, coste, facilidad de autoría y adecuación al alcance de este TFG.</w:t>
      </w:r>
    </w:p>
    <w:p w14:paraId="7ACEA228" w14:textId="04BB7AE3" w:rsidR="00F6753A" w:rsidRDefault="00DB47C4" w:rsidP="00F6753A">
      <w:pPr>
        <w:pStyle w:val="Ttulo4"/>
      </w:pPr>
      <w:commentRangeStart w:id="1309"/>
      <w:commentRangeStart w:id="1310"/>
      <w:r>
        <w:t>STACK</w:t>
      </w:r>
      <w:commentRangeEnd w:id="1309"/>
      <w:r w:rsidR="007F11AB">
        <w:rPr>
          <w:rStyle w:val="Refdecomentario"/>
          <w:sz w:val="28"/>
          <w:szCs w:val="22"/>
        </w:rPr>
        <w:commentReference w:id="1309"/>
      </w:r>
      <w:commentRangeEnd w:id="1310"/>
      <w:r w:rsidR="00D774C2">
        <w:rPr>
          <w:rStyle w:val="Refdecomentario"/>
          <w:sz w:val="28"/>
          <w:szCs w:val="22"/>
        </w:rPr>
        <w:commentReference w:id="1310"/>
      </w:r>
    </w:p>
    <w:p w14:paraId="2914B2DF" w14:textId="422C74A7" w:rsidR="00DB47C4" w:rsidRPr="00DB47C4" w:rsidRDefault="00DB47C4" w:rsidP="00DB47C4">
      <w:r w:rsidRPr="00DB47C4">
        <w:t xml:space="preserve">STACK es un sistema de evaluación automática de expresiones matemáticas orientado principalmente a su integración en plataformas LMS como Moodle. Su principal fortaleza es el uso de un sistema de álgebra computacional, concretamente Maxima, para evaluar respuestas matemáticas de forma avanzada. Esto permite comprobar equivalencias algebraicas, trabajar con expresiones simbólicas y ofrecer </w:t>
      </w:r>
      <w:r w:rsidR="008F7017">
        <w:t>“</w:t>
      </w:r>
      <w:r w:rsidRPr="00DB47C4">
        <w:t>feedback</w:t>
      </w:r>
      <w:r w:rsidR="008F7017">
        <w:t>”</w:t>
      </w:r>
      <w:r w:rsidRPr="00DB47C4">
        <w:t xml:space="preserve"> detallado</w:t>
      </w:r>
      <w:r w:rsidR="00C61B62">
        <w:t>.</w:t>
      </w:r>
    </w:p>
    <w:p w14:paraId="1EE79CF1" w14:textId="1DF7C0EC" w:rsidR="00FA110C" w:rsidRDefault="00FA110C" w:rsidP="00FA110C">
      <w:r>
        <w:t>Para el proyecto, STACK es una referencia técnica relevante, ya que es una de las herramientas con mayor potencia en corrección matemática. No se limita a comparar una respuesta textual o numérica, sino que puede analizar expresiones matemáticas y comprobar equivalencias algebraicas.</w:t>
      </w:r>
    </w:p>
    <w:p w14:paraId="481EDFAC" w14:textId="2149950B" w:rsidR="00730981" w:rsidRDefault="00730981" w:rsidP="00730981">
      <w:pPr>
        <w:jc w:val="center"/>
      </w:pPr>
      <w:r>
        <w:rPr>
          <w:noProof/>
        </w:rPr>
        <w:drawing>
          <wp:inline distT="0" distB="0" distL="0" distR="0" wp14:anchorId="0114A991" wp14:editId="5E85D147">
            <wp:extent cx="4629462" cy="2590800"/>
            <wp:effectExtent l="0" t="0" r="0" b="0"/>
            <wp:docPr id="500251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32603" cy="2592558"/>
                    </a:xfrm>
                    <a:prstGeom prst="rect">
                      <a:avLst/>
                    </a:prstGeom>
                    <a:noFill/>
                    <a:ln>
                      <a:noFill/>
                    </a:ln>
                  </pic:spPr>
                </pic:pic>
              </a:graphicData>
            </a:graphic>
          </wp:inline>
        </w:drawing>
      </w:r>
    </w:p>
    <w:p w14:paraId="6377AC2A" w14:textId="77777777" w:rsidR="00730981" w:rsidRPr="00DB47C4" w:rsidRDefault="00730981" w:rsidP="00730981">
      <w:pPr>
        <w:pStyle w:val="Cita"/>
      </w:pPr>
      <w:r w:rsidRPr="008A4CC8">
        <w:t>Figura 2.</w:t>
      </w:r>
      <w:r>
        <w:t>3</w:t>
      </w:r>
      <w:r w:rsidRPr="008A4CC8">
        <w:t>.</w:t>
      </w:r>
      <w:r>
        <w:t>1.1</w:t>
      </w:r>
      <w:r w:rsidRPr="008A4CC8">
        <w:t xml:space="preserve"> Ejemplo de cuestionario en STACK integrado en Moodle.</w:t>
      </w:r>
    </w:p>
    <w:p w14:paraId="13E33DEF" w14:textId="249D08C3" w:rsidR="00DB47C4" w:rsidRPr="00DB47C4" w:rsidRDefault="00DB47C4" w:rsidP="00DB47C4">
      <w:r w:rsidRPr="00DB47C4">
        <w:lastRenderedPageBreak/>
        <w:t>Sin embargo, esa potencia tiene un coste importante en términos de complejidad. La creación de preguntas requiere conocer la sintaxis y el funcionamiento de Maxima, además de depender de un LMS y de una instalación correctamente configurada. Esta curva de aprendizaje puede resultar excesiva si el objetivo es ofrecer al profesorado una herramienta ligera y rápida para crear cuestionarios de autoevaluación.</w:t>
      </w:r>
    </w:p>
    <w:p w14:paraId="642FD955" w14:textId="5C738364" w:rsidR="00F6753A" w:rsidRDefault="00DB47C4" w:rsidP="00DB47C4">
      <w:r w:rsidRPr="00DB47C4">
        <w:t>Por este motivo, STACK se toma como referencia para entender las posibilidades de la corrección matemática avanzada, pero no como base directa del proyecto. La aplicación desarrollada opta por un alcance más acotado: preguntas cerradas, soporte de fórmulas y preguntas paramétricas controladas, priorizando la simplicidad frente a la potencia.</w:t>
      </w:r>
    </w:p>
    <w:p w14:paraId="71D14CBC" w14:textId="134871D4" w:rsidR="00645288" w:rsidRDefault="00645288" w:rsidP="00645288">
      <w:pPr>
        <w:pStyle w:val="Ttulo4"/>
      </w:pPr>
      <w:r>
        <w:t>WeBWor</w:t>
      </w:r>
      <w:r w:rsidR="00C06E1C">
        <w:t>K</w:t>
      </w:r>
    </w:p>
    <w:p w14:paraId="0579CD4C" w14:textId="6B41EF9D" w:rsidR="00645288" w:rsidRDefault="00645288" w:rsidP="00645288">
      <w:r>
        <w:t xml:space="preserve">WeBWorK es una plataforma </w:t>
      </w:r>
      <w:r w:rsidR="00D54A63">
        <w:t xml:space="preserve">de </w:t>
      </w:r>
      <w:r w:rsidR="00C06E1C">
        <w:t>código</w:t>
      </w:r>
      <w:r w:rsidR="00D54A63">
        <w:t xml:space="preserve"> abierto</w:t>
      </w:r>
      <w:r>
        <w:t xml:space="preserve"> orientada a la publicación y corrección de ejercicios </w:t>
      </w:r>
      <w:r w:rsidR="00DA0E48">
        <w:t>“</w:t>
      </w:r>
      <w:r>
        <w:t>online</w:t>
      </w:r>
      <w:r w:rsidR="00DA0E48">
        <w:t>”</w:t>
      </w:r>
      <w:r>
        <w:t>, especialmente en matemáticas, ciencias e ingeniería. A diferencia de STACK, no se presenta únicamente como un tipo de pregunta para un LMS, sino como una plataforma de práctica con gestión propia de conjuntos de ejercicios, usuarios, fechas e intentos.</w:t>
      </w:r>
    </w:p>
    <w:p w14:paraId="2CC59FF9" w14:textId="529CB911" w:rsidR="00645288" w:rsidDel="001756D9" w:rsidRDefault="00645288" w:rsidP="00645288">
      <w:pPr>
        <w:rPr>
          <w:del w:id="1311" w:author="CRISTIAN GONZALEZ GARCIA" w:date="2026-05-28T09:12:00Z" w16du:dateUtc="2026-05-28T07:12:00Z"/>
        </w:rPr>
      </w:pPr>
    </w:p>
    <w:p w14:paraId="190C9CF8" w14:textId="27A16228" w:rsidR="00645288" w:rsidRDefault="00645288" w:rsidP="00645288">
      <w:r>
        <w:t>Uno de sus puntos fuertes es la “Open Problem Library”, una biblioteca amplia de problemas reutilizables. Este enfoque resulta muy relevante para el proyecto, ya que confirma la importancia de disponer de un banco de preguntas organizado y reutilizable. Además, WeBWorK soporta ejercicios parametrizados y corrección automática, lo que lo convierte en una referencia sólida.</w:t>
      </w:r>
    </w:p>
    <w:p w14:paraId="56D70549" w14:textId="77777777" w:rsidR="00227218" w:rsidRDefault="00227218" w:rsidP="00227218">
      <w:pPr>
        <w:jc w:val="center"/>
      </w:pPr>
      <w:r>
        <w:rPr>
          <w:noProof/>
        </w:rPr>
        <w:drawing>
          <wp:inline distT="0" distB="0" distL="0" distR="0" wp14:anchorId="24ABF9AC" wp14:editId="7495FC38">
            <wp:extent cx="4632603" cy="2500135"/>
            <wp:effectExtent l="0" t="0" r="0" b="0"/>
            <wp:docPr id="410135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35954" name="Imagen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632603" cy="2500135"/>
                    </a:xfrm>
                    <a:prstGeom prst="rect">
                      <a:avLst/>
                    </a:prstGeom>
                    <a:noFill/>
                    <a:ln>
                      <a:noFill/>
                    </a:ln>
                  </pic:spPr>
                </pic:pic>
              </a:graphicData>
            </a:graphic>
          </wp:inline>
        </w:drawing>
      </w:r>
    </w:p>
    <w:p w14:paraId="11F2A4E1" w14:textId="77777777" w:rsidR="00227218" w:rsidRDefault="00227218" w:rsidP="00227218">
      <w:pPr>
        <w:pStyle w:val="Cita"/>
      </w:pPr>
      <w:r w:rsidRPr="008A4CC8">
        <w:t>Figura 2.</w:t>
      </w:r>
      <w:r>
        <w:t>3</w:t>
      </w:r>
      <w:r w:rsidRPr="008A4CC8">
        <w:t>.</w:t>
      </w:r>
      <w:r>
        <w:t>1.2</w:t>
      </w:r>
      <w:r w:rsidRPr="008A4CC8">
        <w:t xml:space="preserve"> Navegador de biblioteca de problemas en WeBWorK.</w:t>
      </w:r>
    </w:p>
    <w:p w14:paraId="458A24E3" w14:textId="3D7E70A6" w:rsidR="00645288" w:rsidRDefault="00645288" w:rsidP="00645288">
      <w:r>
        <w:t xml:space="preserve">La principal limitación detectada es la complejidad. Crear o modificar problemas avanzados requiere trabajar con el lenguaje </w:t>
      </w:r>
      <w:r w:rsidR="00A744DA">
        <w:t xml:space="preserve">propio de </w:t>
      </w:r>
      <w:r w:rsidR="00C06E1C">
        <w:t>WeBWorK</w:t>
      </w:r>
      <w:r>
        <w:t>, basado en Perl, lo que puede resultar poco accesible para parte del profesorado. Además, su despliegue y mantenimiento requieren una infraestructura específica.</w:t>
      </w:r>
    </w:p>
    <w:p w14:paraId="24E2B37B" w14:textId="263480BF" w:rsidR="00F6753A" w:rsidRDefault="00645288" w:rsidP="00645288">
      <w:r>
        <w:lastRenderedPageBreak/>
        <w:t xml:space="preserve">En consecuencia, WeBWorK se considera una referencia importante para el concepto de banco de problemas, pero el TFG busca una solución más sencilla de desplegar y usar, orientada a cuestionarios concretos y no a una plataforma completa de deberes </w:t>
      </w:r>
      <w:r w:rsidR="00DA0E48">
        <w:t>“</w:t>
      </w:r>
      <w:r>
        <w:t>online</w:t>
      </w:r>
      <w:r w:rsidR="00DA0E48">
        <w:t>”</w:t>
      </w:r>
      <w:r>
        <w:t>.</w:t>
      </w:r>
    </w:p>
    <w:p w14:paraId="74C4EC9D" w14:textId="2F5D0D57" w:rsidR="00043704" w:rsidRDefault="006B6B08" w:rsidP="00043704">
      <w:pPr>
        <w:pStyle w:val="Ttulo4"/>
      </w:pPr>
      <w:r>
        <w:t>Numbas</w:t>
      </w:r>
    </w:p>
    <w:p w14:paraId="04D24A1A" w14:textId="32832A58" w:rsidR="006B6B08" w:rsidRDefault="006B6B08" w:rsidP="006B6B08">
      <w:r>
        <w:t xml:space="preserve">Numbas es una herramienta </w:t>
      </w:r>
      <w:r w:rsidR="00D54A63">
        <w:t>de código abierto</w:t>
      </w:r>
      <w:r>
        <w:t xml:space="preserve"> de evaluación matemática desarrollada por la Universidad de Newcastle. Permite crear cuestionarios interactivos que pueden ejecutarse en el navegador del alumno, lo que la convierte en una alternativa interesante desde el punto de vista de experiencia de usuario.</w:t>
      </w:r>
    </w:p>
    <w:p w14:paraId="250172DE" w14:textId="6A8B16F0" w:rsidR="006B6B08" w:rsidRDefault="006B6B08" w:rsidP="006B6B08">
      <w:r>
        <w:t xml:space="preserve">Su editor web facilita la creación de preguntas y cuestionarios, y ofrece soporte para fórmulas, variables aleatorias, </w:t>
      </w:r>
      <w:r w:rsidR="008F7017">
        <w:t>“</w:t>
      </w:r>
      <w:r>
        <w:t>feedback</w:t>
      </w:r>
      <w:r w:rsidR="008F7017">
        <w:t>”</w:t>
      </w:r>
      <w:r>
        <w:t xml:space="preserve"> y distintos tipos de respuesta. En comparación con alternativas más pesadas, Numbas destaca por una interfaz moderna y por la posibilidad de generar paquetes que pueden integrarse en LMS o distribuirse como contenido ejecutable.</w:t>
      </w:r>
    </w:p>
    <w:p w14:paraId="7865763C" w14:textId="77777777" w:rsidR="002E5064" w:rsidRDefault="002E5064" w:rsidP="002E5064">
      <w:pPr>
        <w:jc w:val="center"/>
      </w:pPr>
      <w:r>
        <w:rPr>
          <w:noProof/>
        </w:rPr>
        <w:drawing>
          <wp:inline distT="0" distB="0" distL="0" distR="0" wp14:anchorId="2CFC1AFA" wp14:editId="5F5449B3">
            <wp:extent cx="4632603" cy="2519962"/>
            <wp:effectExtent l="0" t="0" r="0" b="0"/>
            <wp:docPr id="1234945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45347" name="Imagen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632603" cy="2519962"/>
                    </a:xfrm>
                    <a:prstGeom prst="rect">
                      <a:avLst/>
                    </a:prstGeom>
                    <a:noFill/>
                    <a:ln>
                      <a:noFill/>
                    </a:ln>
                  </pic:spPr>
                </pic:pic>
              </a:graphicData>
            </a:graphic>
          </wp:inline>
        </w:drawing>
      </w:r>
    </w:p>
    <w:p w14:paraId="6775CB10" w14:textId="77777777" w:rsidR="002E5064" w:rsidRDefault="002E5064" w:rsidP="002E5064">
      <w:pPr>
        <w:pStyle w:val="Cita"/>
      </w:pPr>
      <w:r w:rsidRPr="008A4CC8">
        <w:t>Figura 2.</w:t>
      </w:r>
      <w:r>
        <w:t>3</w:t>
      </w:r>
      <w:r w:rsidRPr="008A4CC8">
        <w:t>.</w:t>
      </w:r>
      <w:r>
        <w:t>1.3</w:t>
      </w:r>
      <w:r w:rsidRPr="008A4CC8">
        <w:t xml:space="preserve"> Ejemplo de resolución de una pregunta en Numbas.</w:t>
      </w:r>
    </w:p>
    <w:p w14:paraId="7DB2B6D5" w14:textId="7307BB5E" w:rsidR="006B6B08" w:rsidRDefault="006B6B08" w:rsidP="006B6B08">
      <w:r>
        <w:t>No obstante, la creación de preguntas parametrizadas exige aprender el lenguaje propio de Numbas, JME. Aunque esto es razonable para usuarios avanzados, sigue introduciendo una barrera de entrada para profesorado que solo quiere preparar cuestionarios de forma rápida. Además, ciertas funciones de gestión de usuarios, fechas o calificaciones dependen de su integración con un LMS.</w:t>
      </w:r>
    </w:p>
    <w:p w14:paraId="23E1EE5A" w14:textId="24C68956" w:rsidR="006B6B08" w:rsidRPr="006B6B08" w:rsidRDefault="006B6B08" w:rsidP="006B6B08">
      <w:r>
        <w:t>Para este proyecto, Numbas se toma como una referencia relevante en términos de experiencia de usuario y sencillez de ejecución. La aplicación desarrollada comparte la idea de ofrecer una interfaz web clara, pero mantiene la gestión de usuarios, cuestionarios e intentos dentro del propio sistema.</w:t>
      </w:r>
    </w:p>
    <w:p w14:paraId="086D76F9" w14:textId="7B46B667" w:rsidR="006B6B08" w:rsidRDefault="006B6B08" w:rsidP="006B6B08">
      <w:pPr>
        <w:pStyle w:val="Ttulo4"/>
      </w:pPr>
      <w:r>
        <w:t>Wiris Quizzes</w:t>
      </w:r>
    </w:p>
    <w:p w14:paraId="73FBEA42" w14:textId="5B8A7A20" w:rsidR="00DC6A04" w:rsidRDefault="00DC6A04" w:rsidP="00DC6A04">
      <w:r>
        <w:t xml:space="preserve">Wiris Quizzes es una herramienta comercial de evaluación matemática integrada en plataformas LMS. Su principal ventaja es la reducción de la barrera de entrada mediante </w:t>
      </w:r>
      <w:r>
        <w:lastRenderedPageBreak/>
        <w:t>interfaces visuales, especialmente gracias a “MathType” para la edición de fórmulas y a sus capacidades de corrección matemática.</w:t>
      </w:r>
    </w:p>
    <w:p w14:paraId="2256D1BA" w14:textId="77777777" w:rsidR="00DC6A04" w:rsidRDefault="00DC6A04" w:rsidP="00DC6A04"/>
    <w:p w14:paraId="7D401094" w14:textId="7F6101C0" w:rsidR="00DC6A04" w:rsidRDefault="00DC6A04" w:rsidP="00DC6A04">
      <w:r>
        <w:t xml:space="preserve">Desde el punto de vista del profesorado, Wiris Quizzes resulta atractivo porque permite crear preguntas matemáticas complejas sin escribir necesariamente código o sintaxis avanzada. También ofrece corrección automática, parametrización y </w:t>
      </w:r>
      <w:r w:rsidR="008F7017">
        <w:t>“</w:t>
      </w:r>
      <w:r>
        <w:t>feedback</w:t>
      </w:r>
      <w:r w:rsidR="008F7017">
        <w:t>”</w:t>
      </w:r>
      <w:r>
        <w:t xml:space="preserve"> dentro del entorno del LMS, lo que lo convierte en una solución </w:t>
      </w:r>
      <w:r w:rsidR="00525D7F">
        <w:t>interesante</w:t>
      </w:r>
      <w:r>
        <w:t xml:space="preserve"> para instituciones que ya trabajan con plataformas compatibles.</w:t>
      </w:r>
    </w:p>
    <w:p w14:paraId="5A438221" w14:textId="77777777" w:rsidR="00EC6535" w:rsidRDefault="00EC6535" w:rsidP="00EC6535">
      <w:pPr>
        <w:jc w:val="center"/>
      </w:pPr>
      <w:r>
        <w:rPr>
          <w:noProof/>
        </w:rPr>
        <w:drawing>
          <wp:inline distT="0" distB="0" distL="0" distR="0" wp14:anchorId="47CEF28D" wp14:editId="3F85B4A3">
            <wp:extent cx="4601293" cy="3104338"/>
            <wp:effectExtent l="0" t="0" r="0" b="0"/>
            <wp:docPr id="551841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41838" name="Imagen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630814" cy="3124255"/>
                    </a:xfrm>
                    <a:prstGeom prst="rect">
                      <a:avLst/>
                    </a:prstGeom>
                    <a:noFill/>
                    <a:ln>
                      <a:noFill/>
                    </a:ln>
                  </pic:spPr>
                </pic:pic>
              </a:graphicData>
            </a:graphic>
          </wp:inline>
        </w:drawing>
      </w:r>
    </w:p>
    <w:p w14:paraId="6BCF8C40" w14:textId="5C0600AA" w:rsidR="00EC6535" w:rsidRDefault="00EC6535" w:rsidP="00EC6535">
      <w:pPr>
        <w:pStyle w:val="Cita"/>
      </w:pPr>
      <w:r w:rsidRPr="008A4CC8">
        <w:t>Figura 2.</w:t>
      </w:r>
      <w:r>
        <w:t>3</w:t>
      </w:r>
      <w:r w:rsidRPr="008A4CC8">
        <w:t>.</w:t>
      </w:r>
      <w:r>
        <w:t>1.4</w:t>
      </w:r>
      <w:r w:rsidRPr="008A4CC8">
        <w:t xml:space="preserve"> Interfaz visual en Wiris Quizzes Studio.</w:t>
      </w:r>
    </w:p>
    <w:p w14:paraId="41BB70BD" w14:textId="1CB1CB43" w:rsidR="00DC6A04" w:rsidRDefault="00DC6A04" w:rsidP="00DC6A04">
      <w:r>
        <w:t xml:space="preserve">La principal limitación es su carácter comercial y la dependencia de licencias e integración con LMS. Además, al no ser una plataforma independiente, la gestión de usuarios, cuestionarios, publicación y analíticas queda delegada en el entorno donde se instala. </w:t>
      </w:r>
    </w:p>
    <w:p w14:paraId="4C0EB51E" w14:textId="1C8856A1" w:rsidR="006B6B08" w:rsidRPr="006B6B08" w:rsidRDefault="00DC6A04" w:rsidP="00DC6A04">
      <w:r>
        <w:t>En el contexto del TFG, Wiris Quizzes se toma como referencia de autoría visual y baja barrera de entrada. No obstante, se descarta como base directa por su dependencia comercial y porque el proyecto busca una solución propia</w:t>
      </w:r>
      <w:r w:rsidR="00525D7F">
        <w:t>.</w:t>
      </w:r>
    </w:p>
    <w:p w14:paraId="46BBD635" w14:textId="6C1F7F8C" w:rsidR="00635968" w:rsidRDefault="00635968" w:rsidP="00635968">
      <w:pPr>
        <w:pStyle w:val="Ttulo3"/>
      </w:pPr>
      <w:bookmarkStart w:id="1312" w:name="_Toc233728212"/>
      <w:r w:rsidRPr="00635968">
        <w:t>Comparativa y conclusiones</w:t>
      </w:r>
      <w:bookmarkEnd w:id="1312"/>
    </w:p>
    <w:p w14:paraId="6716DC73" w14:textId="2D143B7C" w:rsidR="00635968" w:rsidRDefault="00635968" w:rsidP="00635968">
      <w:r>
        <w:t>Tras analizar las alternativas anteriores, se observa que todas resuelven parte del problema, pero ninguna encaja completamente con el objetivo definido para este TFG. Las soluciones más potentes, como STACK o WeBWorK, ofrecen corrección matemática avanzada y reutilización de problemas, pero introducen una curva de aprendizaje elevada. Numbas mejora la experiencia de usuario y la ligereza de ejecución, aunque mantiene complejidad en la parametrización. Wiris Quizzes reduce la barrera de autoría, pero depende de licencias comerciales y de un LMS.</w:t>
      </w:r>
    </w:p>
    <w:tbl>
      <w:tblPr>
        <w:tblStyle w:val="Tablaconcuadrcula"/>
        <w:tblpPr w:leftFromText="141" w:rightFromText="141" w:vertAnchor="text" w:horzAnchor="margin" w:tblpX="108" w:tblpY="818"/>
        <w:tblW w:w="8505" w:type="dxa"/>
        <w:tblLook w:val="04A0" w:firstRow="1" w:lastRow="0" w:firstColumn="1" w:lastColumn="0" w:noHBand="0" w:noVBand="1"/>
        <w:tblPrChange w:id="1313" w:author="Pablo Barrero Cruz" w:date="2026-06-26T01:15:00Z" w16du:dateUtc="2026-06-25T23:15:00Z">
          <w:tblPr>
            <w:tblStyle w:val="Tablaconcuadrcula"/>
            <w:tblpPr w:leftFromText="141" w:rightFromText="141" w:vertAnchor="text" w:horzAnchor="margin" w:tblpX="108" w:tblpY="818"/>
            <w:tblW w:w="8505" w:type="dxa"/>
            <w:tblLook w:val="04A0" w:firstRow="1" w:lastRow="0" w:firstColumn="1" w:lastColumn="0" w:noHBand="0" w:noVBand="1"/>
          </w:tblPr>
        </w:tblPrChange>
      </w:tblPr>
      <w:tblGrid>
        <w:gridCol w:w="1240"/>
        <w:gridCol w:w="1817"/>
        <w:gridCol w:w="2013"/>
        <w:gridCol w:w="1701"/>
        <w:gridCol w:w="1734"/>
        <w:tblGridChange w:id="1314">
          <w:tblGrid>
            <w:gridCol w:w="1240"/>
            <w:gridCol w:w="1817"/>
            <w:gridCol w:w="2013"/>
            <w:gridCol w:w="1701"/>
            <w:gridCol w:w="1734"/>
          </w:tblGrid>
        </w:tblGridChange>
      </w:tblGrid>
      <w:tr w:rsidR="0072257B" w14:paraId="16398527" w14:textId="77777777" w:rsidTr="0072257B">
        <w:trPr>
          <w:trHeight w:val="557"/>
          <w:ins w:id="1315" w:author="Pablo Barrero Cruz" w:date="2026-06-26T01:15:00Z"/>
          <w:trPrChange w:id="1316" w:author="Pablo Barrero Cruz" w:date="2026-06-26T01:15:00Z" w16du:dateUtc="2026-06-25T23:15:00Z">
            <w:trPr>
              <w:trHeight w:val="557"/>
            </w:trPr>
          </w:trPrChange>
        </w:trPr>
        <w:tc>
          <w:tcPr>
            <w:tcW w:w="8505" w:type="dxa"/>
            <w:gridSpan w:val="5"/>
            <w:shd w:val="clear" w:color="auto" w:fill="DDDDDD" w:themeFill="accent1"/>
            <w:vAlign w:val="center"/>
            <w:tcPrChange w:id="1317" w:author="Pablo Barrero Cruz" w:date="2026-06-26T01:15:00Z" w16du:dateUtc="2026-06-25T23:15:00Z">
              <w:tcPr>
                <w:tcW w:w="8505" w:type="dxa"/>
                <w:gridSpan w:val="5"/>
                <w:vAlign w:val="center"/>
              </w:tcPr>
            </w:tcPrChange>
          </w:tcPr>
          <w:p w14:paraId="0A025312" w14:textId="1FD9BB6D" w:rsidR="0072257B" w:rsidRDefault="00BE08A6" w:rsidP="00BE08A6">
            <w:pPr>
              <w:jc w:val="center"/>
              <w:rPr>
                <w:ins w:id="1318" w:author="Pablo Barrero Cruz" w:date="2026-06-26T01:15:00Z" w16du:dateUtc="2026-06-25T23:15:00Z"/>
                <w:b/>
              </w:rPr>
            </w:pPr>
            <w:ins w:id="1319" w:author="Pablo Barrero Cruz" w:date="2026-06-26T01:15:00Z">
              <w:r w:rsidRPr="00BE08A6">
                <w:rPr>
                  <w:b/>
                </w:rPr>
                <w:lastRenderedPageBreak/>
                <w:t>Comparativa de alternativas analizadas</w:t>
              </w:r>
            </w:ins>
          </w:p>
        </w:tc>
      </w:tr>
      <w:tr w:rsidR="0096600C" w14:paraId="1808CA6F" w14:textId="77777777" w:rsidTr="0072257B">
        <w:trPr>
          <w:trHeight w:val="557"/>
          <w:trPrChange w:id="1320" w:author="Pablo Barrero Cruz" w:date="2026-06-26T01:15:00Z" w16du:dateUtc="2026-06-25T23:15:00Z">
            <w:trPr>
              <w:trHeight w:val="557"/>
            </w:trPr>
          </w:trPrChange>
        </w:trPr>
        <w:tc>
          <w:tcPr>
            <w:tcW w:w="1240" w:type="dxa"/>
            <w:shd w:val="clear" w:color="auto" w:fill="F2F2F2" w:themeFill="background1" w:themeFillShade="F2"/>
            <w:vAlign w:val="center"/>
            <w:tcPrChange w:id="1321" w:author="Pablo Barrero Cruz" w:date="2026-06-26T01:15:00Z" w16du:dateUtc="2026-06-25T23:15:00Z">
              <w:tcPr>
                <w:tcW w:w="1240" w:type="dxa"/>
                <w:vAlign w:val="center"/>
              </w:tcPr>
            </w:tcPrChange>
          </w:tcPr>
          <w:p w14:paraId="48071B4D" w14:textId="77777777" w:rsidR="0096600C" w:rsidRDefault="0096600C" w:rsidP="0096600C">
            <w:pPr>
              <w:jc w:val="center"/>
            </w:pPr>
            <w:r>
              <w:rPr>
                <w:b/>
              </w:rPr>
              <w:t>Alternativa</w:t>
            </w:r>
          </w:p>
        </w:tc>
        <w:tc>
          <w:tcPr>
            <w:tcW w:w="1817" w:type="dxa"/>
            <w:shd w:val="clear" w:color="auto" w:fill="F2F2F2" w:themeFill="background1" w:themeFillShade="F2"/>
            <w:vAlign w:val="center"/>
            <w:tcPrChange w:id="1322" w:author="Pablo Barrero Cruz" w:date="2026-06-26T01:15:00Z" w16du:dateUtc="2026-06-25T23:15:00Z">
              <w:tcPr>
                <w:tcW w:w="1817" w:type="dxa"/>
                <w:vAlign w:val="center"/>
              </w:tcPr>
            </w:tcPrChange>
          </w:tcPr>
          <w:p w14:paraId="53AF240D" w14:textId="77777777" w:rsidR="0096600C" w:rsidRDefault="0096600C" w:rsidP="0096600C">
            <w:pPr>
              <w:jc w:val="center"/>
            </w:pPr>
            <w:r>
              <w:rPr>
                <w:b/>
              </w:rPr>
              <w:t>Enfoque</w:t>
            </w:r>
          </w:p>
        </w:tc>
        <w:tc>
          <w:tcPr>
            <w:tcW w:w="2013" w:type="dxa"/>
            <w:shd w:val="clear" w:color="auto" w:fill="F2F2F2" w:themeFill="background1" w:themeFillShade="F2"/>
            <w:vAlign w:val="center"/>
            <w:tcPrChange w:id="1323" w:author="Pablo Barrero Cruz" w:date="2026-06-26T01:15:00Z" w16du:dateUtc="2026-06-25T23:15:00Z">
              <w:tcPr>
                <w:tcW w:w="2013" w:type="dxa"/>
                <w:vAlign w:val="center"/>
              </w:tcPr>
            </w:tcPrChange>
          </w:tcPr>
          <w:p w14:paraId="0106E0B7" w14:textId="77777777" w:rsidR="0096600C" w:rsidRDefault="0096600C" w:rsidP="0096600C">
            <w:pPr>
              <w:jc w:val="center"/>
            </w:pPr>
            <w:r>
              <w:rPr>
                <w:b/>
              </w:rPr>
              <w:t>Puntos fuertes</w:t>
            </w:r>
          </w:p>
        </w:tc>
        <w:tc>
          <w:tcPr>
            <w:tcW w:w="1701" w:type="dxa"/>
            <w:shd w:val="clear" w:color="auto" w:fill="F2F2F2" w:themeFill="background1" w:themeFillShade="F2"/>
            <w:vAlign w:val="center"/>
            <w:tcPrChange w:id="1324" w:author="Pablo Barrero Cruz" w:date="2026-06-26T01:15:00Z" w16du:dateUtc="2026-06-25T23:15:00Z">
              <w:tcPr>
                <w:tcW w:w="1701" w:type="dxa"/>
                <w:vAlign w:val="center"/>
              </w:tcPr>
            </w:tcPrChange>
          </w:tcPr>
          <w:p w14:paraId="7FE785B9" w14:textId="77777777" w:rsidR="0096600C" w:rsidRDefault="0096600C" w:rsidP="0096600C">
            <w:pPr>
              <w:jc w:val="center"/>
            </w:pPr>
            <w:r>
              <w:rPr>
                <w:b/>
              </w:rPr>
              <w:t>Limitaciones</w:t>
            </w:r>
          </w:p>
        </w:tc>
        <w:tc>
          <w:tcPr>
            <w:tcW w:w="1734" w:type="dxa"/>
            <w:shd w:val="clear" w:color="auto" w:fill="F2F2F2" w:themeFill="background1" w:themeFillShade="F2"/>
            <w:vAlign w:val="center"/>
            <w:tcPrChange w:id="1325" w:author="Pablo Barrero Cruz" w:date="2026-06-26T01:15:00Z" w16du:dateUtc="2026-06-25T23:15:00Z">
              <w:tcPr>
                <w:tcW w:w="1734" w:type="dxa"/>
                <w:vAlign w:val="center"/>
              </w:tcPr>
            </w:tcPrChange>
          </w:tcPr>
          <w:p w14:paraId="700201B7" w14:textId="77777777" w:rsidR="0096600C" w:rsidRDefault="0096600C" w:rsidP="0096600C">
            <w:pPr>
              <w:jc w:val="center"/>
            </w:pPr>
            <w:r>
              <w:rPr>
                <w:b/>
              </w:rPr>
              <w:t xml:space="preserve">Influencia </w:t>
            </w:r>
          </w:p>
        </w:tc>
      </w:tr>
      <w:tr w:rsidR="0096600C" w14:paraId="7BADAEC8" w14:textId="77777777" w:rsidTr="0096600C">
        <w:tc>
          <w:tcPr>
            <w:tcW w:w="1240" w:type="dxa"/>
            <w:vAlign w:val="center"/>
          </w:tcPr>
          <w:p w14:paraId="244ACF08" w14:textId="77777777" w:rsidR="0096600C" w:rsidRPr="00595BB3" w:rsidRDefault="0096600C" w:rsidP="0096600C">
            <w:pPr>
              <w:jc w:val="center"/>
              <w:rPr>
                <w:sz w:val="20"/>
                <w:szCs w:val="20"/>
              </w:rPr>
            </w:pPr>
            <w:r w:rsidRPr="00595BB3">
              <w:rPr>
                <w:rFonts w:ascii="Segoe UI" w:hAnsi="Segoe UI" w:cs="Segoe UI"/>
                <w:sz w:val="20"/>
                <w:szCs w:val="20"/>
              </w:rPr>
              <w:t>STACK</w:t>
            </w:r>
          </w:p>
        </w:tc>
        <w:tc>
          <w:tcPr>
            <w:tcW w:w="1817" w:type="dxa"/>
            <w:vAlign w:val="center"/>
          </w:tcPr>
          <w:p w14:paraId="64F51D0D" w14:textId="77777777" w:rsidR="0096600C" w:rsidRPr="00595BB3" w:rsidRDefault="0096600C" w:rsidP="0096600C">
            <w:pPr>
              <w:jc w:val="left"/>
              <w:rPr>
                <w:sz w:val="18"/>
                <w:szCs w:val="18"/>
              </w:rPr>
            </w:pPr>
            <w:r w:rsidRPr="00595BB3">
              <w:rPr>
                <w:rFonts w:ascii="Segoe UI" w:hAnsi="Segoe UI" w:cs="Segoe UI"/>
                <w:sz w:val="18"/>
                <w:szCs w:val="18"/>
              </w:rPr>
              <w:t>Tipo de pregunta para LMS con CAS</w:t>
            </w:r>
          </w:p>
        </w:tc>
        <w:tc>
          <w:tcPr>
            <w:tcW w:w="2013" w:type="dxa"/>
            <w:vAlign w:val="center"/>
          </w:tcPr>
          <w:p w14:paraId="2A686FF0" w14:textId="77777777" w:rsidR="0096600C" w:rsidRPr="00595BB3" w:rsidRDefault="0096600C" w:rsidP="0096600C">
            <w:pPr>
              <w:jc w:val="left"/>
              <w:rPr>
                <w:sz w:val="18"/>
                <w:szCs w:val="18"/>
              </w:rPr>
            </w:pPr>
            <w:r w:rsidRPr="00595BB3">
              <w:rPr>
                <w:rFonts w:ascii="Segoe UI" w:hAnsi="Segoe UI" w:cs="Segoe UI"/>
                <w:sz w:val="18"/>
                <w:szCs w:val="18"/>
              </w:rPr>
              <w:t>Corrección matemática avanzada</w:t>
            </w:r>
          </w:p>
        </w:tc>
        <w:tc>
          <w:tcPr>
            <w:tcW w:w="1701" w:type="dxa"/>
            <w:vAlign w:val="center"/>
          </w:tcPr>
          <w:p w14:paraId="039B1977" w14:textId="77777777" w:rsidR="0096600C" w:rsidRPr="00595BB3" w:rsidRDefault="0096600C" w:rsidP="0096600C">
            <w:pPr>
              <w:jc w:val="left"/>
              <w:rPr>
                <w:sz w:val="18"/>
                <w:szCs w:val="18"/>
              </w:rPr>
            </w:pPr>
            <w:r w:rsidRPr="00595BB3">
              <w:rPr>
                <w:rFonts w:ascii="Segoe UI" w:hAnsi="Segoe UI" w:cs="Segoe UI"/>
                <w:sz w:val="18"/>
                <w:szCs w:val="18"/>
              </w:rPr>
              <w:t>Curva de aprendizaje alta y dependencia de LMS</w:t>
            </w:r>
          </w:p>
        </w:tc>
        <w:tc>
          <w:tcPr>
            <w:tcW w:w="1734" w:type="dxa"/>
            <w:vAlign w:val="center"/>
          </w:tcPr>
          <w:p w14:paraId="702CA472" w14:textId="77777777" w:rsidR="0096600C" w:rsidRPr="00595BB3" w:rsidRDefault="0096600C" w:rsidP="0096600C">
            <w:pPr>
              <w:jc w:val="left"/>
              <w:rPr>
                <w:sz w:val="18"/>
                <w:szCs w:val="18"/>
              </w:rPr>
            </w:pPr>
            <w:r w:rsidRPr="00595BB3">
              <w:rPr>
                <w:rFonts w:ascii="Segoe UI" w:hAnsi="Segoe UI" w:cs="Segoe UI"/>
                <w:sz w:val="18"/>
                <w:szCs w:val="18"/>
              </w:rPr>
              <w:t>Referencia técnica para corrección matemática</w:t>
            </w:r>
          </w:p>
        </w:tc>
      </w:tr>
      <w:tr w:rsidR="0096600C" w14:paraId="1759B705" w14:textId="77777777" w:rsidTr="0096600C">
        <w:tc>
          <w:tcPr>
            <w:tcW w:w="1240" w:type="dxa"/>
            <w:vAlign w:val="center"/>
          </w:tcPr>
          <w:p w14:paraId="51173B25" w14:textId="77777777" w:rsidR="0096600C" w:rsidRPr="00595BB3" w:rsidRDefault="0096600C" w:rsidP="0096600C">
            <w:pPr>
              <w:jc w:val="center"/>
              <w:rPr>
                <w:sz w:val="20"/>
                <w:szCs w:val="20"/>
              </w:rPr>
            </w:pPr>
            <w:r w:rsidRPr="00595BB3">
              <w:rPr>
                <w:rFonts w:ascii="Segoe UI" w:hAnsi="Segoe UI" w:cs="Segoe UI"/>
                <w:sz w:val="20"/>
                <w:szCs w:val="20"/>
              </w:rPr>
              <w:t>WeBWorK</w:t>
            </w:r>
          </w:p>
        </w:tc>
        <w:tc>
          <w:tcPr>
            <w:tcW w:w="1817" w:type="dxa"/>
            <w:vAlign w:val="center"/>
          </w:tcPr>
          <w:p w14:paraId="0344EA77" w14:textId="77777777" w:rsidR="0096600C" w:rsidRPr="00595BB3" w:rsidRDefault="0096600C" w:rsidP="0096600C">
            <w:pPr>
              <w:jc w:val="left"/>
              <w:rPr>
                <w:sz w:val="18"/>
                <w:szCs w:val="18"/>
              </w:rPr>
            </w:pPr>
            <w:r w:rsidRPr="00595BB3">
              <w:rPr>
                <w:rFonts w:ascii="Segoe UI" w:hAnsi="Segoe UI" w:cs="Segoe UI"/>
                <w:sz w:val="18"/>
                <w:szCs w:val="18"/>
              </w:rPr>
              <w:t>Plataforma de práctica matemática</w:t>
            </w:r>
          </w:p>
        </w:tc>
        <w:tc>
          <w:tcPr>
            <w:tcW w:w="2013" w:type="dxa"/>
            <w:vAlign w:val="center"/>
          </w:tcPr>
          <w:p w14:paraId="05E3798D" w14:textId="77777777" w:rsidR="0096600C" w:rsidRPr="00595BB3" w:rsidRDefault="0096600C" w:rsidP="0096600C">
            <w:pPr>
              <w:jc w:val="left"/>
              <w:rPr>
                <w:sz w:val="18"/>
                <w:szCs w:val="18"/>
              </w:rPr>
            </w:pPr>
            <w:r w:rsidRPr="00595BB3">
              <w:rPr>
                <w:rFonts w:ascii="Segoe UI" w:hAnsi="Segoe UI" w:cs="Segoe UI"/>
                <w:sz w:val="18"/>
                <w:szCs w:val="18"/>
              </w:rPr>
              <w:t>Biblioteca amplia de problemas reutilizables</w:t>
            </w:r>
          </w:p>
        </w:tc>
        <w:tc>
          <w:tcPr>
            <w:tcW w:w="1701" w:type="dxa"/>
            <w:vAlign w:val="center"/>
          </w:tcPr>
          <w:p w14:paraId="02BAD10C" w14:textId="77777777" w:rsidR="0096600C" w:rsidRPr="00595BB3" w:rsidRDefault="0096600C" w:rsidP="0096600C">
            <w:pPr>
              <w:jc w:val="left"/>
              <w:rPr>
                <w:sz w:val="18"/>
                <w:szCs w:val="18"/>
              </w:rPr>
            </w:pPr>
            <w:r w:rsidRPr="00595BB3">
              <w:rPr>
                <w:rFonts w:ascii="Segoe UI" w:hAnsi="Segoe UI" w:cs="Segoe UI"/>
                <w:sz w:val="18"/>
                <w:szCs w:val="18"/>
              </w:rPr>
              <w:t>Autoría compleja y despliegue específico</w:t>
            </w:r>
          </w:p>
        </w:tc>
        <w:tc>
          <w:tcPr>
            <w:tcW w:w="1734" w:type="dxa"/>
            <w:vAlign w:val="center"/>
          </w:tcPr>
          <w:p w14:paraId="53F27405" w14:textId="77777777" w:rsidR="0096600C" w:rsidRPr="00595BB3" w:rsidRDefault="0096600C" w:rsidP="0096600C">
            <w:pPr>
              <w:jc w:val="left"/>
              <w:rPr>
                <w:sz w:val="18"/>
                <w:szCs w:val="18"/>
              </w:rPr>
            </w:pPr>
            <w:r w:rsidRPr="00595BB3">
              <w:rPr>
                <w:rFonts w:ascii="Segoe UI" w:hAnsi="Segoe UI" w:cs="Segoe UI"/>
                <w:sz w:val="18"/>
                <w:szCs w:val="18"/>
              </w:rPr>
              <w:t>Importancia del banco de preguntas</w:t>
            </w:r>
          </w:p>
        </w:tc>
      </w:tr>
      <w:tr w:rsidR="0096600C" w14:paraId="65970C9A" w14:textId="77777777" w:rsidTr="0096600C">
        <w:tc>
          <w:tcPr>
            <w:tcW w:w="1240" w:type="dxa"/>
            <w:vAlign w:val="center"/>
          </w:tcPr>
          <w:p w14:paraId="67CEFE2D" w14:textId="77777777" w:rsidR="0096600C" w:rsidRPr="00595BB3" w:rsidRDefault="0096600C" w:rsidP="0096600C">
            <w:pPr>
              <w:jc w:val="center"/>
              <w:rPr>
                <w:sz w:val="20"/>
                <w:szCs w:val="20"/>
              </w:rPr>
            </w:pPr>
            <w:r w:rsidRPr="00595BB3">
              <w:rPr>
                <w:rFonts w:ascii="Segoe UI" w:hAnsi="Segoe UI" w:cs="Segoe UI"/>
                <w:sz w:val="20"/>
                <w:szCs w:val="20"/>
              </w:rPr>
              <w:t>Numbas</w:t>
            </w:r>
          </w:p>
        </w:tc>
        <w:tc>
          <w:tcPr>
            <w:tcW w:w="1817" w:type="dxa"/>
            <w:vAlign w:val="center"/>
          </w:tcPr>
          <w:p w14:paraId="0AF9E981" w14:textId="77777777" w:rsidR="0096600C" w:rsidRPr="00595BB3" w:rsidRDefault="0096600C" w:rsidP="0096600C">
            <w:pPr>
              <w:jc w:val="left"/>
              <w:rPr>
                <w:sz w:val="18"/>
                <w:szCs w:val="18"/>
              </w:rPr>
            </w:pPr>
            <w:r w:rsidRPr="00595BB3">
              <w:rPr>
                <w:rFonts w:ascii="Segoe UI" w:hAnsi="Segoe UI" w:cs="Segoe UI"/>
                <w:sz w:val="18"/>
                <w:szCs w:val="18"/>
              </w:rPr>
              <w:t>Cuestionarios interactivos web</w:t>
            </w:r>
          </w:p>
        </w:tc>
        <w:tc>
          <w:tcPr>
            <w:tcW w:w="2013" w:type="dxa"/>
            <w:vAlign w:val="center"/>
          </w:tcPr>
          <w:p w14:paraId="307FB595" w14:textId="77777777" w:rsidR="0096600C" w:rsidRPr="00595BB3" w:rsidRDefault="0096600C" w:rsidP="0096600C">
            <w:pPr>
              <w:jc w:val="left"/>
              <w:rPr>
                <w:sz w:val="18"/>
                <w:szCs w:val="18"/>
              </w:rPr>
            </w:pPr>
            <w:r w:rsidRPr="00595BB3">
              <w:rPr>
                <w:rFonts w:ascii="Segoe UI" w:hAnsi="Segoe UI" w:cs="Segoe UI"/>
                <w:sz w:val="18"/>
                <w:szCs w:val="18"/>
              </w:rPr>
              <w:t>Buena experiencia de usuario</w:t>
            </w:r>
          </w:p>
        </w:tc>
        <w:tc>
          <w:tcPr>
            <w:tcW w:w="1701" w:type="dxa"/>
            <w:vAlign w:val="center"/>
          </w:tcPr>
          <w:p w14:paraId="2E65E60E" w14:textId="77777777" w:rsidR="0096600C" w:rsidRPr="00595BB3" w:rsidRDefault="0096600C" w:rsidP="0096600C">
            <w:pPr>
              <w:jc w:val="left"/>
              <w:rPr>
                <w:sz w:val="18"/>
                <w:szCs w:val="18"/>
              </w:rPr>
            </w:pPr>
            <w:r w:rsidRPr="00595BB3">
              <w:rPr>
                <w:rFonts w:ascii="Segoe UI" w:hAnsi="Segoe UI" w:cs="Segoe UI"/>
                <w:sz w:val="18"/>
                <w:szCs w:val="18"/>
              </w:rPr>
              <w:t>Parametrización con lenguaje propio</w:t>
            </w:r>
          </w:p>
        </w:tc>
        <w:tc>
          <w:tcPr>
            <w:tcW w:w="1734" w:type="dxa"/>
            <w:vAlign w:val="center"/>
          </w:tcPr>
          <w:p w14:paraId="16376129" w14:textId="77777777" w:rsidR="0096600C" w:rsidRPr="00595BB3" w:rsidRDefault="0096600C" w:rsidP="0096600C">
            <w:pPr>
              <w:jc w:val="left"/>
              <w:rPr>
                <w:sz w:val="18"/>
                <w:szCs w:val="18"/>
              </w:rPr>
            </w:pPr>
            <w:r w:rsidRPr="00595BB3">
              <w:rPr>
                <w:rFonts w:ascii="Segoe UI" w:hAnsi="Segoe UI" w:cs="Segoe UI"/>
                <w:sz w:val="18"/>
                <w:szCs w:val="18"/>
              </w:rPr>
              <w:t>Referencia de interfaz y ejecución ligera</w:t>
            </w:r>
          </w:p>
        </w:tc>
      </w:tr>
      <w:tr w:rsidR="0096600C" w14:paraId="66D07C73" w14:textId="77777777" w:rsidTr="0096600C">
        <w:tc>
          <w:tcPr>
            <w:tcW w:w="1240" w:type="dxa"/>
            <w:vAlign w:val="center"/>
          </w:tcPr>
          <w:p w14:paraId="6ECB5E50" w14:textId="77777777" w:rsidR="0096600C" w:rsidRPr="00595BB3" w:rsidRDefault="0096600C" w:rsidP="0096600C">
            <w:pPr>
              <w:jc w:val="center"/>
              <w:rPr>
                <w:sz w:val="20"/>
                <w:szCs w:val="20"/>
              </w:rPr>
            </w:pPr>
            <w:r w:rsidRPr="00595BB3">
              <w:rPr>
                <w:rFonts w:ascii="Segoe UI" w:hAnsi="Segoe UI" w:cs="Segoe UI"/>
                <w:sz w:val="20"/>
                <w:szCs w:val="20"/>
              </w:rPr>
              <w:t>Wiris Quizzes</w:t>
            </w:r>
          </w:p>
        </w:tc>
        <w:tc>
          <w:tcPr>
            <w:tcW w:w="1817" w:type="dxa"/>
            <w:vAlign w:val="center"/>
          </w:tcPr>
          <w:p w14:paraId="0AEE1242" w14:textId="7827A78C" w:rsidR="0096600C" w:rsidRPr="00595BB3" w:rsidRDefault="0096600C" w:rsidP="0096600C">
            <w:pPr>
              <w:jc w:val="left"/>
              <w:rPr>
                <w:sz w:val="18"/>
                <w:szCs w:val="18"/>
              </w:rPr>
            </w:pPr>
            <w:r>
              <w:rPr>
                <w:rFonts w:ascii="Segoe UI" w:hAnsi="Segoe UI" w:cs="Segoe UI"/>
                <w:sz w:val="18"/>
                <w:szCs w:val="18"/>
              </w:rPr>
              <w:t>Motor</w:t>
            </w:r>
            <w:r w:rsidRPr="00595BB3">
              <w:rPr>
                <w:rFonts w:ascii="Segoe UI" w:hAnsi="Segoe UI" w:cs="Segoe UI"/>
                <w:sz w:val="18"/>
                <w:szCs w:val="18"/>
              </w:rPr>
              <w:t xml:space="preserve"> comercial integrad</w:t>
            </w:r>
            <w:r>
              <w:rPr>
                <w:rFonts w:ascii="Segoe UI" w:hAnsi="Segoe UI" w:cs="Segoe UI"/>
                <w:sz w:val="18"/>
                <w:szCs w:val="18"/>
              </w:rPr>
              <w:t>o</w:t>
            </w:r>
            <w:r w:rsidRPr="00595BB3">
              <w:rPr>
                <w:rFonts w:ascii="Segoe UI" w:hAnsi="Segoe UI" w:cs="Segoe UI"/>
                <w:sz w:val="18"/>
                <w:szCs w:val="18"/>
              </w:rPr>
              <w:t xml:space="preserve"> en LMS</w:t>
            </w:r>
          </w:p>
        </w:tc>
        <w:tc>
          <w:tcPr>
            <w:tcW w:w="2013" w:type="dxa"/>
            <w:vAlign w:val="center"/>
          </w:tcPr>
          <w:p w14:paraId="6A3F36BB" w14:textId="77777777" w:rsidR="0096600C" w:rsidRPr="00595BB3" w:rsidRDefault="0096600C" w:rsidP="0096600C">
            <w:pPr>
              <w:jc w:val="left"/>
              <w:rPr>
                <w:sz w:val="18"/>
                <w:szCs w:val="18"/>
              </w:rPr>
            </w:pPr>
            <w:r w:rsidRPr="00595BB3">
              <w:rPr>
                <w:rFonts w:ascii="Segoe UI" w:hAnsi="Segoe UI" w:cs="Segoe UI"/>
                <w:sz w:val="18"/>
                <w:szCs w:val="18"/>
              </w:rPr>
              <w:t>Autoría visual y corrección potente</w:t>
            </w:r>
          </w:p>
        </w:tc>
        <w:tc>
          <w:tcPr>
            <w:tcW w:w="1701" w:type="dxa"/>
            <w:vAlign w:val="center"/>
          </w:tcPr>
          <w:p w14:paraId="16238C16" w14:textId="77777777" w:rsidR="0096600C" w:rsidRPr="00595BB3" w:rsidRDefault="0096600C" w:rsidP="0096600C">
            <w:pPr>
              <w:jc w:val="left"/>
              <w:rPr>
                <w:sz w:val="18"/>
                <w:szCs w:val="18"/>
              </w:rPr>
            </w:pPr>
            <w:r w:rsidRPr="00595BB3">
              <w:rPr>
                <w:rFonts w:ascii="Segoe UI" w:hAnsi="Segoe UI" w:cs="Segoe UI"/>
                <w:sz w:val="18"/>
                <w:szCs w:val="18"/>
              </w:rPr>
              <w:t>Licencia comercial y dependencia de LMS</w:t>
            </w:r>
          </w:p>
        </w:tc>
        <w:tc>
          <w:tcPr>
            <w:tcW w:w="1734" w:type="dxa"/>
            <w:vAlign w:val="center"/>
          </w:tcPr>
          <w:p w14:paraId="6CC1EDE6" w14:textId="77777777" w:rsidR="0096600C" w:rsidRPr="00595BB3" w:rsidRDefault="0096600C" w:rsidP="0096600C">
            <w:pPr>
              <w:jc w:val="left"/>
              <w:rPr>
                <w:sz w:val="18"/>
                <w:szCs w:val="18"/>
              </w:rPr>
            </w:pPr>
            <w:r w:rsidRPr="00595BB3">
              <w:rPr>
                <w:rFonts w:ascii="Segoe UI" w:hAnsi="Segoe UI" w:cs="Segoe UI"/>
                <w:sz w:val="18"/>
                <w:szCs w:val="18"/>
              </w:rPr>
              <w:t>Referencia de baja barrera de autoría</w:t>
            </w:r>
          </w:p>
        </w:tc>
      </w:tr>
    </w:tbl>
    <w:p w14:paraId="4EDDE8F2" w14:textId="1D90EA09" w:rsidR="00322D84" w:rsidDel="00BE08A6" w:rsidRDefault="00B96184" w:rsidP="00BE08A6">
      <w:pPr>
        <w:rPr>
          <w:del w:id="1326" w:author="Pablo Barrero Cruz" w:date="2026-06-26T01:16:00Z" w16du:dateUtc="2026-06-25T23:16:00Z"/>
          <w:i/>
          <w:iCs/>
        </w:rPr>
      </w:pPr>
      <w:r w:rsidRPr="00B96184">
        <w:t>La tabla anterior resume los aspectos más relevantes de las alternativas analizadas y su influencia en las decisiones tomadas para el proyecto.</w:t>
      </w:r>
    </w:p>
    <w:p w14:paraId="655EFDF9" w14:textId="77777777" w:rsidR="00BE08A6" w:rsidRDefault="00BE08A6" w:rsidP="00635968">
      <w:pPr>
        <w:rPr>
          <w:ins w:id="1327" w:author="Pablo Barrero Cruz" w:date="2026-06-26T01:16:00Z" w16du:dateUtc="2026-06-25T23:16:00Z"/>
        </w:rPr>
      </w:pPr>
    </w:p>
    <w:p w14:paraId="42427093" w14:textId="510D4261" w:rsidR="0096600C" w:rsidRPr="004C5E4F" w:rsidDel="00BE08A6" w:rsidRDefault="00BE08A6">
      <w:pPr>
        <w:pStyle w:val="PiedeTabla"/>
        <w:rPr>
          <w:del w:id="1328" w:author="CRISTIAN GONZALEZ GARCIA" w:date="2026-05-28T09:13:00Z" w16du:dateUtc="2026-05-28T07:13:00Z"/>
        </w:rPr>
        <w:pPrChange w:id="1329" w:author="Pablo Barrero Cruz" w:date="2026-06-30T13:15:00Z" w16du:dateUtc="2026-06-30T11:15:00Z">
          <w:pPr>
            <w:pStyle w:val="Descripcin"/>
            <w:spacing w:before="240"/>
          </w:pPr>
        </w:pPrChange>
      </w:pPr>
      <w:bookmarkStart w:id="1330" w:name="_Toc233720790"/>
      <w:ins w:id="1331" w:author="Pablo Barrero Cruz" w:date="2026-06-26T01:16:00Z">
        <w:r w:rsidRPr="004C5E4F">
          <w:t>Tabla 2.1. Comparativa de alternativas analizadas.</w:t>
        </w:r>
      </w:ins>
      <w:bookmarkEnd w:id="1330"/>
    </w:p>
    <w:p w14:paraId="1F666705" w14:textId="77777777" w:rsidR="00BE08A6" w:rsidRPr="00BE08A6" w:rsidRDefault="00BE08A6">
      <w:pPr>
        <w:pStyle w:val="PiedeTabla"/>
        <w:rPr>
          <w:ins w:id="1332" w:author="Pablo Barrero Cruz" w:date="2026-06-26T01:16:00Z" w16du:dateUtc="2026-06-25T23:16:00Z"/>
        </w:rPr>
        <w:pPrChange w:id="1333" w:author="Pablo Barrero Cruz" w:date="2026-06-30T13:15:00Z" w16du:dateUtc="2026-06-30T11:15:00Z">
          <w:pPr>
            <w:spacing w:before="240"/>
          </w:pPr>
        </w:pPrChange>
      </w:pPr>
    </w:p>
    <w:p w14:paraId="66600496" w14:textId="1C88AC30" w:rsidR="00635968" w:rsidRDefault="00635968">
      <w:pPr>
        <w:pPrChange w:id="1334" w:author="Pablo Barrero Cruz" w:date="2026-06-26T01:16:00Z" w16du:dateUtc="2026-06-25T23:16:00Z">
          <w:pPr>
            <w:spacing w:before="240"/>
          </w:pPr>
        </w:pPrChange>
      </w:pPr>
      <w:r w:rsidRPr="00BE08A6">
        <w:t>La</w:t>
      </w:r>
      <w:r>
        <w:t xml:space="preserve"> aplicación desarrollada se sitúa en un punto intermedio. No pretende alcanzar la potencia algebraica de un CAS ni sustituir a plataformas docentes completas, sino ofrecer una herramienta web independiente para crear y realizar cuestionarios de Cálculo con soporte matemático, banco de preguntas, corrección automática, roles, intentos y analíticas básicas.</w:t>
      </w:r>
    </w:p>
    <w:p w14:paraId="2F1E0B24" w14:textId="703361BB" w:rsidR="00635968" w:rsidRPr="00635968" w:rsidRDefault="00635968" w:rsidP="00635968">
      <w:pPr>
        <w:rPr>
          <w:ins w:id="1335" w:author="Pablo Barrero Cruz" w:date="2026-05-28T17:52:00Z"/>
        </w:rPr>
      </w:pPr>
      <w:r>
        <w:t xml:space="preserve">Esta comparación también justifica varias decisiones del proyecto: usar </w:t>
      </w:r>
      <w:commentRangeStart w:id="1336"/>
      <w:r>
        <w:t>KaTeX</w:t>
      </w:r>
      <w:commentRangeEnd w:id="1336"/>
      <w:r w:rsidR="007F11AB">
        <w:rPr>
          <w:rStyle w:val="Refdecomentario"/>
          <w:sz w:val="22"/>
          <w:szCs w:val="22"/>
        </w:rPr>
        <w:commentReference w:id="1336"/>
      </w:r>
      <w:r>
        <w:t xml:space="preserve"> para mostrar contenido matemático escrito en </w:t>
      </w:r>
      <w:r w:rsidR="00AA062B" w:rsidRPr="00AA062B">
        <w:t>LaTeX</w:t>
      </w:r>
      <w:r>
        <w:t>, limitar las preguntas paramétricas a familias cerradas, incluir preguntas teóricas y conceptuales, mantener un banco de preguntas reutilizable y proporcionar una instalación reproducible mediante Docker. El resultado buscado es una solución menos ambiciosa que las herramientas especializadas, pero más ajustada al alcance, tiempo y objetivos de un Trabajo Fin de Grado.</w:t>
      </w:r>
    </w:p>
    <w:p w14:paraId="26CC49BC" w14:textId="3A5BF74D" w:rsidR="00892980" w:rsidRPr="00635968" w:rsidRDefault="00892980" w:rsidP="00635968">
      <w:ins w:id="1337" w:author="Pablo Barrero Cruz" w:date="2026-05-28T17:52:00Z">
        <w:r w:rsidRPr="00892980">
          <w:t>La elección de KaTeX frente a MathJax se debe principalmente a criterios de rendimiento y simplicidad de integración. MathJax ofrece una compatibilidad más amplia con LaTeX, pero también es una librería más pesada y puede empeorar el rendimiento percibido en una aplicación interactiva. En este proyecto no se pretende compilar documentos LaTeX completos, sino mostrar expresiones matemáticas dentro de enunciados, opciones y explicaciones. Por ello, KaTeX resulta suficiente para el subconjunto de notación utilizado en los cuestionarios de Cálculo, se integra de forma sencilla con React y permite mantener el sistema más ligero.</w:t>
        </w:r>
      </w:ins>
    </w:p>
    <w:p w14:paraId="280C42C9" w14:textId="77777777" w:rsidR="00B272D4" w:rsidRPr="00B272D4" w:rsidRDefault="00B272D4" w:rsidP="00B272D4"/>
    <w:p w14:paraId="796AEF55"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166C99AD" w14:textId="77777777" w:rsidR="0087575A" w:rsidRDefault="00374274" w:rsidP="00374274">
      <w:pPr>
        <w:pStyle w:val="Ttulo1"/>
      </w:pPr>
      <w:bookmarkStart w:id="1338" w:name="_Toc233728213"/>
      <w:r>
        <w:lastRenderedPageBreak/>
        <w:t>Aspectos Teóricos</w:t>
      </w:r>
      <w:bookmarkEnd w:id="1338"/>
    </w:p>
    <w:p w14:paraId="7B2D810C" w14:textId="77F0B321" w:rsidR="002A60F6" w:rsidRDefault="00F863D0" w:rsidP="00F863D0">
      <w:r w:rsidRPr="00F863D0">
        <w:t>Este capítulo recoge los conceptos teóricos y tecnológicos más relevantes para entender el desarrollo del proyecto. No se pretende realizar una explicación exhaustiva de cada herramienta utilizada, ya que muchas de ellas se describen</w:t>
      </w:r>
      <w:r w:rsidR="008C5971">
        <w:t xml:space="preserve"> </w:t>
      </w:r>
      <w:r w:rsidRPr="00F863D0">
        <w:t>en los capítulos de diseño e implementación. El objetivo es contextualizar las decisiones principales tomadas durante el desarrollo de la plataforma</w:t>
      </w:r>
      <w:r w:rsidR="002A60F6">
        <w:t>.</w:t>
      </w:r>
    </w:p>
    <w:p w14:paraId="1BBC9050" w14:textId="2D1C8CEF" w:rsidR="008A6017" w:rsidRDefault="00755176" w:rsidP="008A6017">
      <w:pPr>
        <w:pStyle w:val="Ttulo2"/>
      </w:pPr>
      <w:bookmarkStart w:id="1339" w:name="_Toc233728214"/>
      <w:r w:rsidRPr="00755176">
        <w:t>Autoevaluación y cuestionarios en Cálculo</w:t>
      </w:r>
      <w:bookmarkEnd w:id="1339"/>
    </w:p>
    <w:p w14:paraId="6EFE50C4" w14:textId="1685AF11" w:rsidR="009454CE" w:rsidRDefault="009454CE" w:rsidP="009454CE">
      <w:r>
        <w:t xml:space="preserve">La autoevaluación es una estrategia de aprendizaje en la que el estudiante comprueba su nivel de comprensión mediante actividades de práctica. En </w:t>
      </w:r>
      <w:commentRangeStart w:id="1340"/>
      <w:r>
        <w:t>asignaturas como Cálculo resulta especialmente útil, ya que muchos contenidos se construyen de forma progresiva</w:t>
      </w:r>
      <w:commentRangeEnd w:id="1340"/>
      <w:r w:rsidR="007F11AB">
        <w:rPr>
          <w:rStyle w:val="Refdecomentario"/>
          <w:sz w:val="22"/>
          <w:szCs w:val="22"/>
        </w:rPr>
        <w:commentReference w:id="1340"/>
      </w:r>
      <w:r>
        <w:t xml:space="preserve">. Conceptos como límites, derivadas, integrales o series requieren </w:t>
      </w:r>
      <w:r w:rsidR="00AF5B03">
        <w:t>conocimientos previos</w:t>
      </w:r>
      <w:r>
        <w:t xml:space="preserve">, y </w:t>
      </w:r>
      <w:r w:rsidR="00AF5B03">
        <w:t xml:space="preserve">no dominar </w:t>
      </w:r>
      <w:r>
        <w:t xml:space="preserve">esa base puede afectar al aprendizaje de </w:t>
      </w:r>
      <w:r w:rsidR="0024371A">
        <w:t>los temas</w:t>
      </w:r>
      <w:r>
        <w:t xml:space="preserve"> posteriores.</w:t>
      </w:r>
    </w:p>
    <w:p w14:paraId="57D3D77F" w14:textId="18EFD307" w:rsidR="009454CE" w:rsidRDefault="009454CE" w:rsidP="009454CE">
      <w:r>
        <w:t>Los cuestionarios automáticos permiten al alumno practicar de forma autónoma y obtener una referencia rápida sobre su rendimiento. Además, facilitan al profesorado recoger información sobre el progreso del grupo, detectar preguntas problemáticas y observar qué contenidos generan más errores. Esto no sustituye a la evaluación tradicional pero sí puede servir como apoyo durante el estudio.</w:t>
      </w:r>
    </w:p>
    <w:p w14:paraId="0DE95987" w14:textId="2B677E32" w:rsidR="008A6017" w:rsidRPr="008A6017" w:rsidRDefault="009454CE" w:rsidP="008A6017">
      <w:r>
        <w:t>En el contexto del proyecto, la autoevaluación no se plantea únicamente como resolución de cálculos numéricos. También se considera importante incluir preguntas conceptuales o teóricas, ya que en Cálculo no basta con aplicar procedimientos mecánicos: el alumno debe comprender definiciones, hipótesis, interpretación de resultados y condiciones de aplicación. Por este motivo, la plataforma se ha diseñado para admitir tanto ejercicios operativos como preguntas de verdadero/falso, opción única u opción múltiple con contenido matemático.</w:t>
      </w:r>
    </w:p>
    <w:p w14:paraId="7470CA50" w14:textId="75B5E46F" w:rsidR="008A6017" w:rsidRDefault="00CD1B34" w:rsidP="008A6017">
      <w:pPr>
        <w:pStyle w:val="Ttulo2"/>
      </w:pPr>
      <w:bookmarkStart w:id="1341" w:name="_Toc233728215"/>
      <w:commentRangeStart w:id="1342"/>
      <w:r w:rsidRPr="00CD1B34">
        <w:t>Banco</w:t>
      </w:r>
      <w:commentRangeEnd w:id="1342"/>
      <w:r w:rsidR="007F11AB" w:rsidRPr="00CD1B34">
        <w:rPr>
          <w:rStyle w:val="Refdecomentario"/>
          <w:sz w:val="40"/>
          <w:szCs w:val="26"/>
        </w:rPr>
        <w:commentReference w:id="1342"/>
      </w:r>
      <w:r w:rsidRPr="00CD1B34">
        <w:t xml:space="preserve"> de preguntas</w:t>
      </w:r>
      <w:bookmarkEnd w:id="1341"/>
    </w:p>
    <w:p w14:paraId="72F909BD" w14:textId="33691915" w:rsidR="004120E3" w:rsidRDefault="004120E3" w:rsidP="004120E3">
      <w:r>
        <w:t>Un banco de preguntas es un repositorio organizado de preguntas que pueden reutilizarse en distintos cuestionarios. Esta idea es importante en el proyecto porque evita que cada cuestionario tenga que construirse desde cero. El profesorado puede mantener preguntas clasificadas, revisarlas, modificarlas y seleccionarlas posteriormente para formar nuevas pruebas.</w:t>
      </w:r>
    </w:p>
    <w:p w14:paraId="56F779E4" w14:textId="77777777" w:rsidR="004120E3" w:rsidRDefault="004120E3" w:rsidP="004120E3">
      <w:r>
        <w:t>La reutilización del contenido también favorece la consistencia. Si una pregunta ha sido validada, puede emplearse en diferentes cuestionarios sin repetir todo el proceso de redacción. Además, el uso de etiquetas y metadatos permite localizar preguntas por tema, tipo o dificultad, lo que facilita la creación de cuestionarios equilibrados.</w:t>
      </w:r>
    </w:p>
    <w:p w14:paraId="6F0BFEC2" w14:textId="77777777" w:rsidR="004120E3" w:rsidRDefault="004120E3" w:rsidP="004120E3"/>
    <w:p w14:paraId="0FCB3044" w14:textId="38AAF60D" w:rsidR="00DA5BC7" w:rsidRDefault="004120E3" w:rsidP="004120E3">
      <w:pPr>
        <w:rPr>
          <w:ins w:id="1343" w:author="Pablo Barrero Cruz" w:date="2026-05-28T17:53:00Z"/>
        </w:rPr>
      </w:pPr>
      <w:r>
        <w:lastRenderedPageBreak/>
        <w:t>En una aplicación de evaluación, el banco de preguntas debe diseñarse con cuidado. No todas las preguntas tienen la misma estructura: una pregunta de verdadero/falso necesita una configuración distinta a una de opción múltiple, y una pregunta paramétrica requiere guardar información sobre la familia matemática utilizada. Por ello, el modelo de datos debe ser flexible.</w:t>
      </w:r>
    </w:p>
    <w:p w14:paraId="5B2A7CF8" w14:textId="4DDE0B23" w:rsidR="00E47955" w:rsidRDefault="00E47955" w:rsidP="004120E3">
      <w:ins w:id="1344" w:author="Pablo Barrero Cruz" w:date="2026-05-28T17:53:00Z">
        <w:r w:rsidRPr="00E47955">
          <w:t>Dentro del banco pueden convivir distintos tipos de pregunta. Por ejemplo, una pregunta de verdadero/falso puede comprobar si una afirmación sobre continuidad es correcta; una pregunta de opción única puede pedir seleccionar la derivada correcta de una función; una pregunta de opción múltiple puede plantear varias propiedades aplicables a una serie; y una pregunta paramétrica cerrada puede generar distintas variantes de un límite o una integral cambiando valores numéricos dentro de una familia definida.</w:t>
        </w:r>
      </w:ins>
    </w:p>
    <w:p w14:paraId="65B03B01" w14:textId="05935EAC" w:rsidR="00CE599C" w:rsidRDefault="00DA5BC7" w:rsidP="00CE599C">
      <w:pPr>
        <w:pStyle w:val="Ttulo2"/>
        <w:ind w:left="737" w:hanging="737"/>
      </w:pPr>
      <w:bookmarkStart w:id="1345" w:name="_Toc233728216"/>
      <w:commentRangeStart w:id="1346"/>
      <w:r w:rsidRPr="00DA5BC7">
        <w:t>Notación</w:t>
      </w:r>
      <w:commentRangeEnd w:id="1346"/>
      <w:r w:rsidR="007F11AB" w:rsidRPr="00DA5BC7">
        <w:rPr>
          <w:rStyle w:val="Refdecomentario"/>
          <w:sz w:val="40"/>
          <w:szCs w:val="26"/>
        </w:rPr>
        <w:commentReference w:id="1346"/>
      </w:r>
      <w:r w:rsidRPr="00DA5BC7">
        <w:t xml:space="preserve"> matemática</w:t>
      </w:r>
      <w:bookmarkEnd w:id="1345"/>
    </w:p>
    <w:p w14:paraId="6194BA99" w14:textId="368942A4" w:rsidR="00CE599C" w:rsidRPr="00CE599C" w:rsidRDefault="00CE599C" w:rsidP="00CE599C">
      <w:pPr>
        <w:rPr>
          <w:ins w:id="1347" w:author="Pablo Barrero Cruz" w:date="2026-05-28T17:54:00Z"/>
        </w:rPr>
      </w:pPr>
      <w:r w:rsidRPr="00CE599C">
        <w:t>La representación de fórmulas matemáticas en una aplicación web plantea un problema específico: el contenido debe almacenarse como texto, pero mostrarse al usuario con una presentación matemática legible. En contextos universitarios, LaTeX es una sintaxis muy extendida para escribir expresiones matemáticas, por lo que resulta natural permitir que el profesor redacte enunciados y explicaciones utilizando este formato.</w:t>
      </w:r>
    </w:p>
    <w:p w14:paraId="723D79A1" w14:textId="63058A2D" w:rsidR="00E8079A" w:rsidRPr="00CE599C" w:rsidRDefault="00E8079A" w:rsidP="00CE599C">
      <w:ins w:id="1348" w:author="Pablo Barrero Cruz" w:date="2026-05-28T17:54:00Z">
        <w:r w:rsidRPr="00E8079A">
          <w:t>Por ejemplo, una expresión como `\lim_{x \to 0} \frac{\sin x}{x}` permite representar un límite; `\int_0^1 x^2\,dx` representa una integral definida; y `f'(x)=2x` permite escribir una derivada. Este tipo de notación resulta más clara que escribir las expresiones únicamente como texto plano, especialmente cuando aparecen fracciones, exponentes, raíces, sumatorios o integrales.</w:t>
        </w:r>
      </w:ins>
    </w:p>
    <w:p w14:paraId="7ACC32BA" w14:textId="2FDCDD53" w:rsidR="00CE599C" w:rsidRPr="00CE599C" w:rsidRDefault="00CE599C" w:rsidP="00CE599C">
      <w:r w:rsidRPr="00CE599C">
        <w:t>Para mostrar estas fórmulas en el navegador se utilizan librerías de renderizado matemático. En el proyecto se ha optado por KaTeX, que permite transformar expresiones escritas con sintaxis LaTeX en contenido visual dentro de la interfaz web. Esta solución evita generar imágenes o documentos externos, mantiene la aplicación interactiva y permite usar fórmulas en enunciados, opciones de respuesta, explicaciones y revisiones.</w:t>
      </w:r>
    </w:p>
    <w:p w14:paraId="0C2535DE" w14:textId="77777777" w:rsidR="00577142" w:rsidRDefault="00CE599C" w:rsidP="00CE599C">
      <w:r w:rsidRPr="00CE599C">
        <w:t>Esta decisión también influye en la experiencia de usuario. El profesor necesita comprobar que la fórmula se visualiza correctamente antes de guardar la pregunta, y el alumno debe ver el contenido matemático de forma clara durante la resolución del cuestionario. Por ello, el soporte de notación matemática no es solo un detalle visual, sino una parte central de la utilidad de la plataforma.</w:t>
      </w:r>
    </w:p>
    <w:p w14:paraId="6601302E" w14:textId="6C6D2DC2" w:rsidR="00577142" w:rsidRDefault="00597E82" w:rsidP="00577142">
      <w:pPr>
        <w:pStyle w:val="Ttulo2"/>
        <w:ind w:left="737" w:hanging="737"/>
      </w:pPr>
      <w:bookmarkStart w:id="1349" w:name="_Toc233728217"/>
      <w:r w:rsidRPr="00597E82">
        <w:t>Tipos de pregunta</w:t>
      </w:r>
      <w:bookmarkEnd w:id="1349"/>
    </w:p>
    <w:p w14:paraId="06C7345D" w14:textId="2B218DE4" w:rsidR="00AE1DF0" w:rsidRDefault="00AE1DF0" w:rsidP="00AE1DF0">
      <w:r>
        <w:t xml:space="preserve">La corrección automática depende directamente del tipo de pregunta. En preguntas de verdadero/falso u opción única, la corrección consiste en comparar la respuesta seleccionada con la opción correcta. En preguntas de opción múltiple, puede ser necesario distinguir entre </w:t>
      </w:r>
      <w:r>
        <w:lastRenderedPageBreak/>
        <w:t>una corrección de todo o nada y una corrección parcial, dependiendo de si se quiere conceder puntuación por aciertos individuales.</w:t>
      </w:r>
    </w:p>
    <w:p w14:paraId="15AB3F12" w14:textId="3067EB95" w:rsidR="00AE1DF0" w:rsidRDefault="00AE1DF0" w:rsidP="00AE1DF0">
      <w:r>
        <w:t>Este tipo de preguntas cerradas tiene una ventaja clara: la corrección es sencilla, reproducible y fácil de explicar. Sin embargo, también tiene limitaciones, ya que no permite evaluar razonamientos largos ni respuestas abiertas complejas. Aun así, en un sistema de autoevaluación, este enfoque resulta útil porque permite ofrecer práctica rápida y registrar resultados de forma estructurada.</w:t>
      </w:r>
    </w:p>
    <w:p w14:paraId="0333FC42" w14:textId="77777777" w:rsidR="00951A93" w:rsidRDefault="00AE1DF0" w:rsidP="00AE1DF0">
      <w:r>
        <w:t>En el proyecto se ha buscado un equilibrio entre simplicidad y utilidad. Se han incluido tipos de pregunta cerrados suficientes para cubrir preguntas teóricas, conceptuales y ejercicios básicos. Además, se han incorporado preguntas paramétricas para permitir variantes de ejercicios de Cálculo sin introducir la complejidad de un motor de álgebra simbólica general.</w:t>
      </w:r>
    </w:p>
    <w:p w14:paraId="088D6C58" w14:textId="48CABE8A" w:rsidR="00926C39" w:rsidRDefault="00926C39" w:rsidP="00926C39">
      <w:pPr>
        <w:pStyle w:val="Ttulo2"/>
        <w:ind w:left="737" w:hanging="737"/>
      </w:pPr>
      <w:bookmarkStart w:id="1350" w:name="_Toc233728218"/>
      <w:r>
        <w:t>Preguntas paramétricas</w:t>
      </w:r>
      <w:bookmarkEnd w:id="1350"/>
    </w:p>
    <w:p w14:paraId="00619A0E" w14:textId="640A10B3" w:rsidR="00926C39" w:rsidRDefault="00926C39" w:rsidP="00926C39">
      <w:r>
        <w:t>Una pregunta paramétrica es una pregunta generada a partir de una plantilla o familia común, en la que ciertos valores cambian entre variantes. Por ejemplo, una misma estructura de límite, integral o serie puede producir diferentes ejercicios modificando parámetros numéricos. Esto permite reutilizar una idea de ejercicio y generar varias instancias distintas.</w:t>
      </w:r>
    </w:p>
    <w:p w14:paraId="6135C1F8" w14:textId="5AF83108" w:rsidR="00926C39" w:rsidRDefault="00926C39" w:rsidP="00926C39">
      <w:r>
        <w:t>En este proyecto las preguntas paramétricas se han diseñado como familias cerradas. Esto significa que el profesor no escribe una plantilla algebraica libre</w:t>
      </w:r>
      <w:ins w:id="1351" w:author="Pablo Barrero Cruz" w:date="2026-05-28T18:44:00Z">
        <w:r w:rsidR="00DF09CD">
          <w:t xml:space="preserve"> </w:t>
        </w:r>
        <w:r w:rsidR="00DF09CD" w:rsidRPr="00DF09CD">
          <w:t>ni define cualquier expresión matemática desde cero</w:t>
        </w:r>
      </w:ins>
      <w:r>
        <w:t xml:space="preserve">, sino que selecciona una familia </w:t>
      </w:r>
      <w:del w:id="1352" w:author="Pablo Barrero Cruz" w:date="2026-05-28T18:44:00Z">
        <w:r>
          <w:delText xml:space="preserve">ya </w:delText>
        </w:r>
      </w:del>
      <w:ins w:id="1353" w:author="Pablo Barrero Cruz" w:date="2026-05-28T18:44:00Z">
        <w:r w:rsidR="00DF09CD">
          <w:t xml:space="preserve">previamente </w:t>
        </w:r>
      </w:ins>
      <w:r>
        <w:t xml:space="preserve">implementada </w:t>
      </w:r>
      <w:ins w:id="1354" w:author="Pablo Barrero Cruz" w:date="2026-05-28T18:45:00Z">
        <w:r w:rsidR="00DF09CD">
          <w:t xml:space="preserve">y validada </w:t>
        </w:r>
      </w:ins>
      <w:r>
        <w:t xml:space="preserve">por el sistema. Cada familia </w:t>
      </w:r>
      <w:ins w:id="1355" w:author="Pablo Barrero Cruz" w:date="2026-05-28T18:45:00Z">
        <w:r w:rsidR="001A015B">
          <w:t xml:space="preserve">cerrada </w:t>
        </w:r>
      </w:ins>
      <w:r>
        <w:t>define qué parámetros puede tomar, cómo se genera el enunciado</w:t>
      </w:r>
      <w:ins w:id="1356" w:author="Pablo Barrero Cruz" w:date="2026-05-28T18:46:00Z">
        <w:r w:rsidR="00835B0A">
          <w:t>,</w:t>
        </w:r>
      </w:ins>
      <w:del w:id="1357" w:author="Pablo Barrero Cruz" w:date="2026-05-28T18:46:00Z">
        <w:r>
          <w:delText xml:space="preserve"> y</w:delText>
        </w:r>
      </w:del>
      <w:r>
        <w:t xml:space="preserve"> cuál es la respuesta correcta</w:t>
      </w:r>
      <w:ins w:id="1358" w:author="Pablo Barrero Cruz" w:date="2026-05-28T18:46:00Z">
        <w:r w:rsidR="00835B0A">
          <w:t xml:space="preserve"> y c</w:t>
        </w:r>
      </w:ins>
      <w:ins w:id="1359" w:author="Pablo Barrero Cruz" w:date="2026-05-28T19:08:00Z">
        <w:r w:rsidR="00C25279">
          <w:t>ó</w:t>
        </w:r>
      </w:ins>
      <w:ins w:id="1360" w:author="Pablo Barrero Cruz" w:date="2026-05-28T18:46:00Z">
        <w:r w:rsidR="00835B0A">
          <w:t>mo debe corregirse</w:t>
        </w:r>
      </w:ins>
      <w:r>
        <w:t>. Esta decisión reduce la flexibilidad, pero también hace que la funcionalidad sea más segura, más fácil de probar y más adecuada para el alcance del TFG.</w:t>
      </w:r>
    </w:p>
    <w:p w14:paraId="6E17191C" w14:textId="69969316" w:rsidR="00926C39" w:rsidRDefault="00926C39" w:rsidP="00926C39">
      <w:r>
        <w:t>La corrección de estas preguntas se basa en evaluación numérica con tolerancia. El sistema interpreta la respuesta del alumno como una expresión aritmética sencilla y la compara con el resultado correcto. La tolerancia permite aceptar respuestas equivalentes que puedan diferir ligeramente por redondeo o forma de escritura. Por ejemplo, una fracción y su valor decimal aproximado pueden considerarse correctos si la diferencia está dentro del margen configurado.</w:t>
      </w:r>
    </w:p>
    <w:p w14:paraId="2024D93B" w14:textId="64331480" w:rsidR="00926C39" w:rsidRDefault="00926C39" w:rsidP="00926C39">
      <w:r>
        <w:t xml:space="preserve">Este enfoque no pretende resolver equivalencia simbólica general. No se busca comprobar si dos expresiones algebraicas son idénticas desde un punto de vista matemático completo, como haría un sistema de álgebra computacional. </w:t>
      </w:r>
      <w:r w:rsidR="00475437">
        <w:t>Se ha tomado esa decisión porque</w:t>
      </w:r>
      <w:r>
        <w:t xml:space="preserve"> se prefiere una corrección más acotada antes que incorporar una complejidad difícil de validar.</w:t>
      </w:r>
    </w:p>
    <w:p w14:paraId="7F290237" w14:textId="23D4D433" w:rsidR="00926C39" w:rsidRDefault="00926C39" w:rsidP="00926C39">
      <w:pPr>
        <w:pStyle w:val="Ttulo2"/>
        <w:ind w:left="737" w:hanging="737"/>
      </w:pPr>
      <w:bookmarkStart w:id="1361" w:name="_Toc233728219"/>
      <w:r>
        <w:t>Arquitectura web cliente-servidor</w:t>
      </w:r>
      <w:bookmarkEnd w:id="1361"/>
    </w:p>
    <w:p w14:paraId="33A0A0ED" w14:textId="58E82D6D" w:rsidR="00926C39" w:rsidRDefault="00926C39" w:rsidP="00926C39">
      <w:r>
        <w:t xml:space="preserve">La plataforma se ha desarrollado siguiendo una arquitectura cliente-servidor. El cliente, o </w:t>
      </w:r>
      <w:r w:rsidR="00663555">
        <w:t>“</w:t>
      </w:r>
      <w:r>
        <w:t>frontend</w:t>
      </w:r>
      <w:r w:rsidR="00663555">
        <w:t>”</w:t>
      </w:r>
      <w:r>
        <w:t xml:space="preserve">, se ejecuta en el navegador y se encarga de mostrar la interfaz, gestionar la </w:t>
      </w:r>
      <w:r>
        <w:lastRenderedPageBreak/>
        <w:t xml:space="preserve">navegación, recoger las acciones del usuario y comunicarse con el servidor. El servidor, o </w:t>
      </w:r>
      <w:r w:rsidR="00663555">
        <w:t>“</w:t>
      </w:r>
      <w:r>
        <w:t>backend</w:t>
      </w:r>
      <w:r w:rsidR="00663555">
        <w:t>”</w:t>
      </w:r>
      <w:r>
        <w:t>, concentra la lógica de negocio, la autenticación, la autorización, la corrección de intentos y el acceso a las bases de datos.</w:t>
      </w:r>
    </w:p>
    <w:p w14:paraId="6D8122F4" w14:textId="2B6DC992" w:rsidR="00147F50" w:rsidRDefault="00926C39" w:rsidP="00147F50">
      <w:r>
        <w:t xml:space="preserve">Esta separación permite organizar mejor el sistema. El </w:t>
      </w:r>
      <w:r w:rsidR="00663555">
        <w:t>“</w:t>
      </w:r>
      <w:r>
        <w:t>frontend</w:t>
      </w:r>
      <w:r w:rsidR="00663555">
        <w:t>”</w:t>
      </w:r>
      <w:r>
        <w:t xml:space="preserve"> puede evolucionar en aspectos de experiencia de usuario sin mezclar directamente la lógica, mientras que el </w:t>
      </w:r>
      <w:r w:rsidR="00663555">
        <w:t>“</w:t>
      </w:r>
      <w:r>
        <w:t>backend</w:t>
      </w:r>
      <w:r w:rsidR="00663555">
        <w:t>”</w:t>
      </w:r>
      <w:r>
        <w:t xml:space="preserve"> puede proteger reglas críticas independientemente de lo que ocurra en el navegador. </w:t>
      </w:r>
      <w:r w:rsidR="00147F50">
        <w:t xml:space="preserve">La comunicación entre ambas partes se realiza mediante una </w:t>
      </w:r>
      <w:r w:rsidR="004F4757" w:rsidRPr="004F4757">
        <w:t>interfaz de programación de aplicaciones de tipo REST (API REST)</w:t>
      </w:r>
      <w:r w:rsidR="004F4757">
        <w:t xml:space="preserve"> </w:t>
      </w:r>
      <w:r w:rsidR="00147F50">
        <w:t xml:space="preserve">y las correspondientes peticiones HTTP. </w:t>
      </w:r>
    </w:p>
    <w:p w14:paraId="435F9CF5" w14:textId="113F8EBD" w:rsidR="00926C39" w:rsidRDefault="00147F50" w:rsidP="00926C39">
      <w:r>
        <w:t xml:space="preserve">Este enfoque encaja bien con el proyecto porque separa de forma clara la interfaz de usuario y la lógica del servidor. El </w:t>
      </w:r>
      <w:r w:rsidR="00C96547">
        <w:t>“</w:t>
      </w:r>
      <w:r>
        <w:t>frontend</w:t>
      </w:r>
      <w:r w:rsidR="00C96547">
        <w:t>”</w:t>
      </w:r>
      <w:r>
        <w:t xml:space="preserve"> no accede directamente a las bases de datos, sino que solicita al </w:t>
      </w:r>
      <w:r w:rsidR="00C96547">
        <w:t>“</w:t>
      </w:r>
      <w:r>
        <w:t>backend</w:t>
      </w:r>
      <w:r w:rsidR="00C96547">
        <w:t>”</w:t>
      </w:r>
      <w:r>
        <w:t xml:space="preserve"> las operaciones necesarias. De esta forma, el </w:t>
      </w:r>
      <w:r w:rsidR="00B03D93">
        <w:t>“</w:t>
      </w:r>
      <w:r>
        <w:t>backend</w:t>
      </w:r>
      <w:r w:rsidR="00B03D93">
        <w:t>”</w:t>
      </w:r>
      <w:r>
        <w:t xml:space="preserve"> puede aplicar validaciones, comprobar permisos, corregir intentos y mantener la coherencia de los datos antes de devolver una respuesta al cliente.</w:t>
      </w:r>
    </w:p>
    <w:p w14:paraId="3550B8B9" w14:textId="3D154DAD" w:rsidR="00926C39" w:rsidRDefault="00926C39" w:rsidP="00926C39">
      <w:pPr>
        <w:pStyle w:val="Ttulo2"/>
        <w:ind w:left="737" w:hanging="737"/>
        <w:rPr>
          <w:del w:id="1362" w:author="Pablo Barrero Cruz" w:date="2026-05-28T17:56:00Z"/>
        </w:rPr>
      </w:pPr>
      <w:bookmarkStart w:id="1363" w:name="_Toc233724686"/>
      <w:commentRangeStart w:id="1364"/>
      <w:commentRangeStart w:id="1365"/>
      <w:del w:id="1366" w:author="Pablo Barrero Cruz" w:date="2026-05-28T17:56:00Z">
        <w:r>
          <w:delText>Persistencia</w:delText>
        </w:r>
      </w:del>
      <w:bookmarkStart w:id="1367" w:name="_Toc232851813"/>
      <w:bookmarkStart w:id="1368" w:name="_Toc233326151"/>
      <w:bookmarkStart w:id="1369" w:name="_Toc233720036"/>
      <w:bookmarkStart w:id="1370" w:name="_Toc233722845"/>
      <w:bookmarkStart w:id="1371" w:name="_Toc233727995"/>
      <w:bookmarkStart w:id="1372" w:name="_Toc233728220"/>
      <w:bookmarkEnd w:id="1363"/>
      <w:bookmarkEnd w:id="1367"/>
      <w:bookmarkEnd w:id="1368"/>
      <w:bookmarkEnd w:id="1369"/>
      <w:bookmarkEnd w:id="1370"/>
      <w:bookmarkEnd w:id="1371"/>
      <w:bookmarkEnd w:id="1372"/>
      <w:commentRangeEnd w:id="1364"/>
      <w:r w:rsidR="007F11AB">
        <w:rPr>
          <w:rStyle w:val="Refdecomentario"/>
          <w:sz w:val="40"/>
          <w:szCs w:val="26"/>
        </w:rPr>
        <w:commentReference w:id="1364"/>
      </w:r>
      <w:commentRangeEnd w:id="1365"/>
      <w:r w:rsidR="00426F34">
        <w:rPr>
          <w:rStyle w:val="Refdecomentario"/>
          <w:sz w:val="40"/>
          <w:szCs w:val="26"/>
        </w:rPr>
        <w:commentReference w:id="1365"/>
      </w:r>
    </w:p>
    <w:p w14:paraId="3946EF02" w14:textId="5A172CEC" w:rsidR="00926C39" w:rsidRDefault="00926C39" w:rsidP="00926C39">
      <w:pPr>
        <w:rPr>
          <w:del w:id="1373" w:author="Pablo Barrero Cruz" w:date="2026-05-28T17:56:00Z"/>
        </w:rPr>
      </w:pPr>
      <w:del w:id="1374" w:author="Pablo Barrero Cruz" w:date="2026-05-28T17:56:00Z">
        <w:r>
          <w:delText>El proyecto utiliza dos modelos de persistencia diferentes. Por un lado, una base de datos relacional para usuarios y sesiones. Este tipo de datos encaja bien en tablas con restricciones claras, relaciones e índices de unicidad, como ocurre con correos electrónicos, roles, estados de cuenta y sesiones asociadas a usuarios.</w:delText>
        </w:r>
        <w:bookmarkStart w:id="1375" w:name="_Toc232851814"/>
        <w:bookmarkStart w:id="1376" w:name="_Toc233326152"/>
        <w:bookmarkStart w:id="1377" w:name="_Toc233720037"/>
        <w:bookmarkStart w:id="1378" w:name="_Toc233722846"/>
        <w:bookmarkStart w:id="1379" w:name="_Toc233727996"/>
        <w:bookmarkStart w:id="1380" w:name="_Toc233728221"/>
        <w:bookmarkEnd w:id="1375"/>
        <w:bookmarkEnd w:id="1376"/>
        <w:bookmarkEnd w:id="1377"/>
        <w:bookmarkEnd w:id="1378"/>
        <w:bookmarkEnd w:id="1379"/>
        <w:bookmarkEnd w:id="1380"/>
      </w:del>
    </w:p>
    <w:p w14:paraId="0A3F0686" w14:textId="2D15BF1D" w:rsidR="00926C39" w:rsidRDefault="00926C39" w:rsidP="00926C39">
      <w:pPr>
        <w:rPr>
          <w:del w:id="1381" w:author="Pablo Barrero Cruz" w:date="2026-05-28T17:56:00Z"/>
        </w:rPr>
      </w:pPr>
      <w:del w:id="1382" w:author="Pablo Barrero Cruz" w:date="2026-05-28T17:56:00Z">
        <w:r>
          <w:delText xml:space="preserve">Por otro lado, se utiliza una base de datos </w:delText>
        </w:r>
        <w:r w:rsidR="00C820BB">
          <w:delText>no relacional</w:delText>
        </w:r>
        <w:r>
          <w:delText xml:space="preserve"> para preguntas, cuestionarios, intentos y grupos. Estos datos tienen una estructura más variable. Por ejemplo, la configuración de una pregunta depende de su tipo, y un intento debe guardar una copia de las preguntas, respuestas, puntuaciones y metadatos. El modelo </w:delText>
        </w:r>
        <w:r w:rsidR="00C820BB">
          <w:delText>no relacional</w:delText>
        </w:r>
        <w:r>
          <w:delText xml:space="preserve"> permite representar estas estructuras anidadas de forma más natural.</w:delText>
        </w:r>
        <w:bookmarkStart w:id="1383" w:name="_Toc232851815"/>
        <w:bookmarkStart w:id="1384" w:name="_Toc233326153"/>
        <w:bookmarkStart w:id="1385" w:name="_Toc233720038"/>
        <w:bookmarkStart w:id="1386" w:name="_Toc233722847"/>
        <w:bookmarkStart w:id="1387" w:name="_Toc233727997"/>
        <w:bookmarkStart w:id="1388" w:name="_Toc233728222"/>
        <w:bookmarkEnd w:id="1383"/>
        <w:bookmarkEnd w:id="1384"/>
        <w:bookmarkEnd w:id="1385"/>
        <w:bookmarkEnd w:id="1386"/>
        <w:bookmarkEnd w:id="1387"/>
        <w:bookmarkEnd w:id="1388"/>
      </w:del>
    </w:p>
    <w:p w14:paraId="623E9B10" w14:textId="721E9E14" w:rsidR="00926C39" w:rsidRDefault="00926C39" w:rsidP="00926C39">
      <w:pPr>
        <w:rPr>
          <w:del w:id="1389" w:author="Pablo Barrero Cruz" w:date="2026-05-28T17:56:00Z"/>
        </w:rPr>
      </w:pPr>
      <w:del w:id="1390" w:author="Pablo Barrero Cruz" w:date="2026-05-28T17:56:00Z">
        <w:r>
          <w:delText>Esta combinación añade cierta complejidad, porque el sistema debe configurar y mantener dos bases de datos. Sin embargo, permite adaptar cada parte del dominio al modelo de datos que mejor encaja con sus necesidades. En el caso del proyecto, esta decisión se justifica por la diferencia entre los datos de autenticación y los datos relacionados con cuestionarios.</w:delText>
        </w:r>
        <w:bookmarkStart w:id="1391" w:name="_Toc232851816"/>
        <w:bookmarkStart w:id="1392" w:name="_Toc233326154"/>
        <w:bookmarkStart w:id="1393" w:name="_Toc233720039"/>
        <w:bookmarkStart w:id="1394" w:name="_Toc233722848"/>
        <w:bookmarkStart w:id="1395" w:name="_Toc233727998"/>
        <w:bookmarkStart w:id="1396" w:name="_Toc233728223"/>
        <w:bookmarkEnd w:id="1391"/>
        <w:bookmarkEnd w:id="1392"/>
        <w:bookmarkEnd w:id="1393"/>
        <w:bookmarkEnd w:id="1394"/>
        <w:bookmarkEnd w:id="1395"/>
        <w:bookmarkEnd w:id="1396"/>
      </w:del>
    </w:p>
    <w:p w14:paraId="3424A864" w14:textId="28D87574" w:rsidR="00926C39" w:rsidRDefault="00926C39" w:rsidP="00926C39">
      <w:pPr>
        <w:pStyle w:val="Ttulo2"/>
        <w:ind w:left="737" w:hanging="737"/>
      </w:pPr>
      <w:bookmarkStart w:id="1397" w:name="_Toc233728224"/>
      <w:r>
        <w:t>Seguridad de sesión y control de acceso</w:t>
      </w:r>
      <w:bookmarkEnd w:id="1397"/>
    </w:p>
    <w:p w14:paraId="6F08E630" w14:textId="67615C76" w:rsidR="00926C39" w:rsidRDefault="00926C39" w:rsidP="00926C39">
      <w:r>
        <w:t>La aplicación distingue varios roles de usuario: alumno, profesor y administrador. Esta separación es necesaria porque no todos los usuarios deben poder realizar las mismas acciones. Un alumno puede resolver cuestionarios y consultar su historial, pero no debe modificar preguntas ni acceder a analíticas de otros estudiantes. El profesor puede gestionar contenido evaluativo, mientras que el administrador puede mantener cuentas y roles.</w:t>
      </w:r>
    </w:p>
    <w:p w14:paraId="472D6F1F" w14:textId="18943332" w:rsidR="00926C39" w:rsidRDefault="00926C39" w:rsidP="00926C39">
      <w:r>
        <w:t>Para proteger estas operaciones se utiliza autenticación y autorización. La autenticación permite saber quién es el usuario que accede al sistema. La autorización determina qué puede hacer ese usuario según su rol y, en algunos casos, según la propiedad de los datos. Por ejemplo, un profesor solo debe consultar analíticas de cuestionarios a los que tiene acceso, y un alumno solo debe ver sus propios intentos.</w:t>
      </w:r>
    </w:p>
    <w:p w14:paraId="4A2C86DD" w14:textId="562E2EAE" w:rsidR="00926C39" w:rsidRDefault="00926C39" w:rsidP="00926C39">
      <w:r>
        <w:t xml:space="preserve">También se ha tenido en cuenta la seguridad de sesión. El sistema utiliza tokens de acceso de vida corta y un mecanismo de renovación mediante </w:t>
      </w:r>
      <w:r w:rsidR="00C820BB">
        <w:t>“</w:t>
      </w:r>
      <w:r>
        <w:t>refresh token</w:t>
      </w:r>
      <w:r w:rsidR="00C820BB">
        <w:t>”</w:t>
      </w:r>
      <w:r>
        <w:t xml:space="preserve">. Además, </w:t>
      </w:r>
      <w:r w:rsidR="00C820BB">
        <w:t xml:space="preserve">ciertas </w:t>
      </w:r>
      <w:r>
        <w:t xml:space="preserve">operaciones como el cierre de sesión, el cambio de contraseña o el restablecimiento administrativo deben invalidar sesiones </w:t>
      </w:r>
      <w:r w:rsidR="00C820BB">
        <w:t xml:space="preserve">ya existentes </w:t>
      </w:r>
      <w:r>
        <w:t xml:space="preserve">cuando corresponda. Estas medidas no convierten el sistema en una </w:t>
      </w:r>
      <w:r w:rsidR="00C820BB">
        <w:t xml:space="preserve">aplicación </w:t>
      </w:r>
      <w:r>
        <w:t xml:space="preserve">de seguridad avanzada, pero sí establecen una base razonable para </w:t>
      </w:r>
      <w:r w:rsidR="00C820BB">
        <w:t>un ámbito</w:t>
      </w:r>
      <w:r>
        <w:t xml:space="preserve"> académic</w:t>
      </w:r>
      <w:r w:rsidR="00C820BB">
        <w:t>o</w:t>
      </w:r>
      <w:r>
        <w:t>.</w:t>
      </w:r>
    </w:p>
    <w:p w14:paraId="64833F45" w14:textId="3D0F6637" w:rsidR="00926C39" w:rsidRDefault="00BC7BD3" w:rsidP="00926C39">
      <w:pPr>
        <w:pStyle w:val="Ttulo2"/>
        <w:ind w:left="737" w:hanging="737"/>
      </w:pPr>
      <w:bookmarkStart w:id="1398" w:name="_Toc233728225"/>
      <w:ins w:id="1399" w:author="Pablo Barrero Cruz" w:date="2026-05-28T17:57:00Z">
        <w:r>
          <w:t>Contenedores Reproducibles</w:t>
        </w:r>
      </w:ins>
      <w:bookmarkEnd w:id="1398"/>
      <w:commentRangeStart w:id="1400"/>
      <w:del w:id="1401" w:author="Pablo Barrero Cruz" w:date="2026-05-28T17:57:00Z">
        <w:r w:rsidR="00926C39" w:rsidDel="00275BFD">
          <w:delText>Despliegue</w:delText>
        </w:r>
        <w:commentRangeEnd w:id="1400"/>
        <w:r w:rsidR="007F11AB" w:rsidDel="00275BFD">
          <w:rPr>
            <w:rStyle w:val="Refdecomentario"/>
            <w:sz w:val="40"/>
            <w:szCs w:val="26"/>
          </w:rPr>
          <w:commentReference w:id="1400"/>
        </w:r>
      </w:del>
      <w:ins w:id="1402" w:author="Pablo Barrero Cruz" w:date="2026-05-28T17:56:00Z">
        <w:r w:rsidR="00275BFD">
          <w:t xml:space="preserve"> </w:t>
        </w:r>
      </w:ins>
    </w:p>
    <w:p w14:paraId="35489D15" w14:textId="6216AAF6" w:rsidR="00926C39" w:rsidRDefault="00926C39" w:rsidP="00926C39">
      <w:r>
        <w:t>Uno de los objetivos técnicos del proyecto es que la aplicación pueda ejecutarse de forma reproducible. Para ello se utiliza Docker, que permite empaquetar servicios con sus dependencias, y Docker Compose, que permite levantar varios servicios relacionados mediante una única configuración.</w:t>
      </w:r>
    </w:p>
    <w:p w14:paraId="65418EED" w14:textId="3E72EFB5" w:rsidR="00926C39" w:rsidRDefault="00926C39" w:rsidP="00926C39">
      <w:r>
        <w:lastRenderedPageBreak/>
        <w:t xml:space="preserve">En este caso, el despliegue incluye </w:t>
      </w:r>
      <w:r w:rsidR="00663555">
        <w:t>“</w:t>
      </w:r>
      <w:r>
        <w:t>frontend</w:t>
      </w:r>
      <w:r w:rsidR="00663555">
        <w:t>”</w:t>
      </w:r>
      <w:r>
        <w:t xml:space="preserve">, </w:t>
      </w:r>
      <w:r w:rsidR="00663555">
        <w:t>“</w:t>
      </w:r>
      <w:r>
        <w:t>backend</w:t>
      </w:r>
      <w:r w:rsidR="00663555">
        <w:t>”</w:t>
      </w:r>
      <w:r>
        <w:t>, base de datos relacional y base de datos documental. Esta organización facilita la revisión del proyecto, ya que evita instalar manualmente cada componente en la máquina del evaluador. También reduce diferencias entre entornos, porque los servicios se ejecutan dentro de contenedores con configuración conocida.</w:t>
      </w:r>
    </w:p>
    <w:p w14:paraId="06097FE2" w14:textId="001041F3" w:rsidR="00926C39" w:rsidRDefault="00926C39" w:rsidP="00926C39">
      <w:r>
        <w:t xml:space="preserve">El despliegue reproducible es especialmente importante en un TFG de desarrollo software. No basta con que el código funcione en la máquina del autor; debe poder ser ejecutado y revisado por otras personas. Por este motivo, la </w:t>
      </w:r>
      <w:r w:rsidR="00C820BB">
        <w:t>“</w:t>
      </w:r>
      <w:r>
        <w:t>dockerización</w:t>
      </w:r>
      <w:r w:rsidR="00C820BB">
        <w:t>”</w:t>
      </w:r>
      <w:r>
        <w:t xml:space="preserve"> </w:t>
      </w:r>
      <w:r w:rsidR="00C820BB">
        <w:t>es esencial y aporta mucho</w:t>
      </w:r>
      <w:r>
        <w:t xml:space="preserve"> valor </w:t>
      </w:r>
      <w:r w:rsidR="00C820BB">
        <w:t>al</w:t>
      </w:r>
      <w:r>
        <w:t xml:space="preserve"> proyecto.</w:t>
      </w:r>
    </w:p>
    <w:p w14:paraId="6691BA83" w14:textId="5946D989" w:rsidR="00926C39" w:rsidRDefault="00926C39" w:rsidP="00926C39">
      <w:pPr>
        <w:pStyle w:val="Ttulo2"/>
        <w:ind w:left="737" w:hanging="737"/>
      </w:pPr>
      <w:r>
        <w:t xml:space="preserve"> </w:t>
      </w:r>
      <w:bookmarkStart w:id="1403" w:name="_Toc233728226"/>
      <w:r>
        <w:t xml:space="preserve">Pruebas </w:t>
      </w:r>
      <w:r w:rsidR="00C820BB">
        <w:t>Unitarias</w:t>
      </w:r>
      <w:r>
        <w:t xml:space="preserve"> </w:t>
      </w:r>
      <w:r w:rsidR="00B03D93">
        <w:t>e Integración Continua</w:t>
      </w:r>
      <w:bookmarkEnd w:id="1403"/>
    </w:p>
    <w:p w14:paraId="3039007C" w14:textId="1958AB86" w:rsidR="00926C39" w:rsidRDefault="00926C39" w:rsidP="00926C39">
      <w:r>
        <w:t xml:space="preserve">Las pruebas </w:t>
      </w:r>
      <w:r w:rsidR="00C820BB">
        <w:t>unitarias</w:t>
      </w:r>
      <w:r>
        <w:t xml:space="preserve"> permiten comprobar que distintas partes del sistema siguen funcionando después de realizar cambios. En un proyecto con autenticación, roles, cuestionarios, corrección automática y analíticas, el riesgo de introducir regresiones es considerable. Por ello se han incorporado pruebas tanto en </w:t>
      </w:r>
      <w:r w:rsidR="00663555">
        <w:t>“</w:t>
      </w:r>
      <w:r>
        <w:t>frontend</w:t>
      </w:r>
      <w:r w:rsidR="00663555">
        <w:t>”</w:t>
      </w:r>
      <w:r>
        <w:t xml:space="preserve"> como en </w:t>
      </w:r>
      <w:r w:rsidR="00663555">
        <w:t>“</w:t>
      </w:r>
      <w:r>
        <w:t>backend</w:t>
      </w:r>
      <w:r w:rsidR="00663555">
        <w:t>”</w:t>
      </w:r>
      <w:r>
        <w:t>.</w:t>
      </w:r>
    </w:p>
    <w:p w14:paraId="0DA9BA70" w14:textId="3F921ED9" w:rsidR="00926C39" w:rsidRDefault="00926C39" w:rsidP="00926C39">
      <w:r>
        <w:t xml:space="preserve">En el </w:t>
      </w:r>
      <w:r w:rsidR="00663555">
        <w:t>“</w:t>
      </w:r>
      <w:r>
        <w:t>backend</w:t>
      </w:r>
      <w:r w:rsidR="00663555">
        <w:t>”</w:t>
      </w:r>
      <w:r>
        <w:t xml:space="preserve">, las pruebas permiten validar servicios, controladores, utilidades, validadores y lógica de corrección. En el </w:t>
      </w:r>
      <w:r w:rsidR="00663555">
        <w:t>“</w:t>
      </w:r>
      <w:r>
        <w:t>frontend</w:t>
      </w:r>
      <w:r w:rsidR="00663555">
        <w:t>”</w:t>
      </w:r>
      <w:r>
        <w:t xml:space="preserve">, las pruebas ayudan a comprobar componentes, </w:t>
      </w:r>
      <w:r w:rsidR="008210A2">
        <w:t>“</w:t>
      </w:r>
      <w:r>
        <w:t>hooks</w:t>
      </w:r>
      <w:r w:rsidR="008210A2">
        <w:t>”</w:t>
      </w:r>
      <w:r>
        <w:t>, páginas, servicios de comunicación y comportamiento de la interfaz. Aunque las pruebas no garantizan por sí solas la ausencia de errores, sí aumentan la confianza en que las funcionalidades principales se mantienen estables.</w:t>
      </w:r>
    </w:p>
    <w:p w14:paraId="0D502926" w14:textId="31D2649E" w:rsidR="0024104A" w:rsidRDefault="00926C39" w:rsidP="00926C39">
      <w:r>
        <w:t xml:space="preserve">La integración continua complementa este enfoque ejecutando validaciones de forma automática cuando se suben cambios al repositorio. Esto permite detectar errores de compilación, </w:t>
      </w:r>
      <w:r w:rsidR="008210A2">
        <w:t>“</w:t>
      </w:r>
      <w:r>
        <w:t>lint</w:t>
      </w:r>
      <w:r w:rsidR="008210A2">
        <w:t>”</w:t>
      </w:r>
      <w:r>
        <w:t xml:space="preserve"> o </w:t>
      </w:r>
      <w:r w:rsidR="00F0544B">
        <w:t>“</w:t>
      </w:r>
      <w:r>
        <w:t>tests</w:t>
      </w:r>
      <w:r w:rsidR="00F0544B">
        <w:t>”</w:t>
      </w:r>
      <w:r>
        <w:t xml:space="preserve"> antes de integrar nuevas modificaciones. En el contexto del proyecto, la integración continua también refuerza la idea de trabajar con un proceso de desarrollo ordenado y no solo con una entrega final aislada.</w:t>
      </w:r>
      <w:r w:rsidR="0024104A">
        <w:br w:type="page"/>
      </w:r>
    </w:p>
    <w:p w14:paraId="57474350" w14:textId="69904F50" w:rsidR="0004146D" w:rsidRDefault="0004146D" w:rsidP="00184EFD">
      <w:pPr>
        <w:pStyle w:val="Ttulo1"/>
        <w:jc w:val="left"/>
      </w:pPr>
      <w:bookmarkStart w:id="1404" w:name="_Toc194498669"/>
      <w:bookmarkStart w:id="1405" w:name="_Toc233728227"/>
      <w:r>
        <w:lastRenderedPageBreak/>
        <w:t>Planificación del Proyecto y Presupuesto</w:t>
      </w:r>
      <w:bookmarkEnd w:id="1404"/>
      <w:r w:rsidR="00970737">
        <w:t xml:space="preserve"> Iniciales</w:t>
      </w:r>
      <w:bookmarkEnd w:id="1405"/>
    </w:p>
    <w:p w14:paraId="286F6459" w14:textId="77777777" w:rsidR="000001D2" w:rsidRPr="000001D2" w:rsidRDefault="000001D2" w:rsidP="000001D2">
      <w:r w:rsidRPr="000001D2">
        <w:t>Este capítulo recoge la planificación y el presupuesto inicial definidos para el desarrollo del proyecto. El objetivo de esta planificación era establecer una estimación realista del trabajo necesario para construir una primera versión funcional de la plataforma, fijando hitos intermedios, revisiones periódicas y una previsión económica del coste del sistema.</w:t>
      </w:r>
    </w:p>
    <w:p w14:paraId="54696959" w14:textId="77777777" w:rsidR="000001D2" w:rsidRPr="000001D2" w:rsidRDefault="000001D2" w:rsidP="000001D2">
      <w:bookmarkStart w:id="1406" w:name="_Toc194498670"/>
      <w:r w:rsidRPr="000001D2">
        <w:t>La planificación se planteó inicialmente para obtener un producto mínimo viable a comienzos de mayo de 2026. No obstante, durante el desarrollo se incorporó un último sprint de cierre, destinado a estabilizar el producto, corregir detalles detectados en revisiones, reforzar pruebas, cerrar documentación técnica y dejar el proyecto preparado para la elaboración de la memoria final.</w:t>
      </w:r>
    </w:p>
    <w:p w14:paraId="42C88F93" w14:textId="1681B547" w:rsidR="0004146D" w:rsidRDefault="0004146D" w:rsidP="0004146D">
      <w:pPr>
        <w:pStyle w:val="Ttulo2"/>
      </w:pPr>
      <w:bookmarkStart w:id="1407" w:name="_Toc233728228"/>
      <w:r>
        <w:t>Planificación</w:t>
      </w:r>
      <w:bookmarkEnd w:id="1406"/>
      <w:r w:rsidR="00970737">
        <w:t xml:space="preserve"> Inicial</w:t>
      </w:r>
      <w:bookmarkEnd w:id="1407"/>
    </w:p>
    <w:p w14:paraId="314E466F" w14:textId="135B4B6B" w:rsidR="00C97D4B" w:rsidRDefault="00C97D4B" w:rsidP="00C97D4B">
      <w:del w:id="1408" w:author="Pablo Barrero Cruz" w:date="2026-06-23T13:18:00Z" w16du:dateUtc="2026-06-23T11:18:00Z">
        <w:r w:rsidDel="00A9218C">
          <w:delText xml:space="preserve">El </w:delText>
        </w:r>
      </w:del>
      <w:ins w:id="1409" w:author="Pablo Barrero Cruz" w:date="2026-06-23T13:18:00Z" w16du:dateUtc="2026-06-23T11:18:00Z">
        <w:r w:rsidR="00A9218C" w:rsidRPr="00A9218C">
          <w:t>El proyecto se planificó inicialmente con una duración aproximada desde el 23 de febrero de 2026 hasta comienzos de mayo de 2026, con revisión final prevista el 4 de mayo de 2026.</w:t>
        </w:r>
        <w:r w:rsidR="00A9218C">
          <w:t xml:space="preserve"> </w:t>
        </w:r>
      </w:ins>
      <w:del w:id="1410" w:author="Pablo Barrero Cruz" w:date="2026-06-23T13:18:00Z" w16du:dateUtc="2026-06-23T11:18:00Z">
        <w:r w:rsidDel="00A9218C">
          <w:delText xml:space="preserve">proyecto se planificó con una duración aproximada desde el 23 de febrero de 2026 hasta el 18 de mayo de 2026. </w:delText>
        </w:r>
      </w:del>
      <w:r>
        <w:t>El objetivo principal era construir una plataforma web de cuestionarios de Cálculo que cubriese el flujo principal de trabajo: autenticación, gestión de usuarios, banco de preguntas, creación y publicación de cuestionarios, resolución por parte del alumnado, corrección automática, consulta de resultados, estadísticas básicas y despliegue reproducible.</w:t>
      </w:r>
    </w:p>
    <w:p w14:paraId="100936C9" w14:textId="39D0B34E" w:rsidR="00C97D4B" w:rsidRDefault="00C97D4B" w:rsidP="00C97D4B">
      <w:r>
        <w:t>Para organizar el trabajo se adoptó un enfoque ágil basado en “Scrum”, adaptado a las características de un Trabajo Fin de Grado desarrollado por una única persona. Por este motivo, no se aplicaron todas las prácticas propias de equipos de desarrollo, como las reuniones diarias, pero sí se mantuvo una organización por iteraciones, revisión periódica del avance y priorización continua de tareas.</w:t>
      </w:r>
    </w:p>
    <w:p w14:paraId="04385B33" w14:textId="3E07FFDB" w:rsidR="00C97D4B" w:rsidRDefault="00C97D4B" w:rsidP="00C97D4B">
      <w:r>
        <w:t>A efectos de planificación se distinguieron varios roles, aunque todos ellos fueron asumidos por el autor del proyecto: jefe de proyecto, analista, desarrollador, responsable de pruebas y responsable de despliegue. Esta separación permite estimar mejor el esfuerzo dedicado a cada tipo de actividad y facilita posteriormente la elaboración del presupuesto.</w:t>
      </w:r>
    </w:p>
    <w:p w14:paraId="0847119F" w14:textId="342C5B92" w:rsidR="0004146D" w:rsidRDefault="00C97D4B" w:rsidP="00C97D4B">
      <w:r>
        <w:t>La gestión del trabajo se planteó mediante GitHub. Las tareas, historias de usuario y errores se organizaron mediante “GitHub Issues”; el seguimiento visual del estado de cada tarea se realizó mediante un tablero Kanban en “GitHub Projects”; y los hitos principales del proyecto se agruparon mediante “milestones”. Esta organización permitió mantener la trazabilidad entre planificación, tareas, documentación y código desarrollado.</w:t>
      </w:r>
    </w:p>
    <w:p w14:paraId="67F7A8BE" w14:textId="77777777" w:rsidR="00184EFD" w:rsidRDefault="00184EFD">
      <w:pPr>
        <w:jc w:val="left"/>
      </w:pPr>
      <w:r>
        <w:br w:type="page"/>
      </w:r>
    </w:p>
    <w:p w14:paraId="484D80CB" w14:textId="594C8784" w:rsidR="00184EFD" w:rsidRPr="00184EFD" w:rsidRDefault="00184EFD" w:rsidP="00184EFD">
      <w:r w:rsidRPr="00184EFD">
        <w:lastRenderedPageBreak/>
        <w:t>El tablero Kanban inicial se organizó con las siguientes columnas:</w:t>
      </w:r>
    </w:p>
    <w:tbl>
      <w:tblPr>
        <w:tblW w:w="856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Change w:id="1411" w:author="Pablo Barrero Cruz" w:date="2026-06-05T10:07:00Z" w16du:dateUtc="2026-06-05T08:07:00Z">
          <w:tblPr>
            <w:tblW w:w="856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PrChange>
      </w:tblPr>
      <w:tblGrid>
        <w:gridCol w:w="1509"/>
        <w:gridCol w:w="7056"/>
        <w:tblGridChange w:id="1412">
          <w:tblGrid>
            <w:gridCol w:w="1509"/>
            <w:gridCol w:w="7056"/>
          </w:tblGrid>
        </w:tblGridChange>
      </w:tblGrid>
      <w:tr w:rsidR="00932BFB" w:rsidRPr="00184EFD" w14:paraId="52791D9D" w14:textId="77777777" w:rsidTr="00573843">
        <w:trPr>
          <w:tblHeader/>
          <w:ins w:id="1413" w:author="Pablo Barrero Cruz" w:date="2026-05-28T18:28:00Z"/>
          <w:trPrChange w:id="1414" w:author="Pablo Barrero Cruz" w:date="2026-06-05T10:07:00Z" w16du:dateUtc="2026-06-05T08:07:00Z">
            <w:trPr>
              <w:tblHeader/>
            </w:trPr>
          </w:trPrChange>
        </w:trPr>
        <w:tc>
          <w:tcPr>
            <w:tcW w:w="8565" w:type="dxa"/>
            <w:gridSpan w:val="2"/>
            <w:tcBorders>
              <w:top w:val="single" w:sz="2" w:space="0" w:color="auto"/>
              <w:left w:val="single" w:sz="2" w:space="0" w:color="auto"/>
              <w:bottom w:val="single" w:sz="2" w:space="0" w:color="auto"/>
              <w:right w:val="single" w:sz="2" w:space="0" w:color="auto"/>
            </w:tcBorders>
            <w:shd w:val="clear" w:color="auto" w:fill="DDDDDD" w:themeFill="accent1"/>
            <w:tcMar>
              <w:top w:w="60" w:type="dxa"/>
              <w:left w:w="60" w:type="dxa"/>
              <w:bottom w:w="60" w:type="dxa"/>
              <w:right w:w="60" w:type="dxa"/>
            </w:tcMar>
            <w:vAlign w:val="center"/>
            <w:tcPrChange w:id="1415" w:author="Pablo Barrero Cruz" w:date="2026-06-05T10:07:00Z" w16du:dateUtc="2026-06-05T08:07:00Z">
              <w:tcPr>
                <w:tcW w:w="8565" w:type="dxa"/>
                <w:gridSpan w:val="2"/>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tcPrChange>
          </w:tcPr>
          <w:p w14:paraId="726CC972" w14:textId="765A7A9C" w:rsidR="00932BFB" w:rsidRPr="00932BFB" w:rsidRDefault="00932BFB">
            <w:pPr>
              <w:jc w:val="center"/>
              <w:rPr>
                <w:ins w:id="1416" w:author="Pablo Barrero Cruz" w:date="2026-05-28T18:28:00Z"/>
                <w:b/>
                <w:bCs/>
                <w:rPrChange w:id="1417" w:author="Pablo Barrero Cruz" w:date="2026-05-28T18:28:00Z">
                  <w:rPr>
                    <w:ins w:id="1418" w:author="Pablo Barrero Cruz" w:date="2026-05-28T18:28:00Z"/>
                  </w:rPr>
                </w:rPrChange>
              </w:rPr>
              <w:pPrChange w:id="1419" w:author="Pablo Barrero Cruz" w:date="2026-05-28T18:28:00Z">
                <w:pPr/>
              </w:pPrChange>
            </w:pPr>
            <w:ins w:id="1420" w:author="Pablo Barrero Cruz" w:date="2026-05-28T18:28:00Z">
              <w:r w:rsidRPr="00932BFB">
                <w:rPr>
                  <w:b/>
                  <w:bCs/>
                  <w:rPrChange w:id="1421" w:author="Pablo Barrero Cruz" w:date="2026-05-28T18:28:00Z">
                    <w:rPr/>
                  </w:rPrChange>
                </w:rPr>
                <w:t>Columnas del tablero Kanban inicial.</w:t>
              </w:r>
            </w:ins>
          </w:p>
        </w:tc>
      </w:tr>
      <w:tr w:rsidR="00184EFD" w:rsidRPr="00184EFD" w14:paraId="3C42749E" w14:textId="77777777" w:rsidTr="00184EFD">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52C908" w14:textId="77777777" w:rsidR="00184EFD" w:rsidRPr="00184EFD" w:rsidRDefault="00184EFD" w:rsidP="00184EFD">
            <w:pPr>
              <w:rPr>
                <w:b/>
                <w:bCs/>
              </w:rPr>
            </w:pPr>
            <w:r w:rsidRPr="00184EFD">
              <w:rPr>
                <w:b/>
                <w:bCs/>
              </w:rPr>
              <w:t>Columna</w:t>
            </w:r>
          </w:p>
        </w:tc>
        <w:tc>
          <w:tcPr>
            <w:tcW w:w="6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F71737" w14:textId="77777777" w:rsidR="00184EFD" w:rsidRPr="00184EFD" w:rsidRDefault="00184EFD" w:rsidP="00184EFD">
            <w:pPr>
              <w:rPr>
                <w:b/>
                <w:bCs/>
              </w:rPr>
            </w:pPr>
            <w:r w:rsidRPr="00184EFD">
              <w:rPr>
                <w:b/>
                <w:bCs/>
              </w:rPr>
              <w:t>Descripción</w:t>
            </w:r>
          </w:p>
        </w:tc>
      </w:tr>
      <w:tr w:rsidR="00184EFD" w:rsidRPr="00184EFD" w14:paraId="376B0E92" w14:textId="77777777" w:rsidTr="00184EFD">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80B0DB" w14:textId="77777777" w:rsidR="00184EFD" w:rsidRPr="00184EFD" w:rsidRDefault="00184EFD" w:rsidP="00184EFD">
            <w:r w:rsidRPr="00184EFD">
              <w:t>“Backlog”</w:t>
            </w:r>
          </w:p>
        </w:tc>
        <w:tc>
          <w:tcPr>
            <w:tcW w:w="6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0DAB22" w14:textId="77777777" w:rsidR="00184EFD" w:rsidRPr="00184EFD" w:rsidRDefault="00184EFD" w:rsidP="00184EFD">
            <w:r w:rsidRPr="00184EFD">
              <w:t>Ideas, historias o tareas todavía no comprometidas.</w:t>
            </w:r>
          </w:p>
        </w:tc>
      </w:tr>
      <w:tr w:rsidR="00184EFD" w:rsidRPr="00184EFD" w14:paraId="14A6E277" w14:textId="77777777" w:rsidTr="00184EFD">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1ABB00" w14:textId="77777777" w:rsidR="00184EFD" w:rsidRPr="00184EFD" w:rsidRDefault="00184EFD" w:rsidP="00184EFD">
            <w:r w:rsidRPr="00184EFD">
              <w:t>“Ready”</w:t>
            </w:r>
          </w:p>
        </w:tc>
        <w:tc>
          <w:tcPr>
            <w:tcW w:w="6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84BF2D" w14:textId="77777777" w:rsidR="00184EFD" w:rsidRPr="00184EFD" w:rsidRDefault="00184EFD" w:rsidP="00184EFD">
            <w:r w:rsidRPr="00184EFD">
              <w:t>Tareas refinadas, con criterios de aceptación y listas para desarrollarse.</w:t>
            </w:r>
          </w:p>
        </w:tc>
      </w:tr>
      <w:tr w:rsidR="00184EFD" w:rsidRPr="00184EFD" w14:paraId="39DE40A0" w14:textId="77777777" w:rsidTr="00184EFD">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4A9CC9" w14:textId="77777777" w:rsidR="00184EFD" w:rsidRPr="00184EFD" w:rsidRDefault="00184EFD" w:rsidP="00184EFD">
            <w:r w:rsidRPr="00184EFD">
              <w:t>“In progress”</w:t>
            </w:r>
          </w:p>
        </w:tc>
        <w:tc>
          <w:tcPr>
            <w:tcW w:w="6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6DB5A5" w14:textId="77777777" w:rsidR="00184EFD" w:rsidRPr="00184EFD" w:rsidRDefault="00184EFD" w:rsidP="00184EFD">
            <w:r w:rsidRPr="00184EFD">
              <w:t>Tareas en desarrollo.</w:t>
            </w:r>
          </w:p>
        </w:tc>
      </w:tr>
      <w:tr w:rsidR="00184EFD" w:rsidRPr="00184EFD" w14:paraId="7368DCF6" w14:textId="77777777" w:rsidTr="00184EFD">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62111E" w14:textId="77777777" w:rsidR="00184EFD" w:rsidRPr="00184EFD" w:rsidRDefault="00184EFD" w:rsidP="00184EFD">
            <w:r w:rsidRPr="00184EFD">
              <w:t>“Blocked”</w:t>
            </w:r>
          </w:p>
        </w:tc>
        <w:tc>
          <w:tcPr>
            <w:tcW w:w="6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378151" w14:textId="77777777" w:rsidR="00184EFD" w:rsidRPr="00184EFD" w:rsidRDefault="00184EFD" w:rsidP="00184EFD">
            <w:r w:rsidRPr="00184EFD">
              <w:t>Tareas bloqueadas por una dependencia o decisión pendiente.</w:t>
            </w:r>
          </w:p>
        </w:tc>
      </w:tr>
      <w:tr w:rsidR="00184EFD" w:rsidRPr="00184EFD" w14:paraId="0E8BA5F9" w14:textId="77777777" w:rsidTr="00184EFD">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F1AFB9" w14:textId="77777777" w:rsidR="00184EFD" w:rsidRPr="00184EFD" w:rsidRDefault="00184EFD" w:rsidP="00184EFD">
            <w:r w:rsidRPr="00184EFD">
              <w:t>“Review / QA”</w:t>
            </w:r>
          </w:p>
        </w:tc>
        <w:tc>
          <w:tcPr>
            <w:tcW w:w="6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EF047B" w14:textId="77777777" w:rsidR="00184EFD" w:rsidRPr="00184EFD" w:rsidRDefault="00184EFD" w:rsidP="00184EFD">
            <w:r w:rsidRPr="00184EFD">
              <w:t>Tareas pendientes de revisión funcional o pruebas.</w:t>
            </w:r>
          </w:p>
        </w:tc>
      </w:tr>
      <w:tr w:rsidR="00184EFD" w:rsidRPr="00184EFD" w14:paraId="13E84D30" w14:textId="77777777" w:rsidTr="00184EFD">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6AF948" w14:textId="77777777" w:rsidR="00184EFD" w:rsidRPr="00184EFD" w:rsidRDefault="00184EFD" w:rsidP="00184EFD">
            <w:r w:rsidRPr="00184EFD">
              <w:t>“Done”</w:t>
            </w:r>
          </w:p>
        </w:tc>
        <w:tc>
          <w:tcPr>
            <w:tcW w:w="6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E9FF00" w14:textId="77777777" w:rsidR="00184EFD" w:rsidRPr="00184EFD" w:rsidRDefault="00184EFD" w:rsidP="00184EFD">
            <w:r w:rsidRPr="00184EFD">
              <w:t>Tareas completadas según la definición de terminado.</w:t>
            </w:r>
          </w:p>
        </w:tc>
      </w:tr>
    </w:tbl>
    <w:p w14:paraId="371502C3" w14:textId="77777777" w:rsidR="00565E11" w:rsidDel="00D65258" w:rsidRDefault="00565E11">
      <w:pPr>
        <w:spacing w:after="0"/>
        <w:jc w:val="center"/>
        <w:rPr>
          <w:del w:id="1422" w:author="Pablo Barrero Cruz" w:date="2026-06-23T13:44:00Z" w16du:dateUtc="2026-06-23T11:44:00Z"/>
        </w:rPr>
        <w:pPrChange w:id="1423" w:author="Pablo Barrero Cruz" w:date="2026-06-23T13:44:00Z" w16du:dateUtc="2026-06-23T11:44:00Z">
          <w:pPr>
            <w:spacing w:after="0"/>
          </w:pPr>
        </w:pPrChange>
      </w:pPr>
    </w:p>
    <w:p w14:paraId="72E21EDC" w14:textId="144E4676" w:rsidR="00D65258" w:rsidRDefault="00D65258">
      <w:pPr>
        <w:pStyle w:val="PiedeTabla"/>
        <w:rPr>
          <w:ins w:id="1424" w:author="Pablo Barrero Cruz" w:date="2026-06-23T13:44:00Z" w16du:dateUtc="2026-06-23T11:44:00Z"/>
        </w:rPr>
        <w:pPrChange w:id="1425" w:author="Pablo Barrero Cruz" w:date="2026-06-30T13:15:00Z" w16du:dateUtc="2026-06-30T11:15:00Z">
          <w:pPr>
            <w:pStyle w:val="Descripcin"/>
            <w:spacing w:before="240"/>
          </w:pPr>
        </w:pPrChange>
      </w:pPr>
      <w:bookmarkStart w:id="1426" w:name="_Toc233720791"/>
      <w:ins w:id="1427" w:author="Pablo Barrero Cruz" w:date="2026-06-23T13:44:00Z" w16du:dateUtc="2026-06-23T11:44:00Z">
        <w:r w:rsidRPr="00E75A88">
          <w:t xml:space="preserve">Tabla </w:t>
        </w:r>
      </w:ins>
      <w:ins w:id="1428" w:author="Pablo Barrero Cruz" w:date="2026-06-23T13:45:00Z" w16du:dateUtc="2026-06-23T11:45:00Z">
        <w:r w:rsidRPr="00A6454D">
          <w:t>4.1. Columnas del tablero Kanban inicial.</w:t>
        </w:r>
      </w:ins>
      <w:bookmarkEnd w:id="1426"/>
    </w:p>
    <w:p w14:paraId="42CFA382" w14:textId="680B69D0" w:rsidR="00DE6B0C" w:rsidRPr="00DE6B0C" w:rsidRDefault="00184EFD" w:rsidP="00565E11">
      <w:pPr>
        <w:spacing w:line="240" w:lineRule="atLeast"/>
      </w:pPr>
      <w:r w:rsidRPr="00184EFD">
        <w:t xml:space="preserve">La planificación se dividió </w:t>
      </w:r>
      <w:del w:id="1429" w:author="Pablo Barrero Cruz" w:date="2026-06-23T13:40:00Z" w16du:dateUtc="2026-06-23T11:40:00Z">
        <w:r w:rsidRPr="00184EFD" w:rsidDel="00993A80">
          <w:delText xml:space="preserve">finalmente </w:delText>
        </w:r>
      </w:del>
      <w:ins w:id="1430" w:author="Pablo Barrero Cruz" w:date="2026-06-23T13:40:00Z" w16du:dateUtc="2026-06-23T11:40:00Z">
        <w:r w:rsidR="00993A80">
          <w:t>inicialmente</w:t>
        </w:r>
        <w:r w:rsidR="00993A80" w:rsidRPr="00184EFD">
          <w:t xml:space="preserve"> </w:t>
        </w:r>
      </w:ins>
      <w:r w:rsidRPr="00184EFD">
        <w:t xml:space="preserve">en </w:t>
      </w:r>
      <w:del w:id="1431" w:author="Pablo Barrero Cruz" w:date="2026-06-23T13:19:00Z" w16du:dateUtc="2026-06-23T11:19:00Z">
        <w:r w:rsidRPr="00184EFD" w:rsidDel="00EA4F89">
          <w:delText xml:space="preserve">seis </w:delText>
        </w:r>
      </w:del>
      <w:ins w:id="1432" w:author="Pablo Barrero Cruz" w:date="2026-06-23T13:19:00Z" w16du:dateUtc="2026-06-23T11:19:00Z">
        <w:r w:rsidR="00EA4F89">
          <w:t>cinco</w:t>
        </w:r>
        <w:r w:rsidR="00EA4F89" w:rsidRPr="00184EFD">
          <w:t xml:space="preserve"> </w:t>
        </w:r>
      </w:ins>
      <w:r w:rsidRPr="00184EFD">
        <w:t>iteraciones principales:</w:t>
      </w:r>
    </w:p>
    <w:tbl>
      <w:tblPr>
        <w:tblW w:w="85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Change w:id="1433" w:author="Pablo Barrero Cruz" w:date="2026-06-05T10:07:00Z" w16du:dateUtc="2026-06-05T08:07:00Z">
          <w:tblPr>
            <w:tblW w:w="856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PrChange>
      </w:tblPr>
      <w:tblGrid>
        <w:gridCol w:w="1759"/>
        <w:gridCol w:w="1416"/>
        <w:gridCol w:w="1182"/>
        <w:gridCol w:w="4188"/>
        <w:gridCol w:w="24"/>
        <w:tblGridChange w:id="1434">
          <w:tblGrid>
            <w:gridCol w:w="1761"/>
            <w:gridCol w:w="1418"/>
            <w:gridCol w:w="1182"/>
            <w:gridCol w:w="4204"/>
            <w:gridCol w:w="4"/>
          </w:tblGrid>
        </w:tblGridChange>
      </w:tblGrid>
      <w:tr w:rsidR="00932BFB" w:rsidRPr="00DE6B0C" w14:paraId="6312AFA9" w14:textId="77777777" w:rsidTr="00573843">
        <w:trPr>
          <w:tblHeader/>
          <w:ins w:id="1435" w:author="Pablo Barrero Cruz" w:date="2026-05-28T18:29:00Z"/>
          <w:trPrChange w:id="1436" w:author="Pablo Barrero Cruz" w:date="2026-06-05T10:07:00Z" w16du:dateUtc="2026-06-05T08:07:00Z">
            <w:trPr>
              <w:gridAfter w:val="0"/>
              <w:tblHeader/>
            </w:trPr>
          </w:trPrChange>
        </w:trPr>
        <w:tc>
          <w:tcPr>
            <w:tcW w:w="8569" w:type="dxa"/>
            <w:gridSpan w:val="5"/>
            <w:tcBorders>
              <w:top w:val="single" w:sz="2" w:space="0" w:color="auto"/>
              <w:left w:val="single" w:sz="2" w:space="0" w:color="auto"/>
              <w:bottom w:val="single" w:sz="2" w:space="0" w:color="auto"/>
              <w:right w:val="single" w:sz="2" w:space="0" w:color="auto"/>
            </w:tcBorders>
            <w:shd w:val="clear" w:color="auto" w:fill="DDDDDD" w:themeFill="accent1"/>
            <w:tcMar>
              <w:top w:w="60" w:type="dxa"/>
              <w:left w:w="60" w:type="dxa"/>
              <w:bottom w:w="60" w:type="dxa"/>
              <w:right w:w="60" w:type="dxa"/>
            </w:tcMar>
            <w:tcPrChange w:id="1437" w:author="Pablo Barrero Cruz" w:date="2026-06-05T10:07:00Z" w16du:dateUtc="2026-06-05T08:07:00Z">
              <w:tcPr>
                <w:tcW w:w="8565" w:type="dxa"/>
                <w:gridSpan w:val="4"/>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tcPrChange>
          </w:tcPr>
          <w:p w14:paraId="2764DA2D" w14:textId="4ADFB550" w:rsidR="00932BFB" w:rsidRPr="00DE6B0C" w:rsidRDefault="00932BFB">
            <w:pPr>
              <w:jc w:val="center"/>
              <w:rPr>
                <w:ins w:id="1438" w:author="Pablo Barrero Cruz" w:date="2026-05-28T18:29:00Z"/>
                <w:b/>
                <w:bCs/>
              </w:rPr>
              <w:pPrChange w:id="1439" w:author="Pablo Barrero Cruz" w:date="2026-05-28T18:29:00Z">
                <w:pPr/>
              </w:pPrChange>
            </w:pPr>
            <w:ins w:id="1440" w:author="Pablo Barrero Cruz" w:date="2026-05-28T18:29:00Z">
              <w:r w:rsidRPr="00932BFB">
                <w:rPr>
                  <w:b/>
                  <w:bCs/>
                </w:rPr>
                <w:t>Planificación inicial por sprints.</w:t>
              </w:r>
            </w:ins>
          </w:p>
        </w:tc>
      </w:tr>
      <w:tr w:rsidR="00DE6B0C" w:rsidRPr="00DE6B0C" w14:paraId="2661779A" w14:textId="77777777" w:rsidTr="00A91720">
        <w:trPr>
          <w:gridAfter w:val="1"/>
          <w:wAfter w:w="24" w:type="dxa"/>
          <w:tblHeader/>
          <w:trPrChange w:id="1441" w:author="Pablo Barrero Cruz" w:date="2026-06-05T10:07:00Z" w16du:dateUtc="2026-06-05T08:07:00Z">
            <w:trPr>
              <w:gridAfter w:val="1"/>
              <w:tblHeader/>
            </w:trPr>
          </w:trPrChange>
        </w:trPr>
        <w:tc>
          <w:tcPr>
            <w:tcW w:w="17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42" w:author="Pablo Barrero Cruz" w:date="2026-06-05T10:07:00Z" w16du:dateUtc="2026-06-05T08:07:00Z">
              <w:tcPr>
                <w:tcW w:w="176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32C08EEA" w14:textId="77777777" w:rsidR="00DE6B0C" w:rsidRPr="00DE6B0C" w:rsidRDefault="00DE6B0C" w:rsidP="00DE6B0C">
            <w:pPr>
              <w:rPr>
                <w:b/>
                <w:bCs/>
              </w:rPr>
            </w:pPr>
            <w:r w:rsidRPr="00DE6B0C">
              <w:rPr>
                <w:b/>
                <w:bCs/>
              </w:rPr>
              <w:t>Sprint / Hito</w:t>
            </w:r>
          </w:p>
        </w:tc>
        <w:tc>
          <w:tcPr>
            <w:tcW w:w="14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43" w:author="Pablo Barrero Cruz" w:date="2026-06-05T10:07:00Z" w16du:dateUtc="2026-06-05T08:07:00Z">
              <w:tcPr>
                <w:tcW w:w="14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203774EF" w14:textId="77777777" w:rsidR="00DE6B0C" w:rsidRPr="00DE6B0C" w:rsidRDefault="00DE6B0C" w:rsidP="00DE6B0C">
            <w:pPr>
              <w:rPr>
                <w:b/>
                <w:bCs/>
              </w:rPr>
            </w:pPr>
            <w:r w:rsidRPr="00DE6B0C">
              <w:rPr>
                <w:b/>
                <w:bCs/>
              </w:rPr>
              <w:t>Fechas</w:t>
            </w:r>
          </w:p>
        </w:tc>
        <w:tc>
          <w:tcPr>
            <w:tcW w:w="11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44" w:author="Pablo Barrero Cruz" w:date="2026-06-05T10:07:00Z" w16du:dateUtc="2026-06-05T08:07:00Z">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0A8DCB12" w14:textId="77777777" w:rsidR="00DE6B0C" w:rsidRPr="00DE6B0C" w:rsidRDefault="00DE6B0C" w:rsidP="00DE6B0C">
            <w:pPr>
              <w:rPr>
                <w:b/>
                <w:bCs/>
              </w:rPr>
            </w:pPr>
            <w:r w:rsidRPr="00DE6B0C">
              <w:rPr>
                <w:b/>
                <w:bCs/>
              </w:rPr>
              <w:t>Revisión</w:t>
            </w:r>
          </w:p>
        </w:tc>
        <w:tc>
          <w:tcPr>
            <w:tcW w:w="418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45" w:author="Pablo Barrero Cruz" w:date="2026-06-05T10:07:00Z" w16du:dateUtc="2026-06-05T08:07:00Z">
              <w:tcPr>
                <w:tcW w:w="42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7CB427A2" w14:textId="77777777" w:rsidR="00DE6B0C" w:rsidRPr="00DE6B0C" w:rsidRDefault="00DE6B0C" w:rsidP="00DE6B0C">
            <w:pPr>
              <w:rPr>
                <w:b/>
                <w:bCs/>
              </w:rPr>
            </w:pPr>
            <w:r w:rsidRPr="00DE6B0C">
              <w:rPr>
                <w:b/>
                <w:bCs/>
              </w:rPr>
              <w:t>Objetivo</w:t>
            </w:r>
          </w:p>
        </w:tc>
      </w:tr>
      <w:tr w:rsidR="00DE6B0C" w:rsidRPr="00DE6B0C" w14:paraId="7D090268" w14:textId="77777777" w:rsidTr="00A91720">
        <w:trPr>
          <w:gridAfter w:val="1"/>
          <w:wAfter w:w="24" w:type="dxa"/>
          <w:trPrChange w:id="1446" w:author="Pablo Barrero Cruz" w:date="2026-06-05T10:07:00Z" w16du:dateUtc="2026-06-05T08:07:00Z">
            <w:trPr>
              <w:gridAfter w:val="1"/>
            </w:trPr>
          </w:trPrChange>
        </w:trPr>
        <w:tc>
          <w:tcPr>
            <w:tcW w:w="17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47" w:author="Pablo Barrero Cruz" w:date="2026-06-05T10:07:00Z" w16du:dateUtc="2026-06-05T08:07:00Z">
              <w:tcPr>
                <w:tcW w:w="176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04360B44" w14:textId="77777777" w:rsidR="00DE6B0C" w:rsidRPr="00DE6B0C" w:rsidRDefault="00DE6B0C" w:rsidP="00DE6B0C">
            <w:r w:rsidRPr="00DE6B0C">
              <w:t>S0 - Arranque</w:t>
            </w:r>
          </w:p>
        </w:tc>
        <w:tc>
          <w:tcPr>
            <w:tcW w:w="14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48" w:author="Pablo Barrero Cruz" w:date="2026-06-05T10:07:00Z" w16du:dateUtc="2026-06-05T08:07:00Z">
              <w:tcPr>
                <w:tcW w:w="14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285AEBA6" w14:textId="1BB3958B" w:rsidR="00DE6B0C" w:rsidRPr="00DE6B0C" w:rsidRDefault="00DE6B0C" w:rsidP="00DE6B0C">
            <w:pPr>
              <w:jc w:val="left"/>
            </w:pPr>
            <w:r w:rsidRPr="00DE6B0C">
              <w:t>23/02/2026</w:t>
            </w:r>
            <w:r>
              <w:t xml:space="preserve"> - </w:t>
            </w:r>
            <w:r w:rsidRPr="00DE6B0C">
              <w:t>08/03/2026</w:t>
            </w:r>
          </w:p>
        </w:tc>
        <w:tc>
          <w:tcPr>
            <w:tcW w:w="11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49" w:author="Pablo Barrero Cruz" w:date="2026-06-05T10:07:00Z" w16du:dateUtc="2026-06-05T08:07:00Z">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430EFEC5" w14:textId="77777777" w:rsidR="00DE6B0C" w:rsidRPr="00DE6B0C" w:rsidRDefault="00DE6B0C" w:rsidP="00DE6B0C">
            <w:r w:rsidRPr="00DE6B0C">
              <w:t>09/03/2026</w:t>
            </w:r>
          </w:p>
        </w:tc>
        <w:tc>
          <w:tcPr>
            <w:tcW w:w="418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50" w:author="Pablo Barrero Cruz" w:date="2026-06-05T10:07:00Z" w16du:dateUtc="2026-06-05T08:07:00Z">
              <w:tcPr>
                <w:tcW w:w="42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31509FA3" w14:textId="5168D5DD" w:rsidR="00DE6B0C" w:rsidRPr="00DE6B0C" w:rsidRDefault="00DE6B0C" w:rsidP="00DE6B0C">
            <w:r w:rsidRPr="00DE6B0C">
              <w:t>Definir alcance, requisitos, planificación, presupuesto inicial y tablero de trabajo.</w:t>
            </w:r>
          </w:p>
        </w:tc>
      </w:tr>
      <w:tr w:rsidR="00DE6B0C" w:rsidRPr="00DE6B0C" w14:paraId="4CE1E395" w14:textId="77777777" w:rsidTr="00A91720">
        <w:trPr>
          <w:gridAfter w:val="1"/>
          <w:wAfter w:w="24" w:type="dxa"/>
          <w:trPrChange w:id="1451" w:author="Pablo Barrero Cruz" w:date="2026-06-05T10:07:00Z" w16du:dateUtc="2026-06-05T08:07:00Z">
            <w:trPr>
              <w:gridAfter w:val="1"/>
            </w:trPr>
          </w:trPrChange>
        </w:trPr>
        <w:tc>
          <w:tcPr>
            <w:tcW w:w="17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52" w:author="Pablo Barrero Cruz" w:date="2026-06-05T10:07:00Z" w16du:dateUtc="2026-06-05T08:07:00Z">
              <w:tcPr>
                <w:tcW w:w="176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5DAE59F3" w14:textId="77777777" w:rsidR="00DE6B0C" w:rsidRPr="00DE6B0C" w:rsidRDefault="00DE6B0C" w:rsidP="00DE6B0C">
            <w:r w:rsidRPr="00DE6B0C">
              <w:t>S1 - Base y acceso</w:t>
            </w:r>
          </w:p>
        </w:tc>
        <w:tc>
          <w:tcPr>
            <w:tcW w:w="14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53" w:author="Pablo Barrero Cruz" w:date="2026-06-05T10:07:00Z" w16du:dateUtc="2026-06-05T08:07:00Z">
              <w:tcPr>
                <w:tcW w:w="14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04BD9706" w14:textId="77777777" w:rsidR="00DE6B0C" w:rsidRPr="00DE6B0C" w:rsidRDefault="00DE6B0C" w:rsidP="00DE6B0C">
            <w:pPr>
              <w:jc w:val="left"/>
            </w:pPr>
            <w:r w:rsidRPr="00DE6B0C">
              <w:t>09/03/2026 - 22/03/2026</w:t>
            </w:r>
          </w:p>
        </w:tc>
        <w:tc>
          <w:tcPr>
            <w:tcW w:w="11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54" w:author="Pablo Barrero Cruz" w:date="2026-06-05T10:07:00Z" w16du:dateUtc="2026-06-05T08:07:00Z">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78576930" w14:textId="77777777" w:rsidR="00DE6B0C" w:rsidRPr="00DE6B0C" w:rsidRDefault="00DE6B0C" w:rsidP="00DE6B0C">
            <w:r w:rsidRPr="00DE6B0C">
              <w:t>23/03/2026</w:t>
            </w:r>
          </w:p>
        </w:tc>
        <w:tc>
          <w:tcPr>
            <w:tcW w:w="418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55" w:author="Pablo Barrero Cruz" w:date="2026-06-05T10:07:00Z" w16du:dateUtc="2026-06-05T08:07:00Z">
              <w:tcPr>
                <w:tcW w:w="42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4C6B567D" w14:textId="77777777" w:rsidR="00DE6B0C" w:rsidRPr="00DE6B0C" w:rsidRDefault="00DE6B0C" w:rsidP="00DE6B0C">
            <w:r w:rsidRPr="00DE6B0C">
              <w:t>Obtener una primera versión ejecutable con estructura de “frontend” y “backend”, navegación básica, inicio de sesión y roles.</w:t>
            </w:r>
          </w:p>
        </w:tc>
      </w:tr>
      <w:tr w:rsidR="00DE6B0C" w:rsidRPr="00DE6B0C" w14:paraId="5E2480DB" w14:textId="77777777" w:rsidTr="00A91720">
        <w:trPr>
          <w:gridAfter w:val="1"/>
          <w:wAfter w:w="24" w:type="dxa"/>
          <w:trPrChange w:id="1456" w:author="Pablo Barrero Cruz" w:date="2026-06-05T10:07:00Z" w16du:dateUtc="2026-06-05T08:07:00Z">
            <w:trPr>
              <w:gridAfter w:val="1"/>
            </w:trPr>
          </w:trPrChange>
        </w:trPr>
        <w:tc>
          <w:tcPr>
            <w:tcW w:w="17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57" w:author="Pablo Barrero Cruz" w:date="2026-06-05T10:07:00Z" w16du:dateUtc="2026-06-05T08:07:00Z">
              <w:tcPr>
                <w:tcW w:w="176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10E4B3BB" w14:textId="77777777" w:rsidR="00DE6B0C" w:rsidRPr="00DE6B0C" w:rsidRDefault="00DE6B0C" w:rsidP="00DE6B0C">
            <w:r w:rsidRPr="00DE6B0C">
              <w:t>S2 - Banco de preguntas y LaTeX</w:t>
            </w:r>
          </w:p>
        </w:tc>
        <w:tc>
          <w:tcPr>
            <w:tcW w:w="14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58" w:author="Pablo Barrero Cruz" w:date="2026-06-05T10:07:00Z" w16du:dateUtc="2026-06-05T08:07:00Z">
              <w:tcPr>
                <w:tcW w:w="14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30CFD64A" w14:textId="77777777" w:rsidR="00DE6B0C" w:rsidRPr="00DE6B0C" w:rsidRDefault="00DE6B0C" w:rsidP="00DE6B0C">
            <w:pPr>
              <w:jc w:val="left"/>
            </w:pPr>
            <w:r w:rsidRPr="00DE6B0C">
              <w:t>23/03/2026 - 05/04/2026</w:t>
            </w:r>
          </w:p>
        </w:tc>
        <w:tc>
          <w:tcPr>
            <w:tcW w:w="11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59" w:author="Pablo Barrero Cruz" w:date="2026-06-05T10:07:00Z" w16du:dateUtc="2026-06-05T08:07:00Z">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305CA80E" w14:textId="77777777" w:rsidR="00DE6B0C" w:rsidRPr="00DE6B0C" w:rsidRDefault="00DE6B0C" w:rsidP="00DE6B0C">
            <w:r w:rsidRPr="00DE6B0C">
              <w:t>06/04/2026</w:t>
            </w:r>
          </w:p>
        </w:tc>
        <w:tc>
          <w:tcPr>
            <w:tcW w:w="418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60" w:author="Pablo Barrero Cruz" w:date="2026-06-05T10:07:00Z" w16du:dateUtc="2026-06-05T08:07:00Z">
              <w:tcPr>
                <w:tcW w:w="42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6DA7EC63" w14:textId="77777777" w:rsidR="00DE6B0C" w:rsidRPr="00DE6B0C" w:rsidRDefault="00DE6B0C" w:rsidP="00DE6B0C">
            <w:r w:rsidRPr="00DE6B0C">
              <w:t>Implementar el banco de preguntas con soporte para contenido matemático mediante LaTeX.</w:t>
            </w:r>
          </w:p>
        </w:tc>
      </w:tr>
      <w:tr w:rsidR="00DE6B0C" w:rsidRPr="00DE6B0C" w14:paraId="50827B6D" w14:textId="77777777" w:rsidTr="00A91720">
        <w:trPr>
          <w:gridAfter w:val="1"/>
          <w:wAfter w:w="24" w:type="dxa"/>
          <w:trPrChange w:id="1461" w:author="Pablo Barrero Cruz" w:date="2026-06-05T10:07:00Z" w16du:dateUtc="2026-06-05T08:07:00Z">
            <w:trPr>
              <w:gridAfter w:val="1"/>
            </w:trPr>
          </w:trPrChange>
        </w:trPr>
        <w:tc>
          <w:tcPr>
            <w:tcW w:w="17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62" w:author="Pablo Barrero Cruz" w:date="2026-06-05T10:07:00Z" w16du:dateUtc="2026-06-05T08:07:00Z">
              <w:tcPr>
                <w:tcW w:w="176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39704B2B" w14:textId="77777777" w:rsidR="00DE6B0C" w:rsidRPr="00C95395" w:rsidRDefault="00DE6B0C" w:rsidP="00DE6B0C">
            <w:pPr>
              <w:rPr>
                <w:lang w:val="en-US"/>
              </w:rPr>
            </w:pPr>
            <w:r w:rsidRPr="00C95395">
              <w:rPr>
                <w:lang w:val="en-US"/>
              </w:rPr>
              <w:t xml:space="preserve">S3 - </w:t>
            </w:r>
            <w:r w:rsidRPr="0058138F">
              <w:rPr>
                <w:lang w:val="en-GB"/>
                <w:rPrChange w:id="1463" w:author="CRISTIAN GONZALEZ GARCIA" w:date="2026-06-17T09:04:00Z" w16du:dateUtc="2026-06-17T07:04:00Z">
                  <w:rPr/>
                </w:rPrChange>
              </w:rPr>
              <w:t>Cuestionarios</w:t>
            </w:r>
            <w:r w:rsidRPr="00C95395">
              <w:rPr>
                <w:lang w:val="en-US"/>
              </w:rPr>
              <w:t xml:space="preserve"> “end-to-end”</w:t>
            </w:r>
          </w:p>
        </w:tc>
        <w:tc>
          <w:tcPr>
            <w:tcW w:w="14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64" w:author="Pablo Barrero Cruz" w:date="2026-06-05T10:07:00Z" w16du:dateUtc="2026-06-05T08:07:00Z">
              <w:tcPr>
                <w:tcW w:w="14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240082E5" w14:textId="77777777" w:rsidR="00DE6B0C" w:rsidRPr="00DE6B0C" w:rsidRDefault="00DE6B0C" w:rsidP="00DE6B0C">
            <w:pPr>
              <w:jc w:val="left"/>
            </w:pPr>
            <w:r w:rsidRPr="00DE6B0C">
              <w:t>06/04/2026 - 19/04/2026</w:t>
            </w:r>
          </w:p>
        </w:tc>
        <w:tc>
          <w:tcPr>
            <w:tcW w:w="11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65" w:author="Pablo Barrero Cruz" w:date="2026-06-05T10:07:00Z" w16du:dateUtc="2026-06-05T08:07:00Z">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42AA4F9A" w14:textId="77777777" w:rsidR="00DE6B0C" w:rsidRPr="00DE6B0C" w:rsidRDefault="00DE6B0C" w:rsidP="00DE6B0C">
            <w:r w:rsidRPr="00DE6B0C">
              <w:t>20/04/2026</w:t>
            </w:r>
          </w:p>
        </w:tc>
        <w:tc>
          <w:tcPr>
            <w:tcW w:w="418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66" w:author="Pablo Barrero Cruz" w:date="2026-06-05T10:07:00Z" w16du:dateUtc="2026-06-05T08:07:00Z">
              <w:tcPr>
                <w:tcW w:w="42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1ABC9A91" w14:textId="65211D6F" w:rsidR="00DE6B0C" w:rsidRPr="00DE6B0C" w:rsidRDefault="00565E11" w:rsidP="00DE6B0C">
            <w:r>
              <w:t>Implementar</w:t>
            </w:r>
            <w:r w:rsidR="00DE6B0C" w:rsidRPr="00DE6B0C">
              <w:t xml:space="preserve"> el flujo principal: crear cuestionario, publicarlo, resolverlo, guardar el intento y mostrar resultados.</w:t>
            </w:r>
          </w:p>
        </w:tc>
      </w:tr>
      <w:tr w:rsidR="00DE6B0C" w:rsidRPr="00DE6B0C" w14:paraId="5794BF0E" w14:textId="77777777" w:rsidTr="00A91720">
        <w:trPr>
          <w:gridAfter w:val="1"/>
          <w:wAfter w:w="24" w:type="dxa"/>
          <w:trPrChange w:id="1467" w:author="Pablo Barrero Cruz" w:date="2026-06-05T10:07:00Z" w16du:dateUtc="2026-06-05T08:07:00Z">
            <w:trPr>
              <w:gridAfter w:val="1"/>
            </w:trPr>
          </w:trPrChange>
        </w:trPr>
        <w:tc>
          <w:tcPr>
            <w:tcW w:w="17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68" w:author="Pablo Barrero Cruz" w:date="2026-06-05T10:07:00Z" w16du:dateUtc="2026-06-05T08:07:00Z">
              <w:tcPr>
                <w:tcW w:w="176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38C5DAC4" w14:textId="77777777" w:rsidR="00DE6B0C" w:rsidRPr="00DE6B0C" w:rsidRDefault="00DE6B0C" w:rsidP="00DE6B0C">
            <w:r w:rsidRPr="00DE6B0C">
              <w:lastRenderedPageBreak/>
              <w:t>S4 - Estadísticas y pruebas</w:t>
            </w:r>
          </w:p>
        </w:tc>
        <w:tc>
          <w:tcPr>
            <w:tcW w:w="14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69" w:author="Pablo Barrero Cruz" w:date="2026-06-05T10:07:00Z" w16du:dateUtc="2026-06-05T08:07:00Z">
              <w:tcPr>
                <w:tcW w:w="14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196666B3" w14:textId="77777777" w:rsidR="00DE6B0C" w:rsidRPr="00DE6B0C" w:rsidRDefault="00DE6B0C" w:rsidP="00DE6B0C">
            <w:pPr>
              <w:jc w:val="left"/>
            </w:pPr>
            <w:r w:rsidRPr="00DE6B0C">
              <w:t>20/04/2026 - 03/05/2026</w:t>
            </w:r>
          </w:p>
        </w:tc>
        <w:tc>
          <w:tcPr>
            <w:tcW w:w="11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70" w:author="Pablo Barrero Cruz" w:date="2026-06-05T10:07:00Z" w16du:dateUtc="2026-06-05T08:07:00Z">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087E9E2C" w14:textId="77777777" w:rsidR="00DE6B0C" w:rsidRPr="00DE6B0C" w:rsidRDefault="00DE6B0C" w:rsidP="00DE6B0C">
            <w:r w:rsidRPr="00DE6B0C">
              <w:t>04/05/2026</w:t>
            </w:r>
          </w:p>
        </w:tc>
        <w:tc>
          <w:tcPr>
            <w:tcW w:w="418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Change w:id="1471" w:author="Pablo Barrero Cruz" w:date="2026-06-05T10:07:00Z" w16du:dateUtc="2026-06-05T08:07:00Z">
              <w:tcPr>
                <w:tcW w:w="42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tcPrChange>
          </w:tcPr>
          <w:p w14:paraId="7C86B9D9" w14:textId="77777777" w:rsidR="00DE6B0C" w:rsidRPr="00DE6B0C" w:rsidRDefault="00DE6B0C" w:rsidP="00DE6B0C">
            <w:r w:rsidRPr="00DE6B0C">
              <w:t>Incorporar estadísticas básicas, exportación de resultados, historial de intentos, pruebas y cierre funcional del MVP.</w:t>
            </w:r>
          </w:p>
        </w:tc>
      </w:tr>
    </w:tbl>
    <w:p w14:paraId="798ADBC4" w14:textId="1B58FC09" w:rsidR="00D65258" w:rsidRDefault="00D65258">
      <w:pPr>
        <w:pStyle w:val="PiedeTabla"/>
        <w:rPr>
          <w:ins w:id="1472" w:author="Pablo Barrero Cruz" w:date="2026-06-23T13:45:00Z" w16du:dateUtc="2026-06-23T11:45:00Z"/>
        </w:rPr>
        <w:pPrChange w:id="1473" w:author="Pablo Barrero Cruz" w:date="2026-06-30T13:16:00Z" w16du:dateUtc="2026-06-30T11:16:00Z">
          <w:pPr>
            <w:pStyle w:val="Descripcin"/>
            <w:spacing w:before="240"/>
          </w:pPr>
        </w:pPrChange>
      </w:pPr>
      <w:bookmarkStart w:id="1474" w:name="_Toc233720792"/>
      <w:ins w:id="1475" w:author="Pablo Barrero Cruz" w:date="2026-06-23T13:45:00Z" w16du:dateUtc="2026-06-23T11:45:00Z">
        <w:r w:rsidRPr="00E75A88">
          <w:t xml:space="preserve">Tabla </w:t>
        </w:r>
        <w:r w:rsidR="00B317E6">
          <w:t>4.</w:t>
        </w:r>
        <w:r w:rsidR="00B317E6" w:rsidRPr="00932BFB">
          <w:t>2. Planificación inicial por sprints.</w:t>
        </w:r>
        <w:bookmarkEnd w:id="1474"/>
      </w:ins>
    </w:p>
    <w:p w14:paraId="127D9C8F" w14:textId="073E6CB2" w:rsidR="00DE6B0C" w:rsidDel="001D4B4F" w:rsidRDefault="001D4B4F" w:rsidP="00565E11">
      <w:pPr>
        <w:rPr>
          <w:del w:id="1476" w:author="Pablo Barrero Cruz" w:date="2026-06-23T13:40:00Z" w16du:dateUtc="2026-06-23T11:40:00Z"/>
        </w:rPr>
      </w:pPr>
      <w:ins w:id="1477" w:author="Pablo Barrero Cruz" w:date="2026-06-23T13:40:00Z" w16du:dateUtc="2026-06-23T11:40:00Z">
        <w:r w:rsidRPr="001D4B4F">
          <w:t>La última iteración prevista en la planificación inicial se centraba en estadísticas, pruebas y cierre funcional del MVP. En ese momento no se contemplaba todavía una fase específica de estabilización, documentación final y preparación de entrega reproducible; esa ampliación se recoge en la planificación final.</w:t>
        </w:r>
      </w:ins>
      <w:del w:id="1478" w:author="Pablo Barrero Cruz" w:date="2026-06-23T13:40:00Z" w16du:dateUtc="2026-06-23T11:40:00Z">
        <w:r w:rsidR="00DE6B0C" w:rsidRPr="00DE6B0C" w:rsidDel="001D4B4F">
          <w:delText>El último sprint no se planteó como una fase de ampliación funcional amplia, sino como una iteración de cierre. En ella se revisaron aspectos detectados durante las validaciones previas, se reforzó la estabilidad del sistema, se ajustaron pruebas de “frontend” y “backend”, se preparó la documentación técnica del repositorio y se dejaron preparadas las condiciones necesarias para comenzar la documentación final del proyecto.</w:delText>
        </w:r>
      </w:del>
    </w:p>
    <w:p w14:paraId="40DB9027" w14:textId="77777777" w:rsidR="001D4B4F" w:rsidRPr="00DE6B0C" w:rsidRDefault="001D4B4F" w:rsidP="00DE6B0C">
      <w:pPr>
        <w:rPr>
          <w:ins w:id="1479" w:author="Pablo Barrero Cruz" w:date="2026-06-23T13:40:00Z" w16du:dateUtc="2026-06-23T11:40:00Z"/>
        </w:rPr>
      </w:pPr>
    </w:p>
    <w:p w14:paraId="3695D501" w14:textId="6C094CB4" w:rsidR="00565E11" w:rsidRPr="00565E11" w:rsidRDefault="00565E11" w:rsidP="00565E11">
      <w:r w:rsidRPr="00565E11">
        <w:t>Como criterio de finalización, una tarea se consideraba terminada cuando el código compilaba correctamente, cumplía sus criterios de aceptación, no introducía regresiones y podía ejecutarse. En caso de afectar a contenido matemático, también debía renderizar correctamente las fórmulas. Además, en los últimos “sprints” se dio especial importancia a que las pruebas automatizadas y los procesos de construcción quedasen en verde antes de considerar cerrado un bloque.</w:t>
      </w:r>
    </w:p>
    <w:p w14:paraId="2D1954D7" w14:textId="77777777" w:rsidR="00565E11" w:rsidRPr="00565E11" w:rsidRDefault="00565E11" w:rsidP="00565E11">
      <w:r w:rsidRPr="00565E11">
        <w:t>También se identificaron riesgos iniciales:</w:t>
      </w:r>
    </w:p>
    <w:tbl>
      <w:tblPr>
        <w:tblW w:w="856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Change w:id="1480" w:author="Pablo Barrero Cruz" w:date="2026-06-05T10:07:00Z" w16du:dateUtc="2026-06-05T08:07:00Z">
          <w:tblPr>
            <w:tblW w:w="856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PrChange>
      </w:tblPr>
      <w:tblGrid>
        <w:gridCol w:w="2931"/>
        <w:gridCol w:w="871"/>
        <w:gridCol w:w="4763"/>
        <w:tblGridChange w:id="1481">
          <w:tblGrid>
            <w:gridCol w:w="2931"/>
            <w:gridCol w:w="871"/>
            <w:gridCol w:w="4763"/>
          </w:tblGrid>
        </w:tblGridChange>
      </w:tblGrid>
      <w:tr w:rsidR="00932BFB" w:rsidRPr="00565E11" w14:paraId="1D40E5FE" w14:textId="77777777" w:rsidTr="00573843">
        <w:trPr>
          <w:tblHeader/>
          <w:ins w:id="1482" w:author="Pablo Barrero Cruz" w:date="2026-05-28T18:29:00Z"/>
          <w:trPrChange w:id="1483" w:author="Pablo Barrero Cruz" w:date="2026-06-05T10:07:00Z" w16du:dateUtc="2026-06-05T08:07:00Z">
            <w:trPr>
              <w:tblHeader/>
            </w:trPr>
          </w:trPrChange>
        </w:trPr>
        <w:tc>
          <w:tcPr>
            <w:tcW w:w="8565" w:type="dxa"/>
            <w:gridSpan w:val="3"/>
            <w:tcBorders>
              <w:top w:val="single" w:sz="2" w:space="0" w:color="auto"/>
              <w:left w:val="single" w:sz="2" w:space="0" w:color="auto"/>
              <w:bottom w:val="single" w:sz="2" w:space="0" w:color="auto"/>
              <w:right w:val="single" w:sz="2" w:space="0" w:color="auto"/>
            </w:tcBorders>
            <w:shd w:val="clear" w:color="auto" w:fill="DDDDDD" w:themeFill="accent1"/>
            <w:tcMar>
              <w:top w:w="60" w:type="dxa"/>
              <w:left w:w="60" w:type="dxa"/>
              <w:bottom w:w="60" w:type="dxa"/>
              <w:right w:w="60" w:type="dxa"/>
            </w:tcMar>
            <w:vAlign w:val="center"/>
            <w:tcPrChange w:id="1484" w:author="Pablo Barrero Cruz" w:date="2026-06-05T10:07:00Z" w16du:dateUtc="2026-06-05T08:07:00Z">
              <w:tcPr>
                <w:tcW w:w="8565" w:type="dxa"/>
                <w:gridSpan w:val="3"/>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tcPrChange>
          </w:tcPr>
          <w:p w14:paraId="6D20C560" w14:textId="7255322A" w:rsidR="00932BFB" w:rsidRPr="00565E11" w:rsidRDefault="00932BFB">
            <w:pPr>
              <w:jc w:val="center"/>
              <w:rPr>
                <w:ins w:id="1485" w:author="Pablo Barrero Cruz" w:date="2026-05-28T18:29:00Z"/>
                <w:b/>
                <w:bCs/>
              </w:rPr>
              <w:pPrChange w:id="1486" w:author="Pablo Barrero Cruz" w:date="2026-06-05T10:07:00Z" w16du:dateUtc="2026-06-05T08:07:00Z">
                <w:pPr/>
              </w:pPrChange>
            </w:pPr>
            <w:ins w:id="1487" w:author="Pablo Barrero Cruz" w:date="2026-05-28T18:29:00Z">
              <w:r w:rsidRPr="00932BFB">
                <w:rPr>
                  <w:b/>
                  <w:bCs/>
                </w:rPr>
                <w:t>Riesgos iniciales del proyecto.</w:t>
              </w:r>
            </w:ins>
          </w:p>
        </w:tc>
      </w:tr>
      <w:tr w:rsidR="00565E11" w:rsidRPr="00565E11" w14:paraId="02FDC658" w14:textId="77777777" w:rsidTr="00DB58FE">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D88EE7" w14:textId="77777777" w:rsidR="00565E11" w:rsidRPr="00565E11" w:rsidRDefault="00565E11" w:rsidP="00565E11">
            <w:pPr>
              <w:rPr>
                <w:b/>
                <w:bCs/>
              </w:rPr>
            </w:pPr>
            <w:r w:rsidRPr="00565E11">
              <w:rPr>
                <w:b/>
                <w:bCs/>
              </w:rPr>
              <w:t>Riesgo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EF02BD" w14:textId="77777777" w:rsidR="00565E11" w:rsidRPr="00565E11" w:rsidRDefault="00565E11" w:rsidP="00565E11">
            <w:pPr>
              <w:rPr>
                <w:b/>
                <w:bCs/>
              </w:rPr>
            </w:pPr>
            <w:r w:rsidRPr="00565E11">
              <w:rPr>
                <w:b/>
                <w:bCs/>
              </w:rPr>
              <w:t>Impacto</w:t>
            </w:r>
          </w:p>
        </w:tc>
        <w:tc>
          <w:tcPr>
            <w:tcW w:w="47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491028" w14:textId="77777777" w:rsidR="00565E11" w:rsidRPr="00565E11" w:rsidRDefault="00565E11" w:rsidP="00565E11">
            <w:pPr>
              <w:rPr>
                <w:b/>
                <w:bCs/>
              </w:rPr>
            </w:pPr>
            <w:r w:rsidRPr="00565E11">
              <w:rPr>
                <w:b/>
                <w:bCs/>
              </w:rPr>
              <w:t>Mitigación</w:t>
            </w:r>
          </w:p>
        </w:tc>
      </w:tr>
      <w:tr w:rsidR="00565E11" w:rsidRPr="00565E11" w14:paraId="2598495B" w14:textId="77777777" w:rsidTr="00565E1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AEE287" w14:textId="77777777" w:rsidR="00565E11" w:rsidRPr="00565E11" w:rsidRDefault="00565E11" w:rsidP="00565E11">
            <w:r w:rsidRPr="00565E11">
              <w:t>Complejidad técnica del soporte LaTeX</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35369A" w14:textId="77777777" w:rsidR="00565E11" w:rsidRPr="00565E11" w:rsidRDefault="00565E11" w:rsidP="00565E11">
            <w:r w:rsidRPr="00565E11">
              <w:t>Alto</w:t>
            </w:r>
          </w:p>
        </w:tc>
        <w:tc>
          <w:tcPr>
            <w:tcW w:w="47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7C8F74" w14:textId="77777777" w:rsidR="00565E11" w:rsidRPr="00565E11" w:rsidRDefault="00565E11" w:rsidP="00565E11">
            <w:r w:rsidRPr="00565E11">
              <w:t>Utilizar KaTeX y limitar el alcance a las necesidades principales del proyecto.</w:t>
            </w:r>
          </w:p>
        </w:tc>
      </w:tr>
      <w:tr w:rsidR="00565E11" w:rsidRPr="00565E11" w14:paraId="0E81C881" w14:textId="77777777" w:rsidTr="00565E1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42F755" w14:textId="77777777" w:rsidR="00565E11" w:rsidRPr="00565E11" w:rsidRDefault="00565E11" w:rsidP="00565E11">
            <w:r w:rsidRPr="00565E11">
              <w:t>Desviación temporal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175876" w14:textId="77777777" w:rsidR="00565E11" w:rsidRPr="00565E11" w:rsidRDefault="00565E11" w:rsidP="00565E11">
            <w:r w:rsidRPr="00565E11">
              <w:t>Alto</w:t>
            </w:r>
          </w:p>
        </w:tc>
        <w:tc>
          <w:tcPr>
            <w:tcW w:w="47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A985DF" w14:textId="77777777" w:rsidR="00565E11" w:rsidRPr="00565E11" w:rsidRDefault="00565E11" w:rsidP="00565E11">
            <w:r w:rsidRPr="00565E11">
              <w:t>Priorizar las funcionalidades esenciales del MVP y dejar ampliaciones como trabajo futuro.</w:t>
            </w:r>
          </w:p>
        </w:tc>
      </w:tr>
      <w:tr w:rsidR="00565E11" w:rsidRPr="00565E11" w14:paraId="37AF6152" w14:textId="77777777" w:rsidTr="00565E1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F5C685" w14:textId="77777777" w:rsidR="00565E11" w:rsidRPr="00565E11" w:rsidRDefault="00565E11" w:rsidP="00565E11">
            <w:r w:rsidRPr="00565E11">
              <w:t>Sobrecarga de documentación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CDA500" w14:textId="77777777" w:rsidR="00565E11" w:rsidRPr="00565E11" w:rsidRDefault="00565E11" w:rsidP="00565E11">
            <w:r w:rsidRPr="00565E11">
              <w:t>Medio</w:t>
            </w:r>
          </w:p>
        </w:tc>
        <w:tc>
          <w:tcPr>
            <w:tcW w:w="47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3FABD2" w14:textId="77777777" w:rsidR="00565E11" w:rsidRPr="00565E11" w:rsidRDefault="00565E11" w:rsidP="00565E11">
            <w:r w:rsidRPr="00565E11">
              <w:t>Documentar requisitos, decisiones arquitectónicas y pruebas de forma progresiva.</w:t>
            </w:r>
          </w:p>
        </w:tc>
      </w:tr>
      <w:tr w:rsidR="00565E11" w:rsidRPr="00565E11" w14:paraId="03226EC9" w14:textId="77777777" w:rsidTr="00565E1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354BF2" w14:textId="77777777" w:rsidR="00565E11" w:rsidRPr="00565E11" w:rsidRDefault="00565E11" w:rsidP="00565E11">
            <w:r w:rsidRPr="00565E11">
              <w:t>Errores de integración en fases finales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AF75DB" w14:textId="77777777" w:rsidR="00565E11" w:rsidRPr="00565E11" w:rsidRDefault="00565E11" w:rsidP="00565E11">
            <w:r w:rsidRPr="00565E11">
              <w:t>Medio</w:t>
            </w:r>
          </w:p>
        </w:tc>
        <w:tc>
          <w:tcPr>
            <w:tcW w:w="47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491E77" w14:textId="5050B4F8" w:rsidR="00565E11" w:rsidRPr="00565E11" w:rsidRDefault="00562A9B" w:rsidP="00565E11">
            <w:ins w:id="1488" w:author="Pablo Barrero Cruz" w:date="2026-06-23T14:01:00Z" w16du:dateUtc="2026-06-23T12:01:00Z">
              <w:r w:rsidRPr="00562A9B">
                <w:t>Reservar tiempo dentro de la última iteración prevista para pruebas, corrección de incidencias y revisión de integración.</w:t>
              </w:r>
            </w:ins>
            <w:del w:id="1489" w:author="Pablo Barrero Cruz" w:date="2026-06-23T14:01:00Z" w16du:dateUtc="2026-06-23T12:01:00Z">
              <w:r w:rsidR="00565E11" w:rsidRPr="00565E11" w:rsidDel="00562A9B">
                <w:delText>Reservar un sprint de cierre para pruebas, corrección de incidencias, ajustes de despliegue y documentación.</w:delText>
              </w:r>
            </w:del>
          </w:p>
        </w:tc>
      </w:tr>
    </w:tbl>
    <w:p w14:paraId="14A2827E" w14:textId="5830778F" w:rsidR="00184EFD" w:rsidRDefault="008D0A48">
      <w:pPr>
        <w:pStyle w:val="PiedeTabla"/>
        <w:pPrChange w:id="1490" w:author="Pablo Barrero Cruz" w:date="2026-06-30T13:16:00Z" w16du:dateUtc="2026-06-30T11:16:00Z">
          <w:pPr/>
        </w:pPrChange>
      </w:pPr>
      <w:bookmarkStart w:id="1491" w:name="_Toc233720793"/>
      <w:ins w:id="1492" w:author="Pablo Barrero Cruz" w:date="2026-06-23T13:46:00Z" w16du:dateUtc="2026-06-23T11:46:00Z">
        <w:r w:rsidRPr="00E75A88">
          <w:t xml:space="preserve">Tabla </w:t>
        </w:r>
        <w:r w:rsidRPr="00932BFB">
          <w:t>4.3. Riesgos iniciales del proyecto.</w:t>
        </w:r>
      </w:ins>
      <w:bookmarkEnd w:id="1491"/>
    </w:p>
    <w:p w14:paraId="1952839C" w14:textId="64DE64AE" w:rsidR="0004146D" w:rsidRPr="00682CAC" w:rsidRDefault="0004146D" w:rsidP="0004146D">
      <w:pPr>
        <w:pStyle w:val="Ttulo2"/>
      </w:pPr>
      <w:bookmarkStart w:id="1493" w:name="_Toc194498671"/>
      <w:bookmarkStart w:id="1494" w:name="_Toc233728229"/>
      <w:r w:rsidRPr="00682CAC">
        <w:lastRenderedPageBreak/>
        <w:t>Presupuesto</w:t>
      </w:r>
      <w:bookmarkEnd w:id="1493"/>
      <w:r w:rsidR="00970737">
        <w:t xml:space="preserve"> Inicial</w:t>
      </w:r>
      <w:bookmarkEnd w:id="1494"/>
    </w:p>
    <w:p w14:paraId="715C0E1A" w14:textId="05B02544" w:rsidR="00C47558" w:rsidRPr="00C47558" w:rsidRDefault="00C47558" w:rsidP="00C47558">
      <w:r>
        <w:t>El</w:t>
      </w:r>
      <w:r w:rsidRPr="00C47558">
        <w:t xml:space="preserve"> presupuesto inicial se elaboró con un enfoque profesional, aunque el desarrollo real del TFG fue realizado por una única persona. Para la estimación económica se simularon distintos perfiles profesionales, de forma que el coste del proyecto pudiera compararse con un escenario empresarial.</w:t>
      </w:r>
    </w:p>
    <w:p w14:paraId="4301F54A" w14:textId="26CD2C1B" w:rsidR="0004146D" w:rsidRDefault="00C47558" w:rsidP="009674F9">
      <w:r w:rsidRPr="00C47558">
        <w:t xml:space="preserve">La estimación utilizada en este apartado se basa en una duración aproximada de 23 de febrero de 2026 a </w:t>
      </w:r>
      <w:ins w:id="1495" w:author="Pablo Barrero Cruz" w:date="2026-06-23T13:40:00Z" w16du:dateUtc="2026-06-23T11:40:00Z">
        <w:r w:rsidR="007F2FBE">
          <w:t>comienzos d</w:t>
        </w:r>
      </w:ins>
      <w:del w:id="1496" w:author="Pablo Barrero Cruz" w:date="2026-06-23T13:40:00Z" w16du:dateUtc="2026-06-23T11:40:00Z">
        <w:r w:rsidRPr="00C47558" w:rsidDel="007F2FBE">
          <w:delText>18 d</w:delText>
        </w:r>
      </w:del>
      <w:r w:rsidRPr="00C47558">
        <w:t>e mayo de 2026, una jornada anual de referencia de 1800 horas y un porcentaje de horas imputables del 70%. También se aplicó un factor de coste empresa de 1,32 sobre el salario bruto anual, para tener en cuenta cotizaciones y costes asociados.</w:t>
      </w:r>
    </w:p>
    <w:p w14:paraId="03DF9A36" w14:textId="39FDF693" w:rsidR="00346180" w:rsidRPr="0004146D" w:rsidRDefault="00346180" w:rsidP="00346180">
      <w:pPr>
        <w:pStyle w:val="Ttulo3"/>
      </w:pPr>
      <w:bookmarkStart w:id="1497" w:name="_Toc233728230"/>
      <w:r>
        <w:t>Desarrollo de Presupuesto Detallado</w:t>
      </w:r>
      <w:bookmarkEnd w:id="1497"/>
    </w:p>
    <w:p w14:paraId="0B81E3F6" w14:textId="4656E469" w:rsidR="00964C92" w:rsidRDefault="00964C92" w:rsidP="00964C92">
      <w:r w:rsidRPr="00964C92">
        <w:t>La siguiente tabla recoge los perfiles utilizados para valorar el coste de personal. Aunque en la práctica todos los roles fueron asumidos por el autor del proyecto, esta separación permite representar de forma más clara las distintas responsabilidades existentes en el desarrollo.</w:t>
      </w:r>
    </w:p>
    <w:tbl>
      <w:tblPr>
        <w:tblStyle w:val="Tablaconcuadrcula"/>
        <w:tblW w:w="8505" w:type="dxa"/>
        <w:tblInd w:w="108" w:type="dxa"/>
        <w:tblLook w:val="04A0" w:firstRow="1" w:lastRow="0" w:firstColumn="1" w:lastColumn="0" w:noHBand="0" w:noVBand="1"/>
        <w:tblPrChange w:id="1498" w:author="Pablo Barrero Cruz" w:date="2026-06-05T10:07:00Z" w16du:dateUtc="2026-06-05T08:07:00Z">
          <w:tblPr>
            <w:tblStyle w:val="Tablaconcuadrcula"/>
            <w:tblW w:w="8505" w:type="dxa"/>
            <w:tblInd w:w="108" w:type="dxa"/>
            <w:tblLook w:val="04A0" w:firstRow="1" w:lastRow="0" w:firstColumn="1" w:lastColumn="0" w:noHBand="0" w:noVBand="1"/>
          </w:tblPr>
        </w:tblPrChange>
      </w:tblPr>
      <w:tblGrid>
        <w:gridCol w:w="1534"/>
        <w:gridCol w:w="1216"/>
        <w:gridCol w:w="2125"/>
        <w:gridCol w:w="886"/>
        <w:gridCol w:w="969"/>
        <w:gridCol w:w="1775"/>
        <w:tblGridChange w:id="1499">
          <w:tblGrid>
            <w:gridCol w:w="1534"/>
            <w:gridCol w:w="1216"/>
            <w:gridCol w:w="2125"/>
            <w:gridCol w:w="886"/>
            <w:gridCol w:w="969"/>
            <w:gridCol w:w="1775"/>
          </w:tblGrid>
        </w:tblGridChange>
      </w:tblGrid>
      <w:tr w:rsidR="00932BFB" w14:paraId="4C83665F" w14:textId="77777777" w:rsidTr="00573843">
        <w:trPr>
          <w:trHeight w:val="351"/>
          <w:ins w:id="1500" w:author="Pablo Barrero Cruz" w:date="2026-05-28T18:30:00Z"/>
          <w:trPrChange w:id="1501" w:author="Pablo Barrero Cruz" w:date="2026-06-05T10:07:00Z" w16du:dateUtc="2026-06-05T08:07:00Z">
            <w:trPr>
              <w:trHeight w:val="688"/>
            </w:trPr>
          </w:trPrChange>
        </w:trPr>
        <w:tc>
          <w:tcPr>
            <w:tcW w:w="8505" w:type="dxa"/>
            <w:gridSpan w:val="6"/>
            <w:shd w:val="clear" w:color="auto" w:fill="DDDDDD" w:themeFill="accent1"/>
            <w:vAlign w:val="center"/>
            <w:tcPrChange w:id="1502" w:author="Pablo Barrero Cruz" w:date="2026-06-05T10:07:00Z" w16du:dateUtc="2026-06-05T08:07:00Z">
              <w:tcPr>
                <w:tcW w:w="8505" w:type="dxa"/>
                <w:gridSpan w:val="6"/>
                <w:vAlign w:val="center"/>
              </w:tcPr>
            </w:tcPrChange>
          </w:tcPr>
          <w:p w14:paraId="1AEE8C27" w14:textId="3871A996" w:rsidR="00932BFB" w:rsidRPr="00574598" w:rsidRDefault="00A876E0" w:rsidP="00090D44">
            <w:pPr>
              <w:jc w:val="center"/>
              <w:rPr>
                <w:ins w:id="1503" w:author="Pablo Barrero Cruz" w:date="2026-05-28T18:30:00Z"/>
                <w:b/>
                <w:bCs/>
              </w:rPr>
            </w:pPr>
            <w:ins w:id="1504" w:author="Pablo Barrero Cruz" w:date="2026-06-23T13:47:00Z" w16du:dateUtc="2026-06-23T11:47:00Z">
              <w:r w:rsidRPr="00932BFB">
                <w:rPr>
                  <w:b/>
                  <w:bCs/>
                </w:rPr>
                <w:t>Estimación inicial del coste de personal por rol.</w:t>
              </w:r>
            </w:ins>
          </w:p>
        </w:tc>
      </w:tr>
      <w:tr w:rsidR="00964C92" w14:paraId="7783004E" w14:textId="77777777" w:rsidTr="00A876E0">
        <w:trPr>
          <w:trHeight w:val="688"/>
        </w:trPr>
        <w:tc>
          <w:tcPr>
            <w:tcW w:w="1652" w:type="dxa"/>
            <w:vAlign w:val="center"/>
          </w:tcPr>
          <w:p w14:paraId="11131B7A" w14:textId="77777777" w:rsidR="00964C92" w:rsidRPr="00574598" w:rsidRDefault="00964C92" w:rsidP="00090D44">
            <w:pPr>
              <w:jc w:val="center"/>
              <w:rPr>
                <w:b/>
                <w:bCs/>
              </w:rPr>
            </w:pPr>
            <w:commentRangeStart w:id="1505"/>
            <w:r w:rsidRPr="00574598">
              <w:rPr>
                <w:b/>
                <w:bCs/>
              </w:rPr>
              <w:t>Rol</w:t>
            </w:r>
          </w:p>
        </w:tc>
        <w:tc>
          <w:tcPr>
            <w:tcW w:w="1351" w:type="dxa"/>
            <w:vAlign w:val="center"/>
          </w:tcPr>
          <w:p w14:paraId="2511D942" w14:textId="77777777" w:rsidR="00964C92" w:rsidRPr="00574598" w:rsidRDefault="00964C92" w:rsidP="00090D44">
            <w:pPr>
              <w:jc w:val="center"/>
              <w:rPr>
                <w:b/>
                <w:bCs/>
              </w:rPr>
            </w:pPr>
            <w:r w:rsidRPr="00574598">
              <w:rPr>
                <w:b/>
                <w:bCs/>
              </w:rPr>
              <w:t>Salario bruto anual</w:t>
            </w:r>
          </w:p>
        </w:tc>
        <w:tc>
          <w:tcPr>
            <w:tcW w:w="1573" w:type="dxa"/>
            <w:vAlign w:val="center"/>
          </w:tcPr>
          <w:p w14:paraId="38C88CD2" w14:textId="77777777" w:rsidR="00964C92" w:rsidRPr="00574598" w:rsidRDefault="00964C92" w:rsidP="00090D44">
            <w:pPr>
              <w:jc w:val="center"/>
              <w:rPr>
                <w:b/>
                <w:bCs/>
              </w:rPr>
            </w:pPr>
            <w:r w:rsidRPr="00574598">
              <w:rPr>
                <w:b/>
                <w:bCs/>
              </w:rPr>
              <w:t>Coste empresa anual</w:t>
            </w:r>
          </w:p>
        </w:tc>
        <w:tc>
          <w:tcPr>
            <w:tcW w:w="886" w:type="dxa"/>
            <w:vAlign w:val="center"/>
          </w:tcPr>
          <w:p w14:paraId="00CF37F3" w14:textId="77777777" w:rsidR="00964C92" w:rsidRPr="00574598" w:rsidRDefault="00964C92" w:rsidP="00090D44">
            <w:pPr>
              <w:jc w:val="center"/>
              <w:rPr>
                <w:b/>
                <w:bCs/>
              </w:rPr>
            </w:pPr>
            <w:r w:rsidRPr="00574598">
              <w:rPr>
                <w:b/>
                <w:bCs/>
              </w:rPr>
              <w:t>Horas</w:t>
            </w:r>
          </w:p>
        </w:tc>
        <w:tc>
          <w:tcPr>
            <w:tcW w:w="1268" w:type="dxa"/>
            <w:vAlign w:val="center"/>
          </w:tcPr>
          <w:p w14:paraId="28A208B8" w14:textId="77777777" w:rsidR="00964C92" w:rsidRPr="00574598" w:rsidRDefault="00964C92" w:rsidP="00090D44">
            <w:pPr>
              <w:jc w:val="center"/>
              <w:rPr>
                <w:b/>
                <w:bCs/>
              </w:rPr>
            </w:pPr>
            <w:r w:rsidRPr="00574598">
              <w:rPr>
                <w:b/>
                <w:bCs/>
              </w:rPr>
              <w:t>Coste hora</w:t>
            </w:r>
          </w:p>
        </w:tc>
        <w:tc>
          <w:tcPr>
            <w:tcW w:w="1775" w:type="dxa"/>
            <w:vAlign w:val="center"/>
          </w:tcPr>
          <w:p w14:paraId="6B355176" w14:textId="77777777" w:rsidR="00964C92" w:rsidRPr="00574598" w:rsidRDefault="00964C92" w:rsidP="00090D44">
            <w:pPr>
              <w:jc w:val="center"/>
              <w:rPr>
                <w:b/>
                <w:bCs/>
              </w:rPr>
            </w:pPr>
            <w:r w:rsidRPr="00574598">
              <w:rPr>
                <w:b/>
                <w:bCs/>
              </w:rPr>
              <w:t>Coste personal</w:t>
            </w:r>
          </w:p>
        </w:tc>
      </w:tr>
      <w:tr w:rsidR="00964C92" w14:paraId="2DD17F62" w14:textId="77777777" w:rsidTr="00A876E0">
        <w:tc>
          <w:tcPr>
            <w:tcW w:w="1652" w:type="dxa"/>
          </w:tcPr>
          <w:p w14:paraId="77AFB03C" w14:textId="77777777" w:rsidR="00964C92" w:rsidRDefault="00964C92" w:rsidP="00574598">
            <w:r w:rsidRPr="00964C92">
              <w:t>Jefe de proyecto</w:t>
            </w:r>
          </w:p>
        </w:tc>
        <w:tc>
          <w:tcPr>
            <w:tcW w:w="1351" w:type="dxa"/>
          </w:tcPr>
          <w:p w14:paraId="2A08F066" w14:textId="77777777" w:rsidR="00964C92" w:rsidRDefault="00964C92" w:rsidP="00574598">
            <w:r w:rsidRPr="00964C92">
              <w:t>32.000,00 €</w:t>
            </w:r>
          </w:p>
        </w:tc>
        <w:tc>
          <w:tcPr>
            <w:tcW w:w="1573" w:type="dxa"/>
          </w:tcPr>
          <w:p w14:paraId="33FB439C" w14:textId="77777777" w:rsidR="00964C92" w:rsidRDefault="00964C92" w:rsidP="00574598">
            <w:r w:rsidRPr="00964C92">
              <w:t>42.240,00 €</w:t>
            </w:r>
          </w:p>
        </w:tc>
        <w:tc>
          <w:tcPr>
            <w:tcW w:w="886" w:type="dxa"/>
          </w:tcPr>
          <w:p w14:paraId="495D873F" w14:textId="6F23CDD1" w:rsidR="00964C92" w:rsidRDefault="00964C92" w:rsidP="00574598">
            <w:r w:rsidRPr="00964C92">
              <w:t>4</w:t>
            </w:r>
            <w:ins w:id="1506" w:author="Pablo Barrero Cruz" w:date="2026-06-23T13:26:00Z" w16du:dateUtc="2026-06-23T11:26:00Z">
              <w:r w:rsidR="00153C19">
                <w:t>0</w:t>
              </w:r>
            </w:ins>
            <w:del w:id="1507" w:author="Pablo Barrero Cruz" w:date="2026-06-23T13:26:00Z" w16du:dateUtc="2026-06-23T11:26:00Z">
              <w:r w:rsidRPr="00964C92" w:rsidDel="00153C19">
                <w:delText>8</w:delText>
              </w:r>
            </w:del>
          </w:p>
        </w:tc>
        <w:tc>
          <w:tcPr>
            <w:tcW w:w="1268" w:type="dxa"/>
          </w:tcPr>
          <w:p w14:paraId="241A51FB" w14:textId="77777777" w:rsidR="00964C92" w:rsidRDefault="00964C92" w:rsidP="00574598">
            <w:r w:rsidRPr="00964C92">
              <w:t>33,52 €</w:t>
            </w:r>
          </w:p>
        </w:tc>
        <w:tc>
          <w:tcPr>
            <w:tcW w:w="1775" w:type="dxa"/>
          </w:tcPr>
          <w:p w14:paraId="20C7D8B6" w14:textId="184DE60E" w:rsidR="00964C92" w:rsidRDefault="003037B9" w:rsidP="00574598">
            <w:ins w:id="1508" w:author="Pablo Barrero Cruz" w:date="2026-06-23T13:41:00Z" w16du:dateUtc="2026-06-23T11:41:00Z">
              <w:r>
                <w:t>1.340,95</w:t>
              </w:r>
            </w:ins>
            <w:del w:id="1509" w:author="Pablo Barrero Cruz" w:date="2026-06-23T13:41:00Z" w16du:dateUtc="2026-06-23T11:41:00Z">
              <w:r w:rsidR="00964C92" w:rsidRPr="00964C92" w:rsidDel="003037B9">
                <w:delText xml:space="preserve">1.609,14 </w:delText>
              </w:r>
            </w:del>
            <w:r w:rsidR="00964C92" w:rsidRPr="00964C92">
              <w:t>€</w:t>
            </w:r>
          </w:p>
        </w:tc>
      </w:tr>
      <w:tr w:rsidR="00964C92" w14:paraId="43B71AC4" w14:textId="77777777" w:rsidTr="00A876E0">
        <w:tc>
          <w:tcPr>
            <w:tcW w:w="1652" w:type="dxa"/>
          </w:tcPr>
          <w:p w14:paraId="59108E18" w14:textId="77777777" w:rsidR="00964C92" w:rsidRDefault="00964C92" w:rsidP="00574598">
            <w:r w:rsidRPr="00964C92">
              <w:t>Analista funcional</w:t>
            </w:r>
          </w:p>
        </w:tc>
        <w:tc>
          <w:tcPr>
            <w:tcW w:w="1351" w:type="dxa"/>
          </w:tcPr>
          <w:p w14:paraId="6B281119" w14:textId="77777777" w:rsidR="00964C92" w:rsidRDefault="00964C92" w:rsidP="00574598">
            <w:r w:rsidRPr="00964C92">
              <w:t>28.000,00 €</w:t>
            </w:r>
          </w:p>
        </w:tc>
        <w:tc>
          <w:tcPr>
            <w:tcW w:w="1573" w:type="dxa"/>
          </w:tcPr>
          <w:p w14:paraId="7B24D8E0" w14:textId="77777777" w:rsidR="00964C92" w:rsidRDefault="00964C92" w:rsidP="00574598">
            <w:r w:rsidRPr="00964C92">
              <w:t>36.960,00 €</w:t>
            </w:r>
          </w:p>
        </w:tc>
        <w:tc>
          <w:tcPr>
            <w:tcW w:w="886" w:type="dxa"/>
          </w:tcPr>
          <w:p w14:paraId="4FA0FFB0" w14:textId="4DD25928" w:rsidR="00964C92" w:rsidRDefault="00153C19" w:rsidP="00574598">
            <w:ins w:id="1510" w:author="Pablo Barrero Cruz" w:date="2026-06-23T13:26:00Z" w16du:dateUtc="2026-06-23T11:26:00Z">
              <w:r>
                <w:t>45</w:t>
              </w:r>
            </w:ins>
            <w:del w:id="1511" w:author="Pablo Barrero Cruz" w:date="2026-06-23T13:26:00Z" w16du:dateUtc="2026-06-23T11:26:00Z">
              <w:r w:rsidR="00964C92" w:rsidRPr="00964C92" w:rsidDel="00153C19">
                <w:delText>51</w:delText>
              </w:r>
            </w:del>
          </w:p>
        </w:tc>
        <w:tc>
          <w:tcPr>
            <w:tcW w:w="1268" w:type="dxa"/>
          </w:tcPr>
          <w:p w14:paraId="6E7DD595" w14:textId="77777777" w:rsidR="00964C92" w:rsidRDefault="00964C92" w:rsidP="00574598">
            <w:r w:rsidRPr="00964C92">
              <w:t>29,33 €</w:t>
            </w:r>
          </w:p>
        </w:tc>
        <w:tc>
          <w:tcPr>
            <w:tcW w:w="1775" w:type="dxa"/>
          </w:tcPr>
          <w:p w14:paraId="6C779C61" w14:textId="7285A3C8" w:rsidR="00964C92" w:rsidRDefault="00964C92" w:rsidP="00574598">
            <w:r w:rsidRPr="00964C92">
              <w:t>1.</w:t>
            </w:r>
            <w:del w:id="1512" w:author="Pablo Barrero Cruz" w:date="2026-06-23T13:41:00Z" w16du:dateUtc="2026-06-23T11:41:00Z">
              <w:r w:rsidRPr="00964C92" w:rsidDel="003037B9">
                <w:delText>496</w:delText>
              </w:r>
            </w:del>
            <w:ins w:id="1513" w:author="Pablo Barrero Cruz" w:date="2026-06-23T13:41:00Z" w16du:dateUtc="2026-06-23T11:41:00Z">
              <w:r w:rsidR="003037B9">
                <w:t>320</w:t>
              </w:r>
            </w:ins>
            <w:r w:rsidRPr="00964C92">
              <w:t>,00 €</w:t>
            </w:r>
          </w:p>
        </w:tc>
      </w:tr>
      <w:tr w:rsidR="00964C92" w14:paraId="4DD0704C" w14:textId="77777777" w:rsidTr="00A876E0">
        <w:tc>
          <w:tcPr>
            <w:tcW w:w="1652" w:type="dxa"/>
          </w:tcPr>
          <w:p w14:paraId="628AAFD6" w14:textId="77777777" w:rsidR="00964C92" w:rsidRDefault="00964C92" w:rsidP="00574598">
            <w:r w:rsidRPr="00964C92">
              <w:t>Desarrollador</w:t>
            </w:r>
          </w:p>
        </w:tc>
        <w:tc>
          <w:tcPr>
            <w:tcW w:w="1351" w:type="dxa"/>
          </w:tcPr>
          <w:p w14:paraId="7D888E63" w14:textId="77777777" w:rsidR="00964C92" w:rsidRDefault="00964C92" w:rsidP="00574598">
            <w:commentRangeStart w:id="1514"/>
            <w:commentRangeStart w:id="1515"/>
            <w:commentRangeStart w:id="1516"/>
            <w:r w:rsidRPr="00964C92">
              <w:t>24.000,00 €</w:t>
            </w:r>
          </w:p>
        </w:tc>
        <w:tc>
          <w:tcPr>
            <w:tcW w:w="1573" w:type="dxa"/>
          </w:tcPr>
          <w:p w14:paraId="7ACB7082" w14:textId="77777777" w:rsidR="00964C92" w:rsidRDefault="00964C92" w:rsidP="00574598">
            <w:r w:rsidRPr="00964C92">
              <w:t>31.680,00 €</w:t>
            </w:r>
            <w:commentRangeEnd w:id="1514"/>
            <w:r w:rsidR="007F11AB">
              <w:rPr>
                <w:rStyle w:val="Refdecomentario"/>
                <w:sz w:val="22"/>
                <w:szCs w:val="22"/>
              </w:rPr>
              <w:commentReference w:id="1514"/>
            </w:r>
            <w:commentRangeEnd w:id="1515"/>
            <w:r w:rsidR="00CC4690">
              <w:rPr>
                <w:rStyle w:val="Refdecomentario"/>
                <w:sz w:val="22"/>
                <w:szCs w:val="22"/>
              </w:rPr>
              <w:commentReference w:id="1515"/>
            </w:r>
            <w:commentRangeEnd w:id="1516"/>
            <w:r w:rsidR="00CC4690">
              <w:rPr>
                <w:rStyle w:val="Refdecomentario"/>
                <w:sz w:val="22"/>
                <w:szCs w:val="22"/>
              </w:rPr>
              <w:commentReference w:id="1516"/>
            </w:r>
          </w:p>
        </w:tc>
        <w:tc>
          <w:tcPr>
            <w:tcW w:w="886" w:type="dxa"/>
          </w:tcPr>
          <w:p w14:paraId="69A837DD" w14:textId="0BEE3B72" w:rsidR="00964C92" w:rsidRDefault="00964C92" w:rsidP="00574598">
            <w:r w:rsidRPr="00964C92">
              <w:t>2</w:t>
            </w:r>
            <w:ins w:id="1517" w:author="Pablo Barrero Cruz" w:date="2026-06-23T13:26:00Z" w16du:dateUtc="2026-06-23T11:26:00Z">
              <w:r w:rsidR="00153C19">
                <w:t>20</w:t>
              </w:r>
            </w:ins>
            <w:del w:id="1518" w:author="Pablo Barrero Cruz" w:date="2026-06-23T13:26:00Z" w16du:dateUtc="2026-06-23T11:26:00Z">
              <w:r w:rsidRPr="00964C92" w:rsidDel="00153C19">
                <w:delText>58</w:delText>
              </w:r>
            </w:del>
          </w:p>
        </w:tc>
        <w:tc>
          <w:tcPr>
            <w:tcW w:w="1268" w:type="dxa"/>
          </w:tcPr>
          <w:p w14:paraId="7574173D" w14:textId="77777777" w:rsidR="00964C92" w:rsidRDefault="00964C92" w:rsidP="00574598">
            <w:r w:rsidRPr="00964C92">
              <w:t>25,14 €</w:t>
            </w:r>
          </w:p>
        </w:tc>
        <w:tc>
          <w:tcPr>
            <w:tcW w:w="1775" w:type="dxa"/>
          </w:tcPr>
          <w:p w14:paraId="01AC65F7" w14:textId="05527FE9" w:rsidR="00964C92" w:rsidRDefault="003037B9" w:rsidP="00574598">
            <w:ins w:id="1519" w:author="Pablo Barrero Cruz" w:date="2026-06-23T13:41:00Z" w16du:dateUtc="2026-06-23T11:41:00Z">
              <w:r>
                <w:t>5</w:t>
              </w:r>
            </w:ins>
            <w:del w:id="1520" w:author="Pablo Barrero Cruz" w:date="2026-06-23T13:41:00Z" w16du:dateUtc="2026-06-23T11:41:00Z">
              <w:r w:rsidR="00964C92" w:rsidRPr="00964C92" w:rsidDel="003037B9">
                <w:delText>6</w:delText>
              </w:r>
            </w:del>
            <w:r w:rsidR="00964C92" w:rsidRPr="00964C92">
              <w:t>.</w:t>
            </w:r>
            <w:ins w:id="1521" w:author="Pablo Barrero Cruz" w:date="2026-06-23T13:41:00Z" w16du:dateUtc="2026-06-23T11:41:00Z">
              <w:r>
                <w:t>5</w:t>
              </w:r>
            </w:ins>
            <w:del w:id="1522" w:author="Pablo Barrero Cruz" w:date="2026-06-23T13:41:00Z" w16du:dateUtc="2026-06-23T11:41:00Z">
              <w:r w:rsidR="00964C92" w:rsidRPr="00964C92" w:rsidDel="003037B9">
                <w:delText>4</w:delText>
              </w:r>
            </w:del>
            <w:ins w:id="1523" w:author="Pablo Barrero Cruz" w:date="2026-06-23T13:41:00Z" w16du:dateUtc="2026-06-23T11:41:00Z">
              <w:r>
                <w:t>31</w:t>
              </w:r>
            </w:ins>
            <w:del w:id="1524" w:author="Pablo Barrero Cruz" w:date="2026-06-23T13:41:00Z" w16du:dateUtc="2026-06-23T11:41:00Z">
              <w:r w:rsidR="00964C92" w:rsidRPr="00964C92" w:rsidDel="003037B9">
                <w:delText>86</w:delText>
              </w:r>
            </w:del>
            <w:r w:rsidR="00964C92" w:rsidRPr="00964C92">
              <w:t>,</w:t>
            </w:r>
            <w:ins w:id="1525" w:author="Pablo Barrero Cruz" w:date="2026-06-23T13:41:00Z" w16du:dateUtc="2026-06-23T11:41:00Z">
              <w:r>
                <w:t>43</w:t>
              </w:r>
            </w:ins>
            <w:del w:id="1526" w:author="Pablo Barrero Cruz" w:date="2026-06-23T13:41:00Z" w16du:dateUtc="2026-06-23T11:41:00Z">
              <w:r w:rsidR="00964C92" w:rsidRPr="00964C92" w:rsidDel="003037B9">
                <w:delText>86</w:delText>
              </w:r>
            </w:del>
            <w:r w:rsidR="00964C92" w:rsidRPr="00964C92">
              <w:t xml:space="preserve"> €</w:t>
            </w:r>
          </w:p>
        </w:tc>
      </w:tr>
      <w:tr w:rsidR="00964C92" w14:paraId="7D7D1881" w14:textId="77777777" w:rsidTr="00A876E0">
        <w:tc>
          <w:tcPr>
            <w:tcW w:w="1652" w:type="dxa"/>
          </w:tcPr>
          <w:p w14:paraId="5070FCF6" w14:textId="5A29F4FC" w:rsidR="00964C92" w:rsidRDefault="00964C92" w:rsidP="00574598">
            <w:r w:rsidRPr="00964C92">
              <w:t>QA</w:t>
            </w:r>
          </w:p>
        </w:tc>
        <w:tc>
          <w:tcPr>
            <w:tcW w:w="1351" w:type="dxa"/>
          </w:tcPr>
          <w:p w14:paraId="19A542AF" w14:textId="77777777" w:rsidR="00964C92" w:rsidRDefault="00964C92" w:rsidP="00574598">
            <w:r w:rsidRPr="00964C92">
              <w:t>22.000,00 €</w:t>
            </w:r>
          </w:p>
        </w:tc>
        <w:tc>
          <w:tcPr>
            <w:tcW w:w="1573" w:type="dxa"/>
          </w:tcPr>
          <w:p w14:paraId="73FBFAD4" w14:textId="77777777" w:rsidR="00964C92" w:rsidRDefault="00964C92" w:rsidP="00574598">
            <w:r w:rsidRPr="00964C92">
              <w:t>29.040,00 €</w:t>
            </w:r>
          </w:p>
        </w:tc>
        <w:tc>
          <w:tcPr>
            <w:tcW w:w="886" w:type="dxa"/>
          </w:tcPr>
          <w:p w14:paraId="24D28D41" w14:textId="0358A208" w:rsidR="00964C92" w:rsidRDefault="00153C19" w:rsidP="00574598">
            <w:ins w:id="1527" w:author="Pablo Barrero Cruz" w:date="2026-06-23T13:26:00Z" w16du:dateUtc="2026-06-23T11:26:00Z">
              <w:r>
                <w:t>35</w:t>
              </w:r>
            </w:ins>
            <w:del w:id="1528" w:author="Pablo Barrero Cruz" w:date="2026-06-23T13:26:00Z" w16du:dateUtc="2026-06-23T11:26:00Z">
              <w:r w:rsidR="00964C92" w:rsidRPr="00964C92" w:rsidDel="00153C19">
                <w:delText>47</w:delText>
              </w:r>
            </w:del>
          </w:p>
        </w:tc>
        <w:tc>
          <w:tcPr>
            <w:tcW w:w="1268" w:type="dxa"/>
          </w:tcPr>
          <w:p w14:paraId="3C81C25E" w14:textId="77777777" w:rsidR="00964C92" w:rsidRDefault="00964C92" w:rsidP="00574598">
            <w:r w:rsidRPr="00964C92">
              <w:t>23,05 €</w:t>
            </w:r>
          </w:p>
        </w:tc>
        <w:tc>
          <w:tcPr>
            <w:tcW w:w="1775" w:type="dxa"/>
          </w:tcPr>
          <w:p w14:paraId="590A5C20" w14:textId="13BA7A1E" w:rsidR="00964C92" w:rsidRDefault="00DD5846" w:rsidP="00574598">
            <w:ins w:id="1529" w:author="Pablo Barrero Cruz" w:date="2026-06-23T13:42:00Z" w16du:dateUtc="2026-06-23T11:42:00Z">
              <w:r>
                <w:t>806</w:t>
              </w:r>
            </w:ins>
            <w:del w:id="1530" w:author="Pablo Barrero Cruz" w:date="2026-06-23T13:42:00Z" w16du:dateUtc="2026-06-23T11:42:00Z">
              <w:r w:rsidR="00964C92" w:rsidRPr="00964C92" w:rsidDel="00DD5846">
                <w:delText>1.083</w:delText>
              </w:r>
            </w:del>
            <w:r w:rsidR="00964C92" w:rsidRPr="00964C92">
              <w:t>,</w:t>
            </w:r>
            <w:ins w:id="1531" w:author="Pablo Barrero Cruz" w:date="2026-06-23T13:42:00Z" w16du:dateUtc="2026-06-23T11:42:00Z">
              <w:r>
                <w:t>67</w:t>
              </w:r>
            </w:ins>
            <w:del w:id="1532" w:author="Pablo Barrero Cruz" w:date="2026-06-23T13:42:00Z" w16du:dateUtc="2026-06-23T11:42:00Z">
              <w:r w:rsidR="00964C92" w:rsidRPr="00964C92" w:rsidDel="00DD5846">
                <w:delText>24</w:delText>
              </w:r>
            </w:del>
            <w:r w:rsidR="00964C92" w:rsidRPr="00964C92">
              <w:t xml:space="preserve"> €</w:t>
            </w:r>
          </w:p>
        </w:tc>
      </w:tr>
      <w:tr w:rsidR="00964C92" w14:paraId="17D7D3F1" w14:textId="77777777" w:rsidTr="00A876E0">
        <w:tc>
          <w:tcPr>
            <w:tcW w:w="1652" w:type="dxa"/>
          </w:tcPr>
          <w:p w14:paraId="432207BF" w14:textId="2222B5F3" w:rsidR="00964C92" w:rsidRDefault="00964C92" w:rsidP="00574598">
            <w:r w:rsidRPr="00964C92">
              <w:t>DevOps</w:t>
            </w:r>
          </w:p>
        </w:tc>
        <w:tc>
          <w:tcPr>
            <w:tcW w:w="1351" w:type="dxa"/>
          </w:tcPr>
          <w:p w14:paraId="0B900009" w14:textId="77777777" w:rsidR="00964C92" w:rsidRDefault="00964C92" w:rsidP="00574598">
            <w:r w:rsidRPr="00964C92">
              <w:t>26.000,00 €</w:t>
            </w:r>
          </w:p>
        </w:tc>
        <w:tc>
          <w:tcPr>
            <w:tcW w:w="1573" w:type="dxa"/>
          </w:tcPr>
          <w:p w14:paraId="2E5DFDFC" w14:textId="77777777" w:rsidR="00964C92" w:rsidRDefault="00964C92" w:rsidP="00574598">
            <w:r w:rsidRPr="00964C92">
              <w:t>34.320,00 €</w:t>
            </w:r>
          </w:p>
        </w:tc>
        <w:tc>
          <w:tcPr>
            <w:tcW w:w="886" w:type="dxa"/>
          </w:tcPr>
          <w:p w14:paraId="66E58689" w14:textId="741F2233" w:rsidR="00964C92" w:rsidRDefault="00964C92" w:rsidP="00574598">
            <w:r w:rsidRPr="00964C92">
              <w:t>2</w:t>
            </w:r>
            <w:ins w:id="1533" w:author="Pablo Barrero Cruz" w:date="2026-06-23T13:26:00Z" w16du:dateUtc="2026-06-23T11:26:00Z">
              <w:r w:rsidR="00153C19">
                <w:t>0</w:t>
              </w:r>
            </w:ins>
            <w:del w:id="1534" w:author="Pablo Barrero Cruz" w:date="2026-06-23T13:26:00Z" w16du:dateUtc="2026-06-23T11:26:00Z">
              <w:r w:rsidRPr="00964C92" w:rsidDel="00153C19">
                <w:delText>8</w:delText>
              </w:r>
            </w:del>
          </w:p>
        </w:tc>
        <w:tc>
          <w:tcPr>
            <w:tcW w:w="1268" w:type="dxa"/>
          </w:tcPr>
          <w:p w14:paraId="0E671562" w14:textId="77777777" w:rsidR="00964C92" w:rsidRDefault="00964C92" w:rsidP="00574598">
            <w:r w:rsidRPr="00964C92">
              <w:t>27,24 €</w:t>
            </w:r>
          </w:p>
        </w:tc>
        <w:tc>
          <w:tcPr>
            <w:tcW w:w="1775" w:type="dxa"/>
          </w:tcPr>
          <w:p w14:paraId="23ABFB63" w14:textId="74AD8934" w:rsidR="00964C92" w:rsidRDefault="00964C92" w:rsidP="00574598">
            <w:del w:id="1535" w:author="Pablo Barrero Cruz" w:date="2026-06-23T13:42:00Z" w16du:dateUtc="2026-06-23T11:42:00Z">
              <w:r w:rsidRPr="00964C92" w:rsidDel="00DD5846">
                <w:delText>762</w:delText>
              </w:r>
            </w:del>
            <w:ins w:id="1536" w:author="Pablo Barrero Cruz" w:date="2026-06-23T13:42:00Z" w16du:dateUtc="2026-06-23T11:42:00Z">
              <w:r w:rsidR="00DD5846">
                <w:t>544</w:t>
              </w:r>
            </w:ins>
            <w:r w:rsidRPr="00964C92">
              <w:t>,</w:t>
            </w:r>
            <w:del w:id="1537" w:author="Pablo Barrero Cruz" w:date="2026-06-23T13:42:00Z" w16du:dateUtc="2026-06-23T11:42:00Z">
              <w:r w:rsidRPr="00964C92" w:rsidDel="00DD5846">
                <w:delText>6</w:delText>
              </w:r>
            </w:del>
            <w:r w:rsidRPr="00964C92">
              <w:t>7</w:t>
            </w:r>
            <w:ins w:id="1538" w:author="Pablo Barrero Cruz" w:date="2026-06-23T13:42:00Z" w16du:dateUtc="2026-06-23T11:42:00Z">
              <w:r w:rsidR="00DD5846">
                <w:t>6</w:t>
              </w:r>
            </w:ins>
            <w:r w:rsidRPr="00964C92">
              <w:t xml:space="preserve"> €</w:t>
            </w:r>
          </w:p>
        </w:tc>
      </w:tr>
      <w:tr w:rsidR="00964C92" w14:paraId="4D861474" w14:textId="77777777" w:rsidTr="00A876E0">
        <w:tc>
          <w:tcPr>
            <w:tcW w:w="1652" w:type="dxa"/>
          </w:tcPr>
          <w:p w14:paraId="4DEA8942" w14:textId="63DD0E7E" w:rsidR="00964C92" w:rsidRPr="00574598" w:rsidRDefault="00574598" w:rsidP="00574598">
            <w:pPr>
              <w:rPr>
                <w:b/>
                <w:bCs/>
              </w:rPr>
            </w:pPr>
            <w:r w:rsidRPr="00574598">
              <w:rPr>
                <w:b/>
                <w:bCs/>
              </w:rPr>
              <w:t>Total</w:t>
            </w:r>
            <w:r w:rsidR="00964C92" w:rsidRPr="00574598">
              <w:rPr>
                <w:b/>
                <w:bCs/>
              </w:rPr>
              <w:t xml:space="preserve"> personal</w:t>
            </w:r>
          </w:p>
        </w:tc>
        <w:tc>
          <w:tcPr>
            <w:tcW w:w="1351" w:type="dxa"/>
          </w:tcPr>
          <w:p w14:paraId="39A09878" w14:textId="77777777" w:rsidR="00964C92" w:rsidRDefault="00964C92" w:rsidP="00574598"/>
        </w:tc>
        <w:tc>
          <w:tcPr>
            <w:tcW w:w="1573" w:type="dxa"/>
          </w:tcPr>
          <w:p w14:paraId="61061839" w14:textId="77777777" w:rsidR="00964C92" w:rsidRDefault="00964C92" w:rsidP="00574598"/>
        </w:tc>
        <w:tc>
          <w:tcPr>
            <w:tcW w:w="886" w:type="dxa"/>
          </w:tcPr>
          <w:p w14:paraId="41DC1A60" w14:textId="4DD9CB9B" w:rsidR="00964C92" w:rsidRDefault="003B544F" w:rsidP="00574598">
            <w:ins w:id="1539" w:author="Pablo Barrero Cruz" w:date="2026-06-23T13:22:00Z" w16du:dateUtc="2026-06-23T11:22:00Z">
              <w:r>
                <w:t>360</w:t>
              </w:r>
            </w:ins>
            <w:del w:id="1540" w:author="Pablo Barrero Cruz" w:date="2026-06-23T13:22:00Z" w16du:dateUtc="2026-06-23T11:22:00Z">
              <w:r w:rsidR="00964C92" w:rsidRPr="00964C92" w:rsidDel="003B544F">
                <w:delText>432</w:delText>
              </w:r>
            </w:del>
          </w:p>
        </w:tc>
        <w:tc>
          <w:tcPr>
            <w:tcW w:w="1268" w:type="dxa"/>
          </w:tcPr>
          <w:p w14:paraId="33EC9C48" w14:textId="77777777" w:rsidR="00964C92" w:rsidRDefault="00964C92" w:rsidP="00574598"/>
        </w:tc>
        <w:tc>
          <w:tcPr>
            <w:tcW w:w="1775" w:type="dxa"/>
          </w:tcPr>
          <w:p w14:paraId="173453F8" w14:textId="5B092337" w:rsidR="00964C92" w:rsidRPr="00574598" w:rsidRDefault="00CC29F6" w:rsidP="00574598">
            <w:pPr>
              <w:rPr>
                <w:b/>
                <w:bCs/>
              </w:rPr>
            </w:pPr>
            <w:ins w:id="1541" w:author="Pablo Barrero Cruz" w:date="2026-06-23T13:23:00Z" w16du:dateUtc="2026-06-23T11:23:00Z">
              <w:r>
                <w:rPr>
                  <w:b/>
                  <w:bCs/>
                </w:rPr>
                <w:t>9</w:t>
              </w:r>
            </w:ins>
            <w:del w:id="1542" w:author="Pablo Barrero Cruz" w:date="2026-06-23T13:23:00Z" w16du:dateUtc="2026-06-23T11:23:00Z">
              <w:r w:rsidR="00964C92" w:rsidRPr="00574598" w:rsidDel="00CC29F6">
                <w:rPr>
                  <w:b/>
                  <w:bCs/>
                </w:rPr>
                <w:delText>1</w:delText>
              </w:r>
            </w:del>
            <w:del w:id="1543" w:author="Pablo Barrero Cruz" w:date="2026-06-23T13:22:00Z" w16du:dateUtc="2026-06-23T11:22:00Z">
              <w:r w:rsidR="00964C92" w:rsidRPr="00574598" w:rsidDel="00CC29F6">
                <w:rPr>
                  <w:b/>
                  <w:bCs/>
                </w:rPr>
                <w:delText>1</w:delText>
              </w:r>
            </w:del>
            <w:r w:rsidR="00964C92" w:rsidRPr="00574598">
              <w:rPr>
                <w:b/>
                <w:bCs/>
              </w:rPr>
              <w:t>.</w:t>
            </w:r>
            <w:ins w:id="1544" w:author="Pablo Barrero Cruz" w:date="2026-06-23T13:23:00Z" w16du:dateUtc="2026-06-23T11:23:00Z">
              <w:r>
                <w:rPr>
                  <w:b/>
                  <w:bCs/>
                </w:rPr>
                <w:t>5</w:t>
              </w:r>
            </w:ins>
            <w:r w:rsidR="00964C92" w:rsidRPr="00574598">
              <w:rPr>
                <w:b/>
                <w:bCs/>
              </w:rPr>
              <w:t>43</w:t>
            </w:r>
            <w:del w:id="1545" w:author="Pablo Barrero Cruz" w:date="2026-06-23T13:23:00Z" w16du:dateUtc="2026-06-23T11:23:00Z">
              <w:r w:rsidR="00964C92" w:rsidRPr="00574598" w:rsidDel="00CC29F6">
                <w:rPr>
                  <w:b/>
                  <w:bCs/>
                </w:rPr>
                <w:delText>7</w:delText>
              </w:r>
            </w:del>
            <w:r w:rsidR="00964C92" w:rsidRPr="00574598">
              <w:rPr>
                <w:b/>
                <w:bCs/>
              </w:rPr>
              <w:t>,</w:t>
            </w:r>
            <w:ins w:id="1546" w:author="Pablo Barrero Cruz" w:date="2026-06-23T13:23:00Z" w16du:dateUtc="2026-06-23T11:23:00Z">
              <w:r>
                <w:rPr>
                  <w:b/>
                  <w:bCs/>
                </w:rPr>
                <w:t>8</w:t>
              </w:r>
            </w:ins>
            <w:del w:id="1547" w:author="Pablo Barrero Cruz" w:date="2026-06-23T13:23:00Z" w16du:dateUtc="2026-06-23T11:23:00Z">
              <w:r w:rsidR="00964C92" w:rsidRPr="00574598" w:rsidDel="00CC29F6">
                <w:rPr>
                  <w:b/>
                  <w:bCs/>
                </w:rPr>
                <w:delText>9</w:delText>
              </w:r>
            </w:del>
            <w:r w:rsidR="00964C92" w:rsidRPr="00574598">
              <w:rPr>
                <w:b/>
                <w:bCs/>
              </w:rPr>
              <w:t>1 €</w:t>
            </w:r>
            <w:commentRangeEnd w:id="1505"/>
            <w:r w:rsidR="007F11AB" w:rsidRPr="00574598">
              <w:rPr>
                <w:rStyle w:val="Refdecomentario"/>
                <w:b/>
                <w:bCs/>
                <w:sz w:val="22"/>
                <w:szCs w:val="22"/>
              </w:rPr>
              <w:commentReference w:id="1505"/>
            </w:r>
          </w:p>
        </w:tc>
      </w:tr>
    </w:tbl>
    <w:p w14:paraId="38791477" w14:textId="6B20A995" w:rsidR="00A876E0" w:rsidRDefault="00A876E0">
      <w:pPr>
        <w:pStyle w:val="PiedeTabla"/>
        <w:rPr>
          <w:ins w:id="1548" w:author="Pablo Barrero Cruz" w:date="2026-06-23T13:47:00Z" w16du:dateUtc="2026-06-23T11:47:00Z"/>
        </w:rPr>
        <w:pPrChange w:id="1549" w:author="Pablo Barrero Cruz" w:date="2026-06-30T13:16:00Z" w16du:dateUtc="2026-06-30T11:16:00Z">
          <w:pPr>
            <w:pStyle w:val="Descripcin"/>
            <w:spacing w:before="240"/>
          </w:pPr>
        </w:pPrChange>
      </w:pPr>
      <w:bookmarkStart w:id="1550" w:name="_Toc233720794"/>
      <w:ins w:id="1551" w:author="Pablo Barrero Cruz" w:date="2026-06-23T13:47:00Z" w16du:dateUtc="2026-06-23T11:47:00Z">
        <w:r w:rsidRPr="00E75A88">
          <w:t xml:space="preserve">Tabla </w:t>
        </w:r>
        <w:r w:rsidRPr="00932BFB">
          <w:t>4.</w:t>
        </w:r>
        <w:r>
          <w:t>4</w:t>
        </w:r>
        <w:r w:rsidRPr="00932BFB">
          <w:t>. Estimación inicial del coste de personal por rol.</w:t>
        </w:r>
        <w:bookmarkEnd w:id="1550"/>
      </w:ins>
    </w:p>
    <w:p w14:paraId="3AAB9E54" w14:textId="77777777" w:rsidR="00964C92" w:rsidRDefault="00964C92" w:rsidP="00964C92">
      <w:pPr>
        <w:spacing w:before="240"/>
      </w:pPr>
      <w:r w:rsidRPr="00964C92">
        <w:t>Además del coste de personal, se han estimado costes directos no laborales. Algunos elementos tienen coste imputado igual a cero porque ya estaban disponibles o se utilizaron alternativas gratuitas, pero se incluyen para dejar constancia de que fueron considerados.</w:t>
      </w:r>
    </w:p>
    <w:tbl>
      <w:tblPr>
        <w:tblStyle w:val="Tablaconcuadrcula"/>
        <w:tblW w:w="8613" w:type="dxa"/>
        <w:tblInd w:w="108" w:type="dxa"/>
        <w:tblLook w:val="04A0" w:firstRow="1" w:lastRow="0" w:firstColumn="1" w:lastColumn="0" w:noHBand="0" w:noVBand="1"/>
        <w:tblPrChange w:id="1552" w:author="Pablo Barrero Cruz" w:date="2026-06-05T10:06:00Z" w16du:dateUtc="2026-06-05T08:06:00Z">
          <w:tblPr>
            <w:tblStyle w:val="Tablaconcuadrcula"/>
            <w:tblW w:w="8613" w:type="dxa"/>
            <w:tblInd w:w="108" w:type="dxa"/>
            <w:tblLook w:val="04A0" w:firstRow="1" w:lastRow="0" w:firstColumn="1" w:lastColumn="0" w:noHBand="0" w:noVBand="1"/>
          </w:tblPr>
        </w:tblPrChange>
      </w:tblPr>
      <w:tblGrid>
        <w:gridCol w:w="2268"/>
        <w:gridCol w:w="1984"/>
        <w:gridCol w:w="2126"/>
        <w:gridCol w:w="2235"/>
        <w:tblGridChange w:id="1553">
          <w:tblGrid>
            <w:gridCol w:w="2268"/>
            <w:gridCol w:w="1984"/>
            <w:gridCol w:w="2126"/>
            <w:gridCol w:w="2235"/>
          </w:tblGrid>
        </w:tblGridChange>
      </w:tblGrid>
      <w:tr w:rsidR="00932BFB" w14:paraId="46BCC423" w14:textId="77777777" w:rsidTr="00573843">
        <w:trPr>
          <w:ins w:id="1554" w:author="Pablo Barrero Cruz" w:date="2026-05-28T18:30:00Z"/>
        </w:trPr>
        <w:tc>
          <w:tcPr>
            <w:tcW w:w="8613" w:type="dxa"/>
            <w:gridSpan w:val="4"/>
            <w:shd w:val="clear" w:color="auto" w:fill="DDDDDD" w:themeFill="accent1"/>
            <w:tcPrChange w:id="1555" w:author="Pablo Barrero Cruz" w:date="2026-06-05T10:06:00Z" w16du:dateUtc="2026-06-05T08:06:00Z">
              <w:tcPr>
                <w:tcW w:w="8613" w:type="dxa"/>
                <w:gridSpan w:val="4"/>
              </w:tcPr>
            </w:tcPrChange>
          </w:tcPr>
          <w:p w14:paraId="5D98B74C" w14:textId="26630603" w:rsidR="00932BFB" w:rsidRPr="00574598" w:rsidRDefault="00932BFB" w:rsidP="003B13B1">
            <w:pPr>
              <w:jc w:val="center"/>
              <w:rPr>
                <w:ins w:id="1556" w:author="Pablo Barrero Cruz" w:date="2026-05-28T18:30:00Z"/>
                <w:b/>
                <w:bCs/>
              </w:rPr>
            </w:pPr>
            <w:ins w:id="1557" w:author="Pablo Barrero Cruz" w:date="2026-05-28T18:30:00Z">
              <w:r w:rsidRPr="00932BFB">
                <w:rPr>
                  <w:b/>
                  <w:bCs/>
                </w:rPr>
                <w:t>Costes directos no laborales.</w:t>
              </w:r>
            </w:ins>
          </w:p>
        </w:tc>
      </w:tr>
      <w:tr w:rsidR="00964C92" w14:paraId="6552CF14" w14:textId="77777777" w:rsidTr="00FE2630">
        <w:tc>
          <w:tcPr>
            <w:tcW w:w="2268" w:type="dxa"/>
          </w:tcPr>
          <w:p w14:paraId="64E5CD70" w14:textId="77777777" w:rsidR="00964C92" w:rsidRPr="00574598" w:rsidRDefault="00964C92" w:rsidP="003B13B1">
            <w:pPr>
              <w:jc w:val="center"/>
              <w:rPr>
                <w:b/>
                <w:bCs/>
              </w:rPr>
            </w:pPr>
            <w:r w:rsidRPr="00574598">
              <w:rPr>
                <w:b/>
                <w:bCs/>
              </w:rPr>
              <w:t>Concepto</w:t>
            </w:r>
          </w:p>
        </w:tc>
        <w:tc>
          <w:tcPr>
            <w:tcW w:w="1984" w:type="dxa"/>
          </w:tcPr>
          <w:p w14:paraId="5F07221E" w14:textId="77777777" w:rsidR="00964C92" w:rsidRPr="00574598" w:rsidRDefault="00964C92" w:rsidP="003B13B1">
            <w:pPr>
              <w:jc w:val="center"/>
              <w:rPr>
                <w:b/>
                <w:bCs/>
              </w:rPr>
            </w:pPr>
            <w:r w:rsidRPr="00574598">
              <w:rPr>
                <w:b/>
                <w:bCs/>
              </w:rPr>
              <w:t>Coste base</w:t>
            </w:r>
          </w:p>
        </w:tc>
        <w:tc>
          <w:tcPr>
            <w:tcW w:w="2126" w:type="dxa"/>
          </w:tcPr>
          <w:p w14:paraId="2FB4D056" w14:textId="6C9C0299" w:rsidR="00964C92" w:rsidRPr="00574598" w:rsidRDefault="00964C92" w:rsidP="003B13B1">
            <w:pPr>
              <w:jc w:val="center"/>
              <w:rPr>
                <w:b/>
                <w:bCs/>
              </w:rPr>
            </w:pPr>
            <w:r w:rsidRPr="00574598">
              <w:rPr>
                <w:b/>
                <w:bCs/>
              </w:rPr>
              <w:t>Amortización</w:t>
            </w:r>
          </w:p>
        </w:tc>
        <w:tc>
          <w:tcPr>
            <w:tcW w:w="2235" w:type="dxa"/>
          </w:tcPr>
          <w:p w14:paraId="46A93B40" w14:textId="77777777" w:rsidR="00964C92" w:rsidRPr="00574598" w:rsidRDefault="00964C92" w:rsidP="003B13B1">
            <w:pPr>
              <w:jc w:val="center"/>
              <w:rPr>
                <w:b/>
                <w:bCs/>
              </w:rPr>
            </w:pPr>
            <w:r w:rsidRPr="00574598">
              <w:rPr>
                <w:b/>
                <w:bCs/>
              </w:rPr>
              <w:t>Coste imputado</w:t>
            </w:r>
          </w:p>
        </w:tc>
      </w:tr>
      <w:tr w:rsidR="00964C92" w14:paraId="7B9DDA67" w14:textId="77777777" w:rsidTr="00FE2630">
        <w:tc>
          <w:tcPr>
            <w:tcW w:w="2268" w:type="dxa"/>
          </w:tcPr>
          <w:p w14:paraId="34DF2163" w14:textId="77777777" w:rsidR="00964C92" w:rsidRDefault="00964C92" w:rsidP="00574598">
            <w:r w:rsidRPr="00574598">
              <w:t>Dominio</w:t>
            </w:r>
          </w:p>
        </w:tc>
        <w:tc>
          <w:tcPr>
            <w:tcW w:w="1984" w:type="dxa"/>
          </w:tcPr>
          <w:p w14:paraId="6F1094C0" w14:textId="77777777" w:rsidR="00964C92" w:rsidRDefault="00964C92" w:rsidP="003B13B1">
            <w:pPr>
              <w:jc w:val="center"/>
            </w:pPr>
            <w:r w:rsidRPr="00574598">
              <w:t>12,00 €</w:t>
            </w:r>
          </w:p>
        </w:tc>
        <w:tc>
          <w:tcPr>
            <w:tcW w:w="2126" w:type="dxa"/>
          </w:tcPr>
          <w:p w14:paraId="6A277605" w14:textId="77777777" w:rsidR="00964C92" w:rsidRDefault="00964C92" w:rsidP="00574598">
            <w:r w:rsidRPr="00574598">
              <w:t>Prorrata 3/12</w:t>
            </w:r>
          </w:p>
        </w:tc>
        <w:tc>
          <w:tcPr>
            <w:tcW w:w="2235" w:type="dxa"/>
          </w:tcPr>
          <w:p w14:paraId="06E789CB" w14:textId="77777777" w:rsidR="00964C92" w:rsidRDefault="00964C92" w:rsidP="003B13B1">
            <w:pPr>
              <w:jc w:val="center"/>
            </w:pPr>
            <w:r w:rsidRPr="00574598">
              <w:t>3,00 €</w:t>
            </w:r>
          </w:p>
        </w:tc>
      </w:tr>
      <w:tr w:rsidR="00964C92" w14:paraId="3F2176FF" w14:textId="77777777" w:rsidTr="00FE2630">
        <w:tc>
          <w:tcPr>
            <w:tcW w:w="2268" w:type="dxa"/>
          </w:tcPr>
          <w:p w14:paraId="71D0A151" w14:textId="77777777" w:rsidR="00964C92" w:rsidRDefault="00964C92" w:rsidP="00574598">
            <w:r w:rsidRPr="00574598">
              <w:t>“Hosting”</w:t>
            </w:r>
          </w:p>
        </w:tc>
        <w:tc>
          <w:tcPr>
            <w:tcW w:w="1984" w:type="dxa"/>
          </w:tcPr>
          <w:p w14:paraId="6BC9A306" w14:textId="77777777" w:rsidR="00964C92" w:rsidRDefault="00964C92" w:rsidP="003B13B1">
            <w:pPr>
              <w:jc w:val="center"/>
            </w:pPr>
            <w:r w:rsidRPr="00574598">
              <w:t>60,00 €</w:t>
            </w:r>
          </w:p>
        </w:tc>
        <w:tc>
          <w:tcPr>
            <w:tcW w:w="2126" w:type="dxa"/>
          </w:tcPr>
          <w:p w14:paraId="31800E19" w14:textId="77777777" w:rsidR="00964C92" w:rsidRDefault="00964C92" w:rsidP="00574598">
            <w:r w:rsidRPr="00574598">
              <w:t>100%</w:t>
            </w:r>
          </w:p>
        </w:tc>
        <w:tc>
          <w:tcPr>
            <w:tcW w:w="2235" w:type="dxa"/>
          </w:tcPr>
          <w:p w14:paraId="18A9A4BC" w14:textId="77777777" w:rsidR="00964C92" w:rsidRDefault="00964C92" w:rsidP="003B13B1">
            <w:pPr>
              <w:jc w:val="center"/>
            </w:pPr>
            <w:r w:rsidRPr="00574598">
              <w:t>60,00 €</w:t>
            </w:r>
          </w:p>
        </w:tc>
      </w:tr>
      <w:tr w:rsidR="00964C92" w14:paraId="038D40AA" w14:textId="77777777" w:rsidTr="00FE2630">
        <w:tc>
          <w:tcPr>
            <w:tcW w:w="2268" w:type="dxa"/>
          </w:tcPr>
          <w:p w14:paraId="01DEDF0B" w14:textId="77777777" w:rsidR="00964C92" w:rsidRDefault="00964C92" w:rsidP="00574598">
            <w:r w:rsidRPr="00574598">
              <w:t>Electricidad e Internet</w:t>
            </w:r>
          </w:p>
        </w:tc>
        <w:tc>
          <w:tcPr>
            <w:tcW w:w="1984" w:type="dxa"/>
          </w:tcPr>
          <w:p w14:paraId="5E1F6AA2" w14:textId="77777777" w:rsidR="00964C92" w:rsidRDefault="00964C92" w:rsidP="003B13B1">
            <w:pPr>
              <w:jc w:val="center"/>
            </w:pPr>
            <w:r w:rsidRPr="00574598">
              <w:t>90,00 €</w:t>
            </w:r>
          </w:p>
        </w:tc>
        <w:tc>
          <w:tcPr>
            <w:tcW w:w="2126" w:type="dxa"/>
          </w:tcPr>
          <w:p w14:paraId="764AA730" w14:textId="77777777" w:rsidR="00964C92" w:rsidRDefault="00964C92" w:rsidP="00574598">
            <w:r w:rsidRPr="00574598">
              <w:t>100%</w:t>
            </w:r>
          </w:p>
        </w:tc>
        <w:tc>
          <w:tcPr>
            <w:tcW w:w="2235" w:type="dxa"/>
          </w:tcPr>
          <w:p w14:paraId="28FCC138" w14:textId="77777777" w:rsidR="00964C92" w:rsidRDefault="00964C92" w:rsidP="003B13B1">
            <w:pPr>
              <w:jc w:val="center"/>
            </w:pPr>
            <w:r w:rsidRPr="00574598">
              <w:t>90,00 €</w:t>
            </w:r>
          </w:p>
        </w:tc>
      </w:tr>
      <w:tr w:rsidR="00964C92" w14:paraId="41BF1E61" w14:textId="77777777" w:rsidTr="00FE2630">
        <w:tc>
          <w:tcPr>
            <w:tcW w:w="2268" w:type="dxa"/>
          </w:tcPr>
          <w:p w14:paraId="5CF65987" w14:textId="77777777" w:rsidR="00964C92" w:rsidRDefault="00964C92" w:rsidP="00574598">
            <w:r w:rsidRPr="00574598">
              <w:t>Material de oficina</w:t>
            </w:r>
          </w:p>
        </w:tc>
        <w:tc>
          <w:tcPr>
            <w:tcW w:w="1984" w:type="dxa"/>
          </w:tcPr>
          <w:p w14:paraId="71D56A7B" w14:textId="77777777" w:rsidR="00964C92" w:rsidRDefault="00964C92" w:rsidP="003B13B1">
            <w:pPr>
              <w:jc w:val="center"/>
            </w:pPr>
            <w:r w:rsidRPr="00574598">
              <w:t>10,00 €</w:t>
            </w:r>
          </w:p>
        </w:tc>
        <w:tc>
          <w:tcPr>
            <w:tcW w:w="2126" w:type="dxa"/>
          </w:tcPr>
          <w:p w14:paraId="2362D3BE" w14:textId="77777777" w:rsidR="00964C92" w:rsidRDefault="00964C92" w:rsidP="00574598">
            <w:r w:rsidRPr="00574598">
              <w:t>100%</w:t>
            </w:r>
          </w:p>
        </w:tc>
        <w:tc>
          <w:tcPr>
            <w:tcW w:w="2235" w:type="dxa"/>
          </w:tcPr>
          <w:p w14:paraId="2161D899" w14:textId="77777777" w:rsidR="00964C92" w:rsidRDefault="00964C92" w:rsidP="003B13B1">
            <w:pPr>
              <w:jc w:val="center"/>
            </w:pPr>
            <w:r w:rsidRPr="00574598">
              <w:t>10,00 €</w:t>
            </w:r>
          </w:p>
        </w:tc>
      </w:tr>
      <w:tr w:rsidR="00964C92" w14:paraId="7D3BBA3F" w14:textId="77777777" w:rsidTr="00FE2630">
        <w:tc>
          <w:tcPr>
            <w:tcW w:w="2268" w:type="dxa"/>
          </w:tcPr>
          <w:p w14:paraId="5BFD3CF0" w14:textId="326F1238" w:rsidR="00964C92" w:rsidRDefault="005C5D2F" w:rsidP="00574598">
            <w:r>
              <w:t>Amortización del portátil de desarrollo</w:t>
            </w:r>
          </w:p>
        </w:tc>
        <w:tc>
          <w:tcPr>
            <w:tcW w:w="1984" w:type="dxa"/>
          </w:tcPr>
          <w:p w14:paraId="1D17AAE4" w14:textId="77777777" w:rsidR="00964C92" w:rsidRDefault="00964C92" w:rsidP="003B13B1">
            <w:pPr>
              <w:jc w:val="center"/>
            </w:pPr>
            <w:r w:rsidRPr="00574598">
              <w:t>1.000,00 €</w:t>
            </w:r>
          </w:p>
        </w:tc>
        <w:tc>
          <w:tcPr>
            <w:tcW w:w="2126" w:type="dxa"/>
          </w:tcPr>
          <w:p w14:paraId="3003AF4A" w14:textId="77777777" w:rsidR="00964C92" w:rsidRDefault="00964C92" w:rsidP="00574598">
            <w:r w:rsidRPr="00574598">
              <w:t>3/36</w:t>
            </w:r>
          </w:p>
        </w:tc>
        <w:tc>
          <w:tcPr>
            <w:tcW w:w="2235" w:type="dxa"/>
          </w:tcPr>
          <w:p w14:paraId="18688825" w14:textId="77777777" w:rsidR="00964C92" w:rsidRDefault="00964C92" w:rsidP="003B13B1">
            <w:pPr>
              <w:jc w:val="center"/>
            </w:pPr>
            <w:r w:rsidRPr="00574598">
              <w:t>83,33 €</w:t>
            </w:r>
          </w:p>
        </w:tc>
      </w:tr>
      <w:tr w:rsidR="00964C92" w14:paraId="203CC830" w14:textId="77777777" w:rsidTr="00FE2630">
        <w:tc>
          <w:tcPr>
            <w:tcW w:w="2268" w:type="dxa"/>
          </w:tcPr>
          <w:p w14:paraId="7764F5AC" w14:textId="77777777" w:rsidR="00964C92" w:rsidRDefault="00964C92" w:rsidP="00574598">
            <w:r w:rsidRPr="00574598">
              <w:t>Sistema operativo</w:t>
            </w:r>
          </w:p>
        </w:tc>
        <w:tc>
          <w:tcPr>
            <w:tcW w:w="1984" w:type="dxa"/>
          </w:tcPr>
          <w:p w14:paraId="7731D22C" w14:textId="77777777" w:rsidR="00964C92" w:rsidRDefault="00964C92" w:rsidP="003B13B1">
            <w:pPr>
              <w:jc w:val="center"/>
            </w:pPr>
            <w:r w:rsidRPr="00574598">
              <w:t>0,00 €</w:t>
            </w:r>
          </w:p>
        </w:tc>
        <w:tc>
          <w:tcPr>
            <w:tcW w:w="2126" w:type="dxa"/>
          </w:tcPr>
          <w:p w14:paraId="4D58EA94" w14:textId="77777777" w:rsidR="00964C92" w:rsidRDefault="00964C92" w:rsidP="00574598">
            <w:r w:rsidRPr="00574598">
              <w:t>Licencia disponible</w:t>
            </w:r>
          </w:p>
        </w:tc>
        <w:tc>
          <w:tcPr>
            <w:tcW w:w="2235" w:type="dxa"/>
          </w:tcPr>
          <w:p w14:paraId="672C0EB3" w14:textId="77777777" w:rsidR="00964C92" w:rsidRDefault="00964C92" w:rsidP="003B13B1">
            <w:pPr>
              <w:jc w:val="center"/>
            </w:pPr>
            <w:r w:rsidRPr="00574598">
              <w:t>0,00 €</w:t>
            </w:r>
          </w:p>
        </w:tc>
      </w:tr>
      <w:tr w:rsidR="00964C92" w14:paraId="39F7F2E3" w14:textId="77777777" w:rsidTr="00FE2630">
        <w:tc>
          <w:tcPr>
            <w:tcW w:w="2268" w:type="dxa"/>
          </w:tcPr>
          <w:p w14:paraId="56D8A723" w14:textId="77777777" w:rsidR="00964C92" w:rsidRDefault="00964C92" w:rsidP="00574598">
            <w:r w:rsidRPr="00574598">
              <w:t>Suite ofimática</w:t>
            </w:r>
          </w:p>
        </w:tc>
        <w:tc>
          <w:tcPr>
            <w:tcW w:w="1984" w:type="dxa"/>
          </w:tcPr>
          <w:p w14:paraId="5090D16A" w14:textId="77777777" w:rsidR="00964C92" w:rsidRDefault="00964C92" w:rsidP="003B13B1">
            <w:pPr>
              <w:jc w:val="center"/>
            </w:pPr>
            <w:r w:rsidRPr="00574598">
              <w:t>0,00 €</w:t>
            </w:r>
          </w:p>
        </w:tc>
        <w:tc>
          <w:tcPr>
            <w:tcW w:w="2126" w:type="dxa"/>
          </w:tcPr>
          <w:p w14:paraId="5EBEB855" w14:textId="77777777" w:rsidR="00964C92" w:rsidRDefault="00964C92" w:rsidP="00574598">
            <w:r w:rsidRPr="00574598">
              <w:t>Alternativa libre</w:t>
            </w:r>
          </w:p>
        </w:tc>
        <w:tc>
          <w:tcPr>
            <w:tcW w:w="2235" w:type="dxa"/>
          </w:tcPr>
          <w:p w14:paraId="55B27323" w14:textId="77777777" w:rsidR="00964C92" w:rsidRDefault="00964C92" w:rsidP="003B13B1">
            <w:pPr>
              <w:jc w:val="center"/>
            </w:pPr>
            <w:r w:rsidRPr="00574598">
              <w:t>0,00 €</w:t>
            </w:r>
          </w:p>
        </w:tc>
      </w:tr>
      <w:tr w:rsidR="00964C92" w14:paraId="75DC0B37" w14:textId="77777777" w:rsidTr="006176C5">
        <w:tc>
          <w:tcPr>
            <w:tcW w:w="2268" w:type="dxa"/>
          </w:tcPr>
          <w:p w14:paraId="782DBAE3" w14:textId="77777777" w:rsidR="00964C92" w:rsidRPr="00574598" w:rsidRDefault="00964C92" w:rsidP="00574598">
            <w:pPr>
              <w:rPr>
                <w:b/>
              </w:rPr>
            </w:pPr>
            <w:r w:rsidRPr="00574598">
              <w:rPr>
                <w:b/>
              </w:rPr>
              <w:lastRenderedPageBreak/>
              <w:t>Total costes directos no laborales</w:t>
            </w:r>
          </w:p>
        </w:tc>
        <w:tc>
          <w:tcPr>
            <w:tcW w:w="1984" w:type="dxa"/>
          </w:tcPr>
          <w:p w14:paraId="0D67A129" w14:textId="77777777" w:rsidR="00964C92" w:rsidRDefault="00964C92" w:rsidP="00574598"/>
        </w:tc>
        <w:tc>
          <w:tcPr>
            <w:tcW w:w="2126" w:type="dxa"/>
          </w:tcPr>
          <w:p w14:paraId="5B9E5DC3" w14:textId="77777777" w:rsidR="00964C92" w:rsidRDefault="00964C92" w:rsidP="00574598"/>
        </w:tc>
        <w:tc>
          <w:tcPr>
            <w:tcW w:w="2235" w:type="dxa"/>
            <w:vAlign w:val="center"/>
          </w:tcPr>
          <w:p w14:paraId="657FE0B2" w14:textId="77777777" w:rsidR="00964C92" w:rsidRPr="00574598" w:rsidRDefault="00964C92" w:rsidP="006176C5">
            <w:pPr>
              <w:jc w:val="center"/>
              <w:rPr>
                <w:b/>
                <w:bCs/>
              </w:rPr>
            </w:pPr>
            <w:r w:rsidRPr="00574598">
              <w:rPr>
                <w:b/>
                <w:bCs/>
              </w:rPr>
              <w:t>246,33 €</w:t>
            </w:r>
          </w:p>
        </w:tc>
      </w:tr>
    </w:tbl>
    <w:p w14:paraId="0F1C9BD4" w14:textId="31D911FC" w:rsidR="00A876E0" w:rsidRDefault="00A876E0">
      <w:pPr>
        <w:pStyle w:val="PiedeTabla"/>
        <w:rPr>
          <w:ins w:id="1558" w:author="Pablo Barrero Cruz" w:date="2026-06-23T13:47:00Z" w16du:dateUtc="2026-06-23T11:47:00Z"/>
        </w:rPr>
        <w:pPrChange w:id="1559" w:author="Pablo Barrero Cruz" w:date="2026-06-30T13:16:00Z" w16du:dateUtc="2026-06-30T11:16:00Z">
          <w:pPr>
            <w:pStyle w:val="Descripcin"/>
            <w:spacing w:before="240"/>
          </w:pPr>
        </w:pPrChange>
      </w:pPr>
      <w:bookmarkStart w:id="1560" w:name="_Toc233720795"/>
      <w:ins w:id="1561" w:author="Pablo Barrero Cruz" w:date="2026-06-23T13:47:00Z" w16du:dateUtc="2026-06-23T11:47:00Z">
        <w:r w:rsidRPr="00E75A88">
          <w:t xml:space="preserve">Tabla </w:t>
        </w:r>
        <w:r w:rsidRPr="00932BFB">
          <w:t>4.</w:t>
        </w:r>
      </w:ins>
      <w:ins w:id="1562" w:author="Pablo Barrero Cruz" w:date="2026-06-23T13:48:00Z" w16du:dateUtc="2026-06-23T11:48:00Z">
        <w:r>
          <w:t>5</w:t>
        </w:r>
      </w:ins>
      <w:ins w:id="1563" w:author="Pablo Barrero Cruz" w:date="2026-06-23T13:47:00Z" w16du:dateUtc="2026-06-23T11:47:00Z">
        <w:r w:rsidRPr="00932BFB">
          <w:t>. Costes directos no laborales.</w:t>
        </w:r>
        <w:bookmarkEnd w:id="1560"/>
      </w:ins>
    </w:p>
    <w:p w14:paraId="4AAF7395" w14:textId="77777777" w:rsidR="00964C92" w:rsidRDefault="00964C92" w:rsidP="00964C92">
      <w:pPr>
        <w:spacing w:before="240"/>
      </w:pPr>
      <w:r w:rsidRPr="00964C92">
        <w:t>Para completar la simulación empresarial se han añadido costes indirectos, contingencia, beneficio industrial e IVA. Los costes indirectos se estiman como un 8% del coste de personal. La contingencia se calcula como un 10% sobre la suma de personal, costes directos e indirectos. Finalmente, se aplica un beneficio industrial del 7% y el IVA vigente del 21%.</w:t>
      </w:r>
    </w:p>
    <w:tbl>
      <w:tblPr>
        <w:tblStyle w:val="Tablaconcuadrcula"/>
        <w:tblW w:w="8613" w:type="dxa"/>
        <w:tblInd w:w="108" w:type="dxa"/>
        <w:tblLook w:val="04A0" w:firstRow="1" w:lastRow="0" w:firstColumn="1" w:lastColumn="0" w:noHBand="0" w:noVBand="1"/>
        <w:tblPrChange w:id="1564" w:author="Pablo Barrero Cruz" w:date="2026-06-05T10:06:00Z" w16du:dateUtc="2026-06-05T08:06:00Z">
          <w:tblPr>
            <w:tblStyle w:val="Tablaconcuadrcula"/>
            <w:tblW w:w="8613" w:type="dxa"/>
            <w:tblInd w:w="108" w:type="dxa"/>
            <w:tblLook w:val="04A0" w:firstRow="1" w:lastRow="0" w:firstColumn="1" w:lastColumn="0" w:noHBand="0" w:noVBand="1"/>
          </w:tblPr>
        </w:tblPrChange>
      </w:tblPr>
      <w:tblGrid>
        <w:gridCol w:w="4252"/>
        <w:gridCol w:w="4361"/>
        <w:tblGridChange w:id="1565">
          <w:tblGrid>
            <w:gridCol w:w="4252"/>
            <w:gridCol w:w="4361"/>
          </w:tblGrid>
        </w:tblGridChange>
      </w:tblGrid>
      <w:tr w:rsidR="00932BFB" w14:paraId="6D5D64D0" w14:textId="77777777" w:rsidTr="00573843">
        <w:trPr>
          <w:ins w:id="1566" w:author="Pablo Barrero Cruz" w:date="2026-05-28T18:31:00Z"/>
        </w:trPr>
        <w:tc>
          <w:tcPr>
            <w:tcW w:w="8613" w:type="dxa"/>
            <w:gridSpan w:val="2"/>
            <w:shd w:val="clear" w:color="auto" w:fill="DDDDDD" w:themeFill="accent1"/>
            <w:vAlign w:val="center"/>
            <w:tcPrChange w:id="1567" w:author="Pablo Barrero Cruz" w:date="2026-06-05T10:06:00Z" w16du:dateUtc="2026-06-05T08:06:00Z">
              <w:tcPr>
                <w:tcW w:w="8613" w:type="dxa"/>
                <w:gridSpan w:val="2"/>
              </w:tcPr>
            </w:tcPrChange>
          </w:tcPr>
          <w:p w14:paraId="5184C3EE" w14:textId="10869F01" w:rsidR="00932BFB" w:rsidRPr="00574598" w:rsidRDefault="00620183">
            <w:pPr>
              <w:jc w:val="center"/>
              <w:rPr>
                <w:ins w:id="1568" w:author="Pablo Barrero Cruz" w:date="2026-05-28T18:31:00Z"/>
                <w:b/>
                <w:bCs/>
              </w:rPr>
              <w:pPrChange w:id="1569" w:author="Pablo Barrero Cruz" w:date="2026-05-28T18:31:00Z">
                <w:pPr/>
              </w:pPrChange>
            </w:pPr>
            <w:ins w:id="1570" w:author="Pablo Barrero Cruz" w:date="2026-05-28T18:31:00Z">
              <w:r w:rsidRPr="00620183">
                <w:rPr>
                  <w:b/>
                  <w:bCs/>
                </w:rPr>
                <w:t>Resumen del presupuesto de costes.</w:t>
              </w:r>
            </w:ins>
          </w:p>
        </w:tc>
      </w:tr>
      <w:tr w:rsidR="00964C92" w14:paraId="77A12695" w14:textId="77777777" w:rsidTr="00FE2630">
        <w:tc>
          <w:tcPr>
            <w:tcW w:w="4252" w:type="dxa"/>
          </w:tcPr>
          <w:p w14:paraId="47F2077A" w14:textId="77777777" w:rsidR="00964C92" w:rsidRPr="00574598" w:rsidRDefault="00964C92" w:rsidP="00574598">
            <w:pPr>
              <w:rPr>
                <w:b/>
                <w:bCs/>
              </w:rPr>
            </w:pPr>
            <w:r w:rsidRPr="00574598">
              <w:rPr>
                <w:b/>
                <w:bCs/>
              </w:rPr>
              <w:t>Partida</w:t>
            </w:r>
          </w:p>
        </w:tc>
        <w:tc>
          <w:tcPr>
            <w:tcW w:w="4361" w:type="dxa"/>
          </w:tcPr>
          <w:p w14:paraId="2B159FD3" w14:textId="77777777" w:rsidR="00964C92" w:rsidRPr="00574598" w:rsidRDefault="00964C92" w:rsidP="00574598">
            <w:pPr>
              <w:rPr>
                <w:b/>
                <w:bCs/>
              </w:rPr>
            </w:pPr>
            <w:r w:rsidRPr="00574598">
              <w:rPr>
                <w:b/>
                <w:bCs/>
              </w:rPr>
              <w:t>Importe</w:t>
            </w:r>
          </w:p>
        </w:tc>
      </w:tr>
      <w:tr w:rsidR="00964C92" w14:paraId="7B7F4C6E" w14:textId="77777777" w:rsidTr="00FE2630">
        <w:tc>
          <w:tcPr>
            <w:tcW w:w="4252" w:type="dxa"/>
          </w:tcPr>
          <w:p w14:paraId="7C522686" w14:textId="77777777" w:rsidR="00964C92" w:rsidRDefault="00964C92" w:rsidP="00574598">
            <w:r>
              <w:t>Coste de personal</w:t>
            </w:r>
          </w:p>
        </w:tc>
        <w:tc>
          <w:tcPr>
            <w:tcW w:w="4361" w:type="dxa"/>
          </w:tcPr>
          <w:p w14:paraId="769CE161" w14:textId="5A7A9794" w:rsidR="00964C92" w:rsidRDefault="00CC29F6" w:rsidP="00574598">
            <w:ins w:id="1571" w:author="Pablo Barrero Cruz" w:date="2026-06-23T13:23:00Z" w16du:dateUtc="2026-06-23T11:23:00Z">
              <w:r>
                <w:t>9</w:t>
              </w:r>
            </w:ins>
            <w:del w:id="1572" w:author="Pablo Barrero Cruz" w:date="2026-06-23T13:23:00Z" w16du:dateUtc="2026-06-23T11:23:00Z">
              <w:r w:rsidR="00964C92" w:rsidDel="00CC29F6">
                <w:delText>11</w:delText>
              </w:r>
            </w:del>
            <w:r w:rsidR="00964C92">
              <w:t>.</w:t>
            </w:r>
            <w:ins w:id="1573" w:author="Pablo Barrero Cruz" w:date="2026-06-23T13:23:00Z" w16du:dateUtc="2026-06-23T11:23:00Z">
              <w:r>
                <w:t>5</w:t>
              </w:r>
            </w:ins>
            <w:r w:rsidR="00964C92">
              <w:t>43</w:t>
            </w:r>
            <w:del w:id="1574" w:author="Pablo Barrero Cruz" w:date="2026-06-23T13:23:00Z" w16du:dateUtc="2026-06-23T11:23:00Z">
              <w:r w:rsidR="00964C92" w:rsidDel="00CC29F6">
                <w:delText>7</w:delText>
              </w:r>
            </w:del>
            <w:r w:rsidR="00964C92">
              <w:t>,</w:t>
            </w:r>
            <w:ins w:id="1575" w:author="Pablo Barrero Cruz" w:date="2026-06-23T13:23:00Z" w16du:dateUtc="2026-06-23T11:23:00Z">
              <w:r>
                <w:t>8</w:t>
              </w:r>
            </w:ins>
            <w:del w:id="1576" w:author="Pablo Barrero Cruz" w:date="2026-06-23T13:23:00Z" w16du:dateUtc="2026-06-23T11:23:00Z">
              <w:r w:rsidR="00964C92" w:rsidDel="00CC29F6">
                <w:delText>9</w:delText>
              </w:r>
            </w:del>
            <w:r w:rsidR="00964C92">
              <w:t>1 €</w:t>
            </w:r>
          </w:p>
        </w:tc>
      </w:tr>
      <w:tr w:rsidR="00964C92" w14:paraId="7FF73DC9" w14:textId="77777777" w:rsidTr="00FE2630">
        <w:tc>
          <w:tcPr>
            <w:tcW w:w="4252" w:type="dxa"/>
          </w:tcPr>
          <w:p w14:paraId="5DA42473" w14:textId="77777777" w:rsidR="00964C92" w:rsidRDefault="00964C92" w:rsidP="00574598">
            <w:r>
              <w:t>Costes directos no laborales</w:t>
            </w:r>
          </w:p>
        </w:tc>
        <w:tc>
          <w:tcPr>
            <w:tcW w:w="4361" w:type="dxa"/>
          </w:tcPr>
          <w:p w14:paraId="7D173FCB" w14:textId="77777777" w:rsidR="00964C92" w:rsidRDefault="00964C92" w:rsidP="00574598">
            <w:r>
              <w:t>246,33 €</w:t>
            </w:r>
          </w:p>
        </w:tc>
      </w:tr>
      <w:tr w:rsidR="00964C92" w14:paraId="6B449390" w14:textId="77777777" w:rsidTr="00FE2630">
        <w:tc>
          <w:tcPr>
            <w:tcW w:w="4252" w:type="dxa"/>
          </w:tcPr>
          <w:p w14:paraId="4B0A4FB7" w14:textId="77777777" w:rsidR="00964C92" w:rsidRDefault="00964C92" w:rsidP="00574598">
            <w:r>
              <w:t>Costes indirectos</w:t>
            </w:r>
          </w:p>
        </w:tc>
        <w:tc>
          <w:tcPr>
            <w:tcW w:w="4361" w:type="dxa"/>
          </w:tcPr>
          <w:p w14:paraId="65A0F785" w14:textId="15C6AD44" w:rsidR="00964C92" w:rsidRDefault="00964C92" w:rsidP="00574598">
            <w:del w:id="1577" w:author="Pablo Barrero Cruz" w:date="2026-06-23T13:23:00Z" w16du:dateUtc="2026-06-23T11:23:00Z">
              <w:r w:rsidDel="00B87229">
                <w:delText>915</w:delText>
              </w:r>
            </w:del>
            <w:ins w:id="1578" w:author="Pablo Barrero Cruz" w:date="2026-06-23T13:23:00Z" w16du:dateUtc="2026-06-23T11:23:00Z">
              <w:r w:rsidR="00B87229">
                <w:t>763</w:t>
              </w:r>
            </w:ins>
            <w:r>
              <w:t>,</w:t>
            </w:r>
            <w:del w:id="1579" w:author="Pablo Barrero Cruz" w:date="2026-06-23T13:23:00Z" w16du:dateUtc="2026-06-23T11:23:00Z">
              <w:r w:rsidDel="00B87229">
                <w:delText xml:space="preserve">03 </w:delText>
              </w:r>
            </w:del>
            <w:ins w:id="1580" w:author="Pablo Barrero Cruz" w:date="2026-06-23T13:23:00Z" w16du:dateUtc="2026-06-23T11:23:00Z">
              <w:r w:rsidR="00B87229">
                <w:t xml:space="preserve">50 </w:t>
              </w:r>
            </w:ins>
            <w:r>
              <w:t>€</w:t>
            </w:r>
          </w:p>
        </w:tc>
      </w:tr>
      <w:tr w:rsidR="00964C92" w14:paraId="413E87A8" w14:textId="77777777" w:rsidTr="00FE2630">
        <w:tc>
          <w:tcPr>
            <w:tcW w:w="4252" w:type="dxa"/>
          </w:tcPr>
          <w:p w14:paraId="40DDEAE2" w14:textId="77777777" w:rsidR="00964C92" w:rsidRDefault="00964C92" w:rsidP="00574598">
            <w:r>
              <w:t>Subtotal costes</w:t>
            </w:r>
          </w:p>
        </w:tc>
        <w:tc>
          <w:tcPr>
            <w:tcW w:w="4361" w:type="dxa"/>
          </w:tcPr>
          <w:p w14:paraId="1C88A56A" w14:textId="2AC48C4C" w:rsidR="00964C92" w:rsidRDefault="00964C92" w:rsidP="00574598">
            <w:r>
              <w:t>1</w:t>
            </w:r>
            <w:ins w:id="1581" w:author="Pablo Barrero Cruz" w:date="2026-06-23T13:24:00Z" w16du:dateUtc="2026-06-23T11:24:00Z">
              <w:r w:rsidR="00B87229">
                <w:t>0</w:t>
              </w:r>
            </w:ins>
            <w:del w:id="1582" w:author="Pablo Barrero Cruz" w:date="2026-06-23T13:24:00Z" w16du:dateUtc="2026-06-23T11:24:00Z">
              <w:r w:rsidDel="00B87229">
                <w:delText>2</w:delText>
              </w:r>
            </w:del>
            <w:r>
              <w:t>.</w:t>
            </w:r>
            <w:del w:id="1583" w:author="Pablo Barrero Cruz" w:date="2026-06-23T13:24:00Z" w16du:dateUtc="2026-06-23T11:24:00Z">
              <w:r w:rsidDel="00B87229">
                <w:delText>599</w:delText>
              </w:r>
            </w:del>
            <w:ins w:id="1584" w:author="Pablo Barrero Cruz" w:date="2026-06-23T13:24:00Z" w16du:dateUtc="2026-06-23T11:24:00Z">
              <w:r w:rsidR="00B87229">
                <w:t>553</w:t>
              </w:r>
            </w:ins>
            <w:r>
              <w:t>,</w:t>
            </w:r>
            <w:del w:id="1585" w:author="Pablo Barrero Cruz" w:date="2026-06-23T13:24:00Z" w16du:dateUtc="2026-06-23T11:24:00Z">
              <w:r w:rsidDel="00B87229">
                <w:delText xml:space="preserve">27 </w:delText>
              </w:r>
            </w:del>
            <w:ins w:id="1586" w:author="Pablo Barrero Cruz" w:date="2026-06-23T13:42:00Z" w16du:dateUtc="2026-06-23T11:42:00Z">
              <w:r w:rsidR="00A744B2">
                <w:t>65</w:t>
              </w:r>
            </w:ins>
            <w:ins w:id="1587" w:author="Pablo Barrero Cruz" w:date="2026-06-23T13:24:00Z" w16du:dateUtc="2026-06-23T11:24:00Z">
              <w:r w:rsidR="00B87229">
                <w:t xml:space="preserve"> </w:t>
              </w:r>
            </w:ins>
            <w:r>
              <w:t>€</w:t>
            </w:r>
          </w:p>
        </w:tc>
      </w:tr>
      <w:tr w:rsidR="00964C92" w14:paraId="253D9059" w14:textId="77777777" w:rsidTr="00FE2630">
        <w:tc>
          <w:tcPr>
            <w:tcW w:w="4252" w:type="dxa"/>
          </w:tcPr>
          <w:p w14:paraId="16E7220F" w14:textId="77777777" w:rsidR="00964C92" w:rsidRDefault="00964C92" w:rsidP="00574598">
            <w:r>
              <w:t>Contingencia</w:t>
            </w:r>
          </w:p>
        </w:tc>
        <w:tc>
          <w:tcPr>
            <w:tcW w:w="4361" w:type="dxa"/>
          </w:tcPr>
          <w:p w14:paraId="3C124DC0" w14:textId="6EBCE097" w:rsidR="00964C92" w:rsidRDefault="00964C92" w:rsidP="00574598">
            <w:r>
              <w:t>1.</w:t>
            </w:r>
            <w:del w:id="1588" w:author="Pablo Barrero Cruz" w:date="2026-06-23T13:24:00Z" w16du:dateUtc="2026-06-23T11:24:00Z">
              <w:r w:rsidDel="00241CA9">
                <w:delText>259</w:delText>
              </w:r>
            </w:del>
            <w:ins w:id="1589" w:author="Pablo Barrero Cruz" w:date="2026-06-23T13:24:00Z" w16du:dateUtc="2026-06-23T11:24:00Z">
              <w:r w:rsidR="00241CA9">
                <w:t>055</w:t>
              </w:r>
            </w:ins>
            <w:r>
              <w:t>,</w:t>
            </w:r>
            <w:del w:id="1590" w:author="Pablo Barrero Cruz" w:date="2026-06-23T13:24:00Z" w16du:dateUtc="2026-06-23T11:24:00Z">
              <w:r w:rsidDel="00241CA9">
                <w:delText xml:space="preserve">93 </w:delText>
              </w:r>
            </w:del>
            <w:ins w:id="1591" w:author="Pablo Barrero Cruz" w:date="2026-06-23T13:24:00Z" w16du:dateUtc="2026-06-23T11:24:00Z">
              <w:r w:rsidR="00241CA9">
                <w:t xml:space="preserve">36 </w:t>
              </w:r>
            </w:ins>
            <w:r>
              <w:t>€</w:t>
            </w:r>
          </w:p>
        </w:tc>
      </w:tr>
      <w:tr w:rsidR="00964C92" w14:paraId="1D41B83F" w14:textId="77777777" w:rsidTr="00FE2630">
        <w:tc>
          <w:tcPr>
            <w:tcW w:w="4252" w:type="dxa"/>
          </w:tcPr>
          <w:p w14:paraId="45D778C1" w14:textId="77777777" w:rsidR="00964C92" w:rsidRDefault="00964C92" w:rsidP="00574598">
            <w:r>
              <w:t>Subtotal con contingencia</w:t>
            </w:r>
          </w:p>
        </w:tc>
        <w:tc>
          <w:tcPr>
            <w:tcW w:w="4361" w:type="dxa"/>
          </w:tcPr>
          <w:p w14:paraId="76405675" w14:textId="5DCD2DA1" w:rsidR="00964C92" w:rsidRDefault="00964C92" w:rsidP="00574598">
            <w:del w:id="1592" w:author="Pablo Barrero Cruz" w:date="2026-06-23T13:24:00Z" w16du:dateUtc="2026-06-23T11:24:00Z">
              <w:r w:rsidDel="00241CA9">
                <w:delText>13</w:delText>
              </w:r>
            </w:del>
            <w:ins w:id="1593" w:author="Pablo Barrero Cruz" w:date="2026-06-23T13:24:00Z" w16du:dateUtc="2026-06-23T11:24:00Z">
              <w:r w:rsidR="00241CA9">
                <w:t>11</w:t>
              </w:r>
            </w:ins>
            <w:r>
              <w:t>.</w:t>
            </w:r>
            <w:del w:id="1594" w:author="Pablo Barrero Cruz" w:date="2026-06-23T13:24:00Z" w16du:dateUtc="2026-06-23T11:24:00Z">
              <w:r w:rsidDel="00241CA9">
                <w:delText>859</w:delText>
              </w:r>
            </w:del>
            <w:ins w:id="1595" w:author="Pablo Barrero Cruz" w:date="2026-06-23T13:24:00Z" w16du:dateUtc="2026-06-23T11:24:00Z">
              <w:r w:rsidR="00241CA9">
                <w:t>609</w:t>
              </w:r>
            </w:ins>
            <w:r>
              <w:t>,</w:t>
            </w:r>
            <w:ins w:id="1596" w:author="Pablo Barrero Cruz" w:date="2026-06-23T13:24:00Z" w16du:dateUtc="2026-06-23T11:24:00Z">
              <w:r w:rsidR="001C58B4">
                <w:t>01</w:t>
              </w:r>
            </w:ins>
            <w:del w:id="1597" w:author="Pablo Barrero Cruz" w:date="2026-06-23T13:24:00Z" w16du:dateUtc="2026-06-23T11:24:00Z">
              <w:r w:rsidDel="001C58B4">
                <w:delText>20</w:delText>
              </w:r>
            </w:del>
            <w:r>
              <w:t xml:space="preserve"> €</w:t>
            </w:r>
          </w:p>
        </w:tc>
      </w:tr>
      <w:tr w:rsidR="00964C92" w14:paraId="6EE6E1EE" w14:textId="77777777" w:rsidTr="00FE2630">
        <w:tc>
          <w:tcPr>
            <w:tcW w:w="4252" w:type="dxa"/>
          </w:tcPr>
          <w:p w14:paraId="7D461888" w14:textId="77777777" w:rsidR="00964C92" w:rsidRDefault="00964C92" w:rsidP="00574598">
            <w:r>
              <w:t>Beneficio industrial</w:t>
            </w:r>
          </w:p>
        </w:tc>
        <w:tc>
          <w:tcPr>
            <w:tcW w:w="4361" w:type="dxa"/>
          </w:tcPr>
          <w:p w14:paraId="05281CD6" w14:textId="0ECAB99D" w:rsidR="00964C92" w:rsidRDefault="00964C92" w:rsidP="00574598">
            <w:del w:id="1598" w:author="Pablo Barrero Cruz" w:date="2026-06-23T13:24:00Z" w16du:dateUtc="2026-06-23T11:24:00Z">
              <w:r w:rsidDel="001C58B4">
                <w:delText>970</w:delText>
              </w:r>
            </w:del>
            <w:ins w:id="1599" w:author="Pablo Barrero Cruz" w:date="2026-06-23T13:24:00Z" w16du:dateUtc="2026-06-23T11:24:00Z">
              <w:r w:rsidR="001C58B4">
                <w:t>812</w:t>
              </w:r>
            </w:ins>
            <w:r>
              <w:t>,</w:t>
            </w:r>
            <w:del w:id="1600" w:author="Pablo Barrero Cruz" w:date="2026-06-23T13:25:00Z" w16du:dateUtc="2026-06-23T11:25:00Z">
              <w:r w:rsidDel="001C58B4">
                <w:delText xml:space="preserve">14 </w:delText>
              </w:r>
            </w:del>
            <w:ins w:id="1601" w:author="Pablo Barrero Cruz" w:date="2026-06-23T13:25:00Z" w16du:dateUtc="2026-06-23T11:25:00Z">
              <w:r w:rsidR="001C58B4">
                <w:t xml:space="preserve">63 </w:t>
              </w:r>
            </w:ins>
            <w:r>
              <w:t>€</w:t>
            </w:r>
          </w:p>
        </w:tc>
      </w:tr>
      <w:tr w:rsidR="00964C92" w14:paraId="3D818812" w14:textId="77777777" w:rsidTr="00FE2630">
        <w:tc>
          <w:tcPr>
            <w:tcW w:w="4252" w:type="dxa"/>
          </w:tcPr>
          <w:p w14:paraId="2A765D66" w14:textId="335FD73A" w:rsidR="00964C92" w:rsidRDefault="00964C92" w:rsidP="00574598">
            <w:del w:id="1602" w:author="Pablo Barrero Cruz" w:date="2026-05-28T18:25:00Z">
              <w:r w:rsidDel="002F1BB4">
                <w:delText>Base imponible</w:delText>
              </w:r>
            </w:del>
            <w:ins w:id="1603" w:author="Pablo Barrero Cruz" w:date="2026-05-28T18:25:00Z">
              <w:r w:rsidR="002F1BB4">
                <w:t>Presupuesto de costes con beneficio</w:t>
              </w:r>
            </w:ins>
          </w:p>
        </w:tc>
        <w:tc>
          <w:tcPr>
            <w:tcW w:w="4361" w:type="dxa"/>
          </w:tcPr>
          <w:p w14:paraId="19E9E84D" w14:textId="7AF8C542" w:rsidR="00964C92" w:rsidRDefault="001C58B4" w:rsidP="00574598">
            <w:ins w:id="1604" w:author="Pablo Barrero Cruz" w:date="2026-06-23T13:25:00Z" w16du:dateUtc="2026-06-23T11:25:00Z">
              <w:r>
                <w:t>12</w:t>
              </w:r>
            </w:ins>
            <w:del w:id="1605" w:author="Pablo Barrero Cruz" w:date="2026-06-23T13:25:00Z" w16du:dateUtc="2026-06-23T11:25:00Z">
              <w:r w:rsidR="00964C92" w:rsidDel="001C58B4">
                <w:delText>14</w:delText>
              </w:r>
            </w:del>
            <w:r w:rsidR="00964C92">
              <w:t>.</w:t>
            </w:r>
            <w:del w:id="1606" w:author="Pablo Barrero Cruz" w:date="2026-06-23T13:25:00Z" w16du:dateUtc="2026-06-23T11:25:00Z">
              <w:r w:rsidR="00964C92" w:rsidDel="001C58B4">
                <w:delText>829</w:delText>
              </w:r>
            </w:del>
            <w:ins w:id="1607" w:author="Pablo Barrero Cruz" w:date="2026-06-23T13:25:00Z" w16du:dateUtc="2026-06-23T11:25:00Z">
              <w:r>
                <w:t>421</w:t>
              </w:r>
            </w:ins>
            <w:r w:rsidR="00964C92">
              <w:t>,</w:t>
            </w:r>
            <w:del w:id="1608" w:author="Pablo Barrero Cruz" w:date="2026-06-23T13:25:00Z" w16du:dateUtc="2026-06-23T11:25:00Z">
              <w:r w:rsidR="00964C92" w:rsidDel="001C58B4">
                <w:delText xml:space="preserve">34 </w:delText>
              </w:r>
            </w:del>
            <w:ins w:id="1609" w:author="Pablo Barrero Cruz" w:date="2026-06-23T13:25:00Z" w16du:dateUtc="2026-06-23T11:25:00Z">
              <w:r>
                <w:t xml:space="preserve">64 </w:t>
              </w:r>
            </w:ins>
            <w:r w:rsidR="00964C92">
              <w:t>€</w:t>
            </w:r>
          </w:p>
        </w:tc>
      </w:tr>
      <w:tr w:rsidR="00964C92" w14:paraId="0F2EA5F2" w14:textId="77777777" w:rsidTr="00FE2630">
        <w:trPr>
          <w:del w:id="1610" w:author="Pablo Barrero Cruz" w:date="2026-05-28T18:23:00Z"/>
        </w:trPr>
        <w:tc>
          <w:tcPr>
            <w:tcW w:w="4252" w:type="dxa"/>
          </w:tcPr>
          <w:p w14:paraId="2D4DF9ED" w14:textId="26C197B4" w:rsidR="00964C92" w:rsidRDefault="00964C92" w:rsidP="00574598">
            <w:pPr>
              <w:rPr>
                <w:del w:id="1611" w:author="Pablo Barrero Cruz" w:date="2026-05-28T18:23:00Z"/>
              </w:rPr>
            </w:pPr>
            <w:commentRangeStart w:id="1612"/>
            <w:del w:id="1613" w:author="Pablo Barrero Cruz" w:date="2026-05-28T18:23:00Z">
              <w:r>
                <w:delText>IVA 21%</w:delText>
              </w:r>
              <w:bookmarkStart w:id="1614" w:name="_Toc232851824"/>
              <w:bookmarkEnd w:id="1614"/>
            </w:del>
          </w:p>
        </w:tc>
        <w:tc>
          <w:tcPr>
            <w:tcW w:w="4361" w:type="dxa"/>
          </w:tcPr>
          <w:p w14:paraId="2379B558" w14:textId="6BE58C36" w:rsidR="00964C92" w:rsidRDefault="00964C92" w:rsidP="00574598">
            <w:pPr>
              <w:rPr>
                <w:del w:id="1615" w:author="Pablo Barrero Cruz" w:date="2026-05-28T18:23:00Z"/>
              </w:rPr>
            </w:pPr>
            <w:del w:id="1616" w:author="Pablo Barrero Cruz" w:date="2026-05-28T18:23:00Z">
              <w:r>
                <w:delText>3.114,16 €</w:delText>
              </w:r>
            </w:del>
            <w:bookmarkStart w:id="1617" w:name="_Toc232851825"/>
            <w:bookmarkEnd w:id="1617"/>
            <w:commentRangeEnd w:id="1612"/>
            <w:r w:rsidR="007F11AB">
              <w:rPr>
                <w:rStyle w:val="Refdecomentario"/>
                <w:sz w:val="22"/>
                <w:szCs w:val="18"/>
              </w:rPr>
              <w:commentReference w:id="1612"/>
            </w:r>
          </w:p>
        </w:tc>
        <w:bookmarkStart w:id="1618" w:name="_Toc232851826"/>
        <w:bookmarkEnd w:id="1618"/>
      </w:tr>
      <w:tr w:rsidR="00964C92" w14:paraId="367BC5E2" w14:textId="77777777" w:rsidTr="00FE2630">
        <w:trPr>
          <w:del w:id="1619" w:author="Pablo Barrero Cruz" w:date="2026-05-28T18:25:00Z"/>
        </w:trPr>
        <w:tc>
          <w:tcPr>
            <w:tcW w:w="4252" w:type="dxa"/>
          </w:tcPr>
          <w:p w14:paraId="0BA0F881" w14:textId="56D83F08" w:rsidR="00964C92" w:rsidRPr="005C5D2F" w:rsidRDefault="00964C92" w:rsidP="00574598">
            <w:pPr>
              <w:rPr>
                <w:del w:id="1620" w:author="Pablo Barrero Cruz" w:date="2026-05-28T18:25:00Z"/>
                <w:b/>
                <w:bCs/>
              </w:rPr>
            </w:pPr>
            <w:del w:id="1621" w:author="Pablo Barrero Cruz" w:date="2026-05-28T18:25:00Z">
              <w:r w:rsidRPr="005C5D2F">
                <w:rPr>
                  <w:b/>
                  <w:bCs/>
                </w:rPr>
                <w:delText>Total presupuesto inicial</w:delText>
              </w:r>
              <w:bookmarkStart w:id="1622" w:name="_Toc232851827"/>
              <w:bookmarkEnd w:id="1622"/>
            </w:del>
          </w:p>
        </w:tc>
        <w:tc>
          <w:tcPr>
            <w:tcW w:w="4361" w:type="dxa"/>
          </w:tcPr>
          <w:p w14:paraId="396A1A32" w14:textId="5FD07C18" w:rsidR="00964C92" w:rsidRPr="005C5D2F" w:rsidRDefault="00964C92" w:rsidP="00574598">
            <w:pPr>
              <w:rPr>
                <w:del w:id="1623" w:author="Pablo Barrero Cruz" w:date="2026-05-28T18:25:00Z"/>
                <w:b/>
                <w:bCs/>
              </w:rPr>
            </w:pPr>
            <w:del w:id="1624" w:author="Pablo Barrero Cruz" w:date="2026-05-28T18:25:00Z">
              <w:r w:rsidRPr="005C5D2F">
                <w:rPr>
                  <w:b/>
                  <w:bCs/>
                </w:rPr>
                <w:delText>17.943,50 €</w:delText>
              </w:r>
              <w:bookmarkStart w:id="1625" w:name="_Toc232851828"/>
              <w:bookmarkEnd w:id="1625"/>
            </w:del>
          </w:p>
        </w:tc>
        <w:bookmarkStart w:id="1626" w:name="_Toc232851829"/>
        <w:bookmarkEnd w:id="1626"/>
      </w:tr>
    </w:tbl>
    <w:p w14:paraId="1609475F" w14:textId="4AED238D" w:rsidR="00331BE1" w:rsidRDefault="00331BE1">
      <w:pPr>
        <w:pStyle w:val="PiedeTabla"/>
        <w:rPr>
          <w:ins w:id="1627" w:author="Pablo Barrero Cruz" w:date="2026-06-23T13:48:00Z" w16du:dateUtc="2026-06-23T11:48:00Z"/>
        </w:rPr>
        <w:pPrChange w:id="1628" w:author="Pablo Barrero Cruz" w:date="2026-06-30T13:16:00Z" w16du:dateUtc="2026-06-30T11:16:00Z">
          <w:pPr>
            <w:pStyle w:val="Ttulo3"/>
          </w:pPr>
        </w:pPrChange>
      </w:pPr>
      <w:bookmarkStart w:id="1629" w:name="_Toc233720796"/>
      <w:ins w:id="1630" w:author="Pablo Barrero Cruz" w:date="2026-06-23T13:48:00Z" w16du:dateUtc="2026-06-23T11:48:00Z">
        <w:r w:rsidRPr="00E75A88">
          <w:t xml:space="preserve">Tabla </w:t>
        </w:r>
        <w:r w:rsidRPr="00932BFB">
          <w:t>4.</w:t>
        </w:r>
      </w:ins>
      <w:ins w:id="1631" w:author="Pablo Barrero Cruz" w:date="2026-06-23T13:49:00Z" w16du:dateUtc="2026-06-23T11:49:00Z">
        <w:r>
          <w:t>6</w:t>
        </w:r>
      </w:ins>
      <w:ins w:id="1632" w:author="Pablo Barrero Cruz" w:date="2026-06-23T13:48:00Z" w16du:dateUtc="2026-06-23T11:48:00Z">
        <w:r w:rsidRPr="00932BFB">
          <w:t xml:space="preserve">. </w:t>
        </w:r>
        <w:r w:rsidRPr="00620183">
          <w:t>Resumen del presupuesto de costes.</w:t>
        </w:r>
        <w:bookmarkEnd w:id="1629"/>
      </w:ins>
    </w:p>
    <w:p w14:paraId="657E09F8" w14:textId="618A69CA" w:rsidR="00346180" w:rsidRDefault="00346180" w:rsidP="00346180">
      <w:pPr>
        <w:pStyle w:val="Ttulo3"/>
      </w:pPr>
      <w:bookmarkStart w:id="1633" w:name="_Toc233728231"/>
      <w:r>
        <w:t>Desarrollo de Presupuesto Simplificado</w:t>
      </w:r>
      <w:bookmarkEnd w:id="1633"/>
    </w:p>
    <w:p w14:paraId="569FF360" w14:textId="77777777" w:rsidR="00FE2630" w:rsidRDefault="00FE2630" w:rsidP="00FE2630">
      <w:pPr>
        <w:spacing w:before="240"/>
      </w:pPr>
      <w:r w:rsidRPr="00FE2630">
        <w:t>Desde el punto de vista del cliente, el presupuesto puede presentarse de forma simplificada por unidades funcionales. Esta vista permite relacionar el coste con los bloques principales del producto, sin entrar en el detalle interno de perfiles y responsabilidades.</w:t>
      </w:r>
    </w:p>
    <w:tbl>
      <w:tblPr>
        <w:tblStyle w:val="Tablaconcuadrcula"/>
        <w:tblW w:w="8613" w:type="dxa"/>
        <w:tblInd w:w="108" w:type="dxa"/>
        <w:tblLook w:val="04A0" w:firstRow="1" w:lastRow="0" w:firstColumn="1" w:lastColumn="0" w:noHBand="0" w:noVBand="1"/>
        <w:tblPrChange w:id="1634" w:author="Pablo Barrero Cruz" w:date="2026-06-05T10:06:00Z" w16du:dateUtc="2026-06-05T08:06:00Z">
          <w:tblPr>
            <w:tblStyle w:val="Tablaconcuadrcula"/>
            <w:tblW w:w="8613" w:type="dxa"/>
            <w:tblInd w:w="108" w:type="dxa"/>
            <w:tblLook w:val="04A0" w:firstRow="1" w:lastRow="0" w:firstColumn="1" w:lastColumn="0" w:noHBand="0" w:noVBand="1"/>
          </w:tblPr>
        </w:tblPrChange>
      </w:tblPr>
      <w:tblGrid>
        <w:gridCol w:w="2835"/>
        <w:gridCol w:w="2835"/>
        <w:gridCol w:w="2943"/>
        <w:tblGridChange w:id="1635">
          <w:tblGrid>
            <w:gridCol w:w="2835"/>
            <w:gridCol w:w="2835"/>
            <w:gridCol w:w="2943"/>
          </w:tblGrid>
        </w:tblGridChange>
      </w:tblGrid>
      <w:tr w:rsidR="00620183" w14:paraId="1FC6CB86" w14:textId="77777777" w:rsidTr="00573843">
        <w:trPr>
          <w:ins w:id="1636" w:author="Pablo Barrero Cruz" w:date="2026-05-28T18:31:00Z"/>
        </w:trPr>
        <w:tc>
          <w:tcPr>
            <w:tcW w:w="8613" w:type="dxa"/>
            <w:gridSpan w:val="3"/>
            <w:shd w:val="clear" w:color="auto" w:fill="DDDDDD" w:themeFill="accent1"/>
            <w:vAlign w:val="center"/>
            <w:tcPrChange w:id="1637" w:author="Pablo Barrero Cruz" w:date="2026-06-05T10:06:00Z" w16du:dateUtc="2026-06-05T08:06:00Z">
              <w:tcPr>
                <w:tcW w:w="8613" w:type="dxa"/>
                <w:gridSpan w:val="3"/>
              </w:tcPr>
            </w:tcPrChange>
          </w:tcPr>
          <w:p w14:paraId="30C8BB50" w14:textId="79BE7040" w:rsidR="00620183" w:rsidRPr="00FE2630" w:rsidRDefault="00620183">
            <w:pPr>
              <w:jc w:val="center"/>
              <w:rPr>
                <w:ins w:id="1638" w:author="Pablo Barrero Cruz" w:date="2026-05-28T18:31:00Z"/>
                <w:b/>
                <w:bCs/>
              </w:rPr>
              <w:pPrChange w:id="1639" w:author="Pablo Barrero Cruz" w:date="2026-05-28T18:31:00Z">
                <w:pPr/>
              </w:pPrChange>
            </w:pPr>
            <w:ins w:id="1640" w:author="Pablo Barrero Cruz" w:date="2026-05-28T18:31:00Z">
              <w:r w:rsidRPr="00620183">
                <w:rPr>
                  <w:b/>
                  <w:bCs/>
                </w:rPr>
                <w:t>Presupuesto simplificado por unidades funcionales.</w:t>
              </w:r>
            </w:ins>
          </w:p>
        </w:tc>
      </w:tr>
      <w:tr w:rsidR="00FE2630" w14:paraId="707A50C5" w14:textId="77777777" w:rsidTr="00FE2630">
        <w:tc>
          <w:tcPr>
            <w:tcW w:w="2835" w:type="dxa"/>
          </w:tcPr>
          <w:p w14:paraId="5148995E" w14:textId="77777777" w:rsidR="00FE2630" w:rsidRPr="00FE2630" w:rsidRDefault="00FE2630" w:rsidP="00FE2630">
            <w:pPr>
              <w:rPr>
                <w:b/>
                <w:bCs/>
              </w:rPr>
            </w:pPr>
            <w:r w:rsidRPr="00FE2630">
              <w:rPr>
                <w:b/>
                <w:bCs/>
              </w:rPr>
              <w:t>Unidad lógica</w:t>
            </w:r>
          </w:p>
        </w:tc>
        <w:tc>
          <w:tcPr>
            <w:tcW w:w="2835" w:type="dxa"/>
            <w:vAlign w:val="center"/>
          </w:tcPr>
          <w:p w14:paraId="69308FC6" w14:textId="77777777" w:rsidR="00FE2630" w:rsidRPr="00FE2630" w:rsidRDefault="00FE2630" w:rsidP="00FE2630">
            <w:pPr>
              <w:jc w:val="center"/>
              <w:rPr>
                <w:b/>
                <w:bCs/>
              </w:rPr>
            </w:pPr>
            <w:r w:rsidRPr="00FE2630">
              <w:rPr>
                <w:b/>
                <w:bCs/>
              </w:rPr>
              <w:t>Horas</w:t>
            </w:r>
          </w:p>
        </w:tc>
        <w:tc>
          <w:tcPr>
            <w:tcW w:w="2943" w:type="dxa"/>
          </w:tcPr>
          <w:p w14:paraId="07089CF6" w14:textId="77777777" w:rsidR="00FE2630" w:rsidRPr="00FE2630" w:rsidRDefault="00FE2630" w:rsidP="00FE2630">
            <w:pPr>
              <w:rPr>
                <w:b/>
                <w:bCs/>
              </w:rPr>
            </w:pPr>
            <w:r w:rsidRPr="00FE2630">
              <w:rPr>
                <w:b/>
                <w:bCs/>
              </w:rPr>
              <w:t>Coste personal</w:t>
            </w:r>
          </w:p>
        </w:tc>
      </w:tr>
      <w:tr w:rsidR="00FE2630" w14:paraId="4CBAAB32" w14:textId="77777777" w:rsidTr="00FE2630">
        <w:tc>
          <w:tcPr>
            <w:tcW w:w="2835" w:type="dxa"/>
          </w:tcPr>
          <w:p w14:paraId="1F7999BE" w14:textId="77777777" w:rsidR="00FE2630" w:rsidRDefault="00FE2630" w:rsidP="00FE2630">
            <w:r w:rsidRPr="00FE2630">
              <w:t>Gestión de usuarios y autenticación</w:t>
            </w:r>
          </w:p>
        </w:tc>
        <w:tc>
          <w:tcPr>
            <w:tcW w:w="2835" w:type="dxa"/>
            <w:vAlign w:val="center"/>
          </w:tcPr>
          <w:p w14:paraId="170BD163" w14:textId="77777777" w:rsidR="00FE2630" w:rsidRDefault="00FE2630" w:rsidP="00FE2630">
            <w:pPr>
              <w:jc w:val="center"/>
            </w:pPr>
            <w:r w:rsidRPr="00FE2630">
              <w:t>64</w:t>
            </w:r>
          </w:p>
        </w:tc>
        <w:tc>
          <w:tcPr>
            <w:tcW w:w="2943" w:type="dxa"/>
          </w:tcPr>
          <w:p w14:paraId="3B6C81C1" w14:textId="77777777" w:rsidR="00FE2630" w:rsidRDefault="00FE2630" w:rsidP="00FE2630">
            <w:r w:rsidRPr="00FE2630">
              <w:t>1.688,76 €</w:t>
            </w:r>
          </w:p>
        </w:tc>
      </w:tr>
      <w:tr w:rsidR="00FE2630" w14:paraId="6DE00E7D" w14:textId="77777777" w:rsidTr="00FE2630">
        <w:tc>
          <w:tcPr>
            <w:tcW w:w="2835" w:type="dxa"/>
          </w:tcPr>
          <w:p w14:paraId="30466E17" w14:textId="77777777" w:rsidR="00FE2630" w:rsidRDefault="00FE2630" w:rsidP="00FE2630">
            <w:r w:rsidRPr="00FE2630">
              <w:t>Banco de preguntas y LaTeX</w:t>
            </w:r>
          </w:p>
        </w:tc>
        <w:tc>
          <w:tcPr>
            <w:tcW w:w="2835" w:type="dxa"/>
            <w:vAlign w:val="center"/>
          </w:tcPr>
          <w:p w14:paraId="18FA226D" w14:textId="77777777" w:rsidR="00FE2630" w:rsidRDefault="00FE2630" w:rsidP="00FE2630">
            <w:pPr>
              <w:jc w:val="center"/>
            </w:pPr>
            <w:r w:rsidRPr="00FE2630">
              <w:t>95</w:t>
            </w:r>
          </w:p>
        </w:tc>
        <w:tc>
          <w:tcPr>
            <w:tcW w:w="2943" w:type="dxa"/>
          </w:tcPr>
          <w:p w14:paraId="4F0780AB" w14:textId="77777777" w:rsidR="00FE2630" w:rsidRDefault="00FE2630" w:rsidP="00FE2630">
            <w:r w:rsidRPr="00FE2630">
              <w:t>2.495,43 €</w:t>
            </w:r>
          </w:p>
        </w:tc>
      </w:tr>
      <w:tr w:rsidR="00FE2630" w14:paraId="53A7DDA3" w14:textId="77777777" w:rsidTr="00FE2630">
        <w:tc>
          <w:tcPr>
            <w:tcW w:w="2835" w:type="dxa"/>
          </w:tcPr>
          <w:p w14:paraId="4798C09B" w14:textId="77777777" w:rsidR="00FE2630" w:rsidRDefault="00FE2630" w:rsidP="00FE2630">
            <w:r w:rsidRPr="00FE2630">
              <w:t>Cuestionarios "end-to-end"</w:t>
            </w:r>
          </w:p>
        </w:tc>
        <w:tc>
          <w:tcPr>
            <w:tcW w:w="2835" w:type="dxa"/>
            <w:vAlign w:val="center"/>
          </w:tcPr>
          <w:p w14:paraId="4A21C310" w14:textId="77777777" w:rsidR="00FE2630" w:rsidRDefault="00FE2630" w:rsidP="00FE2630">
            <w:pPr>
              <w:jc w:val="center"/>
            </w:pPr>
            <w:r w:rsidRPr="00FE2630">
              <w:t>114</w:t>
            </w:r>
          </w:p>
        </w:tc>
        <w:tc>
          <w:tcPr>
            <w:tcW w:w="2943" w:type="dxa"/>
          </w:tcPr>
          <w:p w14:paraId="0C4524F7" w14:textId="77777777" w:rsidR="00FE2630" w:rsidRDefault="00FE2630" w:rsidP="00FE2630">
            <w:r w:rsidRPr="00FE2630">
              <w:t>3.021,32 €</w:t>
            </w:r>
          </w:p>
        </w:tc>
      </w:tr>
      <w:tr w:rsidR="00FE2630" w14:paraId="46C27CBE" w14:textId="77777777" w:rsidTr="00FE2630">
        <w:tc>
          <w:tcPr>
            <w:tcW w:w="2835" w:type="dxa"/>
          </w:tcPr>
          <w:p w14:paraId="69EEA21C" w14:textId="77777777" w:rsidR="00FE2630" w:rsidRDefault="00FE2630" w:rsidP="00FE2630">
            <w:r w:rsidRPr="00FE2630">
              <w:t>Resultados, "feedback" y estadísticas básicas</w:t>
            </w:r>
          </w:p>
        </w:tc>
        <w:tc>
          <w:tcPr>
            <w:tcW w:w="2835" w:type="dxa"/>
            <w:vAlign w:val="center"/>
          </w:tcPr>
          <w:p w14:paraId="02CDFB98" w14:textId="77777777" w:rsidR="00FE2630" w:rsidRDefault="00FE2630" w:rsidP="00FE2630">
            <w:pPr>
              <w:jc w:val="center"/>
            </w:pPr>
            <w:r w:rsidRPr="00FE2630">
              <w:t>48</w:t>
            </w:r>
          </w:p>
        </w:tc>
        <w:tc>
          <w:tcPr>
            <w:tcW w:w="2943" w:type="dxa"/>
          </w:tcPr>
          <w:p w14:paraId="3339AD84" w14:textId="77777777" w:rsidR="00FE2630" w:rsidRDefault="00FE2630" w:rsidP="00FE2630">
            <w:r w:rsidRPr="00FE2630">
              <w:t>1.303,25 €</w:t>
            </w:r>
          </w:p>
        </w:tc>
      </w:tr>
      <w:tr w:rsidR="00FE2630" w14:paraId="0C3C4946" w14:textId="77777777" w:rsidTr="00FE2630">
        <w:tc>
          <w:tcPr>
            <w:tcW w:w="2835" w:type="dxa"/>
          </w:tcPr>
          <w:p w14:paraId="2E38630F" w14:textId="77777777" w:rsidR="00FE2630" w:rsidRDefault="00FE2630" w:rsidP="00FE2630">
            <w:r w:rsidRPr="00FE2630">
              <w:t>“Hardening”, despliegue y documentación técnica</w:t>
            </w:r>
          </w:p>
        </w:tc>
        <w:tc>
          <w:tcPr>
            <w:tcW w:w="2835" w:type="dxa"/>
            <w:vAlign w:val="center"/>
          </w:tcPr>
          <w:p w14:paraId="443D0EB7" w14:textId="1FF3F3FE" w:rsidR="00FE2630" w:rsidRDefault="00FE2630" w:rsidP="00FE2630">
            <w:pPr>
              <w:jc w:val="center"/>
            </w:pPr>
            <w:del w:id="1641" w:author="Pablo Barrero Cruz" w:date="2026-06-23T13:43:00Z" w16du:dateUtc="2026-06-23T11:43:00Z">
              <w:r w:rsidRPr="00FE2630" w:rsidDel="00CA2505">
                <w:delText>111</w:delText>
              </w:r>
            </w:del>
            <w:ins w:id="1642" w:author="Pablo Barrero Cruz" w:date="2026-06-23T13:43:00Z" w16du:dateUtc="2026-06-23T11:43:00Z">
              <w:r w:rsidR="00CA2505">
                <w:t>39</w:t>
              </w:r>
            </w:ins>
          </w:p>
        </w:tc>
        <w:tc>
          <w:tcPr>
            <w:tcW w:w="2943" w:type="dxa"/>
          </w:tcPr>
          <w:p w14:paraId="756A5B44" w14:textId="308B8910" w:rsidR="00FE2630" w:rsidRDefault="00CA2505" w:rsidP="00FE2630">
            <w:ins w:id="1643" w:author="Pablo Barrero Cruz" w:date="2026-06-23T13:43:00Z" w16du:dateUtc="2026-06-23T11:43:00Z">
              <w:r>
                <w:t>1.035,05</w:t>
              </w:r>
            </w:ins>
            <w:ins w:id="1644" w:author="Pablo Barrero Cruz" w:date="2026-06-23T14:00:00Z" w16du:dateUtc="2026-06-23T12:00:00Z">
              <w:r w:rsidR="00AE6B67">
                <w:t xml:space="preserve"> </w:t>
              </w:r>
            </w:ins>
            <w:del w:id="1645" w:author="Pablo Barrero Cruz" w:date="2026-06-23T13:43:00Z" w16du:dateUtc="2026-06-23T11:43:00Z">
              <w:r w:rsidR="00FE2630" w:rsidRPr="00FE2630" w:rsidDel="00CA2505">
                <w:delText xml:space="preserve">2.929,15 </w:delText>
              </w:r>
            </w:del>
            <w:r w:rsidR="00FE2630" w:rsidRPr="00FE2630">
              <w:t>€</w:t>
            </w:r>
          </w:p>
        </w:tc>
      </w:tr>
      <w:tr w:rsidR="00EC0F5E" w14:paraId="3891D804" w14:textId="77777777" w:rsidTr="00FE2630">
        <w:trPr>
          <w:ins w:id="1646" w:author="Pablo Barrero Cruz" w:date="2026-05-28T19:09:00Z"/>
        </w:trPr>
        <w:tc>
          <w:tcPr>
            <w:tcW w:w="2835" w:type="dxa"/>
          </w:tcPr>
          <w:p w14:paraId="097BB71C" w14:textId="379B8E32" w:rsidR="00EC0F5E" w:rsidRPr="009E0A0C" w:rsidRDefault="00EC0F5E" w:rsidP="00FE2630">
            <w:pPr>
              <w:rPr>
                <w:ins w:id="1647" w:author="Pablo Barrero Cruz" w:date="2026-05-28T19:09:00Z"/>
              </w:rPr>
            </w:pPr>
            <w:ins w:id="1648" w:author="Pablo Barrero Cruz" w:date="2026-05-28T19:09:00Z">
              <w:r>
                <w:t>Base imponible</w:t>
              </w:r>
            </w:ins>
          </w:p>
        </w:tc>
        <w:tc>
          <w:tcPr>
            <w:tcW w:w="2835" w:type="dxa"/>
            <w:vAlign w:val="center"/>
          </w:tcPr>
          <w:p w14:paraId="6A2C53C2" w14:textId="2DCA6FCA" w:rsidR="00EC0F5E" w:rsidRPr="00FE2630" w:rsidRDefault="00A744B2" w:rsidP="00FE2630">
            <w:pPr>
              <w:jc w:val="center"/>
              <w:rPr>
                <w:ins w:id="1649" w:author="Pablo Barrero Cruz" w:date="2026-05-28T19:09:00Z"/>
              </w:rPr>
            </w:pPr>
            <w:ins w:id="1650" w:author="Pablo Barrero Cruz" w:date="2026-06-23T13:42:00Z" w16du:dateUtc="2026-06-23T11:42:00Z">
              <w:r>
                <w:t>360</w:t>
              </w:r>
            </w:ins>
          </w:p>
        </w:tc>
        <w:tc>
          <w:tcPr>
            <w:tcW w:w="2943" w:type="dxa"/>
          </w:tcPr>
          <w:p w14:paraId="41962839" w14:textId="0B83B9BD" w:rsidR="00EC0F5E" w:rsidRDefault="00D367C4" w:rsidP="00FE2630">
            <w:pPr>
              <w:rPr>
                <w:ins w:id="1651" w:author="Pablo Barrero Cruz" w:date="2026-05-28T19:09:00Z"/>
              </w:rPr>
            </w:pPr>
            <w:ins w:id="1652" w:author="Pablo Barrero Cruz" w:date="2026-06-23T13:25:00Z" w16du:dateUtc="2026-06-23T11:25:00Z">
              <w:r>
                <w:t>12</w:t>
              </w:r>
            </w:ins>
            <w:ins w:id="1653" w:author="Pablo Barrero Cruz" w:date="2026-05-28T19:09:00Z">
              <w:r w:rsidR="00EC0F5E">
                <w:t>.</w:t>
              </w:r>
            </w:ins>
            <w:ins w:id="1654" w:author="Pablo Barrero Cruz" w:date="2026-06-23T13:25:00Z" w16du:dateUtc="2026-06-23T11:25:00Z">
              <w:r>
                <w:t>421</w:t>
              </w:r>
            </w:ins>
            <w:ins w:id="1655" w:author="Pablo Barrero Cruz" w:date="2026-05-28T19:09:00Z">
              <w:r w:rsidR="00EC0F5E">
                <w:t>,</w:t>
              </w:r>
            </w:ins>
            <w:ins w:id="1656" w:author="Pablo Barrero Cruz" w:date="2026-06-23T13:25:00Z" w16du:dateUtc="2026-06-23T11:25:00Z">
              <w:r>
                <w:t>64</w:t>
              </w:r>
            </w:ins>
            <w:ins w:id="1657" w:author="Pablo Barrero Cruz" w:date="2026-05-28T19:09:00Z">
              <w:r w:rsidR="00EC0F5E">
                <w:t xml:space="preserve"> </w:t>
              </w:r>
              <w:r w:rsidR="00EC0F5E" w:rsidRPr="00FE2630">
                <w:t>€</w:t>
              </w:r>
            </w:ins>
          </w:p>
        </w:tc>
      </w:tr>
      <w:tr w:rsidR="002F1BB4" w14:paraId="32A5E9E7" w14:textId="77777777" w:rsidTr="00FE2630">
        <w:trPr>
          <w:ins w:id="1658" w:author="Pablo Barrero Cruz" w:date="2026-05-28T18:25:00Z"/>
        </w:trPr>
        <w:tc>
          <w:tcPr>
            <w:tcW w:w="2835" w:type="dxa"/>
          </w:tcPr>
          <w:p w14:paraId="2FB472D5" w14:textId="2854F432" w:rsidR="002F1BB4" w:rsidRPr="00FE2630" w:rsidRDefault="009E0A0C" w:rsidP="00FE2630">
            <w:pPr>
              <w:rPr>
                <w:ins w:id="1659" w:author="Pablo Barrero Cruz" w:date="2026-05-28T18:25:00Z"/>
              </w:rPr>
            </w:pPr>
            <w:ins w:id="1660" w:author="Pablo Barrero Cruz" w:date="2026-05-28T18:26:00Z">
              <w:r w:rsidRPr="009E0A0C">
                <w:t>IVA 21%</w:t>
              </w:r>
            </w:ins>
          </w:p>
        </w:tc>
        <w:tc>
          <w:tcPr>
            <w:tcW w:w="2835" w:type="dxa"/>
            <w:vAlign w:val="center"/>
          </w:tcPr>
          <w:p w14:paraId="38A62853" w14:textId="77777777" w:rsidR="002F1BB4" w:rsidRPr="00FE2630" w:rsidRDefault="002F1BB4" w:rsidP="00FE2630">
            <w:pPr>
              <w:jc w:val="center"/>
              <w:rPr>
                <w:ins w:id="1661" w:author="Pablo Barrero Cruz" w:date="2026-05-28T18:25:00Z"/>
              </w:rPr>
            </w:pPr>
          </w:p>
        </w:tc>
        <w:tc>
          <w:tcPr>
            <w:tcW w:w="2943" w:type="dxa"/>
          </w:tcPr>
          <w:p w14:paraId="5965D4EA" w14:textId="22123150" w:rsidR="002F1BB4" w:rsidRPr="00FE2630" w:rsidRDefault="00D367C4" w:rsidP="00FE2630">
            <w:pPr>
              <w:rPr>
                <w:ins w:id="1662" w:author="Pablo Barrero Cruz" w:date="2026-05-28T18:25:00Z"/>
              </w:rPr>
            </w:pPr>
            <w:ins w:id="1663" w:author="Pablo Barrero Cruz" w:date="2026-06-23T13:25:00Z" w16du:dateUtc="2026-06-23T11:25:00Z">
              <w:r>
                <w:t>2.</w:t>
              </w:r>
            </w:ins>
            <w:ins w:id="1664" w:author="Pablo Barrero Cruz" w:date="2026-06-23T14:00:00Z" w16du:dateUtc="2026-06-23T12:00:00Z">
              <w:r w:rsidR="00562069">
                <w:t>00</w:t>
              </w:r>
            </w:ins>
            <w:ins w:id="1665" w:author="Pablo Barrero Cruz" w:date="2026-06-23T13:26:00Z" w16du:dateUtc="2026-06-23T11:26:00Z">
              <w:r>
                <w:t>8</w:t>
              </w:r>
            </w:ins>
            <w:ins w:id="1666" w:author="Pablo Barrero Cruz" w:date="2026-05-28T18:26:00Z">
              <w:r w:rsidR="009E0A0C">
                <w:t>,</w:t>
              </w:r>
            </w:ins>
            <w:ins w:id="1667" w:author="Pablo Barrero Cruz" w:date="2026-06-23T13:26:00Z" w16du:dateUtc="2026-06-23T11:26:00Z">
              <w:r>
                <w:t>55</w:t>
              </w:r>
            </w:ins>
            <w:ins w:id="1668" w:author="Pablo Barrero Cruz" w:date="2026-05-28T18:26:00Z">
              <w:r w:rsidR="009E0A0C">
                <w:t xml:space="preserve"> </w:t>
              </w:r>
              <w:r w:rsidR="009E0A0C" w:rsidRPr="00FE2630">
                <w:t>€</w:t>
              </w:r>
            </w:ins>
          </w:p>
        </w:tc>
      </w:tr>
      <w:tr w:rsidR="00FE2630" w14:paraId="48C9BC0B" w14:textId="77777777" w:rsidTr="00FE2630">
        <w:tc>
          <w:tcPr>
            <w:tcW w:w="2835" w:type="dxa"/>
          </w:tcPr>
          <w:p w14:paraId="7FD3C8C9" w14:textId="72448F7A" w:rsidR="00FE2630" w:rsidRPr="00FE2630" w:rsidRDefault="00FE2630" w:rsidP="00FE2630">
            <w:pPr>
              <w:rPr>
                <w:b/>
                <w:bCs/>
              </w:rPr>
            </w:pPr>
            <w:commentRangeStart w:id="1669"/>
            <w:r w:rsidRPr="00FE2630">
              <w:rPr>
                <w:b/>
                <w:bCs/>
              </w:rPr>
              <w:t>Total</w:t>
            </w:r>
            <w:ins w:id="1670" w:author="Pablo Barrero Cruz" w:date="2026-05-28T18:26:00Z">
              <w:r w:rsidR="009E0A0C">
                <w:rPr>
                  <w:b/>
                  <w:bCs/>
                </w:rPr>
                <w:t xml:space="preserve"> con IVA</w:t>
              </w:r>
            </w:ins>
          </w:p>
        </w:tc>
        <w:tc>
          <w:tcPr>
            <w:tcW w:w="2835" w:type="dxa"/>
            <w:vAlign w:val="center"/>
          </w:tcPr>
          <w:p w14:paraId="7ACAB65C" w14:textId="6E42481E" w:rsidR="00FE2630" w:rsidRDefault="00FE2630" w:rsidP="00FE2630">
            <w:pPr>
              <w:jc w:val="center"/>
            </w:pPr>
            <w:del w:id="1671" w:author="Pablo Barrero Cruz" w:date="2026-06-23T14:00:00Z" w16du:dateUtc="2026-06-23T12:00:00Z">
              <w:r w:rsidRPr="00FE2630" w:rsidDel="00562A9B">
                <w:delText>432</w:delText>
              </w:r>
              <w:commentRangeEnd w:id="1669"/>
              <w:r w:rsidR="007F11AB" w:rsidDel="00562A9B">
                <w:rPr>
                  <w:rStyle w:val="Refdecomentario"/>
                  <w:sz w:val="22"/>
                  <w:szCs w:val="22"/>
                </w:rPr>
                <w:commentReference w:id="1669"/>
              </w:r>
            </w:del>
            <w:ins w:id="1672" w:author="Pablo Barrero Cruz" w:date="2026-06-23T14:00:00Z" w16du:dateUtc="2026-06-23T12:00:00Z">
              <w:r w:rsidR="00562A9B">
                <w:t>360</w:t>
              </w:r>
            </w:ins>
          </w:p>
        </w:tc>
        <w:tc>
          <w:tcPr>
            <w:tcW w:w="2943" w:type="dxa"/>
          </w:tcPr>
          <w:p w14:paraId="4DC2E4A0" w14:textId="442B2628" w:rsidR="00FE2630" w:rsidRPr="00FE2630" w:rsidRDefault="00FE2630" w:rsidP="00FE2630">
            <w:pPr>
              <w:rPr>
                <w:b/>
                <w:bCs/>
              </w:rPr>
            </w:pPr>
            <w:del w:id="1673" w:author="Pablo Barrero Cruz" w:date="2026-06-23T13:26:00Z" w16du:dateUtc="2026-06-23T11:26:00Z">
              <w:r w:rsidRPr="00FE2630" w:rsidDel="00D367C4">
                <w:rPr>
                  <w:b/>
                  <w:bCs/>
                </w:rPr>
                <w:delText>1</w:delText>
              </w:r>
            </w:del>
            <w:ins w:id="1674" w:author="Pablo Barrero Cruz" w:date="2026-06-23T13:26:00Z" w16du:dateUtc="2026-06-23T11:26:00Z">
              <w:r w:rsidR="00D367C4">
                <w:rPr>
                  <w:b/>
                  <w:bCs/>
                </w:rPr>
                <w:t>15</w:t>
              </w:r>
            </w:ins>
            <w:del w:id="1675" w:author="Pablo Barrero Cruz" w:date="2026-05-28T18:26:00Z">
              <w:r w:rsidRPr="00FE2630" w:rsidDel="009E0A0C">
                <w:rPr>
                  <w:b/>
                  <w:bCs/>
                </w:rPr>
                <w:delText>1</w:delText>
              </w:r>
            </w:del>
            <w:r w:rsidRPr="00FE2630">
              <w:rPr>
                <w:b/>
                <w:bCs/>
              </w:rPr>
              <w:t>.</w:t>
            </w:r>
            <w:ins w:id="1676" w:author="Pablo Barrero Cruz" w:date="2026-06-23T13:26:00Z" w16du:dateUtc="2026-06-23T11:26:00Z">
              <w:r w:rsidR="00153C19">
                <w:rPr>
                  <w:b/>
                  <w:bCs/>
                </w:rPr>
                <w:t>030</w:t>
              </w:r>
            </w:ins>
            <w:del w:id="1677" w:author="Pablo Barrero Cruz" w:date="2026-05-28T18:26:00Z">
              <w:r w:rsidRPr="00FE2630" w:rsidDel="009E0A0C">
                <w:rPr>
                  <w:b/>
                  <w:bCs/>
                </w:rPr>
                <w:delText>437</w:delText>
              </w:r>
            </w:del>
            <w:r w:rsidRPr="00FE2630">
              <w:rPr>
                <w:b/>
                <w:bCs/>
              </w:rPr>
              <w:t>,</w:t>
            </w:r>
            <w:ins w:id="1678" w:author="Pablo Barrero Cruz" w:date="2026-06-23T13:26:00Z" w16du:dateUtc="2026-06-23T11:26:00Z">
              <w:r w:rsidR="00153C19">
                <w:rPr>
                  <w:b/>
                  <w:bCs/>
                </w:rPr>
                <w:t>19</w:t>
              </w:r>
            </w:ins>
            <w:del w:id="1679" w:author="Pablo Barrero Cruz" w:date="2026-05-28T18:26:00Z">
              <w:r w:rsidRPr="00FE2630" w:rsidDel="009E0A0C">
                <w:rPr>
                  <w:b/>
                  <w:bCs/>
                </w:rPr>
                <w:delText>91</w:delText>
              </w:r>
            </w:del>
            <w:r w:rsidRPr="00FE2630">
              <w:rPr>
                <w:b/>
                <w:bCs/>
              </w:rPr>
              <w:t xml:space="preserve"> €</w:t>
            </w:r>
          </w:p>
        </w:tc>
      </w:tr>
    </w:tbl>
    <w:p w14:paraId="61BEDED6" w14:textId="20D98007" w:rsidR="006F5E5B" w:rsidRDefault="006F5E5B">
      <w:pPr>
        <w:pStyle w:val="PiedeTabla"/>
        <w:rPr>
          <w:ins w:id="1680" w:author="Pablo Barrero Cruz" w:date="2026-06-23T13:49:00Z" w16du:dateUtc="2026-06-23T11:49:00Z"/>
        </w:rPr>
        <w:pPrChange w:id="1681" w:author="Pablo Barrero Cruz" w:date="2026-06-30T13:16:00Z" w16du:dateUtc="2026-06-30T11:16:00Z">
          <w:pPr>
            <w:pStyle w:val="Descripcin"/>
            <w:spacing w:before="240"/>
          </w:pPr>
        </w:pPrChange>
      </w:pPr>
      <w:bookmarkStart w:id="1682" w:name="_Toc233720797"/>
      <w:ins w:id="1683" w:author="Pablo Barrero Cruz" w:date="2026-06-23T13:49:00Z" w16du:dateUtc="2026-06-23T11:49:00Z">
        <w:r w:rsidRPr="00E75A88">
          <w:t xml:space="preserve">Tabla </w:t>
        </w:r>
        <w:r w:rsidRPr="00932BFB">
          <w:t>4.</w:t>
        </w:r>
        <w:r>
          <w:t>7</w:t>
        </w:r>
        <w:r w:rsidRPr="00620183">
          <w:t>. Presupuesto simplificado por unidades funcionales.</w:t>
        </w:r>
        <w:bookmarkEnd w:id="1682"/>
      </w:ins>
    </w:p>
    <w:p w14:paraId="732AA381" w14:textId="77777777" w:rsidR="00FE2630" w:rsidRDefault="00FE2630" w:rsidP="00FE2630">
      <w:pPr>
        <w:spacing w:before="240"/>
      </w:pPr>
      <w:r w:rsidRPr="00FE2630">
        <w:t xml:space="preserve">El alcance incluido en este presupuesto comprende el desarrollo del producto mínimo viable, el soporte de contenido matemático, la gestión de roles, la creación y resolución de cuestionarios, la consulta de resultados, estadísticas básicas, pruebas automatizadas, </w:t>
      </w:r>
      <w:r w:rsidRPr="00FE2630">
        <w:lastRenderedPageBreak/>
        <w:t>documentación técnica mínima, preparación del despliegue reproducible y cierre técnico del proyecto.</w:t>
      </w:r>
    </w:p>
    <w:p w14:paraId="45CF71D7" w14:textId="232E423C" w:rsidR="00FE2630" w:rsidRDefault="00FE2630" w:rsidP="00FE2630">
      <w:pPr>
        <w:spacing w:before="240"/>
      </w:pPr>
      <w:r w:rsidRPr="00FE2630">
        <w:t>Quedan fuera del presupuesto inicial el mantenimiento evolutivo posterior, las ampliaciones no previstas inicialmente, la integración con sistemas externos y las funcionalidades avanzadas de corrección simbólica general. Cualquier ampliación de alcance requeriría una nueva estimación.</w:t>
      </w:r>
    </w:p>
    <w:p w14:paraId="424F2730" w14:textId="77777777" w:rsidR="00FE2630" w:rsidDel="00573843" w:rsidRDefault="00FE2630" w:rsidP="00FE2630">
      <w:pPr>
        <w:spacing w:before="240"/>
        <w:rPr>
          <w:del w:id="1684" w:author="Pablo Barrero Cruz" w:date="2026-06-05T10:07:00Z" w16du:dateUtc="2026-06-05T08:07:00Z"/>
        </w:rPr>
      </w:pPr>
      <w:r w:rsidRPr="00FE2630">
        <w:t>Como forma de pago simulada en un contexto profesional, se plantea un 40% al inicio del proyecto, un 40% tras la entrega del MVP funcional y un 20% tras la aceptación final.</w:t>
      </w:r>
    </w:p>
    <w:p w14:paraId="08B9EB23" w14:textId="77777777" w:rsidR="001C4B1C" w:rsidRDefault="001C4B1C">
      <w:pPr>
        <w:spacing w:before="240"/>
        <w:rPr>
          <w:rFonts w:asciiTheme="majorHAnsi" w:eastAsiaTheme="majorEastAsia" w:hAnsiTheme="majorHAnsi" w:cstheme="majorBidi"/>
          <w:b/>
          <w:bCs/>
          <w:color w:val="A5A5A5" w:themeColor="accent1" w:themeShade="BF"/>
          <w:sz w:val="48"/>
          <w:szCs w:val="28"/>
        </w:rPr>
        <w:pPrChange w:id="1685" w:author="Pablo Barrero Cruz" w:date="2026-06-05T10:07:00Z" w16du:dateUtc="2026-06-05T08:07:00Z">
          <w:pPr>
            <w:jc w:val="left"/>
          </w:pPr>
        </w:pPrChange>
      </w:pPr>
      <w:del w:id="1686" w:author="Pablo Barrero Cruz" w:date="2026-06-05T10:07:00Z" w16du:dateUtc="2026-06-05T08:07:00Z">
        <w:r w:rsidDel="00573843">
          <w:br w:type="page"/>
        </w:r>
      </w:del>
    </w:p>
    <w:p w14:paraId="5C45FAA9" w14:textId="3BC6B82E" w:rsidR="00FE2630" w:rsidRPr="00FE2630" w:rsidRDefault="001C4B1C" w:rsidP="00FE2630">
      <w:pPr>
        <w:pStyle w:val="Ttulo1"/>
      </w:pPr>
      <w:bookmarkStart w:id="1687" w:name="_Toc233728232"/>
      <w:r>
        <w:t>Análisis</w:t>
      </w:r>
      <w:bookmarkEnd w:id="1687"/>
    </w:p>
    <w:p w14:paraId="47029BBF" w14:textId="23903119" w:rsidR="009720D9" w:rsidRDefault="009720D9" w:rsidP="005E1A08">
      <w:r>
        <w:t>Este capítulo recoge el análisis del sistema desarrollado. A partir del alcance definido en los capítulos anteriores, se concreta qué debe hacer la aplicación, qué usuarios intervienen en ella y qué límites se han establecido para mantener el proyecto dentro de un tamaño asumible para un Trabajo Fin de Grado.</w:t>
      </w:r>
    </w:p>
    <w:p w14:paraId="2D36A976" w14:textId="4A1DD75C" w:rsidR="009720D9" w:rsidRDefault="009720D9" w:rsidP="005E1A08">
      <w:r>
        <w:t>En primer lugar, se define el sistema y se determina su alcance. Después, se presentan los requisitos funcionales y no funcionales, los actores que interactúan con la aplicación y los principales casos de uso. Finalmente, se identifican los subsistemas de análisis, las clases preliminares, las interfaces de usuario previstas y el plan de pruebas asociado al sistema.</w:t>
      </w:r>
    </w:p>
    <w:p w14:paraId="5E2E86B9" w14:textId="37F14478" w:rsidR="00E47FF7" w:rsidRDefault="00301196" w:rsidP="0032689A">
      <w:pPr>
        <w:pStyle w:val="Ttulo2"/>
      </w:pPr>
      <w:bookmarkStart w:id="1688" w:name="_Toc233728233"/>
      <w:r>
        <w:t>Definición del Sistema</w:t>
      </w:r>
      <w:bookmarkEnd w:id="1688"/>
    </w:p>
    <w:p w14:paraId="3484B140" w14:textId="4F7D8A68" w:rsidR="009720D9" w:rsidRPr="009720D9" w:rsidRDefault="009720D9" w:rsidP="005E1A08">
      <w:r w:rsidRPr="009720D9">
        <w:t>El sistema desarrollado es una aplicación web para la creación, publicación, resolución y corrección de cuestionarios de autoevaluación en asignaturas de Cálculo. La aplicación está orientada principalmente a dos perfiles de usuario: profesorado y alumnado. El profesorado puede crear preguntas, organizarlas en cuestionarios, configurar su disponibilidad y consultar resultados. El alumnado puede acceder a los cuestionarios publicados, resolverlos y revisar sus resultados cuando la configuración lo permite.</w:t>
      </w:r>
    </w:p>
    <w:p w14:paraId="0974830C" w14:textId="48C4A395" w:rsidR="009720D9" w:rsidRPr="009720D9" w:rsidRDefault="009720D9" w:rsidP="005E1A08">
      <w:r w:rsidRPr="009720D9">
        <w:t>El sistema se plantea como una herramienta independiente y ligera, centrada en cubrir el flujo principal de trabajo de una asignatura universitaria. No pretende sustituir a un campus virtual completo ni competir con plataformas especializadas de evaluación matemática avanzada, sino ofrecer una solución concreta para practicar contenidos de Cálculo con soporte de notación matemática, corrección automática y seguimiento básico de intentos.</w:t>
      </w:r>
    </w:p>
    <w:p w14:paraId="64E99DAE" w14:textId="55D41E07" w:rsidR="009720D9" w:rsidRDefault="009720D9" w:rsidP="005E1A08">
      <w:r w:rsidRPr="009720D9">
        <w:t>Desde el punto de vista técnico, la aplicación se organiza como un sistema web cliente-servidor. El cliente proporciona la interfaz de usuario en el navegador, mientras que el servidor centraliza la lógica de negocio, la autenticación, la autorización, la corrección de respuestas y el acceso a la persistencia. Esta separación facilita el mantenimiento del sistema y permite aplicar controles de seguridad y validación en el servidor.</w:t>
      </w:r>
    </w:p>
    <w:p w14:paraId="2B00B348" w14:textId="10173219" w:rsidR="00301196" w:rsidRDefault="00301196" w:rsidP="0032689A">
      <w:pPr>
        <w:pStyle w:val="Ttulo3"/>
      </w:pPr>
      <w:bookmarkStart w:id="1689" w:name="_Toc233728234"/>
      <w:r>
        <w:lastRenderedPageBreak/>
        <w:t>Determinación del Alcance del Sistema</w:t>
      </w:r>
      <w:bookmarkEnd w:id="1689"/>
    </w:p>
    <w:p w14:paraId="741B4B60" w14:textId="5B68A132" w:rsidR="00C875A0" w:rsidRPr="00C875A0" w:rsidRDefault="00C875A0" w:rsidP="00C875A0">
      <w:r w:rsidRPr="00C875A0">
        <w:t>El alcance del sistema se ha definido para obtener un producto mínimo viable completo, ejecutable y coherente con los objetivos del proyecto. La aplicación cubre el ciclo principal de trabajo de los cuestionarios: creación de preguntas, agrupación en cuestionarios, publicación, resolución por parte del alumnado, corrección automática, almacenamiento de intentos y consulta posterior de resultados.</w:t>
      </w:r>
    </w:p>
    <w:p w14:paraId="56279D22" w14:textId="77777777" w:rsidR="00C875A0" w:rsidRPr="00C875A0" w:rsidRDefault="00C875A0" w:rsidP="00C875A0">
      <w:r w:rsidRPr="00C875A0">
        <w:t>Dentro del alcance del proyecto se incluyen las siguientes funcionalidades principales:</w:t>
      </w:r>
    </w:p>
    <w:p w14:paraId="48C3F38C" w14:textId="77777777" w:rsidR="00C875A0" w:rsidRPr="00C875A0" w:rsidRDefault="00C875A0" w:rsidP="00C875A0"/>
    <w:p w14:paraId="206325AB" w14:textId="6FBFA076" w:rsidR="00C875A0" w:rsidRPr="00C875A0" w:rsidRDefault="00C875A0" w:rsidP="005E1A08">
      <w:pPr>
        <w:pStyle w:val="Prrafodelista"/>
        <w:numPr>
          <w:ilvl w:val="1"/>
          <w:numId w:val="50"/>
        </w:numPr>
        <w:ind w:left="709"/>
      </w:pPr>
      <w:r w:rsidRPr="00C875A0">
        <w:t>Registro e inicio de sesión de usuarios.</w:t>
      </w:r>
    </w:p>
    <w:p w14:paraId="16A8C280" w14:textId="53615408" w:rsidR="00C875A0" w:rsidRPr="00C875A0" w:rsidRDefault="00C875A0" w:rsidP="005E1A08">
      <w:pPr>
        <w:pStyle w:val="Prrafodelista"/>
        <w:numPr>
          <w:ilvl w:val="1"/>
          <w:numId w:val="50"/>
        </w:numPr>
        <w:ind w:left="709"/>
      </w:pPr>
      <w:r w:rsidRPr="00C875A0">
        <w:t>Gestión básica de roles de alumno, profesor y administrador.</w:t>
      </w:r>
    </w:p>
    <w:p w14:paraId="633A76E0" w14:textId="67CDA7C7" w:rsidR="00C875A0" w:rsidRPr="00C875A0" w:rsidRDefault="00C875A0" w:rsidP="005E1A08">
      <w:pPr>
        <w:pStyle w:val="Prrafodelista"/>
        <w:numPr>
          <w:ilvl w:val="1"/>
          <w:numId w:val="50"/>
        </w:numPr>
        <w:ind w:left="709"/>
      </w:pPr>
      <w:r w:rsidRPr="00C875A0">
        <w:t>Creación y mantenimiento de un banco de preguntas.</w:t>
      </w:r>
    </w:p>
    <w:p w14:paraId="54EF4910" w14:textId="760C4F2A" w:rsidR="00C875A0" w:rsidRPr="00C875A0" w:rsidRDefault="00C875A0" w:rsidP="005E1A08">
      <w:pPr>
        <w:pStyle w:val="Prrafodelista"/>
        <w:numPr>
          <w:ilvl w:val="1"/>
          <w:numId w:val="50"/>
        </w:numPr>
        <w:ind w:left="709"/>
      </w:pPr>
      <w:r w:rsidRPr="00C875A0">
        <w:t>Soporte de preguntas de verdadero/falso, opción única, opción múltiple y preguntas paramétricas cerradas.</w:t>
      </w:r>
    </w:p>
    <w:p w14:paraId="7AD2D4E8" w14:textId="378A8017" w:rsidR="00C875A0" w:rsidRPr="00C875A0" w:rsidRDefault="00C875A0" w:rsidP="005E1A08">
      <w:pPr>
        <w:pStyle w:val="Prrafodelista"/>
        <w:numPr>
          <w:ilvl w:val="1"/>
          <w:numId w:val="50"/>
        </w:numPr>
        <w:ind w:left="709"/>
      </w:pPr>
      <w:r w:rsidRPr="00C875A0">
        <w:t>Introducción y visualización de contenido matemático mediante sintaxis LaTeX.</w:t>
      </w:r>
    </w:p>
    <w:p w14:paraId="053ED048" w14:textId="69D7BBEF" w:rsidR="00C875A0" w:rsidRPr="00C875A0" w:rsidRDefault="00C875A0" w:rsidP="005E1A08">
      <w:pPr>
        <w:pStyle w:val="Prrafodelista"/>
        <w:numPr>
          <w:ilvl w:val="1"/>
          <w:numId w:val="50"/>
        </w:numPr>
        <w:ind w:left="709"/>
      </w:pPr>
      <w:r w:rsidRPr="00C875A0">
        <w:t>Creación de cuestionarios a partir del banco de preguntas.</w:t>
      </w:r>
    </w:p>
    <w:p w14:paraId="55C90158" w14:textId="43415A0A" w:rsidR="00C875A0" w:rsidRPr="00C875A0" w:rsidRDefault="00C875A0" w:rsidP="005E1A08">
      <w:pPr>
        <w:pStyle w:val="Prrafodelista"/>
        <w:numPr>
          <w:ilvl w:val="1"/>
          <w:numId w:val="50"/>
        </w:numPr>
        <w:ind w:left="709"/>
      </w:pPr>
      <w:r w:rsidRPr="00C875A0">
        <w:t>Configuración básica de cuestionarios, incluyendo disponibilidad, intentos, tiempo, grupos y códigos de acceso.</w:t>
      </w:r>
    </w:p>
    <w:p w14:paraId="1B4566BC" w14:textId="67D0DC2F" w:rsidR="00C875A0" w:rsidRPr="00C875A0" w:rsidRDefault="00C875A0" w:rsidP="005E1A08">
      <w:pPr>
        <w:pStyle w:val="Prrafodelista"/>
        <w:numPr>
          <w:ilvl w:val="1"/>
          <w:numId w:val="50"/>
        </w:numPr>
        <w:ind w:left="709"/>
      </w:pPr>
      <w:r w:rsidRPr="00C875A0">
        <w:t>Resolución de cuestionarios por parte del alumnado.</w:t>
      </w:r>
    </w:p>
    <w:p w14:paraId="50830500" w14:textId="25B3724B" w:rsidR="00C875A0" w:rsidRPr="00C875A0" w:rsidRDefault="00C875A0" w:rsidP="005E1A08">
      <w:pPr>
        <w:pStyle w:val="Prrafodelista"/>
        <w:numPr>
          <w:ilvl w:val="1"/>
          <w:numId w:val="50"/>
        </w:numPr>
        <w:ind w:left="709"/>
      </w:pPr>
      <w:r w:rsidRPr="00C875A0">
        <w:t>Corrección automática de respuestas cerradas y paramétricas acotadas.</w:t>
      </w:r>
    </w:p>
    <w:p w14:paraId="4D63AE83" w14:textId="76C9FA2B" w:rsidR="00C875A0" w:rsidRPr="00C875A0" w:rsidRDefault="00C875A0" w:rsidP="005E1A08">
      <w:pPr>
        <w:pStyle w:val="Prrafodelista"/>
        <w:numPr>
          <w:ilvl w:val="1"/>
          <w:numId w:val="50"/>
        </w:numPr>
        <w:ind w:left="709"/>
      </w:pPr>
      <w:r w:rsidRPr="00C875A0">
        <w:t>Consulta de resultados, historial de intentos y retroalimentación.</w:t>
      </w:r>
    </w:p>
    <w:p w14:paraId="042AA572" w14:textId="0E13686E" w:rsidR="00C875A0" w:rsidRPr="00C875A0" w:rsidRDefault="00C875A0" w:rsidP="005E1A08">
      <w:pPr>
        <w:pStyle w:val="Prrafodelista"/>
        <w:numPr>
          <w:ilvl w:val="1"/>
          <w:numId w:val="50"/>
        </w:numPr>
        <w:ind w:left="709"/>
      </w:pPr>
      <w:r w:rsidRPr="00C875A0">
        <w:t>Estadísticas básicas para el profesorado y exportación de resultados.</w:t>
      </w:r>
    </w:p>
    <w:p w14:paraId="7319AF52" w14:textId="70F6C470" w:rsidR="00C875A0" w:rsidRPr="00C875A0" w:rsidRDefault="00C875A0" w:rsidP="005E1A08">
      <w:pPr>
        <w:pStyle w:val="Prrafodelista"/>
        <w:numPr>
          <w:ilvl w:val="1"/>
          <w:numId w:val="50"/>
        </w:numPr>
        <w:ind w:left="709"/>
      </w:pPr>
      <w:r w:rsidRPr="00C875A0">
        <w:t>Preparación del despliegue reproducible mediante Docker Compose.</w:t>
      </w:r>
    </w:p>
    <w:p w14:paraId="1B988262" w14:textId="509C84E2" w:rsidR="00C875A0" w:rsidRPr="00C875A0" w:rsidRDefault="00C875A0" w:rsidP="005E1A08">
      <w:pPr>
        <w:pStyle w:val="Prrafodelista"/>
        <w:numPr>
          <w:ilvl w:val="1"/>
          <w:numId w:val="50"/>
        </w:numPr>
        <w:ind w:left="709"/>
      </w:pPr>
      <w:r w:rsidRPr="00C875A0">
        <w:t>Incorporación de pruebas automatizadas en las partes principales del sistema.</w:t>
      </w:r>
    </w:p>
    <w:p w14:paraId="484F98B3" w14:textId="4D8AEA50" w:rsidR="00C875A0" w:rsidRPr="00C875A0" w:rsidRDefault="00C875A0" w:rsidP="00C875A0">
      <w:r w:rsidRPr="00C875A0">
        <w:t>El proyecto también establece una serie de límites para evitar que el sistema crezca más allá del alcance previsto. No se incluye un motor de álgebra simbólica general, por lo que el sistema no pretende comprobar equivalencia matemática completa entre expresiones. Las preguntas paramétricas se limitan a familias cerradas previamente implementadas y validadas. Tampoco se incluye integración directa con plataformas externas como Moodle, sistemas institucionales de autenticación, pasarelas de pago o herramientas de vigilancia de exámenes.</w:t>
      </w:r>
    </w:p>
    <w:p w14:paraId="5006711A" w14:textId="61D19EC5" w:rsidR="00C875A0" w:rsidRPr="00C875A0" w:rsidRDefault="00C875A0" w:rsidP="00C875A0">
      <w:r w:rsidRPr="00C875A0">
        <w:t>Del mismo modo, quedan fuera del alcance las aplicaciones móviles nativas, la corrección automática de respuestas abiertas largas, la generación automática de preguntas mediante inteligencia artificial y las analíticas avanzadas de aprendizaje. Estas posibilidades se consideran ampliaciones futuras, pero no forman parte del núcleo desarrollado en esta primera versión.</w:t>
      </w:r>
    </w:p>
    <w:p w14:paraId="429E766A" w14:textId="30F2B99B" w:rsidR="00C875A0" w:rsidRDefault="00C875A0" w:rsidP="00C875A0">
      <w:r w:rsidRPr="00C875A0">
        <w:t>Con esta delimitación, el análisis se centra en un sistema académico concreto, pensado para facilitar la práctica de contenidos de Cálculo y permitir al profesorado gestionar cuestionarios reutilizables sin depender de herramientas externas complejas.</w:t>
      </w:r>
    </w:p>
    <w:p w14:paraId="46E30A83" w14:textId="77777777" w:rsidR="0024104A" w:rsidRDefault="0024104A">
      <w:pPr>
        <w:jc w:val="left"/>
        <w:rPr>
          <w:b/>
          <w:bCs/>
          <w:color w:val="DDDDDD" w:themeColor="accent1"/>
          <w:sz w:val="40"/>
          <w:szCs w:val="26"/>
        </w:rPr>
      </w:pPr>
      <w:r>
        <w:br w:type="page"/>
      </w:r>
    </w:p>
    <w:p w14:paraId="0F171351" w14:textId="7F239DA0" w:rsidR="00301196" w:rsidRDefault="00301196" w:rsidP="0032689A">
      <w:pPr>
        <w:pStyle w:val="Ttulo2"/>
      </w:pPr>
      <w:bookmarkStart w:id="1690" w:name="_Toc233728235"/>
      <w:r>
        <w:lastRenderedPageBreak/>
        <w:t>Requisitos del Sistema</w:t>
      </w:r>
      <w:bookmarkEnd w:id="1690"/>
    </w:p>
    <w:p w14:paraId="034CC819" w14:textId="77777777" w:rsidR="00301196" w:rsidRDefault="00301196" w:rsidP="0032689A">
      <w:pPr>
        <w:pStyle w:val="Ttulo3"/>
      </w:pPr>
      <w:bookmarkStart w:id="1691" w:name="_Toc233728236"/>
      <w:r>
        <w:t>Obtención de los Requisitos del Sistema</w:t>
      </w:r>
      <w:bookmarkEnd w:id="1691"/>
    </w:p>
    <w:p w14:paraId="04A82F30" w14:textId="6C64EE70" w:rsidR="00F364CE" w:rsidRDefault="00F364CE" w:rsidP="005E1A08">
      <w:r>
        <w:t>La obtención de requisitos del sistema se realizó de forma progresiva durante las primeras fases del proyecto. Aunque el trabajo no parte de un cliente externo en sentido empresarial, sí responde a una necesidad docente concreta: disponer de una aplicación web que permita crear cuestionarios de autoevaluación de Cálculo y corregirlos de forma automática.</w:t>
      </w:r>
    </w:p>
    <w:p w14:paraId="43270254" w14:textId="77777777" w:rsidR="00F364CE" w:rsidRDefault="00F364CE" w:rsidP="005E1A08">
      <w:r>
        <w:t>El punto de partida fue el alcance inicial del producto, centrado en tres bloques principales: banco de preguntas, creación de cuestionarios y realización de intentos por parte del alumnado. A partir de esa base se añadieron y concretaron otros aspectos necesarios para que el sistema fuese completo, como la autenticación, los roles de usuario, el historial de intentos, las analíticas, la gestión de grupos y el despliegue mediante contenedores.</w:t>
      </w:r>
    </w:p>
    <w:p w14:paraId="4A912BB4" w14:textId="77777777" w:rsidR="00F364CE" w:rsidRDefault="00F364CE" w:rsidP="005E1A08">
      <w:r>
        <w:t>También influyó el análisis de herramientas existentes, como STACK, WeBWorK, Numbas y Wiris Quizzes. Este estudio permitió identificar funcionalidades habituales en sistemas de evaluación matemática, pero también limitaciones importantes para este proyecto, como la dependencia de plataformas LMS, la curva de aprendizaje del profesorado, el uso de lenguajes específicos de autoría o la existencia de licencias comerciales.</w:t>
      </w:r>
    </w:p>
    <w:p w14:paraId="3E467467" w14:textId="77777777" w:rsidR="00F364CE" w:rsidRDefault="00F364CE" w:rsidP="005E1A08">
      <w:r>
        <w:t>Otro elemento relevante fue el banco de preguntas de Cálculo proporcionado desde el contexto docente del trabajo. Este banco incluía tanto ejercicios de cálculo como preguntas teóricas y conceptuales, por lo que el sistema no podía limitarse a ejercicios numéricos. Debía permitir diferentes tipos de pregunta, reutilización del contenido, soporte de notación matemática y corrección automática cuando fuese posible.</w:t>
      </w:r>
    </w:p>
    <w:p w14:paraId="2FEC6F5B" w14:textId="77777777" w:rsidR="00F364CE" w:rsidRDefault="00F364CE" w:rsidP="005E1A08">
      <w:r>
        <w:t>Durante el desarrollo se elaboraron documentos de apoyo, como el alcance del producto mínimo viable, la especificación de requisitos y los casos de uso. Estos documentos ayudaron a transformar la idea inicial en requisitos funcionales y no funcionales más concretos, y sirvieron como base para organizar el trabajo en tareas e issues dentro del repositorio de GitHub.</w:t>
      </w:r>
    </w:p>
    <w:p w14:paraId="612D84C3" w14:textId="0372F770" w:rsidR="00F364CE" w:rsidRDefault="00F364CE" w:rsidP="005E1A08">
      <w:r>
        <w:t>En resumen, los requisitos se obtuvieron combinando la necesidad docente inicial, el estudio de alternativas, las reuniones de seguimiento, el banco de preguntas disponible, la documentación generada y la evolución real de la implementación. A continuación, se recogen los requisitos principales del sistema, organizados en requisitos funcionales y no funcionales.</w:t>
      </w:r>
    </w:p>
    <w:p w14:paraId="6F8AEF3D" w14:textId="77777777" w:rsidR="00F364CE" w:rsidRDefault="00F364CE" w:rsidP="00F364CE">
      <w:pPr>
        <w:pStyle w:val="Ttulo4"/>
      </w:pPr>
      <w:r>
        <w:t>Requisitos funcionales</w:t>
      </w:r>
    </w:p>
    <w:p w14:paraId="16BDF436" w14:textId="5C3A5BF9" w:rsidR="00573843" w:rsidRDefault="00F364CE" w:rsidP="00573843">
      <w:r>
        <w:t>Los requisitos funcionales describen las operaciones que la aplicación debe ofrecer a los distintos actores del sistema. Para facilitar su lectura, se agrupan según los módulos principales de la plataforma.</w:t>
      </w:r>
    </w:p>
    <w:p w14:paraId="65327834" w14:textId="091901EA" w:rsidR="00573843" w:rsidRDefault="00573843" w:rsidP="005E1A08">
      <w:pPr>
        <w:jc w:val="left"/>
      </w:pPr>
      <w:r>
        <w:br w:type="page"/>
      </w:r>
    </w:p>
    <w:tbl>
      <w:tblPr>
        <w:tblStyle w:val="Tablaconcuadrcula"/>
        <w:tblW w:w="8613" w:type="dxa"/>
        <w:tblLook w:val="04A0" w:firstRow="1" w:lastRow="0" w:firstColumn="1" w:lastColumn="0" w:noHBand="0" w:noVBand="1"/>
      </w:tblPr>
      <w:tblGrid>
        <w:gridCol w:w="1101"/>
        <w:gridCol w:w="3118"/>
        <w:gridCol w:w="4394"/>
      </w:tblGrid>
      <w:tr w:rsidR="00DC4E93" w14:paraId="1943572B" w14:textId="77777777" w:rsidTr="005E1A08">
        <w:trPr>
          <w:trHeight w:val="565"/>
        </w:trPr>
        <w:tc>
          <w:tcPr>
            <w:tcW w:w="8613" w:type="dxa"/>
            <w:gridSpan w:val="3"/>
            <w:shd w:val="clear" w:color="auto" w:fill="DDDDDD" w:themeFill="accent1"/>
            <w:vAlign w:val="center"/>
          </w:tcPr>
          <w:p w14:paraId="523368AB" w14:textId="4EEAA95F" w:rsidR="00DC4E93" w:rsidRPr="005E1A08" w:rsidRDefault="00573843" w:rsidP="005E1A08">
            <w:pPr>
              <w:jc w:val="center"/>
            </w:pPr>
            <w:r>
              <w:rPr>
                <w:b/>
              </w:rPr>
              <w:lastRenderedPageBreak/>
              <w:t>Autenticación y gestión de usuarios</w:t>
            </w:r>
          </w:p>
        </w:tc>
      </w:tr>
      <w:tr w:rsidR="00DC4E93" w14:paraId="21EF4AEF" w14:textId="77777777" w:rsidTr="005E1A08">
        <w:trPr>
          <w:trHeight w:val="546"/>
        </w:trPr>
        <w:tc>
          <w:tcPr>
            <w:tcW w:w="1101" w:type="dxa"/>
            <w:shd w:val="clear" w:color="auto" w:fill="F2F2F2" w:themeFill="background1" w:themeFillShade="F2"/>
            <w:vAlign w:val="center"/>
          </w:tcPr>
          <w:p w14:paraId="0A051539" w14:textId="77777777" w:rsidR="00DC4E93" w:rsidRDefault="00DC4E93">
            <w:r>
              <w:rPr>
                <w:b/>
              </w:rPr>
              <w:t>Código</w:t>
            </w:r>
          </w:p>
        </w:tc>
        <w:tc>
          <w:tcPr>
            <w:tcW w:w="3118" w:type="dxa"/>
            <w:shd w:val="clear" w:color="auto" w:fill="F2F2F2" w:themeFill="background1" w:themeFillShade="F2"/>
            <w:vAlign w:val="center"/>
          </w:tcPr>
          <w:p w14:paraId="000BD78B" w14:textId="77777777" w:rsidR="00DC4E93" w:rsidRDefault="00DC4E93">
            <w:r>
              <w:rPr>
                <w:b/>
              </w:rPr>
              <w:t>Nombre Requisito</w:t>
            </w:r>
          </w:p>
        </w:tc>
        <w:tc>
          <w:tcPr>
            <w:tcW w:w="4394" w:type="dxa"/>
            <w:shd w:val="clear" w:color="auto" w:fill="F2F2F2" w:themeFill="background1" w:themeFillShade="F2"/>
            <w:vAlign w:val="center"/>
          </w:tcPr>
          <w:p w14:paraId="6158ACF0" w14:textId="77777777" w:rsidR="00DC4E93" w:rsidRDefault="00DC4E93">
            <w:r>
              <w:rPr>
                <w:b/>
              </w:rPr>
              <w:t>Descripción del Requisito</w:t>
            </w:r>
          </w:p>
        </w:tc>
      </w:tr>
      <w:tr w:rsidR="00DC4E93" w14:paraId="07BC58DC" w14:textId="77777777" w:rsidTr="005E1A08">
        <w:tc>
          <w:tcPr>
            <w:tcW w:w="1101" w:type="dxa"/>
            <w:vAlign w:val="center"/>
          </w:tcPr>
          <w:p w14:paraId="741A6878" w14:textId="77777777" w:rsidR="00DC4E93" w:rsidRDefault="00DC4E93">
            <w:r>
              <w:t>R1.1</w:t>
            </w:r>
          </w:p>
        </w:tc>
        <w:tc>
          <w:tcPr>
            <w:tcW w:w="3118" w:type="dxa"/>
            <w:vAlign w:val="center"/>
          </w:tcPr>
          <w:p w14:paraId="3426C5E5" w14:textId="77777777" w:rsidR="00DC4E93" w:rsidRDefault="00DC4E93">
            <w:r>
              <w:t>Iniciar sesión</w:t>
            </w:r>
          </w:p>
        </w:tc>
        <w:tc>
          <w:tcPr>
            <w:tcW w:w="4394" w:type="dxa"/>
            <w:vAlign w:val="center"/>
          </w:tcPr>
          <w:p w14:paraId="4E82B73C" w14:textId="61FA13D2" w:rsidR="00DC4E93" w:rsidRDefault="00DC4E93" w:rsidP="009067B2">
            <w:r>
              <w:t>El sistema debe permitir iniciar sesión mediante credenciales válidas y establecer una sesión con permisos según rol (Alumno/Profesor/Admin). Si las credenciales son inv</w:t>
            </w:r>
            <w:r w:rsidR="000241A8">
              <w:t>á</w:t>
            </w:r>
            <w:r>
              <w:t>lidas se mostrará un mensaje de error.</w:t>
            </w:r>
          </w:p>
        </w:tc>
      </w:tr>
      <w:tr w:rsidR="00DC4E93" w14:paraId="4A592E66" w14:textId="77777777" w:rsidTr="005E1A08">
        <w:tc>
          <w:tcPr>
            <w:tcW w:w="1101" w:type="dxa"/>
            <w:vAlign w:val="center"/>
          </w:tcPr>
          <w:p w14:paraId="5FA99E27" w14:textId="77777777" w:rsidR="00DC4E93" w:rsidRDefault="00DC4E93">
            <w:r>
              <w:t>R1.2</w:t>
            </w:r>
          </w:p>
        </w:tc>
        <w:tc>
          <w:tcPr>
            <w:tcW w:w="3118" w:type="dxa"/>
            <w:vAlign w:val="center"/>
          </w:tcPr>
          <w:p w14:paraId="09251AC8" w14:textId="77777777" w:rsidR="00DC4E93" w:rsidRDefault="00DC4E93">
            <w:r>
              <w:t>Cerrar sesión</w:t>
            </w:r>
          </w:p>
        </w:tc>
        <w:tc>
          <w:tcPr>
            <w:tcW w:w="4394" w:type="dxa"/>
            <w:vAlign w:val="center"/>
          </w:tcPr>
          <w:p w14:paraId="6F81319C" w14:textId="77777777" w:rsidR="00DC4E93" w:rsidRDefault="00DC4E93" w:rsidP="009067B2">
            <w:r>
              <w:t>El sistema debe permitir cerrar sesión, invalidando la sesión activa y devolviendo al usuario a una pantalla de acceso.</w:t>
            </w:r>
          </w:p>
        </w:tc>
      </w:tr>
      <w:tr w:rsidR="00DC4E93" w14:paraId="15966690" w14:textId="77777777" w:rsidTr="005E1A08">
        <w:tc>
          <w:tcPr>
            <w:tcW w:w="1101" w:type="dxa"/>
            <w:vAlign w:val="center"/>
          </w:tcPr>
          <w:p w14:paraId="5A55DB4A" w14:textId="77777777" w:rsidR="00DC4E93" w:rsidRDefault="00DC4E93">
            <w:r>
              <w:t>R1.3</w:t>
            </w:r>
          </w:p>
        </w:tc>
        <w:tc>
          <w:tcPr>
            <w:tcW w:w="3118" w:type="dxa"/>
            <w:vAlign w:val="center"/>
          </w:tcPr>
          <w:p w14:paraId="2ACA96BA" w14:textId="77777777" w:rsidR="00DC4E93" w:rsidRDefault="00DC4E93">
            <w:r>
              <w:t>Control de acceso por rol</w:t>
            </w:r>
          </w:p>
        </w:tc>
        <w:tc>
          <w:tcPr>
            <w:tcW w:w="4394" w:type="dxa"/>
            <w:vAlign w:val="center"/>
          </w:tcPr>
          <w:p w14:paraId="3905262D" w14:textId="43198130" w:rsidR="00DC4E93" w:rsidRDefault="00DC4E93" w:rsidP="009067B2">
            <w:r>
              <w:t>El sistema debe restringir el acceso a funciones y datos según el rol del usuario (p. ej., solo Profesor/Admin puede gestionar contenido; solo Admin puede gestionar usuarios).</w:t>
            </w:r>
          </w:p>
        </w:tc>
      </w:tr>
      <w:tr w:rsidR="00DC4E93" w14:paraId="425F40BB" w14:textId="77777777" w:rsidTr="005E1A08">
        <w:tc>
          <w:tcPr>
            <w:tcW w:w="1101" w:type="dxa"/>
            <w:vAlign w:val="center"/>
          </w:tcPr>
          <w:p w14:paraId="45E97076" w14:textId="77777777" w:rsidR="00DC4E93" w:rsidRDefault="00DC4E93">
            <w:r>
              <w:t>R1.4</w:t>
            </w:r>
          </w:p>
        </w:tc>
        <w:tc>
          <w:tcPr>
            <w:tcW w:w="3118" w:type="dxa"/>
            <w:vAlign w:val="center"/>
          </w:tcPr>
          <w:p w14:paraId="278C4A04" w14:textId="77777777" w:rsidR="00DC4E93" w:rsidRDefault="00DC4E93">
            <w:r>
              <w:t>Gestión de usuarios</w:t>
            </w:r>
          </w:p>
        </w:tc>
        <w:tc>
          <w:tcPr>
            <w:tcW w:w="4394" w:type="dxa"/>
            <w:vAlign w:val="center"/>
          </w:tcPr>
          <w:p w14:paraId="4C004B8D" w14:textId="19B73934" w:rsidR="00DC4E93" w:rsidRDefault="00DC4E93" w:rsidP="009067B2">
            <w:r>
              <w:t>El rol Admin debe poder crear usuarios, asignar rol (Alumno/Profesor) y desactivar</w:t>
            </w:r>
            <w:r w:rsidR="009067B2">
              <w:t xml:space="preserve"> o </w:t>
            </w:r>
            <w:r>
              <w:t>reactivar cuentas. La desactivación debe impedir el inicio de sesión, pero conservar los datos históricos.</w:t>
            </w:r>
          </w:p>
        </w:tc>
      </w:tr>
      <w:tr w:rsidR="00DC4E93" w14:paraId="385A059A" w14:textId="77777777" w:rsidTr="005E1A08">
        <w:tc>
          <w:tcPr>
            <w:tcW w:w="1101" w:type="dxa"/>
            <w:vAlign w:val="center"/>
          </w:tcPr>
          <w:p w14:paraId="5B431DF9" w14:textId="77777777" w:rsidR="00DC4E93" w:rsidRDefault="00DC4E93">
            <w:r>
              <w:t>R1.5</w:t>
            </w:r>
          </w:p>
        </w:tc>
        <w:tc>
          <w:tcPr>
            <w:tcW w:w="3118" w:type="dxa"/>
            <w:vAlign w:val="center"/>
          </w:tcPr>
          <w:p w14:paraId="38E1C3B5" w14:textId="77777777" w:rsidR="00DC4E93" w:rsidRDefault="00DC4E93">
            <w:r>
              <w:t>Gestión de credenciales</w:t>
            </w:r>
          </w:p>
        </w:tc>
        <w:tc>
          <w:tcPr>
            <w:tcW w:w="4394" w:type="dxa"/>
            <w:vAlign w:val="center"/>
          </w:tcPr>
          <w:p w14:paraId="481DBFF5" w14:textId="77777777" w:rsidR="00DC4E93" w:rsidRDefault="00DC4E93" w:rsidP="009067B2">
            <w:r>
              <w:t>El rol Admin podrá forzar el restablecimiento de contraseñas desde su panel. No se incluirá recuperación autónoma por correo electrónico.</w:t>
            </w:r>
          </w:p>
        </w:tc>
      </w:tr>
      <w:tr w:rsidR="00DC4E93" w14:paraId="1CCD6C3D" w14:textId="77777777" w:rsidTr="005E1A08">
        <w:tc>
          <w:tcPr>
            <w:tcW w:w="1101" w:type="dxa"/>
            <w:vAlign w:val="center"/>
          </w:tcPr>
          <w:p w14:paraId="7095B87D" w14:textId="77777777" w:rsidR="00DC4E93" w:rsidRDefault="00DC4E93">
            <w:r>
              <w:t>R1.6</w:t>
            </w:r>
          </w:p>
        </w:tc>
        <w:tc>
          <w:tcPr>
            <w:tcW w:w="3118" w:type="dxa"/>
            <w:vAlign w:val="center"/>
          </w:tcPr>
          <w:p w14:paraId="3AD3818E" w14:textId="77777777" w:rsidR="00DC4E93" w:rsidRDefault="00DC4E93">
            <w:r>
              <w:t>Registro público de alumnado</w:t>
            </w:r>
          </w:p>
        </w:tc>
        <w:tc>
          <w:tcPr>
            <w:tcW w:w="4394" w:type="dxa"/>
            <w:vAlign w:val="center"/>
          </w:tcPr>
          <w:p w14:paraId="5F1DFF06" w14:textId="77777777" w:rsidR="00DC4E93" w:rsidRDefault="00DC4E93" w:rsidP="009067B2">
            <w:r>
              <w:t>El sistema debe permitir el registro público de usuarios de tipo Alumno, asignando dicho rol por defecto. Los roles Profesor y Admin solo podrán ser asignados por un administrador.</w:t>
            </w:r>
          </w:p>
        </w:tc>
      </w:tr>
      <w:tr w:rsidR="00DC4E93" w14:paraId="5140A32A" w14:textId="77777777" w:rsidTr="005E1A08">
        <w:tc>
          <w:tcPr>
            <w:tcW w:w="1101" w:type="dxa"/>
            <w:vAlign w:val="center"/>
          </w:tcPr>
          <w:p w14:paraId="0FBE1896" w14:textId="77777777" w:rsidR="00DC4E93" w:rsidRDefault="00DC4E93">
            <w:r>
              <w:t>R1.7</w:t>
            </w:r>
          </w:p>
        </w:tc>
        <w:tc>
          <w:tcPr>
            <w:tcW w:w="3118" w:type="dxa"/>
            <w:vAlign w:val="center"/>
          </w:tcPr>
          <w:p w14:paraId="0AC1DD5B" w14:textId="77777777" w:rsidR="00DC4E93" w:rsidRDefault="00DC4E93">
            <w:r>
              <w:t>Consulta de sesión autenticada</w:t>
            </w:r>
          </w:p>
        </w:tc>
        <w:tc>
          <w:tcPr>
            <w:tcW w:w="4394" w:type="dxa"/>
            <w:vAlign w:val="center"/>
          </w:tcPr>
          <w:p w14:paraId="4A559BA3" w14:textId="77777777" w:rsidR="00DC4E93" w:rsidRDefault="00DC4E93" w:rsidP="009067B2">
            <w:r>
              <w:t>El sistema debe permitir a un usuario autenticado consultar sus datos básicos de sesión y perfil.</w:t>
            </w:r>
          </w:p>
        </w:tc>
      </w:tr>
      <w:tr w:rsidR="00DC4E93" w14:paraId="1321ABC8" w14:textId="77777777" w:rsidTr="005E1A08">
        <w:tc>
          <w:tcPr>
            <w:tcW w:w="1101" w:type="dxa"/>
            <w:vAlign w:val="center"/>
          </w:tcPr>
          <w:p w14:paraId="37C07220" w14:textId="77777777" w:rsidR="00DC4E93" w:rsidRDefault="00DC4E93">
            <w:r>
              <w:t>R1.8</w:t>
            </w:r>
          </w:p>
        </w:tc>
        <w:tc>
          <w:tcPr>
            <w:tcW w:w="3118" w:type="dxa"/>
            <w:vAlign w:val="center"/>
          </w:tcPr>
          <w:p w14:paraId="6CE716BB" w14:textId="77777777" w:rsidR="00DC4E93" w:rsidRDefault="00DC4E93" w:rsidP="005E1A08">
            <w:pPr>
              <w:jc w:val="left"/>
            </w:pPr>
            <w:r>
              <w:t>Restauración controlada de sesión</w:t>
            </w:r>
          </w:p>
        </w:tc>
        <w:tc>
          <w:tcPr>
            <w:tcW w:w="4394" w:type="dxa"/>
            <w:vAlign w:val="center"/>
          </w:tcPr>
          <w:p w14:paraId="785FED5B" w14:textId="77777777" w:rsidR="00DC4E93" w:rsidRDefault="00DC4E93" w:rsidP="009067B2">
            <w:r>
              <w:t>El sistema debe poder restaurar una sesión válida al recargar la aplicación mediante un mecanismo de renovación controlado.</w:t>
            </w:r>
          </w:p>
        </w:tc>
      </w:tr>
      <w:tr w:rsidR="00DC4E93" w14:paraId="1491316C" w14:textId="77777777" w:rsidTr="005E1A08">
        <w:tc>
          <w:tcPr>
            <w:tcW w:w="1101" w:type="dxa"/>
            <w:vAlign w:val="center"/>
          </w:tcPr>
          <w:p w14:paraId="0DC7C48B" w14:textId="77777777" w:rsidR="00DC4E93" w:rsidRDefault="00DC4E93">
            <w:r>
              <w:t>R1.9</w:t>
            </w:r>
          </w:p>
        </w:tc>
        <w:tc>
          <w:tcPr>
            <w:tcW w:w="3118" w:type="dxa"/>
            <w:vAlign w:val="center"/>
          </w:tcPr>
          <w:p w14:paraId="43CBB467" w14:textId="77777777" w:rsidR="00DC4E93" w:rsidRDefault="00DC4E93">
            <w:r>
              <w:t>Cambio de contraseña propio</w:t>
            </w:r>
          </w:p>
        </w:tc>
        <w:tc>
          <w:tcPr>
            <w:tcW w:w="4394" w:type="dxa"/>
            <w:vAlign w:val="center"/>
          </w:tcPr>
          <w:p w14:paraId="78D4BE30" w14:textId="77777777" w:rsidR="00DC4E93" w:rsidRDefault="00DC4E93" w:rsidP="009067B2">
            <w:r>
              <w:t>El usuario autenticado debe poder cambiar su propia contraseña proporcionando sus credenciales actuales según la política definida. El cambio debe invalidar el resto de las sesiones activas.</w:t>
            </w:r>
          </w:p>
        </w:tc>
      </w:tr>
      <w:tr w:rsidR="00DC4E93" w14:paraId="589FE3F6" w14:textId="77777777" w:rsidTr="005E1A08">
        <w:tc>
          <w:tcPr>
            <w:tcW w:w="1101" w:type="dxa"/>
            <w:vAlign w:val="center"/>
          </w:tcPr>
          <w:p w14:paraId="2121CAFC" w14:textId="77777777" w:rsidR="00DC4E93" w:rsidRDefault="00DC4E93">
            <w:r>
              <w:t>R1.10</w:t>
            </w:r>
          </w:p>
        </w:tc>
        <w:tc>
          <w:tcPr>
            <w:tcW w:w="3118" w:type="dxa"/>
            <w:vAlign w:val="center"/>
          </w:tcPr>
          <w:p w14:paraId="2874FBB7" w14:textId="77777777" w:rsidR="00DC4E93" w:rsidRDefault="00DC4E93" w:rsidP="005E1A08">
            <w:pPr>
              <w:jc w:val="left"/>
            </w:pPr>
            <w:r>
              <w:t>Restricción de correo institucional</w:t>
            </w:r>
          </w:p>
        </w:tc>
        <w:tc>
          <w:tcPr>
            <w:tcW w:w="4394" w:type="dxa"/>
            <w:vAlign w:val="center"/>
          </w:tcPr>
          <w:p w14:paraId="2AE970FA" w14:textId="77777777" w:rsidR="00DC4E93" w:rsidRDefault="00DC4E93" w:rsidP="009067B2">
            <w:r>
              <w:t>El registro público debe aceptar únicamente cuentas de correo institucional de la Universidad de Oviedo con el patrón definido por el sistema.</w:t>
            </w:r>
          </w:p>
        </w:tc>
      </w:tr>
      <w:tr w:rsidR="00DC4E93" w14:paraId="3236A159" w14:textId="77777777" w:rsidTr="005E1A08">
        <w:tc>
          <w:tcPr>
            <w:tcW w:w="1101" w:type="dxa"/>
            <w:vAlign w:val="center"/>
          </w:tcPr>
          <w:p w14:paraId="08F9369A" w14:textId="77777777" w:rsidR="00DC4E93" w:rsidRDefault="00DC4E93">
            <w:r>
              <w:t>R1.11</w:t>
            </w:r>
          </w:p>
        </w:tc>
        <w:tc>
          <w:tcPr>
            <w:tcW w:w="3118" w:type="dxa"/>
            <w:vAlign w:val="center"/>
          </w:tcPr>
          <w:p w14:paraId="5BB06A71" w14:textId="77777777" w:rsidR="00DC4E93" w:rsidRDefault="00DC4E93">
            <w:r>
              <w:t>Unicidad de rol por usuario</w:t>
            </w:r>
          </w:p>
        </w:tc>
        <w:tc>
          <w:tcPr>
            <w:tcW w:w="4394" w:type="dxa"/>
            <w:vAlign w:val="center"/>
          </w:tcPr>
          <w:p w14:paraId="19F0493E" w14:textId="77777777" w:rsidR="00DC4E93" w:rsidRDefault="00DC4E93" w:rsidP="009067B2">
            <w:r>
              <w:t>Cada usuario tendrá un único rol activo dentro del sistema en cada momento.</w:t>
            </w:r>
          </w:p>
        </w:tc>
      </w:tr>
      <w:tr w:rsidR="00DC4E93" w14:paraId="6A04B9E1" w14:textId="77777777" w:rsidTr="005E1A08">
        <w:tc>
          <w:tcPr>
            <w:tcW w:w="1101" w:type="dxa"/>
            <w:vAlign w:val="center"/>
          </w:tcPr>
          <w:p w14:paraId="74D8944B" w14:textId="77777777" w:rsidR="00DC4E93" w:rsidRDefault="00DC4E93">
            <w:r>
              <w:t>R1.12</w:t>
            </w:r>
          </w:p>
        </w:tc>
        <w:tc>
          <w:tcPr>
            <w:tcW w:w="3118" w:type="dxa"/>
            <w:vAlign w:val="center"/>
          </w:tcPr>
          <w:p w14:paraId="33BDED98" w14:textId="77777777" w:rsidR="00DC4E93" w:rsidRDefault="00DC4E93">
            <w:r>
              <w:t>Borrado lógico de usuarios</w:t>
            </w:r>
          </w:p>
        </w:tc>
        <w:tc>
          <w:tcPr>
            <w:tcW w:w="4394" w:type="dxa"/>
            <w:vAlign w:val="center"/>
          </w:tcPr>
          <w:p w14:paraId="1850ACE0" w14:textId="77777777" w:rsidR="00DC4E93" w:rsidRDefault="00DC4E93" w:rsidP="009067B2">
            <w:r>
              <w:t>El rol Admin debe poder realizar un borrado lógico de cuentas, de forma que la cuenta deje de estar operativa sin perder trazabilidad ni datos históricos asociados.</w:t>
            </w:r>
          </w:p>
        </w:tc>
      </w:tr>
    </w:tbl>
    <w:p w14:paraId="50F9C293" w14:textId="7CF737DB" w:rsidR="00BE53DA" w:rsidRDefault="0030244A">
      <w:pPr>
        <w:pStyle w:val="PiedeTabla"/>
        <w:pPrChange w:id="1692" w:author="Pablo Barrero Cruz" w:date="2026-06-30T13:16:00Z" w16du:dateUtc="2026-06-30T11:16:00Z">
          <w:pPr>
            <w:pStyle w:val="Descripcin"/>
            <w:spacing w:before="240"/>
          </w:pPr>
        </w:pPrChange>
      </w:pPr>
      <w:bookmarkStart w:id="1693" w:name="_Toc233720798"/>
      <w:r w:rsidRPr="00B0767E">
        <w:rPr>
          <w:rStyle w:val="nfasisintenso"/>
        </w:rPr>
        <w:t xml:space="preserve">Tabla </w:t>
      </w:r>
      <w:r w:rsidRPr="0030244A">
        <w:t>5.2.1. Requisitos funcionales de autenticación y gestión de usuarios</w:t>
      </w:r>
      <w:bookmarkEnd w:id="1693"/>
    </w:p>
    <w:tbl>
      <w:tblPr>
        <w:tblStyle w:val="Tablaconcuadrcula"/>
        <w:tblW w:w="8613" w:type="dxa"/>
        <w:tblLook w:val="04A0" w:firstRow="1" w:lastRow="0" w:firstColumn="1" w:lastColumn="0" w:noHBand="0" w:noVBand="1"/>
      </w:tblPr>
      <w:tblGrid>
        <w:gridCol w:w="1101"/>
        <w:gridCol w:w="3118"/>
        <w:gridCol w:w="4394"/>
      </w:tblGrid>
      <w:tr w:rsidR="009A478F" w14:paraId="43C7FE91" w14:textId="77777777" w:rsidTr="00D94BDF">
        <w:trPr>
          <w:trHeight w:val="565"/>
        </w:trPr>
        <w:tc>
          <w:tcPr>
            <w:tcW w:w="8613" w:type="dxa"/>
            <w:gridSpan w:val="3"/>
            <w:shd w:val="clear" w:color="auto" w:fill="DDDDDD" w:themeFill="accent1"/>
          </w:tcPr>
          <w:p w14:paraId="14134EF0" w14:textId="59F71214" w:rsidR="009A478F" w:rsidRDefault="009A478F">
            <w:pPr>
              <w:jc w:val="center"/>
              <w:rPr>
                <w:b/>
              </w:rPr>
            </w:pPr>
            <w:r>
              <w:rPr>
                <w:b/>
              </w:rPr>
              <w:lastRenderedPageBreak/>
              <w:t>Banco de preguntas</w:t>
            </w:r>
          </w:p>
        </w:tc>
      </w:tr>
      <w:tr w:rsidR="009A478F" w14:paraId="115F493F" w14:textId="77777777" w:rsidTr="005E1A08">
        <w:trPr>
          <w:trHeight w:val="404"/>
        </w:trPr>
        <w:tc>
          <w:tcPr>
            <w:tcW w:w="1101" w:type="dxa"/>
            <w:shd w:val="clear" w:color="auto" w:fill="F2F2F2" w:themeFill="background1" w:themeFillShade="F2"/>
            <w:vAlign w:val="center"/>
          </w:tcPr>
          <w:p w14:paraId="00835680" w14:textId="745DD718" w:rsidR="009A478F" w:rsidRDefault="009A478F" w:rsidP="009A478F">
            <w:pPr>
              <w:jc w:val="center"/>
              <w:rPr>
                <w:b/>
              </w:rPr>
            </w:pPr>
            <w:r>
              <w:rPr>
                <w:b/>
              </w:rPr>
              <w:t>Código</w:t>
            </w:r>
          </w:p>
        </w:tc>
        <w:tc>
          <w:tcPr>
            <w:tcW w:w="3118" w:type="dxa"/>
            <w:shd w:val="clear" w:color="auto" w:fill="F2F2F2" w:themeFill="background1" w:themeFillShade="F2"/>
            <w:vAlign w:val="center"/>
          </w:tcPr>
          <w:p w14:paraId="6A7DCF0C" w14:textId="322CECC0" w:rsidR="009A478F" w:rsidRDefault="009A478F" w:rsidP="009A478F">
            <w:pPr>
              <w:jc w:val="center"/>
            </w:pPr>
            <w:r>
              <w:rPr>
                <w:b/>
              </w:rPr>
              <w:t>Nombre Requisito</w:t>
            </w:r>
          </w:p>
        </w:tc>
        <w:tc>
          <w:tcPr>
            <w:tcW w:w="4394" w:type="dxa"/>
            <w:shd w:val="clear" w:color="auto" w:fill="F2F2F2" w:themeFill="background1" w:themeFillShade="F2"/>
            <w:vAlign w:val="center"/>
          </w:tcPr>
          <w:p w14:paraId="777CFF69" w14:textId="77777777" w:rsidR="009A478F" w:rsidRDefault="009A478F" w:rsidP="009A478F">
            <w:pPr>
              <w:jc w:val="center"/>
            </w:pPr>
            <w:r>
              <w:rPr>
                <w:b/>
              </w:rPr>
              <w:t>Descripción del Requisito</w:t>
            </w:r>
          </w:p>
        </w:tc>
      </w:tr>
      <w:tr w:rsidR="009A478F" w14:paraId="24F23486" w14:textId="77777777" w:rsidTr="005E1A08">
        <w:tc>
          <w:tcPr>
            <w:tcW w:w="1101" w:type="dxa"/>
            <w:vAlign w:val="center"/>
          </w:tcPr>
          <w:p w14:paraId="0ACA6D1A" w14:textId="4F11BC9D" w:rsidR="009A478F" w:rsidRDefault="009A478F" w:rsidP="009A478F">
            <w:pPr>
              <w:jc w:val="left"/>
            </w:pPr>
            <w:r>
              <w:t>R2.1</w:t>
            </w:r>
          </w:p>
        </w:tc>
        <w:tc>
          <w:tcPr>
            <w:tcW w:w="3118" w:type="dxa"/>
            <w:vAlign w:val="center"/>
          </w:tcPr>
          <w:p w14:paraId="0F89B129" w14:textId="297BBB3A" w:rsidR="009A478F" w:rsidRDefault="009A478F" w:rsidP="009A478F">
            <w:pPr>
              <w:jc w:val="left"/>
            </w:pPr>
            <w:r>
              <w:t>Crear pregunta</w:t>
            </w:r>
          </w:p>
        </w:tc>
        <w:tc>
          <w:tcPr>
            <w:tcW w:w="4394" w:type="dxa"/>
          </w:tcPr>
          <w:p w14:paraId="305E1902" w14:textId="77777777" w:rsidR="009A478F" w:rsidRDefault="009A478F" w:rsidP="009A478F">
            <w:r>
              <w:t>El Profesor debe poder crear una pregunta desde un editor visual indicando título, enunciado, tipo, explicación general, etiquetas y configuración específica por tipo. El sistema debe validar tanto en cliente como en servidor los campos obligatorios según el tipo elegido.</w:t>
            </w:r>
          </w:p>
        </w:tc>
      </w:tr>
      <w:tr w:rsidR="009A478F" w14:paraId="7BEF3A72" w14:textId="77777777" w:rsidTr="005E1A08">
        <w:tc>
          <w:tcPr>
            <w:tcW w:w="1101" w:type="dxa"/>
            <w:vAlign w:val="center"/>
          </w:tcPr>
          <w:p w14:paraId="02DEB8D4" w14:textId="767DA77A" w:rsidR="009A478F" w:rsidRDefault="009A478F" w:rsidP="009A478F">
            <w:pPr>
              <w:jc w:val="left"/>
            </w:pPr>
            <w:r>
              <w:t>R2.2</w:t>
            </w:r>
          </w:p>
        </w:tc>
        <w:tc>
          <w:tcPr>
            <w:tcW w:w="3118" w:type="dxa"/>
            <w:vAlign w:val="center"/>
          </w:tcPr>
          <w:p w14:paraId="7AD5C780" w14:textId="6E71127A" w:rsidR="009A478F" w:rsidRDefault="009A478F" w:rsidP="009A478F">
            <w:pPr>
              <w:jc w:val="left"/>
            </w:pPr>
            <w:r>
              <w:t>Soporte matemático en enunciados</w:t>
            </w:r>
          </w:p>
        </w:tc>
        <w:tc>
          <w:tcPr>
            <w:tcW w:w="4394" w:type="dxa"/>
          </w:tcPr>
          <w:p w14:paraId="76537CFF" w14:textId="77777777" w:rsidR="009A478F" w:rsidRDefault="009A478F" w:rsidP="009A478F">
            <w:r>
              <w:t>El sistema debe permitir introducir fórmulas mediante sintaxis tipo LaTeX en el enunciado, la explicación general, las opciones y los feedbacks asociados. La interfaz de autor debe ofrecer previsualización segura por campo antes de guardar.</w:t>
            </w:r>
          </w:p>
        </w:tc>
      </w:tr>
      <w:tr w:rsidR="009A478F" w14:paraId="562CB4DA" w14:textId="77777777" w:rsidTr="005E1A08">
        <w:tc>
          <w:tcPr>
            <w:tcW w:w="1101" w:type="dxa"/>
            <w:vAlign w:val="center"/>
          </w:tcPr>
          <w:p w14:paraId="64A400D3" w14:textId="4D8EE85C" w:rsidR="009A478F" w:rsidRDefault="009A478F" w:rsidP="009A478F">
            <w:pPr>
              <w:jc w:val="left"/>
            </w:pPr>
            <w:r>
              <w:t>R2.3</w:t>
            </w:r>
          </w:p>
        </w:tc>
        <w:tc>
          <w:tcPr>
            <w:tcW w:w="3118" w:type="dxa"/>
            <w:vAlign w:val="center"/>
          </w:tcPr>
          <w:p w14:paraId="23A21257" w14:textId="5A32A9AC" w:rsidR="009A478F" w:rsidRDefault="009A478F" w:rsidP="009A478F">
            <w:pPr>
              <w:jc w:val="left"/>
            </w:pPr>
            <w:r>
              <w:t>Tipos de pregunta soportados</w:t>
            </w:r>
          </w:p>
        </w:tc>
        <w:tc>
          <w:tcPr>
            <w:tcW w:w="4394" w:type="dxa"/>
          </w:tcPr>
          <w:p w14:paraId="1BA64EE0" w14:textId="77777777" w:rsidR="009A478F" w:rsidRDefault="009A478F" w:rsidP="009A478F">
            <w:r>
              <w:t>El sistema debe soportar operativamente, como mínimo: Verdadero/Falso, opción múltiple con una única respuesta correcta, opción múltiple con varias respuestas correctas y preguntas paramétricas basadas en plantillas cerradas.</w:t>
            </w:r>
          </w:p>
        </w:tc>
      </w:tr>
      <w:tr w:rsidR="009A478F" w14:paraId="30254838" w14:textId="77777777" w:rsidTr="005E1A08">
        <w:tc>
          <w:tcPr>
            <w:tcW w:w="1101" w:type="dxa"/>
            <w:vAlign w:val="center"/>
          </w:tcPr>
          <w:p w14:paraId="568EA952" w14:textId="7E74E0C4" w:rsidR="009A478F" w:rsidRDefault="009A478F" w:rsidP="009A478F">
            <w:pPr>
              <w:jc w:val="left"/>
            </w:pPr>
            <w:r>
              <w:t>R2.4</w:t>
            </w:r>
          </w:p>
        </w:tc>
        <w:tc>
          <w:tcPr>
            <w:tcW w:w="3118" w:type="dxa"/>
            <w:vAlign w:val="center"/>
          </w:tcPr>
          <w:p w14:paraId="0C22E1FF" w14:textId="7310620E" w:rsidR="009A478F" w:rsidRDefault="009A478F" w:rsidP="009A478F">
            <w:pPr>
              <w:jc w:val="left"/>
            </w:pPr>
            <w:r>
              <w:t>Editar pregunta</w:t>
            </w:r>
          </w:p>
        </w:tc>
        <w:tc>
          <w:tcPr>
            <w:tcW w:w="4394" w:type="dxa"/>
          </w:tcPr>
          <w:p w14:paraId="31449C19" w14:textId="77777777" w:rsidR="009A478F" w:rsidRDefault="009A478F" w:rsidP="009A478F">
            <w:r>
              <w:t>El Profesor debe poder editar una pregunta del banco. Si la pregunta está referenciada por cuestionarios publicados con intentos ya registrados o por “snapshots” históricos, el sistema debe preservar la coherencia histórica, bloqueando la edición estructural o aplicándola solo donde no comprometa resultados previos. Si la pregunta está referenciada por un cuestionario no publicado y sin intentos, la edición se reflejará.</w:t>
            </w:r>
          </w:p>
        </w:tc>
      </w:tr>
      <w:tr w:rsidR="009A478F" w14:paraId="5461BD21" w14:textId="77777777" w:rsidTr="005E1A08">
        <w:tc>
          <w:tcPr>
            <w:tcW w:w="1101" w:type="dxa"/>
            <w:vAlign w:val="center"/>
          </w:tcPr>
          <w:p w14:paraId="48403071" w14:textId="64DFCD1E" w:rsidR="009A478F" w:rsidRDefault="009A478F" w:rsidP="009A478F">
            <w:pPr>
              <w:jc w:val="left"/>
            </w:pPr>
            <w:r>
              <w:t>R2.5</w:t>
            </w:r>
          </w:p>
        </w:tc>
        <w:tc>
          <w:tcPr>
            <w:tcW w:w="3118" w:type="dxa"/>
            <w:vAlign w:val="center"/>
          </w:tcPr>
          <w:p w14:paraId="21505DB8" w14:textId="66EDB4DB" w:rsidR="009A478F" w:rsidRDefault="009A478F" w:rsidP="009A478F">
            <w:pPr>
              <w:jc w:val="left"/>
            </w:pPr>
            <w:r>
              <w:t>Archivar pregunta</w:t>
            </w:r>
          </w:p>
        </w:tc>
        <w:tc>
          <w:tcPr>
            <w:tcW w:w="4394" w:type="dxa"/>
          </w:tcPr>
          <w:p w14:paraId="2328195D" w14:textId="77777777" w:rsidR="009A478F" w:rsidRDefault="009A478F" w:rsidP="009A478F">
            <w:r>
              <w:t>El Profesor debe poder archivar preguntas para impedir su reutilización en nuevos cuestionarios. El sistema no debe realizar borrado físico de una pregunta referenciada por cuestionarios publicados o con intentos registrados; debe conservarla para mantener trazabilidad e histórico.</w:t>
            </w:r>
          </w:p>
        </w:tc>
      </w:tr>
      <w:tr w:rsidR="009A478F" w14:paraId="2DA38A17" w14:textId="77777777" w:rsidTr="005E1A08">
        <w:tc>
          <w:tcPr>
            <w:tcW w:w="1101" w:type="dxa"/>
            <w:vAlign w:val="center"/>
          </w:tcPr>
          <w:p w14:paraId="7DA5ECB2" w14:textId="78CCD2EF" w:rsidR="009A478F" w:rsidRDefault="009A478F" w:rsidP="009A478F">
            <w:pPr>
              <w:jc w:val="left"/>
            </w:pPr>
            <w:r>
              <w:t>R2.6</w:t>
            </w:r>
          </w:p>
        </w:tc>
        <w:tc>
          <w:tcPr>
            <w:tcW w:w="3118" w:type="dxa"/>
            <w:vAlign w:val="center"/>
          </w:tcPr>
          <w:p w14:paraId="44A18B9B" w14:textId="72FD6202" w:rsidR="009A478F" w:rsidRDefault="009A478F" w:rsidP="009A478F">
            <w:pPr>
              <w:jc w:val="left"/>
            </w:pPr>
            <w:r>
              <w:t>Metadatos de clasificación</w:t>
            </w:r>
          </w:p>
        </w:tc>
        <w:tc>
          <w:tcPr>
            <w:tcW w:w="4394" w:type="dxa"/>
          </w:tcPr>
          <w:p w14:paraId="04759360" w14:textId="77777777" w:rsidR="009A478F" w:rsidRDefault="009A478F" w:rsidP="009A478F">
            <w:r>
              <w:t>El sistema debe permitir clasificar preguntas por etiquetas para facilitar su búsqueda y reutilización. El Profesor debe poder buscar y filtrar preguntas por texto, tipo y etiquetas.</w:t>
            </w:r>
          </w:p>
        </w:tc>
      </w:tr>
      <w:tr w:rsidR="009A478F" w14:paraId="2E2840E8" w14:textId="77777777" w:rsidTr="005E1A08">
        <w:tc>
          <w:tcPr>
            <w:tcW w:w="1101" w:type="dxa"/>
            <w:vAlign w:val="center"/>
          </w:tcPr>
          <w:p w14:paraId="0616CA4F" w14:textId="64C50F43" w:rsidR="009A478F" w:rsidRDefault="009A478F" w:rsidP="009A478F">
            <w:pPr>
              <w:jc w:val="left"/>
            </w:pPr>
            <w:r>
              <w:t>R2.7</w:t>
            </w:r>
          </w:p>
        </w:tc>
        <w:tc>
          <w:tcPr>
            <w:tcW w:w="3118" w:type="dxa"/>
            <w:vAlign w:val="center"/>
          </w:tcPr>
          <w:p w14:paraId="75F56161" w14:textId="62F5ADBB" w:rsidR="009A478F" w:rsidRDefault="009A478F" w:rsidP="009A478F">
            <w:pPr>
              <w:jc w:val="left"/>
            </w:pPr>
            <w:r>
              <w:t>Configuración específica y “feedback” por respuesta</w:t>
            </w:r>
          </w:p>
        </w:tc>
        <w:tc>
          <w:tcPr>
            <w:tcW w:w="4394" w:type="dxa"/>
          </w:tcPr>
          <w:p w14:paraId="61A5BBF3" w14:textId="77777777" w:rsidR="009A478F" w:rsidRDefault="009A478F" w:rsidP="009A478F">
            <w:r>
              <w:t>El editor debe permitir configurar, cuando aplique, “feedback” específico por respuesta, barajado de opciones y modo de corrección para preguntas de selección múltiple (todo o nada o crédito parcial).</w:t>
            </w:r>
          </w:p>
        </w:tc>
      </w:tr>
      <w:tr w:rsidR="009A478F" w14:paraId="0D795080" w14:textId="77777777" w:rsidTr="005E1A08">
        <w:tc>
          <w:tcPr>
            <w:tcW w:w="1101" w:type="dxa"/>
            <w:vAlign w:val="center"/>
          </w:tcPr>
          <w:p w14:paraId="57FDAEB1" w14:textId="76E761AA" w:rsidR="009A478F" w:rsidRDefault="009A478F" w:rsidP="009A478F">
            <w:pPr>
              <w:jc w:val="left"/>
            </w:pPr>
            <w:r>
              <w:t>R2.8</w:t>
            </w:r>
          </w:p>
        </w:tc>
        <w:tc>
          <w:tcPr>
            <w:tcW w:w="3118" w:type="dxa"/>
            <w:vAlign w:val="center"/>
          </w:tcPr>
          <w:p w14:paraId="594EBFC6" w14:textId="4BECD6EA" w:rsidR="009A478F" w:rsidRDefault="009A478F" w:rsidP="009A478F">
            <w:pPr>
              <w:jc w:val="left"/>
            </w:pPr>
            <w:r>
              <w:t>Plantillas paramétricas cerradas</w:t>
            </w:r>
          </w:p>
        </w:tc>
        <w:tc>
          <w:tcPr>
            <w:tcW w:w="4394" w:type="dxa"/>
          </w:tcPr>
          <w:p w14:paraId="3D1FF150" w14:textId="77777777" w:rsidR="009A478F" w:rsidRDefault="009A478F" w:rsidP="009A478F">
            <w:r>
              <w:t xml:space="preserve">La aplicación debe permitir crear preguntas paramétricas únicamente a partir de un conjunto acotado de familias matemáticas definidas por el proyecto, evitando por ahora </w:t>
            </w:r>
            <w:r>
              <w:lastRenderedPageBreak/>
              <w:t>un editor algebraico libre o un motor simbólico general.</w:t>
            </w:r>
          </w:p>
        </w:tc>
      </w:tr>
      <w:tr w:rsidR="009A478F" w14:paraId="44C88299" w14:textId="77777777" w:rsidTr="005E1A08">
        <w:tc>
          <w:tcPr>
            <w:tcW w:w="1101" w:type="dxa"/>
            <w:vAlign w:val="center"/>
          </w:tcPr>
          <w:p w14:paraId="69FC15A4" w14:textId="259ABF47" w:rsidR="009A478F" w:rsidRDefault="009A478F" w:rsidP="009A478F">
            <w:pPr>
              <w:jc w:val="left"/>
            </w:pPr>
            <w:r>
              <w:lastRenderedPageBreak/>
              <w:t>R2.9</w:t>
            </w:r>
          </w:p>
        </w:tc>
        <w:tc>
          <w:tcPr>
            <w:tcW w:w="3118" w:type="dxa"/>
            <w:vAlign w:val="center"/>
          </w:tcPr>
          <w:p w14:paraId="0211E817" w14:textId="12267FA8" w:rsidR="009A478F" w:rsidRDefault="009A478F" w:rsidP="009A478F">
            <w:pPr>
              <w:jc w:val="left"/>
            </w:pPr>
            <w:r>
              <w:t>Enunciado canónico y ejemplo regenerable</w:t>
            </w:r>
          </w:p>
        </w:tc>
        <w:tc>
          <w:tcPr>
            <w:tcW w:w="4394" w:type="dxa"/>
          </w:tcPr>
          <w:p w14:paraId="04016691" w14:textId="77777777" w:rsidR="009A478F" w:rsidRDefault="009A478F" w:rsidP="009A478F">
            <w:r>
              <w:t>En la autoría de una pregunta paramétrica el Profesor debe visualizar el enunciado canónico de la familia y un ejemplo regenerable de instancia para comprobar que la plantilla seleccionada coincide con el ejercicio esperado.</w:t>
            </w:r>
          </w:p>
        </w:tc>
      </w:tr>
    </w:tbl>
    <w:p w14:paraId="4FD1FA8F" w14:textId="6EC1DC35" w:rsidR="009A478F" w:rsidRDefault="0030244A">
      <w:pPr>
        <w:pStyle w:val="PiedeTabla"/>
        <w:pPrChange w:id="1694" w:author="Pablo Barrero Cruz" w:date="2026-06-30T13:16:00Z" w16du:dateUtc="2026-06-30T11:16:00Z">
          <w:pPr>
            <w:pStyle w:val="Descripcin"/>
            <w:spacing w:before="240"/>
          </w:pPr>
        </w:pPrChange>
      </w:pPr>
      <w:bookmarkStart w:id="1695" w:name="_Toc233720799"/>
      <w:r w:rsidRPr="00B0767E">
        <w:rPr>
          <w:rStyle w:val="nfasisintenso"/>
        </w:rPr>
        <w:t xml:space="preserve">Tabla </w:t>
      </w:r>
      <w:r w:rsidRPr="0030244A">
        <w:t>5.2.2. Requisitos funcionales del banco de preguntas</w:t>
      </w:r>
      <w:bookmarkEnd w:id="1695"/>
    </w:p>
    <w:tbl>
      <w:tblPr>
        <w:tblStyle w:val="Tablaconcuadrcula"/>
        <w:tblW w:w="0" w:type="auto"/>
        <w:tblLook w:val="04A0" w:firstRow="1" w:lastRow="0" w:firstColumn="1" w:lastColumn="0" w:noHBand="0" w:noVBand="1"/>
      </w:tblPr>
      <w:tblGrid>
        <w:gridCol w:w="1090"/>
        <w:gridCol w:w="3067"/>
        <w:gridCol w:w="4197"/>
      </w:tblGrid>
      <w:tr w:rsidR="0083135B" w14:paraId="2F776791" w14:textId="77777777" w:rsidTr="005E1A08">
        <w:trPr>
          <w:trHeight w:val="561"/>
        </w:trPr>
        <w:tc>
          <w:tcPr>
            <w:tcW w:w="8354" w:type="dxa"/>
            <w:gridSpan w:val="3"/>
            <w:shd w:val="clear" w:color="auto" w:fill="DDDDDD" w:themeFill="accent1"/>
            <w:vAlign w:val="center"/>
          </w:tcPr>
          <w:p w14:paraId="67E0A06D" w14:textId="1523D8C4" w:rsidR="0083135B" w:rsidRDefault="0083135B" w:rsidP="005E1A08">
            <w:pPr>
              <w:jc w:val="center"/>
              <w:rPr>
                <w:b/>
              </w:rPr>
            </w:pPr>
            <w:r>
              <w:rPr>
                <w:b/>
              </w:rPr>
              <w:t>Gestión de cuestionarios</w:t>
            </w:r>
          </w:p>
        </w:tc>
      </w:tr>
      <w:tr w:rsidR="0083135B" w14:paraId="25327581" w14:textId="77777777" w:rsidTr="005E1A08">
        <w:trPr>
          <w:trHeight w:val="413"/>
        </w:trPr>
        <w:tc>
          <w:tcPr>
            <w:tcW w:w="1090" w:type="dxa"/>
            <w:shd w:val="clear" w:color="auto" w:fill="F2F2F2" w:themeFill="background1" w:themeFillShade="F2"/>
            <w:vAlign w:val="center"/>
          </w:tcPr>
          <w:p w14:paraId="0916E44A" w14:textId="77777777" w:rsidR="0083135B" w:rsidRDefault="0083135B">
            <w:r>
              <w:rPr>
                <w:b/>
              </w:rPr>
              <w:t>Código</w:t>
            </w:r>
          </w:p>
        </w:tc>
        <w:tc>
          <w:tcPr>
            <w:tcW w:w="3067" w:type="dxa"/>
            <w:shd w:val="clear" w:color="auto" w:fill="F2F2F2" w:themeFill="background1" w:themeFillShade="F2"/>
            <w:vAlign w:val="center"/>
          </w:tcPr>
          <w:p w14:paraId="4E40A0D5" w14:textId="77777777" w:rsidR="0083135B" w:rsidRDefault="0083135B">
            <w:r>
              <w:rPr>
                <w:b/>
              </w:rPr>
              <w:t>Nombre Requisito</w:t>
            </w:r>
          </w:p>
        </w:tc>
        <w:tc>
          <w:tcPr>
            <w:tcW w:w="4197" w:type="dxa"/>
            <w:shd w:val="clear" w:color="auto" w:fill="F2F2F2" w:themeFill="background1" w:themeFillShade="F2"/>
            <w:vAlign w:val="center"/>
          </w:tcPr>
          <w:p w14:paraId="2066DCD4" w14:textId="77777777" w:rsidR="0083135B" w:rsidRDefault="0083135B">
            <w:r>
              <w:rPr>
                <w:b/>
              </w:rPr>
              <w:t>Descripción del Requisito</w:t>
            </w:r>
          </w:p>
        </w:tc>
      </w:tr>
      <w:tr w:rsidR="0083135B" w14:paraId="44460467" w14:textId="77777777" w:rsidTr="005E1A08">
        <w:tc>
          <w:tcPr>
            <w:tcW w:w="1090" w:type="dxa"/>
            <w:vAlign w:val="center"/>
          </w:tcPr>
          <w:p w14:paraId="1BD28A17" w14:textId="77777777" w:rsidR="0083135B" w:rsidRDefault="0083135B">
            <w:r>
              <w:t>R3.1</w:t>
            </w:r>
          </w:p>
        </w:tc>
        <w:tc>
          <w:tcPr>
            <w:tcW w:w="3067" w:type="dxa"/>
            <w:vAlign w:val="center"/>
          </w:tcPr>
          <w:p w14:paraId="77085EFB" w14:textId="77777777" w:rsidR="0083135B" w:rsidRDefault="0083135B">
            <w:r>
              <w:t>Crear cuestionario</w:t>
            </w:r>
          </w:p>
        </w:tc>
        <w:tc>
          <w:tcPr>
            <w:tcW w:w="4197" w:type="dxa"/>
            <w:vAlign w:val="center"/>
          </w:tcPr>
          <w:p w14:paraId="1730C018" w14:textId="77777777" w:rsidR="0083135B" w:rsidRDefault="0083135B">
            <w:r>
              <w:t>El Profesor debe poder crear un cuestionario seleccionando preguntas del banco.</w:t>
            </w:r>
          </w:p>
        </w:tc>
      </w:tr>
      <w:tr w:rsidR="0083135B" w14:paraId="2A54E325" w14:textId="77777777" w:rsidTr="005E1A08">
        <w:tc>
          <w:tcPr>
            <w:tcW w:w="1090" w:type="dxa"/>
            <w:vAlign w:val="center"/>
          </w:tcPr>
          <w:p w14:paraId="4D23B949" w14:textId="77777777" w:rsidR="0083135B" w:rsidRDefault="0083135B">
            <w:r>
              <w:t>R3.2</w:t>
            </w:r>
          </w:p>
        </w:tc>
        <w:tc>
          <w:tcPr>
            <w:tcW w:w="3067" w:type="dxa"/>
            <w:vAlign w:val="center"/>
          </w:tcPr>
          <w:p w14:paraId="6E880580" w14:textId="77777777" w:rsidR="0083135B" w:rsidRDefault="0083135B">
            <w:r>
              <w:t>Configurar cuestionario</w:t>
            </w:r>
          </w:p>
        </w:tc>
        <w:tc>
          <w:tcPr>
            <w:tcW w:w="4197" w:type="dxa"/>
            <w:vAlign w:val="center"/>
          </w:tcPr>
          <w:p w14:paraId="7347F37C" w14:textId="77777777" w:rsidR="0083135B" w:rsidRDefault="0083135B">
            <w:r>
              <w:t>El sistema debe permitir configurar título, descripción, intentos máximos, fechas de apertura/cierre, límite de tiempo, barajado de preguntas y visibilidad diferida de respuestas.</w:t>
            </w:r>
          </w:p>
        </w:tc>
      </w:tr>
      <w:tr w:rsidR="0083135B" w14:paraId="6153952C" w14:textId="77777777" w:rsidTr="005E1A08">
        <w:tc>
          <w:tcPr>
            <w:tcW w:w="1090" w:type="dxa"/>
            <w:vAlign w:val="center"/>
          </w:tcPr>
          <w:p w14:paraId="159AC91A" w14:textId="77777777" w:rsidR="0083135B" w:rsidRDefault="0083135B">
            <w:r>
              <w:t>R3.3</w:t>
            </w:r>
          </w:p>
        </w:tc>
        <w:tc>
          <w:tcPr>
            <w:tcW w:w="3067" w:type="dxa"/>
            <w:vAlign w:val="center"/>
          </w:tcPr>
          <w:p w14:paraId="6E21A8EF" w14:textId="77777777" w:rsidR="0083135B" w:rsidRDefault="0083135B" w:rsidP="005E1A08">
            <w:pPr>
              <w:jc w:val="left"/>
            </w:pPr>
            <w:r>
              <w:t>Lógica de puntuación</w:t>
            </w:r>
          </w:p>
        </w:tc>
        <w:tc>
          <w:tcPr>
            <w:tcW w:w="4197" w:type="dxa"/>
            <w:vAlign w:val="center"/>
          </w:tcPr>
          <w:p w14:paraId="1C5AC566" w14:textId="77777777" w:rsidR="0083135B" w:rsidRDefault="0083135B">
            <w:r>
              <w:t>El profesorado debe poder asignar una puntuación a cada pregunta incluida en el cuestionario.</w:t>
            </w:r>
          </w:p>
        </w:tc>
      </w:tr>
      <w:tr w:rsidR="0083135B" w14:paraId="0C92625F" w14:textId="77777777" w:rsidTr="005E1A08">
        <w:tc>
          <w:tcPr>
            <w:tcW w:w="1090" w:type="dxa"/>
            <w:vAlign w:val="center"/>
          </w:tcPr>
          <w:p w14:paraId="5E8E9EE3" w14:textId="77777777" w:rsidR="0083135B" w:rsidRDefault="0083135B">
            <w:r>
              <w:t>R3.4</w:t>
            </w:r>
          </w:p>
        </w:tc>
        <w:tc>
          <w:tcPr>
            <w:tcW w:w="3067" w:type="dxa"/>
            <w:vAlign w:val="center"/>
          </w:tcPr>
          <w:p w14:paraId="20724581" w14:textId="77777777" w:rsidR="0083135B" w:rsidRDefault="0083135B" w:rsidP="005E1A08">
            <w:pPr>
              <w:jc w:val="left"/>
            </w:pPr>
            <w:r>
              <w:t>Estado borrador/publicado</w:t>
            </w:r>
          </w:p>
        </w:tc>
        <w:tc>
          <w:tcPr>
            <w:tcW w:w="4197" w:type="dxa"/>
            <w:vAlign w:val="center"/>
          </w:tcPr>
          <w:p w14:paraId="5AE133F0" w14:textId="77777777" w:rsidR="0083135B" w:rsidRDefault="0083135B">
            <w:r>
              <w:t>El Profesor debe poder publicar y despublicar un cuestionario, controlando su visibilidad para el alumnado. Un cuestionario recién creado no es visible para el alumnado hasta que se publique.</w:t>
            </w:r>
          </w:p>
        </w:tc>
      </w:tr>
      <w:tr w:rsidR="0083135B" w14:paraId="044D1657" w14:textId="77777777" w:rsidTr="005E1A08">
        <w:tc>
          <w:tcPr>
            <w:tcW w:w="1090" w:type="dxa"/>
            <w:vAlign w:val="center"/>
          </w:tcPr>
          <w:p w14:paraId="66D4845E" w14:textId="77777777" w:rsidR="0083135B" w:rsidRDefault="0083135B">
            <w:r>
              <w:t>R3.5</w:t>
            </w:r>
          </w:p>
        </w:tc>
        <w:tc>
          <w:tcPr>
            <w:tcW w:w="3067" w:type="dxa"/>
            <w:vAlign w:val="center"/>
          </w:tcPr>
          <w:p w14:paraId="01E6EA49" w14:textId="77777777" w:rsidR="0083135B" w:rsidRDefault="0083135B" w:rsidP="005E1A08">
            <w:pPr>
              <w:jc w:val="left"/>
            </w:pPr>
            <w:r>
              <w:t>Acceso controlado por código o contraseña</w:t>
            </w:r>
          </w:p>
        </w:tc>
        <w:tc>
          <w:tcPr>
            <w:tcW w:w="4197" w:type="dxa"/>
            <w:vAlign w:val="center"/>
          </w:tcPr>
          <w:p w14:paraId="12B6A7B9" w14:textId="77777777" w:rsidR="0083135B" w:rsidRDefault="0083135B">
            <w:r>
              <w:t>El sistema debe permitir proteger un cuestionario mediante código de acceso. El sistema debe solicitarlo y validarlo antes de iniciar el intento.</w:t>
            </w:r>
          </w:p>
        </w:tc>
      </w:tr>
      <w:tr w:rsidR="0083135B" w14:paraId="5A611740" w14:textId="77777777" w:rsidTr="005E1A08">
        <w:tc>
          <w:tcPr>
            <w:tcW w:w="1090" w:type="dxa"/>
            <w:vAlign w:val="center"/>
          </w:tcPr>
          <w:p w14:paraId="1C5EBF94" w14:textId="77777777" w:rsidR="0083135B" w:rsidRDefault="0083135B">
            <w:r>
              <w:t>R3.6</w:t>
            </w:r>
          </w:p>
        </w:tc>
        <w:tc>
          <w:tcPr>
            <w:tcW w:w="3067" w:type="dxa"/>
            <w:vAlign w:val="center"/>
          </w:tcPr>
          <w:p w14:paraId="79E85E8A" w14:textId="77777777" w:rsidR="0083135B" w:rsidRDefault="0083135B" w:rsidP="005E1A08">
            <w:pPr>
              <w:jc w:val="left"/>
            </w:pPr>
            <w:r>
              <w:t>Límite de tiempo</w:t>
            </w:r>
          </w:p>
        </w:tc>
        <w:tc>
          <w:tcPr>
            <w:tcW w:w="4197" w:type="dxa"/>
            <w:vAlign w:val="center"/>
          </w:tcPr>
          <w:p w14:paraId="627FC2CD" w14:textId="77777777" w:rsidR="0083135B" w:rsidRDefault="0083135B">
            <w:r>
              <w:t>El sistema debe permitir configurar un límite de tiempo total por intento. El sistema debe mostrar un temporizador durante la realización. Al expirar el tiempo, el sistema debe finalizar el intento y registrar su estado.</w:t>
            </w:r>
          </w:p>
        </w:tc>
      </w:tr>
      <w:tr w:rsidR="0083135B" w14:paraId="6F3E5FE2" w14:textId="77777777" w:rsidTr="005E1A08">
        <w:tc>
          <w:tcPr>
            <w:tcW w:w="1090" w:type="dxa"/>
            <w:vAlign w:val="center"/>
          </w:tcPr>
          <w:p w14:paraId="59C5D7DA" w14:textId="77777777" w:rsidR="0083135B" w:rsidRDefault="0083135B">
            <w:r>
              <w:t>R3.7</w:t>
            </w:r>
          </w:p>
        </w:tc>
        <w:tc>
          <w:tcPr>
            <w:tcW w:w="3067" w:type="dxa"/>
            <w:vAlign w:val="center"/>
          </w:tcPr>
          <w:p w14:paraId="15F6ABBA" w14:textId="77777777" w:rsidR="0083135B" w:rsidRDefault="0083135B" w:rsidP="005E1A08">
            <w:pPr>
              <w:jc w:val="left"/>
            </w:pPr>
            <w:r>
              <w:t>Validaciones de publicación</w:t>
            </w:r>
          </w:p>
        </w:tc>
        <w:tc>
          <w:tcPr>
            <w:tcW w:w="4197" w:type="dxa"/>
            <w:vAlign w:val="center"/>
          </w:tcPr>
          <w:p w14:paraId="3326B6C5" w14:textId="77777777" w:rsidR="0083135B" w:rsidRDefault="0083135B">
            <w:r>
              <w:t>El sistema no debe permitir publicar cuestionarios vacíos ni configuraciones inválidas.</w:t>
            </w:r>
          </w:p>
        </w:tc>
      </w:tr>
      <w:tr w:rsidR="0083135B" w14:paraId="04421139" w14:textId="77777777" w:rsidTr="005E1A08">
        <w:tc>
          <w:tcPr>
            <w:tcW w:w="1090" w:type="dxa"/>
            <w:vAlign w:val="center"/>
          </w:tcPr>
          <w:p w14:paraId="46F14368" w14:textId="77777777" w:rsidR="0083135B" w:rsidRDefault="0083135B">
            <w:r>
              <w:t>R3.8</w:t>
            </w:r>
          </w:p>
        </w:tc>
        <w:tc>
          <w:tcPr>
            <w:tcW w:w="3067" w:type="dxa"/>
            <w:vAlign w:val="center"/>
          </w:tcPr>
          <w:p w14:paraId="30B3D29C" w14:textId="77777777" w:rsidR="0083135B" w:rsidRDefault="0083135B" w:rsidP="005E1A08">
            <w:pPr>
              <w:jc w:val="left"/>
            </w:pPr>
            <w:r>
              <w:t>Restricciones de edición y borrado</w:t>
            </w:r>
          </w:p>
        </w:tc>
        <w:tc>
          <w:tcPr>
            <w:tcW w:w="4197" w:type="dxa"/>
            <w:vAlign w:val="center"/>
          </w:tcPr>
          <w:p w14:paraId="7DA37EBD" w14:textId="77777777" w:rsidR="0083135B" w:rsidRDefault="0083135B">
            <w:r>
              <w:t>Cuando un cuestionario ya tenga intentos registrados, el sistema debe restringir las operaciones que comprometan la coherencia histórica del mismo.</w:t>
            </w:r>
          </w:p>
        </w:tc>
      </w:tr>
      <w:tr w:rsidR="0083135B" w14:paraId="53A206B0" w14:textId="77777777" w:rsidTr="005E1A08">
        <w:tc>
          <w:tcPr>
            <w:tcW w:w="1090" w:type="dxa"/>
            <w:vAlign w:val="center"/>
          </w:tcPr>
          <w:p w14:paraId="759B7538" w14:textId="77777777" w:rsidR="0083135B" w:rsidRDefault="0083135B">
            <w:r>
              <w:t>R3.9</w:t>
            </w:r>
          </w:p>
        </w:tc>
        <w:tc>
          <w:tcPr>
            <w:tcW w:w="3067" w:type="dxa"/>
            <w:vAlign w:val="center"/>
          </w:tcPr>
          <w:p w14:paraId="67ECEA6A" w14:textId="77777777" w:rsidR="0083135B" w:rsidRDefault="0083135B" w:rsidP="005E1A08">
            <w:pPr>
              <w:jc w:val="left"/>
            </w:pPr>
            <w:r>
              <w:t>Cantidad de variantes paramétricas por selección</w:t>
            </w:r>
          </w:p>
        </w:tc>
        <w:tc>
          <w:tcPr>
            <w:tcW w:w="4197" w:type="dxa"/>
            <w:vAlign w:val="center"/>
          </w:tcPr>
          <w:p w14:paraId="06E9D521" w14:textId="77777777" w:rsidR="0083135B" w:rsidRDefault="0083135B">
            <w:r>
              <w:t>Cuando el Profesor añada una pregunta paramétrica al cuestionario, debe poder indicar cuántas variantes de esa familia desea incluir en el intento servido al alumnado.</w:t>
            </w:r>
          </w:p>
        </w:tc>
      </w:tr>
      <w:tr w:rsidR="0083135B" w14:paraId="5E77FCF5" w14:textId="77777777" w:rsidTr="005E1A08">
        <w:tc>
          <w:tcPr>
            <w:tcW w:w="1090" w:type="dxa"/>
            <w:vAlign w:val="center"/>
          </w:tcPr>
          <w:p w14:paraId="09E77485" w14:textId="77777777" w:rsidR="0083135B" w:rsidRDefault="0083135B">
            <w:r>
              <w:lastRenderedPageBreak/>
              <w:t>R3.10</w:t>
            </w:r>
          </w:p>
        </w:tc>
        <w:tc>
          <w:tcPr>
            <w:tcW w:w="3067" w:type="dxa"/>
            <w:vAlign w:val="center"/>
          </w:tcPr>
          <w:p w14:paraId="0F6DB8FC" w14:textId="77777777" w:rsidR="0083135B" w:rsidRDefault="0083135B" w:rsidP="005E1A08">
            <w:pPr>
              <w:jc w:val="left"/>
            </w:pPr>
            <w:r>
              <w:t>Tolerancia por selección paramétrica</w:t>
            </w:r>
          </w:p>
        </w:tc>
        <w:tc>
          <w:tcPr>
            <w:tcW w:w="4197" w:type="dxa"/>
            <w:vAlign w:val="center"/>
          </w:tcPr>
          <w:p w14:paraId="7F5E4487" w14:textId="77777777" w:rsidR="0083135B" w:rsidRDefault="0083135B">
            <w:r>
              <w:t>La tolerancia de corrección de una pregunta paramétrica debe configurarse en el contexto del cuestionario para esa selección concreta, pudiendo sobrescribir el valor por defecto de la plantilla.</w:t>
            </w:r>
          </w:p>
        </w:tc>
      </w:tr>
    </w:tbl>
    <w:p w14:paraId="2FAED442" w14:textId="0860985F" w:rsidR="00BA3B0A" w:rsidRDefault="0030244A">
      <w:pPr>
        <w:pStyle w:val="PiedeTabla"/>
        <w:pPrChange w:id="1696" w:author="Pablo Barrero Cruz" w:date="2026-06-30T13:16:00Z" w16du:dateUtc="2026-06-30T11:16:00Z">
          <w:pPr>
            <w:pStyle w:val="Descripcin"/>
            <w:spacing w:before="240"/>
          </w:pPr>
        </w:pPrChange>
      </w:pPr>
      <w:bookmarkStart w:id="1697" w:name="_Toc233720800"/>
      <w:r w:rsidRPr="00B0767E">
        <w:rPr>
          <w:rStyle w:val="nfasisintenso"/>
        </w:rPr>
        <w:t xml:space="preserve">Tabla </w:t>
      </w:r>
      <w:r w:rsidRPr="0030244A">
        <w:t>5.2.3. Requisitos funcionales de gestión de cuestionarios</w:t>
      </w:r>
      <w:bookmarkEnd w:id="1697"/>
    </w:p>
    <w:tbl>
      <w:tblPr>
        <w:tblStyle w:val="Tablaconcuadrcula"/>
        <w:tblW w:w="0" w:type="auto"/>
        <w:tblLook w:val="04A0" w:firstRow="1" w:lastRow="0" w:firstColumn="1" w:lastColumn="0" w:noHBand="0" w:noVBand="1"/>
      </w:tblPr>
      <w:tblGrid>
        <w:gridCol w:w="1091"/>
        <w:gridCol w:w="3052"/>
        <w:gridCol w:w="4211"/>
      </w:tblGrid>
      <w:tr w:rsidR="0065616F" w14:paraId="6194FE68" w14:textId="77777777" w:rsidTr="005E1A08">
        <w:trPr>
          <w:trHeight w:val="638"/>
        </w:trPr>
        <w:tc>
          <w:tcPr>
            <w:tcW w:w="8354" w:type="dxa"/>
            <w:gridSpan w:val="3"/>
            <w:shd w:val="clear" w:color="auto" w:fill="DDDDDD" w:themeFill="accent1"/>
            <w:vAlign w:val="center"/>
          </w:tcPr>
          <w:p w14:paraId="72A290AC" w14:textId="09B7FA9E" w:rsidR="0065616F" w:rsidRPr="005E1A08" w:rsidRDefault="0042161A" w:rsidP="005E1A08">
            <w:pPr>
              <w:jc w:val="center"/>
            </w:pPr>
            <w:r>
              <w:rPr>
                <w:b/>
              </w:rPr>
              <w:t>Realización de cuestionarios por el alumnado</w:t>
            </w:r>
          </w:p>
        </w:tc>
      </w:tr>
      <w:tr w:rsidR="0065616F" w14:paraId="3BCF5A97" w14:textId="77777777" w:rsidTr="005E1A08">
        <w:trPr>
          <w:trHeight w:val="405"/>
        </w:trPr>
        <w:tc>
          <w:tcPr>
            <w:tcW w:w="1091" w:type="dxa"/>
            <w:shd w:val="clear" w:color="auto" w:fill="F2F2F2" w:themeFill="background1" w:themeFillShade="F2"/>
            <w:vAlign w:val="center"/>
          </w:tcPr>
          <w:p w14:paraId="6FFF3598" w14:textId="77777777" w:rsidR="0065616F" w:rsidRDefault="0065616F">
            <w:r>
              <w:rPr>
                <w:b/>
              </w:rPr>
              <w:t>Código</w:t>
            </w:r>
          </w:p>
        </w:tc>
        <w:tc>
          <w:tcPr>
            <w:tcW w:w="3052" w:type="dxa"/>
            <w:shd w:val="clear" w:color="auto" w:fill="F2F2F2" w:themeFill="background1" w:themeFillShade="F2"/>
            <w:vAlign w:val="center"/>
          </w:tcPr>
          <w:p w14:paraId="2CB7E98D" w14:textId="77777777" w:rsidR="0065616F" w:rsidRDefault="0065616F">
            <w:r>
              <w:rPr>
                <w:b/>
              </w:rPr>
              <w:t>Nombre Requisito</w:t>
            </w:r>
          </w:p>
        </w:tc>
        <w:tc>
          <w:tcPr>
            <w:tcW w:w="4211" w:type="dxa"/>
            <w:shd w:val="clear" w:color="auto" w:fill="F2F2F2" w:themeFill="background1" w:themeFillShade="F2"/>
            <w:vAlign w:val="center"/>
          </w:tcPr>
          <w:p w14:paraId="26879E44" w14:textId="77777777" w:rsidR="0065616F" w:rsidRDefault="0065616F">
            <w:r>
              <w:rPr>
                <w:b/>
              </w:rPr>
              <w:t>Descripción del Requisito</w:t>
            </w:r>
          </w:p>
        </w:tc>
      </w:tr>
      <w:tr w:rsidR="0065616F" w14:paraId="33C09E10" w14:textId="77777777" w:rsidTr="005E1A08">
        <w:tc>
          <w:tcPr>
            <w:tcW w:w="1091" w:type="dxa"/>
            <w:vAlign w:val="center"/>
          </w:tcPr>
          <w:p w14:paraId="1CD31C10" w14:textId="77777777" w:rsidR="0065616F" w:rsidRDefault="0065616F">
            <w:r>
              <w:t>R4.1</w:t>
            </w:r>
          </w:p>
        </w:tc>
        <w:tc>
          <w:tcPr>
            <w:tcW w:w="3052" w:type="dxa"/>
            <w:vAlign w:val="center"/>
          </w:tcPr>
          <w:p w14:paraId="69E8570B" w14:textId="77777777" w:rsidR="0065616F" w:rsidRDefault="0065616F">
            <w:r>
              <w:t>Catálogo autenticado</w:t>
            </w:r>
          </w:p>
        </w:tc>
        <w:tc>
          <w:tcPr>
            <w:tcW w:w="4211" w:type="dxa"/>
            <w:vAlign w:val="center"/>
          </w:tcPr>
          <w:p w14:paraId="11603AE8" w14:textId="77777777" w:rsidR="0065616F" w:rsidRDefault="0065616F">
            <w:r>
              <w:t>El alumnado autenticado debe poder consultar un catálogo de cuestionarios publicados y disponibles para su identidad actual.</w:t>
            </w:r>
          </w:p>
        </w:tc>
      </w:tr>
      <w:tr w:rsidR="0065616F" w14:paraId="2575D128" w14:textId="77777777" w:rsidTr="005E1A08">
        <w:tc>
          <w:tcPr>
            <w:tcW w:w="1091" w:type="dxa"/>
            <w:vAlign w:val="center"/>
          </w:tcPr>
          <w:p w14:paraId="7F7CA619" w14:textId="77777777" w:rsidR="0065616F" w:rsidRDefault="0065616F">
            <w:r>
              <w:t>R4.2</w:t>
            </w:r>
          </w:p>
        </w:tc>
        <w:tc>
          <w:tcPr>
            <w:tcW w:w="3052" w:type="dxa"/>
            <w:vAlign w:val="center"/>
          </w:tcPr>
          <w:p w14:paraId="6BFD0890" w14:textId="77777777" w:rsidR="0065616F" w:rsidRDefault="0065616F">
            <w:r>
              <w:t>Ficha del cuestionario</w:t>
            </w:r>
          </w:p>
        </w:tc>
        <w:tc>
          <w:tcPr>
            <w:tcW w:w="4211" w:type="dxa"/>
            <w:vAlign w:val="center"/>
          </w:tcPr>
          <w:p w14:paraId="653E6356" w14:textId="77777777" w:rsidR="0065616F" w:rsidRDefault="0065616F">
            <w:r>
              <w:t>Antes de iniciar un intento, el sistema debe mostrar el detalle del cuestionario, su disponibilidad, intentos restantes y condiciones de acceso.</w:t>
            </w:r>
          </w:p>
        </w:tc>
      </w:tr>
      <w:tr w:rsidR="0065616F" w14:paraId="21C73204" w14:textId="77777777" w:rsidTr="005E1A08">
        <w:tc>
          <w:tcPr>
            <w:tcW w:w="1091" w:type="dxa"/>
            <w:vAlign w:val="center"/>
          </w:tcPr>
          <w:p w14:paraId="33E5A920" w14:textId="77777777" w:rsidR="0065616F" w:rsidRDefault="0065616F">
            <w:r>
              <w:t>R4.3</w:t>
            </w:r>
          </w:p>
        </w:tc>
        <w:tc>
          <w:tcPr>
            <w:tcW w:w="3052" w:type="dxa"/>
            <w:vAlign w:val="center"/>
          </w:tcPr>
          <w:p w14:paraId="0C95EFF1" w14:textId="77777777" w:rsidR="0065616F" w:rsidRDefault="0065616F">
            <w:r>
              <w:t>Inicio de intento</w:t>
            </w:r>
          </w:p>
        </w:tc>
        <w:tc>
          <w:tcPr>
            <w:tcW w:w="4211" w:type="dxa"/>
            <w:vAlign w:val="center"/>
          </w:tcPr>
          <w:p w14:paraId="6F22B6AE" w14:textId="77777777" w:rsidR="0065616F" w:rsidRDefault="0065616F">
            <w:r>
              <w:t>El alumnado debe poder iniciar un intento válido sobre un cuestionario publicado, aplicando las reglas de tiempo, intentos y código de acceso.</w:t>
            </w:r>
          </w:p>
        </w:tc>
      </w:tr>
      <w:tr w:rsidR="0065616F" w14:paraId="636E1722" w14:textId="77777777" w:rsidTr="005E1A08">
        <w:tc>
          <w:tcPr>
            <w:tcW w:w="1091" w:type="dxa"/>
            <w:vAlign w:val="center"/>
          </w:tcPr>
          <w:p w14:paraId="71D68038" w14:textId="77777777" w:rsidR="0065616F" w:rsidRDefault="0065616F">
            <w:r>
              <w:t>R4.4</w:t>
            </w:r>
          </w:p>
        </w:tc>
        <w:tc>
          <w:tcPr>
            <w:tcW w:w="3052" w:type="dxa"/>
            <w:vAlign w:val="center"/>
          </w:tcPr>
          <w:p w14:paraId="4D01CA19" w14:textId="77777777" w:rsidR="0065616F" w:rsidRDefault="0065616F">
            <w:r>
              <w:t>Realización en una pantalla</w:t>
            </w:r>
          </w:p>
        </w:tc>
        <w:tc>
          <w:tcPr>
            <w:tcW w:w="4211" w:type="dxa"/>
            <w:vAlign w:val="center"/>
          </w:tcPr>
          <w:p w14:paraId="58B2EE55" w14:textId="77777777" w:rsidR="0065616F" w:rsidRDefault="0065616F">
            <w:r>
              <w:t>En esta versión, la resolución del cuestionario se realiza en una sola pantalla con soporte para los tipos operativos actuales, incluidas las instancias paramétricas generadas para el intento.</w:t>
            </w:r>
          </w:p>
        </w:tc>
      </w:tr>
      <w:tr w:rsidR="0065616F" w14:paraId="609FA935" w14:textId="77777777" w:rsidTr="005E1A08">
        <w:tc>
          <w:tcPr>
            <w:tcW w:w="1091" w:type="dxa"/>
            <w:vAlign w:val="center"/>
          </w:tcPr>
          <w:p w14:paraId="117A4E8B" w14:textId="77777777" w:rsidR="0065616F" w:rsidRDefault="0065616F">
            <w:r>
              <w:t>R4.5</w:t>
            </w:r>
          </w:p>
        </w:tc>
        <w:tc>
          <w:tcPr>
            <w:tcW w:w="3052" w:type="dxa"/>
            <w:vAlign w:val="center"/>
          </w:tcPr>
          <w:p w14:paraId="1C23E026" w14:textId="77777777" w:rsidR="0065616F" w:rsidRDefault="0065616F">
            <w:r>
              <w:t>Envío del intento</w:t>
            </w:r>
          </w:p>
        </w:tc>
        <w:tc>
          <w:tcPr>
            <w:tcW w:w="4211" w:type="dxa"/>
            <w:vAlign w:val="center"/>
          </w:tcPr>
          <w:p w14:paraId="275AC761" w14:textId="77777777" w:rsidR="0065616F" w:rsidRDefault="0065616F">
            <w:r>
              <w:t>El sistema debe permitir enviar el intento y persistir respuestas, puntuación obtenida y “snapshot” de las preguntas servidas.</w:t>
            </w:r>
          </w:p>
        </w:tc>
      </w:tr>
      <w:tr w:rsidR="0065616F" w14:paraId="3F64CA0B" w14:textId="77777777" w:rsidTr="005E1A08">
        <w:tc>
          <w:tcPr>
            <w:tcW w:w="1091" w:type="dxa"/>
            <w:vAlign w:val="center"/>
          </w:tcPr>
          <w:p w14:paraId="682B2F57" w14:textId="77777777" w:rsidR="0065616F" w:rsidRDefault="0065616F">
            <w:r>
              <w:t>R4.6</w:t>
            </w:r>
          </w:p>
        </w:tc>
        <w:tc>
          <w:tcPr>
            <w:tcW w:w="3052" w:type="dxa"/>
            <w:vAlign w:val="center"/>
          </w:tcPr>
          <w:p w14:paraId="5BC41BAF" w14:textId="77777777" w:rsidR="0065616F" w:rsidRDefault="0065616F">
            <w:r>
              <w:t>Autoenvío por tiempo</w:t>
            </w:r>
          </w:p>
        </w:tc>
        <w:tc>
          <w:tcPr>
            <w:tcW w:w="4211" w:type="dxa"/>
            <w:vAlign w:val="center"/>
          </w:tcPr>
          <w:p w14:paraId="0D66E4D0" w14:textId="77777777" w:rsidR="0065616F" w:rsidRDefault="0065616F">
            <w:r>
              <w:t>Si el cuestionario tiene límite de tiempo, el sistema debe cerrar o enviar el intento al expirar el plazo configurado.</w:t>
            </w:r>
          </w:p>
        </w:tc>
      </w:tr>
      <w:tr w:rsidR="0065616F" w14:paraId="2EB5C638" w14:textId="77777777" w:rsidTr="005E1A08">
        <w:tc>
          <w:tcPr>
            <w:tcW w:w="1091" w:type="dxa"/>
            <w:vAlign w:val="center"/>
          </w:tcPr>
          <w:p w14:paraId="18A7D09B" w14:textId="77777777" w:rsidR="0065616F" w:rsidRDefault="0065616F">
            <w:r>
              <w:t>R4.7</w:t>
            </w:r>
          </w:p>
        </w:tc>
        <w:tc>
          <w:tcPr>
            <w:tcW w:w="3052" w:type="dxa"/>
            <w:vAlign w:val="center"/>
          </w:tcPr>
          <w:p w14:paraId="78FA7E28" w14:textId="77777777" w:rsidR="0065616F" w:rsidRDefault="0065616F">
            <w:r>
              <w:t>Sin reanudación</w:t>
            </w:r>
          </w:p>
        </w:tc>
        <w:tc>
          <w:tcPr>
            <w:tcW w:w="4211" w:type="dxa"/>
            <w:vAlign w:val="center"/>
          </w:tcPr>
          <w:p w14:paraId="3CC6B90C" w14:textId="77777777" w:rsidR="0065616F" w:rsidRDefault="0065616F">
            <w:r>
              <w:t>El sistema no debe ofrecer guardado parcial ni reanudación de intentos interrumpidos en esta versión.</w:t>
            </w:r>
          </w:p>
        </w:tc>
      </w:tr>
      <w:tr w:rsidR="0065616F" w14:paraId="75F23903" w14:textId="77777777" w:rsidTr="005E1A08">
        <w:tc>
          <w:tcPr>
            <w:tcW w:w="1091" w:type="dxa"/>
            <w:vAlign w:val="center"/>
          </w:tcPr>
          <w:p w14:paraId="0E82296A" w14:textId="77777777" w:rsidR="0065616F" w:rsidRDefault="0065616F">
            <w:r>
              <w:t>R4.8</w:t>
            </w:r>
          </w:p>
        </w:tc>
        <w:tc>
          <w:tcPr>
            <w:tcW w:w="3052" w:type="dxa"/>
            <w:vAlign w:val="center"/>
          </w:tcPr>
          <w:p w14:paraId="327B7D88" w14:textId="77777777" w:rsidR="0065616F" w:rsidRDefault="0065616F">
            <w:r>
              <w:t>Entrada paramétrica acotada</w:t>
            </w:r>
          </w:p>
        </w:tc>
        <w:tc>
          <w:tcPr>
            <w:tcW w:w="4211" w:type="dxa"/>
            <w:vAlign w:val="center"/>
          </w:tcPr>
          <w:p w14:paraId="468BA2D2" w14:textId="77777777" w:rsidR="0065616F" w:rsidRDefault="0065616F">
            <w:r>
              <w:t>En preguntas paramétricas, el Alumno debe poder introducir expresiones aritméticas elementales equivalentes (por ejemplo, fracciones, decimales, pi o sqrt) sin exigir LaTeX como formato de entrada.</w:t>
            </w:r>
          </w:p>
        </w:tc>
      </w:tr>
    </w:tbl>
    <w:p w14:paraId="71C7C836" w14:textId="05B112F4" w:rsidR="00C07683" w:rsidRDefault="0030244A">
      <w:pPr>
        <w:pStyle w:val="PiedeTabla"/>
        <w:pPrChange w:id="1698" w:author="Pablo Barrero Cruz" w:date="2026-06-30T13:16:00Z" w16du:dateUtc="2026-06-30T11:16:00Z">
          <w:pPr>
            <w:pStyle w:val="Descripcin"/>
            <w:spacing w:before="240"/>
          </w:pPr>
        </w:pPrChange>
      </w:pPr>
      <w:bookmarkStart w:id="1699" w:name="_Toc233720801"/>
      <w:r w:rsidRPr="00B0767E">
        <w:rPr>
          <w:rStyle w:val="nfasisintenso"/>
        </w:rPr>
        <w:t xml:space="preserve">Tabla </w:t>
      </w:r>
      <w:r w:rsidRPr="0030244A">
        <w:t>5.2.4. Requisitos funcionales de realización de cuestionarios</w:t>
      </w:r>
      <w:bookmarkEnd w:id="1699"/>
    </w:p>
    <w:tbl>
      <w:tblPr>
        <w:tblStyle w:val="Tablaconcuadrcula"/>
        <w:tblW w:w="0" w:type="auto"/>
        <w:tblLook w:val="04A0" w:firstRow="1" w:lastRow="0" w:firstColumn="1" w:lastColumn="0" w:noHBand="0" w:noVBand="1"/>
      </w:tblPr>
      <w:tblGrid>
        <w:gridCol w:w="1091"/>
        <w:gridCol w:w="3045"/>
        <w:gridCol w:w="4218"/>
      </w:tblGrid>
      <w:tr w:rsidR="00200FC5" w14:paraId="40ACFDAB" w14:textId="77777777" w:rsidTr="005E1A08">
        <w:trPr>
          <w:trHeight w:val="566"/>
        </w:trPr>
        <w:tc>
          <w:tcPr>
            <w:tcW w:w="8354" w:type="dxa"/>
            <w:gridSpan w:val="3"/>
            <w:shd w:val="clear" w:color="auto" w:fill="DDDDDD" w:themeFill="accent1"/>
            <w:vAlign w:val="center"/>
          </w:tcPr>
          <w:p w14:paraId="3F4E7A0C" w14:textId="4DFED291" w:rsidR="00200FC5" w:rsidRPr="005E1A08" w:rsidRDefault="00BB491A" w:rsidP="005E1A08">
            <w:pPr>
              <w:jc w:val="center"/>
            </w:pPr>
            <w:r>
              <w:rPr>
                <w:b/>
              </w:rPr>
              <w:t>Resultados, “feedback” e historial</w:t>
            </w:r>
          </w:p>
        </w:tc>
      </w:tr>
      <w:tr w:rsidR="00200FC5" w14:paraId="585BCD40" w14:textId="77777777" w:rsidTr="005E1A08">
        <w:trPr>
          <w:trHeight w:val="405"/>
        </w:trPr>
        <w:tc>
          <w:tcPr>
            <w:tcW w:w="1091" w:type="dxa"/>
            <w:shd w:val="clear" w:color="auto" w:fill="F2F2F2" w:themeFill="background1" w:themeFillShade="F2"/>
            <w:vAlign w:val="center"/>
          </w:tcPr>
          <w:p w14:paraId="2857BA54" w14:textId="77777777" w:rsidR="00200FC5" w:rsidRDefault="00200FC5">
            <w:r>
              <w:rPr>
                <w:b/>
              </w:rPr>
              <w:t>Código</w:t>
            </w:r>
          </w:p>
        </w:tc>
        <w:tc>
          <w:tcPr>
            <w:tcW w:w="3045" w:type="dxa"/>
            <w:shd w:val="clear" w:color="auto" w:fill="F2F2F2" w:themeFill="background1" w:themeFillShade="F2"/>
            <w:vAlign w:val="center"/>
          </w:tcPr>
          <w:p w14:paraId="4893EC7A" w14:textId="77777777" w:rsidR="00200FC5" w:rsidRDefault="00200FC5">
            <w:r>
              <w:rPr>
                <w:b/>
              </w:rPr>
              <w:t>Nombre Requisito</w:t>
            </w:r>
          </w:p>
        </w:tc>
        <w:tc>
          <w:tcPr>
            <w:tcW w:w="4218" w:type="dxa"/>
            <w:shd w:val="clear" w:color="auto" w:fill="F2F2F2" w:themeFill="background1" w:themeFillShade="F2"/>
            <w:vAlign w:val="center"/>
          </w:tcPr>
          <w:p w14:paraId="6DE3D47E" w14:textId="77777777" w:rsidR="00200FC5" w:rsidRDefault="00200FC5">
            <w:r>
              <w:rPr>
                <w:b/>
              </w:rPr>
              <w:t>Descripción del Requisito</w:t>
            </w:r>
          </w:p>
        </w:tc>
      </w:tr>
      <w:tr w:rsidR="00200FC5" w14:paraId="6119563B" w14:textId="77777777" w:rsidTr="005E1A08">
        <w:tc>
          <w:tcPr>
            <w:tcW w:w="1091" w:type="dxa"/>
            <w:vAlign w:val="center"/>
          </w:tcPr>
          <w:p w14:paraId="54DDE43E" w14:textId="77777777" w:rsidR="00200FC5" w:rsidRDefault="00200FC5">
            <w:r>
              <w:lastRenderedPageBreak/>
              <w:t>R5.1</w:t>
            </w:r>
          </w:p>
        </w:tc>
        <w:tc>
          <w:tcPr>
            <w:tcW w:w="3045" w:type="dxa"/>
            <w:vAlign w:val="center"/>
          </w:tcPr>
          <w:p w14:paraId="5F8A101D" w14:textId="77777777" w:rsidR="00200FC5" w:rsidRDefault="00200FC5">
            <w:r>
              <w:t>Puntuación bruta</w:t>
            </w:r>
          </w:p>
        </w:tc>
        <w:tc>
          <w:tcPr>
            <w:tcW w:w="4218" w:type="dxa"/>
            <w:vAlign w:val="center"/>
          </w:tcPr>
          <w:p w14:paraId="4E991076" w14:textId="77777777" w:rsidR="00200FC5" w:rsidRDefault="00200FC5">
            <w:r>
              <w:t>La fuente de verdad del resultado de un intento debe ser la puntuación bruta obtenida frente a la puntuación máxima del cuestionario.</w:t>
            </w:r>
          </w:p>
        </w:tc>
      </w:tr>
      <w:tr w:rsidR="00200FC5" w14:paraId="271ACA4B" w14:textId="77777777" w:rsidTr="005E1A08">
        <w:tc>
          <w:tcPr>
            <w:tcW w:w="1091" w:type="dxa"/>
            <w:vAlign w:val="center"/>
          </w:tcPr>
          <w:p w14:paraId="240E0DB2" w14:textId="77777777" w:rsidR="00200FC5" w:rsidRDefault="00200FC5">
            <w:r>
              <w:t>R5.2</w:t>
            </w:r>
          </w:p>
        </w:tc>
        <w:tc>
          <w:tcPr>
            <w:tcW w:w="3045" w:type="dxa"/>
            <w:vAlign w:val="center"/>
          </w:tcPr>
          <w:p w14:paraId="4A302D98" w14:textId="77777777" w:rsidR="00200FC5" w:rsidRDefault="00200FC5">
            <w:r>
              <w:t>Corrección automática</w:t>
            </w:r>
          </w:p>
        </w:tc>
        <w:tc>
          <w:tcPr>
            <w:tcW w:w="4218" w:type="dxa"/>
            <w:vAlign w:val="center"/>
          </w:tcPr>
          <w:p w14:paraId="35520872" w14:textId="77777777" w:rsidR="00200FC5" w:rsidRDefault="00200FC5">
            <w:r>
              <w:t>El sistema debe corregir automáticamente preguntas verdadero/falso, opción única, opción múltiple y paramétricas. En las paramétricas la evaluación se realizará comparando numéricamente la respuesta interpretada con el valor correcto usando tolerancia absoluta.</w:t>
            </w:r>
          </w:p>
        </w:tc>
      </w:tr>
      <w:tr w:rsidR="00200FC5" w14:paraId="7FC7A6ED" w14:textId="77777777" w:rsidTr="005E1A08">
        <w:tc>
          <w:tcPr>
            <w:tcW w:w="1091" w:type="dxa"/>
            <w:vAlign w:val="center"/>
          </w:tcPr>
          <w:p w14:paraId="49CF60A9" w14:textId="77777777" w:rsidR="00200FC5" w:rsidRDefault="00200FC5">
            <w:r>
              <w:t>R5.3</w:t>
            </w:r>
          </w:p>
        </w:tc>
        <w:tc>
          <w:tcPr>
            <w:tcW w:w="3045" w:type="dxa"/>
            <w:vAlign w:val="center"/>
          </w:tcPr>
          <w:p w14:paraId="33BBFCD3" w14:textId="77777777" w:rsidR="00200FC5" w:rsidRDefault="00200FC5">
            <w:r>
              <w:t>Visibilidad diferida del “feedback”</w:t>
            </w:r>
          </w:p>
        </w:tc>
        <w:tc>
          <w:tcPr>
            <w:tcW w:w="4218" w:type="dxa"/>
            <w:vAlign w:val="center"/>
          </w:tcPr>
          <w:p w14:paraId="4DDF04CA" w14:textId="77777777" w:rsidR="00200FC5" w:rsidRDefault="00200FC5">
            <w:r>
              <w:t>El “feedback” detallado no debe mostrarse mientras el Alumno conserve intentos disponibles para el mismo cuestionario.</w:t>
            </w:r>
          </w:p>
        </w:tc>
      </w:tr>
      <w:tr w:rsidR="00200FC5" w14:paraId="57A31B2B" w14:textId="77777777" w:rsidTr="005E1A08">
        <w:tc>
          <w:tcPr>
            <w:tcW w:w="1091" w:type="dxa"/>
            <w:vAlign w:val="center"/>
          </w:tcPr>
          <w:p w14:paraId="295BC15E" w14:textId="77777777" w:rsidR="00200FC5" w:rsidRDefault="00200FC5">
            <w:r>
              <w:t>R5.4</w:t>
            </w:r>
          </w:p>
        </w:tc>
        <w:tc>
          <w:tcPr>
            <w:tcW w:w="3045" w:type="dxa"/>
            <w:vAlign w:val="center"/>
          </w:tcPr>
          <w:p w14:paraId="401602F3" w14:textId="77777777" w:rsidR="00200FC5" w:rsidRDefault="00200FC5">
            <w:r>
              <w:t>Bloqueo hasta cierre</w:t>
            </w:r>
          </w:p>
        </w:tc>
        <w:tc>
          <w:tcPr>
            <w:tcW w:w="4218" w:type="dxa"/>
            <w:vAlign w:val="center"/>
          </w:tcPr>
          <w:p w14:paraId="277BE8EA" w14:textId="77777777" w:rsidR="00200FC5" w:rsidRDefault="00200FC5">
            <w:r>
              <w:t>Si el Profesor activa la opción correspondiente y existe fecha de cierre, el sistema podrá seguir ocultando revisión y soluciones hasta que el cuestionario haya cerrado.</w:t>
            </w:r>
          </w:p>
        </w:tc>
      </w:tr>
      <w:tr w:rsidR="00200FC5" w14:paraId="471C4841" w14:textId="77777777" w:rsidTr="005E1A08">
        <w:tc>
          <w:tcPr>
            <w:tcW w:w="1091" w:type="dxa"/>
            <w:vAlign w:val="center"/>
          </w:tcPr>
          <w:p w14:paraId="2756295F" w14:textId="77777777" w:rsidR="00200FC5" w:rsidRDefault="00200FC5">
            <w:r>
              <w:t>R5.5</w:t>
            </w:r>
          </w:p>
        </w:tc>
        <w:tc>
          <w:tcPr>
            <w:tcW w:w="3045" w:type="dxa"/>
            <w:vAlign w:val="center"/>
          </w:tcPr>
          <w:p w14:paraId="2F7DF8CE" w14:textId="77777777" w:rsidR="00200FC5" w:rsidRDefault="00200FC5">
            <w:r>
              <w:t>Consulta del mejor resultado</w:t>
            </w:r>
          </w:p>
        </w:tc>
        <w:tc>
          <w:tcPr>
            <w:tcW w:w="4218" w:type="dxa"/>
            <w:vAlign w:val="center"/>
          </w:tcPr>
          <w:p w14:paraId="0EBEC1C4" w14:textId="77777777" w:rsidR="00200FC5" w:rsidRDefault="00200FC5">
            <w:r>
              <w:t>Cuando proceda, el alumnado debe poder consultar el mejor resultado disponible para un cuestionario ya agotado.</w:t>
            </w:r>
          </w:p>
        </w:tc>
      </w:tr>
      <w:tr w:rsidR="00200FC5" w14:paraId="205A2EC9" w14:textId="77777777" w:rsidTr="005E1A08">
        <w:tc>
          <w:tcPr>
            <w:tcW w:w="1091" w:type="dxa"/>
            <w:vAlign w:val="center"/>
          </w:tcPr>
          <w:p w14:paraId="230CCD77" w14:textId="77777777" w:rsidR="00200FC5" w:rsidRDefault="00200FC5">
            <w:r>
              <w:t>R5.6</w:t>
            </w:r>
          </w:p>
        </w:tc>
        <w:tc>
          <w:tcPr>
            <w:tcW w:w="3045" w:type="dxa"/>
            <w:vAlign w:val="center"/>
          </w:tcPr>
          <w:p w14:paraId="3D331EA1" w14:textId="77777777" w:rsidR="00200FC5" w:rsidRDefault="00200FC5">
            <w:r>
              <w:t>Detalle de revisión por intento</w:t>
            </w:r>
          </w:p>
        </w:tc>
        <w:tc>
          <w:tcPr>
            <w:tcW w:w="4218" w:type="dxa"/>
            <w:vAlign w:val="center"/>
          </w:tcPr>
          <w:p w14:paraId="6D2ADC81" w14:textId="77777777" w:rsidR="00200FC5" w:rsidRDefault="00200FC5">
            <w:r>
              <w:t>Cuando la política de visibilidad lo permita, el sistema debe poder mostrar al alumno o al profesor el detalle de un intento con puntuación por pregunta, respuesta enviada, valor correcto y “feedback” asociado.</w:t>
            </w:r>
          </w:p>
        </w:tc>
      </w:tr>
      <w:tr w:rsidR="00200FC5" w14:paraId="4ED04EBE" w14:textId="77777777" w:rsidTr="005E1A08">
        <w:tc>
          <w:tcPr>
            <w:tcW w:w="1091" w:type="dxa"/>
            <w:vAlign w:val="center"/>
          </w:tcPr>
          <w:p w14:paraId="3EC19A7A" w14:textId="77777777" w:rsidR="00200FC5" w:rsidRDefault="00200FC5">
            <w:r>
              <w:t>R5.7</w:t>
            </w:r>
          </w:p>
        </w:tc>
        <w:tc>
          <w:tcPr>
            <w:tcW w:w="3045" w:type="dxa"/>
            <w:vAlign w:val="center"/>
          </w:tcPr>
          <w:p w14:paraId="245022C6" w14:textId="77777777" w:rsidR="00200FC5" w:rsidRDefault="00200FC5">
            <w:r>
              <w:t>Historial propio del alumno</w:t>
            </w:r>
          </w:p>
        </w:tc>
        <w:tc>
          <w:tcPr>
            <w:tcW w:w="4218" w:type="dxa"/>
            <w:vAlign w:val="center"/>
          </w:tcPr>
          <w:p w14:paraId="3152C159" w14:textId="77777777" w:rsidR="00200FC5" w:rsidRDefault="00200FC5">
            <w:r>
              <w:t>El alumnado autenticado debe poder consultar su propio historial de intentos, incluyendo estado, fechas básicas y puntuación bruta de cada intento.</w:t>
            </w:r>
          </w:p>
        </w:tc>
      </w:tr>
    </w:tbl>
    <w:p w14:paraId="29001911" w14:textId="62111C78" w:rsidR="0042161A" w:rsidRDefault="0030244A">
      <w:pPr>
        <w:pStyle w:val="PiedeTabla"/>
        <w:pPrChange w:id="1700" w:author="Pablo Barrero Cruz" w:date="2026-06-30T13:18:00Z" w16du:dateUtc="2026-06-30T11:18:00Z">
          <w:pPr>
            <w:pStyle w:val="Descripcin"/>
            <w:spacing w:before="240"/>
          </w:pPr>
        </w:pPrChange>
      </w:pPr>
      <w:bookmarkStart w:id="1701" w:name="_Toc233720802"/>
      <w:r w:rsidRPr="00B0767E">
        <w:rPr>
          <w:rStyle w:val="nfasisintenso"/>
        </w:rPr>
        <w:t xml:space="preserve">Tabla </w:t>
      </w:r>
      <w:r w:rsidRPr="0030244A">
        <w:t>5.2.5. Requisitos funcionales de resultados, “feedback” e historial</w:t>
      </w:r>
      <w:bookmarkEnd w:id="1701"/>
    </w:p>
    <w:tbl>
      <w:tblPr>
        <w:tblStyle w:val="Tablaconcuadrcula"/>
        <w:tblW w:w="0" w:type="auto"/>
        <w:tblLook w:val="04A0" w:firstRow="1" w:lastRow="0" w:firstColumn="1" w:lastColumn="0" w:noHBand="0" w:noVBand="1"/>
      </w:tblPr>
      <w:tblGrid>
        <w:gridCol w:w="1092"/>
        <w:gridCol w:w="3054"/>
        <w:gridCol w:w="4208"/>
      </w:tblGrid>
      <w:tr w:rsidR="009B7DD4" w14:paraId="1943DCFA" w14:textId="77777777" w:rsidTr="005E1A08">
        <w:trPr>
          <w:trHeight w:val="622"/>
        </w:trPr>
        <w:tc>
          <w:tcPr>
            <w:tcW w:w="8354" w:type="dxa"/>
            <w:gridSpan w:val="3"/>
            <w:shd w:val="clear" w:color="auto" w:fill="DDDDDD" w:themeFill="accent1"/>
            <w:vAlign w:val="center"/>
          </w:tcPr>
          <w:p w14:paraId="34ED9397" w14:textId="3E7644FF" w:rsidR="009B7DD4" w:rsidRPr="005E1A08" w:rsidRDefault="00FE7D9D" w:rsidP="005E1A08">
            <w:pPr>
              <w:jc w:val="center"/>
            </w:pPr>
            <w:r>
              <w:rPr>
                <w:b/>
              </w:rPr>
              <w:t>Analíticas y exportación de resultados</w:t>
            </w:r>
          </w:p>
        </w:tc>
      </w:tr>
      <w:tr w:rsidR="009B7DD4" w14:paraId="6831E5C0" w14:textId="77777777" w:rsidTr="005E1A08">
        <w:trPr>
          <w:trHeight w:val="418"/>
        </w:trPr>
        <w:tc>
          <w:tcPr>
            <w:tcW w:w="1092" w:type="dxa"/>
            <w:shd w:val="clear" w:color="auto" w:fill="F2F2F2" w:themeFill="background1" w:themeFillShade="F2"/>
            <w:vAlign w:val="center"/>
          </w:tcPr>
          <w:p w14:paraId="7988AEA7" w14:textId="77777777" w:rsidR="009B7DD4" w:rsidRDefault="009B7DD4">
            <w:r>
              <w:rPr>
                <w:b/>
              </w:rPr>
              <w:t>Código</w:t>
            </w:r>
          </w:p>
        </w:tc>
        <w:tc>
          <w:tcPr>
            <w:tcW w:w="3054" w:type="dxa"/>
            <w:shd w:val="clear" w:color="auto" w:fill="F2F2F2" w:themeFill="background1" w:themeFillShade="F2"/>
            <w:vAlign w:val="center"/>
          </w:tcPr>
          <w:p w14:paraId="0BA13EE6" w14:textId="77777777" w:rsidR="009B7DD4" w:rsidRDefault="009B7DD4">
            <w:r>
              <w:rPr>
                <w:b/>
              </w:rPr>
              <w:t>Nombre Requisito</w:t>
            </w:r>
          </w:p>
        </w:tc>
        <w:tc>
          <w:tcPr>
            <w:tcW w:w="4208" w:type="dxa"/>
            <w:shd w:val="clear" w:color="auto" w:fill="F2F2F2" w:themeFill="background1" w:themeFillShade="F2"/>
            <w:vAlign w:val="center"/>
          </w:tcPr>
          <w:p w14:paraId="43F6A557" w14:textId="77777777" w:rsidR="009B7DD4" w:rsidRDefault="009B7DD4">
            <w:r>
              <w:rPr>
                <w:b/>
              </w:rPr>
              <w:t>Descripción del Requisito</w:t>
            </w:r>
          </w:p>
        </w:tc>
      </w:tr>
      <w:tr w:rsidR="009B7DD4" w14:paraId="2FDEF402" w14:textId="77777777" w:rsidTr="005E1A08">
        <w:tc>
          <w:tcPr>
            <w:tcW w:w="1092" w:type="dxa"/>
            <w:vAlign w:val="center"/>
          </w:tcPr>
          <w:p w14:paraId="5D47ED36" w14:textId="77777777" w:rsidR="009B7DD4" w:rsidRDefault="009B7DD4">
            <w:r>
              <w:t>R6.1</w:t>
            </w:r>
          </w:p>
        </w:tc>
        <w:tc>
          <w:tcPr>
            <w:tcW w:w="3054" w:type="dxa"/>
            <w:vAlign w:val="center"/>
          </w:tcPr>
          <w:p w14:paraId="2B641120" w14:textId="77777777" w:rsidR="009B7DD4" w:rsidRDefault="009B7DD4">
            <w:r>
              <w:t>Consultar analíticas</w:t>
            </w:r>
          </w:p>
        </w:tc>
        <w:tc>
          <w:tcPr>
            <w:tcW w:w="4208" w:type="dxa"/>
            <w:vAlign w:val="center"/>
          </w:tcPr>
          <w:p w14:paraId="38F1D0AB" w14:textId="77777777" w:rsidR="009B7DD4" w:rsidRDefault="009B7DD4">
            <w:r>
              <w:t>El Profesor debe poder consultar analíticas básicas de un cuestionario con intentos registrados.</w:t>
            </w:r>
          </w:p>
        </w:tc>
      </w:tr>
      <w:tr w:rsidR="009B7DD4" w14:paraId="2616EB6C" w14:textId="77777777" w:rsidTr="005E1A08">
        <w:tc>
          <w:tcPr>
            <w:tcW w:w="1092" w:type="dxa"/>
            <w:vAlign w:val="center"/>
          </w:tcPr>
          <w:p w14:paraId="1743B9EF" w14:textId="77777777" w:rsidR="009B7DD4" w:rsidRDefault="009B7DD4">
            <w:r>
              <w:t>R6.2</w:t>
            </w:r>
          </w:p>
        </w:tc>
        <w:tc>
          <w:tcPr>
            <w:tcW w:w="3054" w:type="dxa"/>
            <w:vAlign w:val="center"/>
          </w:tcPr>
          <w:p w14:paraId="1C40CB0F" w14:textId="77777777" w:rsidR="009B7DD4" w:rsidRDefault="009B7DD4">
            <w:r>
              <w:t>Analíticas por cuestionario</w:t>
            </w:r>
          </w:p>
        </w:tc>
        <w:tc>
          <w:tcPr>
            <w:tcW w:w="4208" w:type="dxa"/>
            <w:vAlign w:val="center"/>
          </w:tcPr>
          <w:p w14:paraId="7CBAD1FE" w14:textId="77777777" w:rsidR="009B7DD4" w:rsidRDefault="009B7DD4">
            <w:r>
              <w:t>El sistema debe mostrar, por cuestionario, un resumen con número de intentos registrados, participantes y una visión agregada de las calificaciones.</w:t>
            </w:r>
          </w:p>
        </w:tc>
      </w:tr>
      <w:tr w:rsidR="009B7DD4" w14:paraId="1E8335C8" w14:textId="77777777" w:rsidTr="005E1A08">
        <w:tc>
          <w:tcPr>
            <w:tcW w:w="1092" w:type="dxa"/>
            <w:vAlign w:val="center"/>
          </w:tcPr>
          <w:p w14:paraId="5852424F" w14:textId="77777777" w:rsidR="009B7DD4" w:rsidRDefault="009B7DD4">
            <w:r>
              <w:t>R6.3</w:t>
            </w:r>
          </w:p>
        </w:tc>
        <w:tc>
          <w:tcPr>
            <w:tcW w:w="3054" w:type="dxa"/>
            <w:vAlign w:val="center"/>
          </w:tcPr>
          <w:p w14:paraId="66C6B3C1" w14:textId="77777777" w:rsidR="009B7DD4" w:rsidRDefault="009B7DD4">
            <w:r>
              <w:t>Analíticas por pregunta</w:t>
            </w:r>
          </w:p>
        </w:tc>
        <w:tc>
          <w:tcPr>
            <w:tcW w:w="4208" w:type="dxa"/>
            <w:vAlign w:val="center"/>
          </w:tcPr>
          <w:p w14:paraId="6FEAD1E5" w14:textId="77777777" w:rsidR="009B7DD4" w:rsidRDefault="009B7DD4">
            <w:r>
              <w:t>El sistema debe mostrar, por pregunta, métricas de acierto, fallo y no respuesta, así como porcentajes de elección cuando el tipo de pregunta lo requiera.</w:t>
            </w:r>
          </w:p>
        </w:tc>
      </w:tr>
      <w:tr w:rsidR="009B7DD4" w14:paraId="547422B8" w14:textId="77777777" w:rsidTr="005E1A08">
        <w:tc>
          <w:tcPr>
            <w:tcW w:w="1092" w:type="dxa"/>
            <w:vAlign w:val="center"/>
          </w:tcPr>
          <w:p w14:paraId="2AB2E93D" w14:textId="77777777" w:rsidR="009B7DD4" w:rsidRDefault="009B7DD4">
            <w:r>
              <w:t>R6.4</w:t>
            </w:r>
          </w:p>
        </w:tc>
        <w:tc>
          <w:tcPr>
            <w:tcW w:w="3054" w:type="dxa"/>
            <w:vAlign w:val="center"/>
          </w:tcPr>
          <w:p w14:paraId="2CAA89C0" w14:textId="77777777" w:rsidR="009B7DD4" w:rsidRDefault="009B7DD4">
            <w:r>
              <w:t>Listado de intentos</w:t>
            </w:r>
          </w:p>
        </w:tc>
        <w:tc>
          <w:tcPr>
            <w:tcW w:w="4208" w:type="dxa"/>
            <w:vAlign w:val="center"/>
          </w:tcPr>
          <w:p w14:paraId="25735442" w14:textId="77777777" w:rsidR="009B7DD4" w:rsidRDefault="009B7DD4">
            <w:r>
              <w:t xml:space="preserve">El sistema debe permitir consultar el listado de intentos del cuestionario con búsqueda </w:t>
            </w:r>
            <w:r>
              <w:lastRenderedPageBreak/>
              <w:t>por nombre y paginación, preservando acceso al detalle de cada intento.</w:t>
            </w:r>
          </w:p>
        </w:tc>
      </w:tr>
      <w:tr w:rsidR="009B7DD4" w14:paraId="559BFF31" w14:textId="77777777" w:rsidTr="005E1A08">
        <w:tc>
          <w:tcPr>
            <w:tcW w:w="1092" w:type="dxa"/>
            <w:vAlign w:val="center"/>
          </w:tcPr>
          <w:p w14:paraId="0664D646" w14:textId="77777777" w:rsidR="009B7DD4" w:rsidRDefault="009B7DD4">
            <w:r>
              <w:lastRenderedPageBreak/>
              <w:t>R6.5</w:t>
            </w:r>
          </w:p>
        </w:tc>
        <w:tc>
          <w:tcPr>
            <w:tcW w:w="3054" w:type="dxa"/>
            <w:vAlign w:val="center"/>
          </w:tcPr>
          <w:p w14:paraId="657CDE58" w14:textId="77777777" w:rsidR="009B7DD4" w:rsidRDefault="009B7DD4">
            <w:r>
              <w:t>Distribución de calificaciones</w:t>
            </w:r>
          </w:p>
        </w:tc>
        <w:tc>
          <w:tcPr>
            <w:tcW w:w="4208" w:type="dxa"/>
            <w:vAlign w:val="center"/>
          </w:tcPr>
          <w:p w14:paraId="026AC88A" w14:textId="77777777" w:rsidR="009B7DD4" w:rsidRDefault="009B7DD4">
            <w:r>
              <w:t>El sistema debe calcular y mostrar una distribución de calificaciones en categorías legibles para facilitar una lectura rápida del rendimiento agregado.</w:t>
            </w:r>
          </w:p>
        </w:tc>
      </w:tr>
      <w:tr w:rsidR="009B7DD4" w14:paraId="1331F734" w14:textId="77777777" w:rsidTr="005E1A08">
        <w:tc>
          <w:tcPr>
            <w:tcW w:w="1092" w:type="dxa"/>
            <w:vAlign w:val="center"/>
          </w:tcPr>
          <w:p w14:paraId="5C99E952" w14:textId="77777777" w:rsidR="009B7DD4" w:rsidRDefault="009B7DD4">
            <w:r>
              <w:t>R6.6</w:t>
            </w:r>
          </w:p>
        </w:tc>
        <w:tc>
          <w:tcPr>
            <w:tcW w:w="3054" w:type="dxa"/>
            <w:vAlign w:val="center"/>
          </w:tcPr>
          <w:p w14:paraId="1798DC90" w14:textId="77777777" w:rsidR="009B7DD4" w:rsidRDefault="009B7DD4">
            <w:r>
              <w:t>Exportar resultados CSV</w:t>
            </w:r>
          </w:p>
        </w:tc>
        <w:tc>
          <w:tcPr>
            <w:tcW w:w="4208" w:type="dxa"/>
            <w:vAlign w:val="center"/>
          </w:tcPr>
          <w:p w14:paraId="5E5237C2" w14:textId="77777777" w:rsidR="009B7DD4" w:rsidRDefault="009B7DD4">
            <w:r>
              <w:t>El Profesor debe poder exportar a CSV el listado de resultados del cuestionario con una estructura legible y orientada a revisión externa.</w:t>
            </w:r>
          </w:p>
        </w:tc>
      </w:tr>
      <w:tr w:rsidR="009B7DD4" w14:paraId="07F8F8EE" w14:textId="77777777" w:rsidTr="005E1A08">
        <w:tc>
          <w:tcPr>
            <w:tcW w:w="1092" w:type="dxa"/>
            <w:vAlign w:val="center"/>
          </w:tcPr>
          <w:p w14:paraId="7EE544AD" w14:textId="77777777" w:rsidR="009B7DD4" w:rsidRDefault="009B7DD4">
            <w:r>
              <w:t>R6.7</w:t>
            </w:r>
          </w:p>
        </w:tc>
        <w:tc>
          <w:tcPr>
            <w:tcW w:w="3054" w:type="dxa"/>
            <w:vAlign w:val="center"/>
          </w:tcPr>
          <w:p w14:paraId="3C88A94B" w14:textId="77777777" w:rsidR="009B7DD4" w:rsidRDefault="009B7DD4">
            <w:r>
              <w:t>“Drill-down” por intento</w:t>
            </w:r>
          </w:p>
        </w:tc>
        <w:tc>
          <w:tcPr>
            <w:tcW w:w="4208" w:type="dxa"/>
            <w:vAlign w:val="center"/>
          </w:tcPr>
          <w:p w14:paraId="61D3733E" w14:textId="77777777" w:rsidR="009B7DD4" w:rsidRDefault="009B7DD4">
            <w:r>
              <w:t>Desde las analíticas, el Profesor debe poder abrir el detalle de un intento concreto para inspeccionar respuestas, corrección y estado de cada pregunta.</w:t>
            </w:r>
          </w:p>
        </w:tc>
      </w:tr>
      <w:tr w:rsidR="009B7DD4" w14:paraId="4B1CE627" w14:textId="77777777" w:rsidTr="005E1A08">
        <w:tc>
          <w:tcPr>
            <w:tcW w:w="1092" w:type="dxa"/>
            <w:vAlign w:val="center"/>
          </w:tcPr>
          <w:p w14:paraId="7572690C" w14:textId="77777777" w:rsidR="009B7DD4" w:rsidRDefault="009B7DD4">
            <w:r>
              <w:t>R6.8</w:t>
            </w:r>
          </w:p>
        </w:tc>
        <w:tc>
          <w:tcPr>
            <w:tcW w:w="3054" w:type="dxa"/>
            <w:vAlign w:val="center"/>
          </w:tcPr>
          <w:p w14:paraId="4134E01B" w14:textId="77777777" w:rsidR="009B7DD4" w:rsidRDefault="009B7DD4" w:rsidP="005E1A08">
            <w:pPr>
              <w:jc w:val="left"/>
            </w:pPr>
            <w:r>
              <w:t>Acceso condicionado a analíticas</w:t>
            </w:r>
          </w:p>
        </w:tc>
        <w:tc>
          <w:tcPr>
            <w:tcW w:w="4208" w:type="dxa"/>
            <w:vAlign w:val="center"/>
          </w:tcPr>
          <w:p w14:paraId="24863145" w14:textId="77777777" w:rsidR="009B7DD4" w:rsidRDefault="009B7DD4">
            <w:r>
              <w:t>Si un cuestionario no tiene intentos registrados, el sistema debe comunicarlo y desactivar el acceso al bloque de analíticas detalladas.</w:t>
            </w:r>
          </w:p>
        </w:tc>
      </w:tr>
    </w:tbl>
    <w:p w14:paraId="392999C6" w14:textId="48FA884A" w:rsidR="00BB491A" w:rsidRDefault="0030244A">
      <w:pPr>
        <w:pStyle w:val="PiedeTabla"/>
        <w:pPrChange w:id="1702" w:author="Pablo Barrero Cruz" w:date="2026-06-30T13:18:00Z" w16du:dateUtc="2026-06-30T11:18:00Z">
          <w:pPr>
            <w:pStyle w:val="Descripcin"/>
            <w:spacing w:before="240"/>
          </w:pPr>
        </w:pPrChange>
      </w:pPr>
      <w:bookmarkStart w:id="1703" w:name="_Toc233720803"/>
      <w:r w:rsidRPr="00B0767E">
        <w:rPr>
          <w:rStyle w:val="nfasisintenso"/>
        </w:rPr>
        <w:t xml:space="preserve">Tabla </w:t>
      </w:r>
      <w:r w:rsidRPr="0030244A">
        <w:t>5.2.6. Requisitos funcionales de analíticas y exportación</w:t>
      </w:r>
      <w:bookmarkEnd w:id="1703"/>
    </w:p>
    <w:tbl>
      <w:tblPr>
        <w:tblStyle w:val="Tablaconcuadrcula"/>
        <w:tblW w:w="0" w:type="auto"/>
        <w:tblLook w:val="04A0" w:firstRow="1" w:lastRow="0" w:firstColumn="1" w:lastColumn="0" w:noHBand="0" w:noVBand="1"/>
      </w:tblPr>
      <w:tblGrid>
        <w:gridCol w:w="1091"/>
        <w:gridCol w:w="3054"/>
        <w:gridCol w:w="4209"/>
      </w:tblGrid>
      <w:tr w:rsidR="00C15E65" w14:paraId="1493D1F6" w14:textId="77777777" w:rsidTr="005E1A08">
        <w:trPr>
          <w:trHeight w:val="583"/>
        </w:trPr>
        <w:tc>
          <w:tcPr>
            <w:tcW w:w="8354" w:type="dxa"/>
            <w:gridSpan w:val="3"/>
            <w:shd w:val="clear" w:color="auto" w:fill="DDDDDD" w:themeFill="accent1"/>
            <w:vAlign w:val="center"/>
          </w:tcPr>
          <w:p w14:paraId="64E0867A" w14:textId="01D5C781" w:rsidR="00C15E65" w:rsidRPr="005E1A08" w:rsidRDefault="002E0807" w:rsidP="005E1A08">
            <w:pPr>
              <w:jc w:val="center"/>
            </w:pPr>
            <w:r>
              <w:rPr>
                <w:b/>
              </w:rPr>
              <w:t>Gestión de grupos</w:t>
            </w:r>
          </w:p>
        </w:tc>
      </w:tr>
      <w:tr w:rsidR="00C15E65" w14:paraId="67F98E68" w14:textId="77777777" w:rsidTr="005E1A08">
        <w:trPr>
          <w:trHeight w:val="407"/>
        </w:trPr>
        <w:tc>
          <w:tcPr>
            <w:tcW w:w="1091" w:type="dxa"/>
            <w:shd w:val="clear" w:color="auto" w:fill="F2F2F2" w:themeFill="background1" w:themeFillShade="F2"/>
            <w:vAlign w:val="center"/>
          </w:tcPr>
          <w:p w14:paraId="6C1A43C6" w14:textId="77777777" w:rsidR="00C15E65" w:rsidRDefault="00C15E65">
            <w:r>
              <w:rPr>
                <w:b/>
              </w:rPr>
              <w:t>Código</w:t>
            </w:r>
          </w:p>
        </w:tc>
        <w:tc>
          <w:tcPr>
            <w:tcW w:w="3054" w:type="dxa"/>
            <w:shd w:val="clear" w:color="auto" w:fill="F2F2F2" w:themeFill="background1" w:themeFillShade="F2"/>
            <w:vAlign w:val="center"/>
          </w:tcPr>
          <w:p w14:paraId="46A6EFE0" w14:textId="77777777" w:rsidR="00C15E65" w:rsidRDefault="00C15E65">
            <w:r>
              <w:rPr>
                <w:b/>
              </w:rPr>
              <w:t>Nombre Requisito</w:t>
            </w:r>
          </w:p>
        </w:tc>
        <w:tc>
          <w:tcPr>
            <w:tcW w:w="4209" w:type="dxa"/>
            <w:shd w:val="clear" w:color="auto" w:fill="F2F2F2" w:themeFill="background1" w:themeFillShade="F2"/>
            <w:vAlign w:val="center"/>
          </w:tcPr>
          <w:p w14:paraId="0D4D426A" w14:textId="77777777" w:rsidR="00C15E65" w:rsidRDefault="00C15E65">
            <w:r>
              <w:rPr>
                <w:b/>
              </w:rPr>
              <w:t>Descripción del Requisito</w:t>
            </w:r>
          </w:p>
        </w:tc>
      </w:tr>
      <w:tr w:rsidR="00C15E65" w14:paraId="7E4F94AE" w14:textId="77777777" w:rsidTr="005E1A08">
        <w:tc>
          <w:tcPr>
            <w:tcW w:w="1091" w:type="dxa"/>
            <w:vAlign w:val="center"/>
          </w:tcPr>
          <w:p w14:paraId="6BD92AEF" w14:textId="77777777" w:rsidR="00C15E65" w:rsidRDefault="00C15E65">
            <w:r>
              <w:t>R7.1</w:t>
            </w:r>
          </w:p>
        </w:tc>
        <w:tc>
          <w:tcPr>
            <w:tcW w:w="3054" w:type="dxa"/>
            <w:vAlign w:val="center"/>
          </w:tcPr>
          <w:p w14:paraId="0550F608" w14:textId="77777777" w:rsidR="00C15E65" w:rsidRDefault="00C15E65">
            <w:r>
              <w:t>Crear grupo</w:t>
            </w:r>
          </w:p>
        </w:tc>
        <w:tc>
          <w:tcPr>
            <w:tcW w:w="4209" w:type="dxa"/>
            <w:vAlign w:val="center"/>
          </w:tcPr>
          <w:p w14:paraId="0DFB5744" w14:textId="77777777" w:rsidR="00C15E65" w:rsidRDefault="00C15E65">
            <w:r>
              <w:t>El Profesor debe poder crear grupos de alumnos para organizar la asignación de cuestionarios.</w:t>
            </w:r>
          </w:p>
        </w:tc>
      </w:tr>
      <w:tr w:rsidR="00C15E65" w14:paraId="64BE820B" w14:textId="77777777" w:rsidTr="005E1A08">
        <w:tc>
          <w:tcPr>
            <w:tcW w:w="1091" w:type="dxa"/>
            <w:vAlign w:val="center"/>
          </w:tcPr>
          <w:p w14:paraId="4E07D444" w14:textId="77777777" w:rsidR="00C15E65" w:rsidRDefault="00C15E65">
            <w:r>
              <w:t>R7.2</w:t>
            </w:r>
          </w:p>
        </w:tc>
        <w:tc>
          <w:tcPr>
            <w:tcW w:w="3054" w:type="dxa"/>
            <w:vAlign w:val="center"/>
          </w:tcPr>
          <w:p w14:paraId="1D6714B0" w14:textId="77777777" w:rsidR="00C15E65" w:rsidRDefault="00C15E65">
            <w:r>
              <w:t>Gestionar miembros del grupo</w:t>
            </w:r>
          </w:p>
        </w:tc>
        <w:tc>
          <w:tcPr>
            <w:tcW w:w="4209" w:type="dxa"/>
            <w:vAlign w:val="center"/>
          </w:tcPr>
          <w:p w14:paraId="16917191" w14:textId="77777777" w:rsidR="00C15E65" w:rsidRDefault="00C15E65">
            <w:r>
              <w:t>El Profesor debe poder añadir y eliminar alumnos de un grupo, manteniendo la relación entre grupo y usuario.</w:t>
            </w:r>
          </w:p>
        </w:tc>
      </w:tr>
      <w:tr w:rsidR="00C15E65" w14:paraId="0593D05C" w14:textId="77777777" w:rsidTr="005E1A08">
        <w:tc>
          <w:tcPr>
            <w:tcW w:w="1091" w:type="dxa"/>
            <w:vAlign w:val="center"/>
          </w:tcPr>
          <w:p w14:paraId="7B8FCCF0" w14:textId="77777777" w:rsidR="00C15E65" w:rsidRDefault="00C15E65">
            <w:r>
              <w:t>R7.3</w:t>
            </w:r>
          </w:p>
        </w:tc>
        <w:tc>
          <w:tcPr>
            <w:tcW w:w="3054" w:type="dxa"/>
            <w:vAlign w:val="center"/>
          </w:tcPr>
          <w:p w14:paraId="56B6176F" w14:textId="77777777" w:rsidR="00C15E65" w:rsidRDefault="00C15E65">
            <w:r>
              <w:t>Importar miembros</w:t>
            </w:r>
          </w:p>
        </w:tc>
        <w:tc>
          <w:tcPr>
            <w:tcW w:w="4209" w:type="dxa"/>
            <w:vAlign w:val="center"/>
          </w:tcPr>
          <w:p w14:paraId="22ADEE18" w14:textId="77777777" w:rsidR="00C15E65" w:rsidRDefault="00C15E65">
            <w:r>
              <w:t>El sistema debe permitir importar miembros de un grupo a partir de una lista de correos institucionales, informando de los usuarios no encontrados o no válidos.</w:t>
            </w:r>
          </w:p>
        </w:tc>
      </w:tr>
      <w:tr w:rsidR="00C15E65" w14:paraId="1516F843" w14:textId="77777777" w:rsidTr="005E1A08">
        <w:tc>
          <w:tcPr>
            <w:tcW w:w="1091" w:type="dxa"/>
            <w:vAlign w:val="center"/>
          </w:tcPr>
          <w:p w14:paraId="12AD1165" w14:textId="77777777" w:rsidR="00C15E65" w:rsidRDefault="00C15E65">
            <w:r>
              <w:t>R7.4</w:t>
            </w:r>
          </w:p>
        </w:tc>
        <w:tc>
          <w:tcPr>
            <w:tcW w:w="3054" w:type="dxa"/>
            <w:vAlign w:val="center"/>
          </w:tcPr>
          <w:p w14:paraId="14811D78" w14:textId="77777777" w:rsidR="00C15E65" w:rsidRDefault="00C15E65">
            <w:r>
              <w:t>Asignar cuestionarios a grupos</w:t>
            </w:r>
          </w:p>
        </w:tc>
        <w:tc>
          <w:tcPr>
            <w:tcW w:w="4209" w:type="dxa"/>
            <w:vAlign w:val="center"/>
          </w:tcPr>
          <w:p w14:paraId="38544CE6" w14:textId="77777777" w:rsidR="00C15E65" w:rsidRDefault="00C15E65">
            <w:r>
              <w:t>El Profesor debe poder limitar la disponibilidad de un cuestionario a uno o varios grupos concretos.</w:t>
            </w:r>
          </w:p>
        </w:tc>
      </w:tr>
      <w:tr w:rsidR="00C15E65" w14:paraId="29C9BDA9" w14:textId="77777777" w:rsidTr="005E1A08">
        <w:tc>
          <w:tcPr>
            <w:tcW w:w="1091" w:type="dxa"/>
            <w:vAlign w:val="center"/>
          </w:tcPr>
          <w:p w14:paraId="2D3EDA9D" w14:textId="77777777" w:rsidR="00C15E65" w:rsidRDefault="00C15E65">
            <w:r>
              <w:t>R7.5</w:t>
            </w:r>
          </w:p>
        </w:tc>
        <w:tc>
          <w:tcPr>
            <w:tcW w:w="3054" w:type="dxa"/>
            <w:vAlign w:val="center"/>
          </w:tcPr>
          <w:p w14:paraId="5F557C52" w14:textId="77777777" w:rsidR="00C15E65" w:rsidRDefault="00C15E65" w:rsidP="005E1A08">
            <w:pPr>
              <w:jc w:val="left"/>
            </w:pPr>
            <w:r>
              <w:t>Filtrar disponibilidad por pertenencia</w:t>
            </w:r>
          </w:p>
        </w:tc>
        <w:tc>
          <w:tcPr>
            <w:tcW w:w="4209" w:type="dxa"/>
            <w:vAlign w:val="center"/>
          </w:tcPr>
          <w:p w14:paraId="6D8F33F9" w14:textId="77777777" w:rsidR="00C15E65" w:rsidRDefault="00C15E65">
            <w:r>
              <w:t>El alumnado solo debe visualizar como disponibles los cuestionarios publicados que sean públicos o estén asignados a alguno de sus grupos.</w:t>
            </w:r>
          </w:p>
        </w:tc>
      </w:tr>
      <w:tr w:rsidR="00C15E65" w14:paraId="197E71A2" w14:textId="77777777" w:rsidTr="005E1A08">
        <w:tc>
          <w:tcPr>
            <w:tcW w:w="1091" w:type="dxa"/>
            <w:vAlign w:val="center"/>
          </w:tcPr>
          <w:p w14:paraId="3B7DCCF1" w14:textId="77777777" w:rsidR="00C15E65" w:rsidRDefault="00C15E65">
            <w:r>
              <w:t>R7.6</w:t>
            </w:r>
          </w:p>
        </w:tc>
        <w:tc>
          <w:tcPr>
            <w:tcW w:w="3054" w:type="dxa"/>
            <w:vAlign w:val="center"/>
          </w:tcPr>
          <w:p w14:paraId="642C1D81" w14:textId="77777777" w:rsidR="00C15E65" w:rsidRDefault="00C15E65">
            <w:r>
              <w:t>Consultar grupos propios</w:t>
            </w:r>
          </w:p>
        </w:tc>
        <w:tc>
          <w:tcPr>
            <w:tcW w:w="4209" w:type="dxa"/>
            <w:vAlign w:val="center"/>
          </w:tcPr>
          <w:p w14:paraId="0B74C38B" w14:textId="77777777" w:rsidR="00C15E65" w:rsidRDefault="00C15E65">
            <w:r>
              <w:t>El alumnado debe poder consultar los grupos a los que pertenece cuando el sistema lo muestre como parte de su información académica.</w:t>
            </w:r>
          </w:p>
        </w:tc>
      </w:tr>
    </w:tbl>
    <w:p w14:paraId="667A87AE" w14:textId="01C82178" w:rsidR="00FE7D9D" w:rsidRDefault="0030244A">
      <w:pPr>
        <w:pStyle w:val="PiedeTabla"/>
        <w:pPrChange w:id="1704" w:author="Pablo Barrero Cruz" w:date="2026-06-30T13:18:00Z" w16du:dateUtc="2026-06-30T11:18:00Z">
          <w:pPr>
            <w:pStyle w:val="Descripcin"/>
            <w:spacing w:before="240"/>
          </w:pPr>
        </w:pPrChange>
      </w:pPr>
      <w:bookmarkStart w:id="1705" w:name="_Toc233720804"/>
      <w:r w:rsidRPr="00B0767E">
        <w:rPr>
          <w:rStyle w:val="nfasisintenso"/>
        </w:rPr>
        <w:t xml:space="preserve">Tabla </w:t>
      </w:r>
      <w:r w:rsidRPr="0030244A">
        <w:t>5.2.7. Requisitos funcionales de gestión de grupos</w:t>
      </w:r>
      <w:bookmarkEnd w:id="1705"/>
    </w:p>
    <w:p w14:paraId="5A55CAE2" w14:textId="5832A86E" w:rsidR="002E0807" w:rsidRDefault="002E0807" w:rsidP="002E0807">
      <w:pPr>
        <w:pStyle w:val="Ttulo4"/>
      </w:pPr>
      <w:r>
        <w:lastRenderedPageBreak/>
        <w:t>Requisitos no funcionales</w:t>
      </w:r>
    </w:p>
    <w:p w14:paraId="753B4994" w14:textId="5B696349" w:rsidR="002E0807" w:rsidRDefault="000B7284" w:rsidP="00BE53DA">
      <w:r>
        <w:t>Los requisitos no funcionales recogen restricciones y cualidades generales que debe cumplir el sistema, más allá de una funcionalidad concreta.</w:t>
      </w:r>
    </w:p>
    <w:tbl>
      <w:tblPr>
        <w:tblStyle w:val="Tablaconcuadrcula"/>
        <w:tblW w:w="0" w:type="auto"/>
        <w:tblLook w:val="04A0" w:firstRow="1" w:lastRow="0" w:firstColumn="1" w:lastColumn="0" w:noHBand="0" w:noVBand="1"/>
      </w:tblPr>
      <w:tblGrid>
        <w:gridCol w:w="1092"/>
        <w:gridCol w:w="3066"/>
        <w:gridCol w:w="4196"/>
      </w:tblGrid>
      <w:tr w:rsidR="008C377B" w14:paraId="675EB42D" w14:textId="77777777" w:rsidTr="005E1A08">
        <w:trPr>
          <w:trHeight w:val="552"/>
        </w:trPr>
        <w:tc>
          <w:tcPr>
            <w:tcW w:w="8354" w:type="dxa"/>
            <w:gridSpan w:val="3"/>
            <w:shd w:val="clear" w:color="auto" w:fill="DDDDDD" w:themeFill="accent1"/>
            <w:vAlign w:val="center"/>
          </w:tcPr>
          <w:p w14:paraId="442C023D" w14:textId="292D902C" w:rsidR="008C377B" w:rsidRDefault="008C377B" w:rsidP="005E1A08">
            <w:pPr>
              <w:jc w:val="center"/>
              <w:rPr>
                <w:b/>
              </w:rPr>
            </w:pPr>
            <w:r>
              <w:rPr>
                <w:b/>
              </w:rPr>
              <w:t>Requisitos de usuario</w:t>
            </w:r>
          </w:p>
        </w:tc>
      </w:tr>
      <w:tr w:rsidR="008C377B" w14:paraId="5A5F5DED" w14:textId="77777777" w:rsidTr="005E1A08">
        <w:trPr>
          <w:trHeight w:val="419"/>
        </w:trPr>
        <w:tc>
          <w:tcPr>
            <w:tcW w:w="1092" w:type="dxa"/>
            <w:shd w:val="clear" w:color="auto" w:fill="F2F2F2" w:themeFill="background1" w:themeFillShade="F2"/>
            <w:vAlign w:val="center"/>
          </w:tcPr>
          <w:p w14:paraId="0A6BC77E" w14:textId="77777777" w:rsidR="008C377B" w:rsidRDefault="008C377B">
            <w:r>
              <w:rPr>
                <w:b/>
              </w:rPr>
              <w:t>Código</w:t>
            </w:r>
          </w:p>
        </w:tc>
        <w:tc>
          <w:tcPr>
            <w:tcW w:w="3066" w:type="dxa"/>
            <w:shd w:val="clear" w:color="auto" w:fill="F2F2F2" w:themeFill="background1" w:themeFillShade="F2"/>
            <w:vAlign w:val="center"/>
          </w:tcPr>
          <w:p w14:paraId="63D0EAAA" w14:textId="77777777" w:rsidR="008C377B" w:rsidRDefault="008C377B">
            <w:r>
              <w:rPr>
                <w:b/>
              </w:rPr>
              <w:t>Nombre</w:t>
            </w:r>
          </w:p>
        </w:tc>
        <w:tc>
          <w:tcPr>
            <w:tcW w:w="4196" w:type="dxa"/>
            <w:shd w:val="clear" w:color="auto" w:fill="F2F2F2" w:themeFill="background1" w:themeFillShade="F2"/>
            <w:vAlign w:val="center"/>
          </w:tcPr>
          <w:p w14:paraId="60C756F2" w14:textId="77777777" w:rsidR="008C377B" w:rsidRDefault="008C377B">
            <w:r>
              <w:rPr>
                <w:b/>
              </w:rPr>
              <w:t>Descripción</w:t>
            </w:r>
          </w:p>
        </w:tc>
      </w:tr>
      <w:tr w:rsidR="008C377B" w14:paraId="76F143F6" w14:textId="77777777" w:rsidTr="005E1A08">
        <w:tc>
          <w:tcPr>
            <w:tcW w:w="1092" w:type="dxa"/>
            <w:vAlign w:val="center"/>
          </w:tcPr>
          <w:p w14:paraId="17A3290A" w14:textId="77777777" w:rsidR="008C377B" w:rsidRDefault="008C377B">
            <w:r>
              <w:t>RNF-U1</w:t>
            </w:r>
          </w:p>
        </w:tc>
        <w:tc>
          <w:tcPr>
            <w:tcW w:w="3066" w:type="dxa"/>
            <w:vAlign w:val="center"/>
          </w:tcPr>
          <w:p w14:paraId="696A133C" w14:textId="77777777" w:rsidR="008C377B" w:rsidRDefault="008C377B">
            <w:r>
              <w:t>Curva de aprendizaje</w:t>
            </w:r>
          </w:p>
        </w:tc>
        <w:tc>
          <w:tcPr>
            <w:tcW w:w="4196" w:type="dxa"/>
            <w:vAlign w:val="center"/>
          </w:tcPr>
          <w:p w14:paraId="2570E440" w14:textId="77777777" w:rsidR="008C377B" w:rsidRDefault="008C377B">
            <w:r>
              <w:t>Las tareas principales (crear pregunta, crear cuestionario, realizar cuestionario) deben poder completarse sin documentación externa, con ayudas/contexto en la UI.</w:t>
            </w:r>
          </w:p>
        </w:tc>
      </w:tr>
      <w:tr w:rsidR="008C377B" w14:paraId="2F53C2D5" w14:textId="77777777" w:rsidTr="005E1A08">
        <w:tc>
          <w:tcPr>
            <w:tcW w:w="1092" w:type="dxa"/>
            <w:vAlign w:val="center"/>
          </w:tcPr>
          <w:p w14:paraId="20C936F8" w14:textId="77777777" w:rsidR="008C377B" w:rsidRDefault="008C377B">
            <w:r>
              <w:t>RNF-U2</w:t>
            </w:r>
          </w:p>
        </w:tc>
        <w:tc>
          <w:tcPr>
            <w:tcW w:w="3066" w:type="dxa"/>
            <w:vAlign w:val="center"/>
          </w:tcPr>
          <w:p w14:paraId="624E92A5" w14:textId="77777777" w:rsidR="008C377B" w:rsidRDefault="008C377B">
            <w:r>
              <w:t>Idioma</w:t>
            </w:r>
          </w:p>
        </w:tc>
        <w:tc>
          <w:tcPr>
            <w:tcW w:w="4196" w:type="dxa"/>
            <w:vAlign w:val="center"/>
          </w:tcPr>
          <w:p w14:paraId="7B5CB9E0" w14:textId="77777777" w:rsidR="008C377B" w:rsidRDefault="008C377B">
            <w:r>
              <w:t>La interfaz debe estar preparada al menos para español e inglés, con recursos de traducción gestionados de forma centralizada para evitar textos hardcodeados.</w:t>
            </w:r>
          </w:p>
        </w:tc>
      </w:tr>
      <w:tr w:rsidR="008C377B" w14:paraId="2D013948" w14:textId="77777777" w:rsidTr="005E1A08">
        <w:tc>
          <w:tcPr>
            <w:tcW w:w="1092" w:type="dxa"/>
            <w:vAlign w:val="center"/>
          </w:tcPr>
          <w:p w14:paraId="3B6633FB" w14:textId="77777777" w:rsidR="008C377B" w:rsidRDefault="008C377B">
            <w:r>
              <w:t>RNF-U3</w:t>
            </w:r>
          </w:p>
        </w:tc>
        <w:tc>
          <w:tcPr>
            <w:tcW w:w="3066" w:type="dxa"/>
            <w:vAlign w:val="center"/>
          </w:tcPr>
          <w:p w14:paraId="5AE4EC6A" w14:textId="77777777" w:rsidR="008C377B" w:rsidRDefault="008C377B">
            <w:r>
              <w:t>Previsualización de contenido matemático</w:t>
            </w:r>
          </w:p>
        </w:tc>
        <w:tc>
          <w:tcPr>
            <w:tcW w:w="4196" w:type="dxa"/>
            <w:vAlign w:val="center"/>
          </w:tcPr>
          <w:p w14:paraId="1B4E7C3F" w14:textId="77777777" w:rsidR="008C377B" w:rsidRDefault="008C377B">
            <w:r>
              <w:t>La autoría de contenido matemático debe ser usable para profesorado no experto en LaTeX; por ello los campos que admiten notación matemática deben disponer de una previsualización granular que no bloquee el resto de la edición.</w:t>
            </w:r>
          </w:p>
        </w:tc>
      </w:tr>
    </w:tbl>
    <w:p w14:paraId="7E1BBBEA" w14:textId="414D3ED2" w:rsidR="00A01DB0" w:rsidRDefault="0030244A">
      <w:pPr>
        <w:pStyle w:val="PiedeTabla"/>
        <w:pPrChange w:id="1706" w:author="Pablo Barrero Cruz" w:date="2026-06-30T13:18:00Z" w16du:dateUtc="2026-06-30T11:18:00Z">
          <w:pPr>
            <w:pStyle w:val="Descripcin"/>
            <w:spacing w:before="240"/>
          </w:pPr>
        </w:pPrChange>
      </w:pPr>
      <w:bookmarkStart w:id="1707" w:name="_Toc233720805"/>
      <w:r w:rsidRPr="00B0767E">
        <w:rPr>
          <w:rStyle w:val="nfasisintenso"/>
        </w:rPr>
        <w:t xml:space="preserve">Tabla </w:t>
      </w:r>
      <w:r w:rsidRPr="0030244A">
        <w:t>5.2.8. Requisitos no funcionales de usuario</w:t>
      </w:r>
      <w:bookmarkEnd w:id="1707"/>
    </w:p>
    <w:tbl>
      <w:tblPr>
        <w:tblStyle w:val="Tablaconcuadrcula"/>
        <w:tblW w:w="0" w:type="auto"/>
        <w:tblLook w:val="04A0" w:firstRow="1" w:lastRow="0" w:firstColumn="1" w:lastColumn="0" w:noHBand="0" w:noVBand="1"/>
      </w:tblPr>
      <w:tblGrid>
        <w:gridCol w:w="1091"/>
        <w:gridCol w:w="3052"/>
        <w:gridCol w:w="4211"/>
      </w:tblGrid>
      <w:tr w:rsidR="00A01DB0" w14:paraId="549AE1BC" w14:textId="77777777" w:rsidTr="005E1A08">
        <w:trPr>
          <w:trHeight w:val="619"/>
        </w:trPr>
        <w:tc>
          <w:tcPr>
            <w:tcW w:w="8354" w:type="dxa"/>
            <w:gridSpan w:val="3"/>
            <w:shd w:val="clear" w:color="auto" w:fill="DDDDDD" w:themeFill="accent1"/>
            <w:vAlign w:val="center"/>
          </w:tcPr>
          <w:p w14:paraId="135C3CF3" w14:textId="3E2EBAC9" w:rsidR="00A01DB0" w:rsidRDefault="00A01DB0" w:rsidP="005E1A08">
            <w:pPr>
              <w:jc w:val="center"/>
              <w:rPr>
                <w:b/>
              </w:rPr>
            </w:pPr>
            <w:r>
              <w:rPr>
                <w:b/>
              </w:rPr>
              <w:t>Requisitos tecnológicos</w:t>
            </w:r>
          </w:p>
        </w:tc>
      </w:tr>
      <w:tr w:rsidR="00A01DB0" w14:paraId="29A2D091" w14:textId="77777777" w:rsidTr="005E1A08">
        <w:trPr>
          <w:trHeight w:val="415"/>
        </w:trPr>
        <w:tc>
          <w:tcPr>
            <w:tcW w:w="1091" w:type="dxa"/>
            <w:shd w:val="clear" w:color="auto" w:fill="F2F2F2" w:themeFill="background1" w:themeFillShade="F2"/>
            <w:vAlign w:val="center"/>
          </w:tcPr>
          <w:p w14:paraId="0905053D" w14:textId="77777777" w:rsidR="00A01DB0" w:rsidRDefault="00A01DB0">
            <w:r>
              <w:rPr>
                <w:b/>
              </w:rPr>
              <w:t>Código</w:t>
            </w:r>
          </w:p>
        </w:tc>
        <w:tc>
          <w:tcPr>
            <w:tcW w:w="3052" w:type="dxa"/>
            <w:shd w:val="clear" w:color="auto" w:fill="F2F2F2" w:themeFill="background1" w:themeFillShade="F2"/>
            <w:vAlign w:val="center"/>
          </w:tcPr>
          <w:p w14:paraId="20A697B4" w14:textId="77777777" w:rsidR="00A01DB0" w:rsidRDefault="00A01DB0">
            <w:r>
              <w:rPr>
                <w:b/>
              </w:rPr>
              <w:t>Nombre</w:t>
            </w:r>
          </w:p>
        </w:tc>
        <w:tc>
          <w:tcPr>
            <w:tcW w:w="4211" w:type="dxa"/>
            <w:shd w:val="clear" w:color="auto" w:fill="F2F2F2" w:themeFill="background1" w:themeFillShade="F2"/>
            <w:vAlign w:val="center"/>
          </w:tcPr>
          <w:p w14:paraId="3216A41E" w14:textId="77777777" w:rsidR="00A01DB0" w:rsidRDefault="00A01DB0">
            <w:r>
              <w:rPr>
                <w:b/>
              </w:rPr>
              <w:t>Descripción</w:t>
            </w:r>
          </w:p>
        </w:tc>
      </w:tr>
      <w:tr w:rsidR="00A01DB0" w14:paraId="1D7B4D42" w14:textId="77777777" w:rsidTr="005E1A08">
        <w:tc>
          <w:tcPr>
            <w:tcW w:w="1091" w:type="dxa"/>
            <w:vAlign w:val="center"/>
          </w:tcPr>
          <w:p w14:paraId="662810F5" w14:textId="77777777" w:rsidR="00A01DB0" w:rsidRDefault="00A01DB0">
            <w:r>
              <w:t>RNF-T1</w:t>
            </w:r>
          </w:p>
        </w:tc>
        <w:tc>
          <w:tcPr>
            <w:tcW w:w="3052" w:type="dxa"/>
            <w:vAlign w:val="center"/>
          </w:tcPr>
          <w:p w14:paraId="2A1F6F61" w14:textId="77777777" w:rsidR="00A01DB0" w:rsidRDefault="00A01DB0">
            <w:r>
              <w:t>Entorno de ejecución</w:t>
            </w:r>
          </w:p>
        </w:tc>
        <w:tc>
          <w:tcPr>
            <w:tcW w:w="4211" w:type="dxa"/>
            <w:vAlign w:val="center"/>
          </w:tcPr>
          <w:p w14:paraId="1300B70E" w14:textId="77777777" w:rsidR="00A01DB0" w:rsidRDefault="00A01DB0">
            <w:r>
              <w:t>La aplicación debe funcionar en navegadores modernos (Chrome/Edge/Firefox) en sus últimas versiones tanto para PC como para dispositivos móviles.</w:t>
            </w:r>
          </w:p>
        </w:tc>
      </w:tr>
      <w:tr w:rsidR="00A01DB0" w14:paraId="7D849B4D" w14:textId="77777777" w:rsidTr="005E1A08">
        <w:tc>
          <w:tcPr>
            <w:tcW w:w="1091" w:type="dxa"/>
            <w:vAlign w:val="center"/>
          </w:tcPr>
          <w:p w14:paraId="1E4FA728" w14:textId="77777777" w:rsidR="00A01DB0" w:rsidRDefault="00A01DB0">
            <w:r>
              <w:t>RNF-T2</w:t>
            </w:r>
          </w:p>
        </w:tc>
        <w:tc>
          <w:tcPr>
            <w:tcW w:w="3052" w:type="dxa"/>
            <w:vAlign w:val="center"/>
          </w:tcPr>
          <w:p w14:paraId="70CC7CA0" w14:textId="77777777" w:rsidR="00A01DB0" w:rsidRDefault="00A01DB0">
            <w:r>
              <w:t>Despliegue dockerizable</w:t>
            </w:r>
          </w:p>
        </w:tc>
        <w:tc>
          <w:tcPr>
            <w:tcW w:w="4211" w:type="dxa"/>
            <w:vAlign w:val="center"/>
          </w:tcPr>
          <w:p w14:paraId="6FD5F0D2" w14:textId="77777777" w:rsidR="00A01DB0" w:rsidRDefault="00A01DB0">
            <w:r>
              <w:t>El sistema debe poder desplegarse mediante contenedores para facilitar instalación y evaluación.</w:t>
            </w:r>
          </w:p>
        </w:tc>
      </w:tr>
      <w:tr w:rsidR="00A01DB0" w14:paraId="7B2B38B6" w14:textId="77777777" w:rsidTr="005E1A08">
        <w:tc>
          <w:tcPr>
            <w:tcW w:w="1091" w:type="dxa"/>
            <w:vAlign w:val="center"/>
          </w:tcPr>
          <w:p w14:paraId="6346D248" w14:textId="77777777" w:rsidR="00A01DB0" w:rsidRDefault="00A01DB0">
            <w:r>
              <w:t>RNF-T3</w:t>
            </w:r>
          </w:p>
        </w:tc>
        <w:tc>
          <w:tcPr>
            <w:tcW w:w="3052" w:type="dxa"/>
            <w:vAlign w:val="center"/>
          </w:tcPr>
          <w:p w14:paraId="2EFDF0FE" w14:textId="77777777" w:rsidR="00A01DB0" w:rsidRDefault="00A01DB0">
            <w:r>
              <w:t>API</w:t>
            </w:r>
          </w:p>
        </w:tc>
        <w:tc>
          <w:tcPr>
            <w:tcW w:w="4211" w:type="dxa"/>
            <w:vAlign w:val="center"/>
          </w:tcPr>
          <w:p w14:paraId="5F131C22" w14:textId="77777777" w:rsidR="00A01DB0" w:rsidRDefault="00A01DB0">
            <w:r>
              <w:t>El “backend” debe exponer una API REST para operaciones principales.</w:t>
            </w:r>
          </w:p>
        </w:tc>
      </w:tr>
    </w:tbl>
    <w:p w14:paraId="58E6DBA4" w14:textId="3C6013BE" w:rsidR="00A01DB0" w:rsidRDefault="0030244A">
      <w:pPr>
        <w:pStyle w:val="PiedeTabla"/>
        <w:pPrChange w:id="1708" w:author="Pablo Barrero Cruz" w:date="2026-06-30T13:18:00Z" w16du:dateUtc="2026-06-30T11:18:00Z">
          <w:pPr>
            <w:pStyle w:val="Descripcin"/>
            <w:spacing w:before="240"/>
          </w:pPr>
        </w:pPrChange>
      </w:pPr>
      <w:bookmarkStart w:id="1709" w:name="_Toc233720806"/>
      <w:r w:rsidRPr="00B0767E">
        <w:rPr>
          <w:rStyle w:val="nfasisintenso"/>
        </w:rPr>
        <w:t xml:space="preserve">Tabla </w:t>
      </w:r>
      <w:r w:rsidRPr="0030244A">
        <w:t>5.2.9. Requisitos no funcionales tecnológicos</w:t>
      </w:r>
      <w:bookmarkEnd w:id="1709"/>
    </w:p>
    <w:tbl>
      <w:tblPr>
        <w:tblStyle w:val="Tablaconcuadrcula"/>
        <w:tblW w:w="0" w:type="auto"/>
        <w:tblLook w:val="04A0" w:firstRow="1" w:lastRow="0" w:firstColumn="1" w:lastColumn="0" w:noHBand="0" w:noVBand="1"/>
      </w:tblPr>
      <w:tblGrid>
        <w:gridCol w:w="1093"/>
        <w:gridCol w:w="3064"/>
        <w:gridCol w:w="4197"/>
      </w:tblGrid>
      <w:tr w:rsidR="00A01DB0" w14:paraId="13455FB4" w14:textId="77777777" w:rsidTr="005E1A08">
        <w:trPr>
          <w:trHeight w:val="563"/>
        </w:trPr>
        <w:tc>
          <w:tcPr>
            <w:tcW w:w="8354" w:type="dxa"/>
            <w:gridSpan w:val="3"/>
            <w:shd w:val="clear" w:color="auto" w:fill="DDDDDD" w:themeFill="accent1"/>
            <w:vAlign w:val="center"/>
          </w:tcPr>
          <w:p w14:paraId="6A567EA5" w14:textId="570A0656" w:rsidR="00A01DB0" w:rsidRDefault="00A01DB0" w:rsidP="005E1A08">
            <w:pPr>
              <w:jc w:val="center"/>
              <w:rPr>
                <w:b/>
              </w:rPr>
            </w:pPr>
            <w:r>
              <w:rPr>
                <w:b/>
              </w:rPr>
              <w:t>Requisitos de usabilidad</w:t>
            </w:r>
          </w:p>
        </w:tc>
      </w:tr>
      <w:tr w:rsidR="00A01DB0" w14:paraId="29B781B6" w14:textId="77777777" w:rsidTr="005E1A08">
        <w:trPr>
          <w:trHeight w:val="415"/>
        </w:trPr>
        <w:tc>
          <w:tcPr>
            <w:tcW w:w="1093" w:type="dxa"/>
            <w:shd w:val="clear" w:color="auto" w:fill="F2F2F2" w:themeFill="background1" w:themeFillShade="F2"/>
            <w:vAlign w:val="center"/>
          </w:tcPr>
          <w:p w14:paraId="2B850257" w14:textId="77777777" w:rsidR="00A01DB0" w:rsidRDefault="00A01DB0">
            <w:r>
              <w:rPr>
                <w:b/>
              </w:rPr>
              <w:t>Código</w:t>
            </w:r>
          </w:p>
        </w:tc>
        <w:tc>
          <w:tcPr>
            <w:tcW w:w="3064" w:type="dxa"/>
            <w:shd w:val="clear" w:color="auto" w:fill="F2F2F2" w:themeFill="background1" w:themeFillShade="F2"/>
            <w:vAlign w:val="center"/>
          </w:tcPr>
          <w:p w14:paraId="28B77C54" w14:textId="77777777" w:rsidR="00A01DB0" w:rsidRDefault="00A01DB0">
            <w:r>
              <w:rPr>
                <w:b/>
              </w:rPr>
              <w:t>Nombre</w:t>
            </w:r>
          </w:p>
        </w:tc>
        <w:tc>
          <w:tcPr>
            <w:tcW w:w="4197" w:type="dxa"/>
            <w:shd w:val="clear" w:color="auto" w:fill="F2F2F2" w:themeFill="background1" w:themeFillShade="F2"/>
            <w:vAlign w:val="center"/>
          </w:tcPr>
          <w:p w14:paraId="22296940" w14:textId="77777777" w:rsidR="00A01DB0" w:rsidRDefault="00A01DB0">
            <w:r>
              <w:rPr>
                <w:b/>
              </w:rPr>
              <w:t>Descripción</w:t>
            </w:r>
          </w:p>
        </w:tc>
      </w:tr>
      <w:tr w:rsidR="00A01DB0" w14:paraId="781723FA" w14:textId="77777777" w:rsidTr="005E1A08">
        <w:tc>
          <w:tcPr>
            <w:tcW w:w="1093" w:type="dxa"/>
            <w:vAlign w:val="center"/>
          </w:tcPr>
          <w:p w14:paraId="7FF7E533" w14:textId="77777777" w:rsidR="00A01DB0" w:rsidRDefault="00A01DB0">
            <w:r>
              <w:t>RNF-US1</w:t>
            </w:r>
          </w:p>
        </w:tc>
        <w:tc>
          <w:tcPr>
            <w:tcW w:w="3064" w:type="dxa"/>
            <w:vAlign w:val="center"/>
          </w:tcPr>
          <w:p w14:paraId="6420DDAC" w14:textId="77777777" w:rsidR="00A01DB0" w:rsidRDefault="00A01DB0">
            <w:r>
              <w:t>Diseño “responsive” básico</w:t>
            </w:r>
          </w:p>
        </w:tc>
        <w:tc>
          <w:tcPr>
            <w:tcW w:w="4197" w:type="dxa"/>
            <w:vAlign w:val="center"/>
          </w:tcPr>
          <w:p w14:paraId="5BE4EAF8" w14:textId="77777777" w:rsidR="00A01DB0" w:rsidRDefault="00A01DB0">
            <w:r>
              <w:t xml:space="preserve">El sistema debe ser usable en resoluciones habituales de portátil y dispositivos móviles, incluyendo la adaptación de la navegación </w:t>
            </w:r>
            <w:r>
              <w:lastRenderedPageBreak/>
              <w:t>superior cuando el ancho disponible es reducido.</w:t>
            </w:r>
          </w:p>
        </w:tc>
      </w:tr>
      <w:tr w:rsidR="00A01DB0" w14:paraId="5C1B14D3" w14:textId="77777777" w:rsidTr="005E1A08">
        <w:tc>
          <w:tcPr>
            <w:tcW w:w="1093" w:type="dxa"/>
            <w:vAlign w:val="center"/>
          </w:tcPr>
          <w:p w14:paraId="2ACC1FA3" w14:textId="77777777" w:rsidR="00A01DB0" w:rsidRDefault="00A01DB0">
            <w:r>
              <w:lastRenderedPageBreak/>
              <w:t>RNF-US2</w:t>
            </w:r>
          </w:p>
        </w:tc>
        <w:tc>
          <w:tcPr>
            <w:tcW w:w="3064" w:type="dxa"/>
            <w:vAlign w:val="center"/>
          </w:tcPr>
          <w:p w14:paraId="73E686C1" w14:textId="77777777" w:rsidR="00A01DB0" w:rsidRDefault="00A01DB0">
            <w:r>
              <w:t>Consistencia UI</w:t>
            </w:r>
          </w:p>
        </w:tc>
        <w:tc>
          <w:tcPr>
            <w:tcW w:w="4197" w:type="dxa"/>
            <w:vAlign w:val="center"/>
          </w:tcPr>
          <w:p w14:paraId="6DCC9272" w14:textId="77777777" w:rsidR="00A01DB0" w:rsidRDefault="00A01DB0">
            <w:r>
              <w:t>El sistema debe mantener consistencia visual y de navegación entre pantallas.</w:t>
            </w:r>
          </w:p>
        </w:tc>
      </w:tr>
    </w:tbl>
    <w:p w14:paraId="52C1558B" w14:textId="6BB96692" w:rsidR="00A01DB0" w:rsidRDefault="0030244A">
      <w:pPr>
        <w:pStyle w:val="PiedeTabla"/>
        <w:pPrChange w:id="1710" w:author="Pablo Barrero Cruz" w:date="2026-06-30T13:18:00Z" w16du:dateUtc="2026-06-30T11:18:00Z">
          <w:pPr>
            <w:pStyle w:val="Descripcin"/>
            <w:spacing w:before="240"/>
          </w:pPr>
        </w:pPrChange>
      </w:pPr>
      <w:bookmarkStart w:id="1711" w:name="_Toc233720807"/>
      <w:r w:rsidRPr="00B0767E">
        <w:rPr>
          <w:rStyle w:val="nfasisintenso"/>
        </w:rPr>
        <w:t xml:space="preserve">Tabla </w:t>
      </w:r>
      <w:r w:rsidRPr="0030244A">
        <w:t>5.2.10. Requisitos no funcionales de usabilidad</w:t>
      </w:r>
      <w:bookmarkEnd w:id="1711"/>
    </w:p>
    <w:tbl>
      <w:tblPr>
        <w:tblStyle w:val="Tablaconcuadrcula"/>
        <w:tblW w:w="0" w:type="auto"/>
        <w:tblLook w:val="04A0" w:firstRow="1" w:lastRow="0" w:firstColumn="1" w:lastColumn="0" w:noHBand="0" w:noVBand="1"/>
      </w:tblPr>
      <w:tblGrid>
        <w:gridCol w:w="1092"/>
        <w:gridCol w:w="3060"/>
        <w:gridCol w:w="4202"/>
      </w:tblGrid>
      <w:tr w:rsidR="00A01DB0" w14:paraId="4E424A74" w14:textId="77777777" w:rsidTr="005E1A08">
        <w:trPr>
          <w:trHeight w:val="594"/>
        </w:trPr>
        <w:tc>
          <w:tcPr>
            <w:tcW w:w="8354" w:type="dxa"/>
            <w:gridSpan w:val="3"/>
            <w:shd w:val="clear" w:color="auto" w:fill="DDDDDD" w:themeFill="accent1"/>
            <w:vAlign w:val="center"/>
          </w:tcPr>
          <w:p w14:paraId="6E79B5D9" w14:textId="6B374D7C" w:rsidR="00A01DB0" w:rsidRDefault="00A01DB0" w:rsidP="005E1A08">
            <w:pPr>
              <w:jc w:val="center"/>
              <w:rPr>
                <w:b/>
              </w:rPr>
            </w:pPr>
            <w:r>
              <w:rPr>
                <w:b/>
              </w:rPr>
              <w:t>Requisitos de seguridad</w:t>
            </w:r>
          </w:p>
        </w:tc>
      </w:tr>
      <w:tr w:rsidR="00A01DB0" w14:paraId="15F9AB58" w14:textId="77777777" w:rsidTr="005E1A08">
        <w:trPr>
          <w:trHeight w:val="418"/>
        </w:trPr>
        <w:tc>
          <w:tcPr>
            <w:tcW w:w="1092" w:type="dxa"/>
            <w:shd w:val="clear" w:color="auto" w:fill="F2F2F2" w:themeFill="background1" w:themeFillShade="F2"/>
            <w:vAlign w:val="center"/>
          </w:tcPr>
          <w:p w14:paraId="5DFB9660" w14:textId="77777777" w:rsidR="00A01DB0" w:rsidRDefault="00A01DB0">
            <w:r>
              <w:rPr>
                <w:b/>
              </w:rPr>
              <w:t>Código</w:t>
            </w:r>
          </w:p>
        </w:tc>
        <w:tc>
          <w:tcPr>
            <w:tcW w:w="3060" w:type="dxa"/>
            <w:shd w:val="clear" w:color="auto" w:fill="F2F2F2" w:themeFill="background1" w:themeFillShade="F2"/>
            <w:vAlign w:val="center"/>
          </w:tcPr>
          <w:p w14:paraId="17C4DBC3" w14:textId="77777777" w:rsidR="00A01DB0" w:rsidRDefault="00A01DB0">
            <w:r>
              <w:rPr>
                <w:b/>
              </w:rPr>
              <w:t>Nombre</w:t>
            </w:r>
          </w:p>
        </w:tc>
        <w:tc>
          <w:tcPr>
            <w:tcW w:w="4202" w:type="dxa"/>
            <w:shd w:val="clear" w:color="auto" w:fill="F2F2F2" w:themeFill="background1" w:themeFillShade="F2"/>
            <w:vAlign w:val="center"/>
          </w:tcPr>
          <w:p w14:paraId="762F771E" w14:textId="77777777" w:rsidR="00A01DB0" w:rsidRDefault="00A01DB0">
            <w:r>
              <w:rPr>
                <w:b/>
              </w:rPr>
              <w:t>Descripción</w:t>
            </w:r>
          </w:p>
        </w:tc>
      </w:tr>
      <w:tr w:rsidR="00A01DB0" w14:paraId="382898B7" w14:textId="77777777" w:rsidTr="005E1A08">
        <w:tc>
          <w:tcPr>
            <w:tcW w:w="1092" w:type="dxa"/>
            <w:vAlign w:val="center"/>
          </w:tcPr>
          <w:p w14:paraId="262F02BF" w14:textId="77777777" w:rsidR="00A01DB0" w:rsidRDefault="00A01DB0">
            <w:r>
              <w:t>RNF-S1</w:t>
            </w:r>
          </w:p>
        </w:tc>
        <w:tc>
          <w:tcPr>
            <w:tcW w:w="3060" w:type="dxa"/>
            <w:vAlign w:val="center"/>
          </w:tcPr>
          <w:p w14:paraId="74892091" w14:textId="77777777" w:rsidR="00A01DB0" w:rsidRDefault="00A01DB0">
            <w:r>
              <w:t>Protección de credenciales</w:t>
            </w:r>
          </w:p>
        </w:tc>
        <w:tc>
          <w:tcPr>
            <w:tcW w:w="4202" w:type="dxa"/>
            <w:vAlign w:val="center"/>
          </w:tcPr>
          <w:p w14:paraId="4BB349F2" w14:textId="67E11649" w:rsidR="00A01DB0" w:rsidRDefault="00A01DB0">
            <w:r>
              <w:t>Las contraseñas no deben almacenarse en texto plano; deben persistirse usando</w:t>
            </w:r>
            <w:ins w:id="1712" w:author="Pablo Barrero Cruz" w:date="2026-06-17T11:24:00Z" w16du:dateUtc="2026-06-17T09:24:00Z">
              <w:r w:rsidR="00561567">
                <w:t xml:space="preserve"> un</w:t>
              </w:r>
            </w:ins>
            <w:r>
              <w:t xml:space="preserve"> </w:t>
            </w:r>
            <w:ins w:id="1713" w:author="Pablo Barrero Cruz" w:date="2026-06-17T11:23:00Z" w16du:dateUtc="2026-06-17T09:23:00Z">
              <w:r w:rsidR="00561567">
                <w:t>“</w:t>
              </w:r>
            </w:ins>
            <w:commentRangeStart w:id="1714"/>
            <w:r>
              <w:t>“hash”</w:t>
            </w:r>
            <w:ins w:id="1715" w:author="Pablo Barrero Cruz" w:date="2026-06-17T11:23:00Z" w16du:dateUtc="2026-06-17T09:23:00Z">
              <w:r w:rsidR="00561567">
                <w:t>”</w:t>
              </w:r>
            </w:ins>
            <w:r>
              <w:t xml:space="preserve"> </w:t>
            </w:r>
            <w:commentRangeEnd w:id="1714"/>
            <w:r w:rsidR="007F11AB">
              <w:rPr>
                <w:rStyle w:val="Refdecomentario"/>
                <w:sz w:val="22"/>
                <w:szCs w:val="22"/>
              </w:rPr>
              <w:commentReference w:id="1714"/>
            </w:r>
            <w:commentRangeStart w:id="1716"/>
            <w:r>
              <w:t>seguro</w:t>
            </w:r>
            <w:del w:id="1717" w:author="Pablo Barrero Cruz" w:date="2026-06-17T11:23:00Z" w16du:dateUtc="2026-06-17T09:23:00Z">
              <w:r w:rsidDel="00E940BF">
                <w:delText xml:space="preserve"> y sal</w:delText>
              </w:r>
            </w:del>
            <w:r>
              <w:t>.</w:t>
            </w:r>
            <w:commentRangeEnd w:id="1716"/>
            <w:r w:rsidR="007F11AB">
              <w:rPr>
                <w:rStyle w:val="Refdecomentario"/>
                <w:sz w:val="22"/>
                <w:szCs w:val="22"/>
              </w:rPr>
              <w:commentReference w:id="1716"/>
            </w:r>
          </w:p>
        </w:tc>
      </w:tr>
      <w:tr w:rsidR="00A01DB0" w14:paraId="2B6C19D2" w14:textId="77777777" w:rsidTr="005E1A08">
        <w:tc>
          <w:tcPr>
            <w:tcW w:w="1092" w:type="dxa"/>
            <w:vAlign w:val="center"/>
          </w:tcPr>
          <w:p w14:paraId="0877691E" w14:textId="77777777" w:rsidR="00A01DB0" w:rsidRDefault="00A01DB0">
            <w:r>
              <w:t>RNF-S2</w:t>
            </w:r>
          </w:p>
        </w:tc>
        <w:tc>
          <w:tcPr>
            <w:tcW w:w="3060" w:type="dxa"/>
            <w:vAlign w:val="center"/>
          </w:tcPr>
          <w:p w14:paraId="6808660F" w14:textId="77777777" w:rsidR="00A01DB0" w:rsidRDefault="00A01DB0">
            <w:r>
              <w:t>Autorización por rol</w:t>
            </w:r>
          </w:p>
        </w:tc>
        <w:tc>
          <w:tcPr>
            <w:tcW w:w="4202" w:type="dxa"/>
            <w:vAlign w:val="center"/>
          </w:tcPr>
          <w:p w14:paraId="25403633" w14:textId="0DB40893" w:rsidR="00A01DB0" w:rsidRDefault="00A01DB0">
            <w:r>
              <w:t xml:space="preserve">Cada </w:t>
            </w:r>
            <w:ins w:id="1718" w:author="Pablo Barrero Cruz" w:date="2026-06-17T11:25:00Z" w16du:dateUtc="2026-06-17T09:25:00Z">
              <w:r w:rsidR="00CB15F1">
                <w:t>“</w:t>
              </w:r>
            </w:ins>
            <w:r>
              <w:t>“endpoint”</w:t>
            </w:r>
            <w:ins w:id="1719" w:author="Pablo Barrero Cruz" w:date="2026-06-17T11:25:00Z" w16du:dateUtc="2026-06-17T09:25:00Z">
              <w:r w:rsidR="00CB15F1">
                <w:t>”</w:t>
              </w:r>
            </w:ins>
            <w:r>
              <w:t xml:space="preserve"> debe comprobar permisos del rol y del propietario de los datos.</w:t>
            </w:r>
          </w:p>
        </w:tc>
      </w:tr>
      <w:tr w:rsidR="00A01DB0" w14:paraId="3C678EC4" w14:textId="77777777" w:rsidTr="005E1A08">
        <w:tc>
          <w:tcPr>
            <w:tcW w:w="1092" w:type="dxa"/>
            <w:vAlign w:val="center"/>
          </w:tcPr>
          <w:p w14:paraId="6D275837" w14:textId="77777777" w:rsidR="00A01DB0" w:rsidRDefault="00A01DB0">
            <w:r>
              <w:t>RNF-S3</w:t>
            </w:r>
          </w:p>
        </w:tc>
        <w:tc>
          <w:tcPr>
            <w:tcW w:w="3060" w:type="dxa"/>
            <w:vAlign w:val="center"/>
          </w:tcPr>
          <w:p w14:paraId="19702866" w14:textId="77777777" w:rsidR="00A01DB0" w:rsidRDefault="00A01DB0">
            <w:r>
              <w:t>Validación de entrada</w:t>
            </w:r>
          </w:p>
        </w:tc>
        <w:tc>
          <w:tcPr>
            <w:tcW w:w="4202" w:type="dxa"/>
            <w:vAlign w:val="center"/>
          </w:tcPr>
          <w:p w14:paraId="7ECA929D" w14:textId="77777777" w:rsidR="00A01DB0" w:rsidRDefault="00A01DB0">
            <w:r>
              <w:t>El sistema debe validar entradas para evitar inyección y XSS.</w:t>
            </w:r>
          </w:p>
        </w:tc>
      </w:tr>
      <w:tr w:rsidR="00A01DB0" w14:paraId="46540978" w14:textId="77777777" w:rsidTr="005E1A08">
        <w:tc>
          <w:tcPr>
            <w:tcW w:w="1092" w:type="dxa"/>
            <w:vAlign w:val="center"/>
          </w:tcPr>
          <w:p w14:paraId="6BDCC73F" w14:textId="77777777" w:rsidR="00A01DB0" w:rsidRDefault="00A01DB0">
            <w:r>
              <w:t>RNF-S4</w:t>
            </w:r>
          </w:p>
        </w:tc>
        <w:tc>
          <w:tcPr>
            <w:tcW w:w="3060" w:type="dxa"/>
            <w:vAlign w:val="center"/>
          </w:tcPr>
          <w:p w14:paraId="0FD4B81F" w14:textId="77777777" w:rsidR="00A01DB0" w:rsidRDefault="00A01DB0">
            <w:r>
              <w:t>Sesión y tokens</w:t>
            </w:r>
          </w:p>
        </w:tc>
        <w:tc>
          <w:tcPr>
            <w:tcW w:w="4202" w:type="dxa"/>
            <w:vAlign w:val="center"/>
          </w:tcPr>
          <w:p w14:paraId="6EA83707" w14:textId="77777777" w:rsidR="00A01DB0" w:rsidRDefault="00A01DB0">
            <w:r>
              <w:t>La sesión debe tener caducidad y mecanismo de renovación controlado. Caducidad por inactividad (p. ej., 30 min) y caducidad absoluta (p. ej., 8 h).</w:t>
            </w:r>
          </w:p>
        </w:tc>
      </w:tr>
      <w:tr w:rsidR="00A01DB0" w14:paraId="38787487" w14:textId="77777777" w:rsidTr="005E1A08">
        <w:tc>
          <w:tcPr>
            <w:tcW w:w="1092" w:type="dxa"/>
            <w:vAlign w:val="center"/>
          </w:tcPr>
          <w:p w14:paraId="20FC193C" w14:textId="77777777" w:rsidR="00A01DB0" w:rsidRDefault="00A01DB0">
            <w:r>
              <w:t>RNF-S5</w:t>
            </w:r>
          </w:p>
        </w:tc>
        <w:tc>
          <w:tcPr>
            <w:tcW w:w="3060" w:type="dxa"/>
            <w:vAlign w:val="center"/>
          </w:tcPr>
          <w:p w14:paraId="0260E812" w14:textId="77777777" w:rsidR="00A01DB0" w:rsidRDefault="00A01DB0">
            <w:r>
              <w:t>Registro de actividad</w:t>
            </w:r>
          </w:p>
        </w:tc>
        <w:tc>
          <w:tcPr>
            <w:tcW w:w="4202" w:type="dxa"/>
            <w:vAlign w:val="center"/>
          </w:tcPr>
          <w:p w14:paraId="5AB3A2C6" w14:textId="2371A1ED" w:rsidR="00A01DB0" w:rsidRDefault="00A01DB0">
            <w:r>
              <w:t>El sistema debe registrar acciones críticas para auditoría básica, escribiéndolas en los “logs” estándar de la consola del servidor (</w:t>
            </w:r>
            <w:r w:rsidRPr="004533FC">
              <w:rPr>
                <w:i/>
                <w:iCs/>
                <w:rPrChange w:id="1720" w:author="Pablo Barrero Cruz" w:date="2026-06-17T11:25:00Z" w16du:dateUtc="2026-06-17T09:25:00Z">
                  <w:rPr/>
                </w:rPrChange>
              </w:rPr>
              <w:t>“stdout”</w:t>
            </w:r>
            <w:r>
              <w:t>).</w:t>
            </w:r>
          </w:p>
        </w:tc>
      </w:tr>
      <w:tr w:rsidR="00A01DB0" w14:paraId="1CD00761" w14:textId="77777777" w:rsidTr="005E1A08">
        <w:tc>
          <w:tcPr>
            <w:tcW w:w="1092" w:type="dxa"/>
            <w:vAlign w:val="center"/>
          </w:tcPr>
          <w:p w14:paraId="001B2D6C" w14:textId="77777777" w:rsidR="00A01DB0" w:rsidRDefault="00A01DB0">
            <w:r>
              <w:t>RNF-S6</w:t>
            </w:r>
          </w:p>
        </w:tc>
        <w:tc>
          <w:tcPr>
            <w:tcW w:w="3060" w:type="dxa"/>
            <w:vAlign w:val="center"/>
          </w:tcPr>
          <w:p w14:paraId="2DAA3B90" w14:textId="77777777" w:rsidR="00A01DB0" w:rsidRDefault="00A01DB0">
            <w:r>
              <w:t>Revocación de sesiones</w:t>
            </w:r>
          </w:p>
        </w:tc>
        <w:tc>
          <w:tcPr>
            <w:tcW w:w="4202" w:type="dxa"/>
            <w:vAlign w:val="center"/>
          </w:tcPr>
          <w:p w14:paraId="76BBC70C" w14:textId="77777777" w:rsidR="00A01DB0" w:rsidRDefault="00A01DB0">
            <w:r>
              <w:t>Operaciones sensibles como cambio de contraseña, restablecimiento administrativo o cierre de sesión deben revocar las sesiones afectadas.</w:t>
            </w:r>
          </w:p>
        </w:tc>
      </w:tr>
    </w:tbl>
    <w:p w14:paraId="6FA5E46C" w14:textId="5380B389" w:rsidR="00A01DB0" w:rsidRDefault="0030244A">
      <w:pPr>
        <w:pStyle w:val="PiedeTabla"/>
        <w:pPrChange w:id="1721" w:author="Pablo Barrero Cruz" w:date="2026-06-30T13:18:00Z" w16du:dateUtc="2026-06-30T11:18:00Z">
          <w:pPr>
            <w:pStyle w:val="Descripcin"/>
            <w:spacing w:before="240"/>
          </w:pPr>
        </w:pPrChange>
      </w:pPr>
      <w:bookmarkStart w:id="1722" w:name="_Toc233720808"/>
      <w:r w:rsidRPr="00B0767E">
        <w:rPr>
          <w:rStyle w:val="nfasisintenso"/>
        </w:rPr>
        <w:t xml:space="preserve">Tabla </w:t>
      </w:r>
      <w:r w:rsidRPr="0030244A">
        <w:t>5.2.11. Requisitos no funcionales de seguridad</w:t>
      </w:r>
      <w:bookmarkEnd w:id="1722"/>
    </w:p>
    <w:tbl>
      <w:tblPr>
        <w:tblStyle w:val="Tablaconcuadrcula"/>
        <w:tblW w:w="0" w:type="auto"/>
        <w:tblLook w:val="04A0" w:firstRow="1" w:lastRow="0" w:firstColumn="1" w:lastColumn="0" w:noHBand="0" w:noVBand="1"/>
      </w:tblPr>
      <w:tblGrid>
        <w:gridCol w:w="1093"/>
        <w:gridCol w:w="3065"/>
        <w:gridCol w:w="4196"/>
      </w:tblGrid>
      <w:tr w:rsidR="00A01DB0" w14:paraId="2F3CF429" w14:textId="77777777" w:rsidTr="005E1A08">
        <w:trPr>
          <w:trHeight w:val="608"/>
        </w:trPr>
        <w:tc>
          <w:tcPr>
            <w:tcW w:w="8354" w:type="dxa"/>
            <w:gridSpan w:val="3"/>
            <w:shd w:val="clear" w:color="auto" w:fill="DDDDDD" w:themeFill="accent1"/>
            <w:vAlign w:val="center"/>
          </w:tcPr>
          <w:p w14:paraId="1CE59976" w14:textId="24D4CEDB" w:rsidR="00A01DB0" w:rsidRDefault="00A01DB0" w:rsidP="005E1A08">
            <w:pPr>
              <w:jc w:val="center"/>
              <w:rPr>
                <w:b/>
              </w:rPr>
            </w:pPr>
            <w:r>
              <w:rPr>
                <w:b/>
              </w:rPr>
              <w:t>Requisitos de rendimiento y tiempo de respuesta</w:t>
            </w:r>
          </w:p>
        </w:tc>
      </w:tr>
      <w:tr w:rsidR="00A01DB0" w14:paraId="70DD8125" w14:textId="77777777" w:rsidTr="005E1A08">
        <w:trPr>
          <w:trHeight w:val="418"/>
        </w:trPr>
        <w:tc>
          <w:tcPr>
            <w:tcW w:w="1093" w:type="dxa"/>
            <w:shd w:val="clear" w:color="auto" w:fill="F2F2F2" w:themeFill="background1" w:themeFillShade="F2"/>
            <w:vAlign w:val="center"/>
          </w:tcPr>
          <w:p w14:paraId="4A38EFA8" w14:textId="77777777" w:rsidR="00A01DB0" w:rsidRDefault="00A01DB0">
            <w:r>
              <w:rPr>
                <w:b/>
              </w:rPr>
              <w:t>Código</w:t>
            </w:r>
          </w:p>
        </w:tc>
        <w:tc>
          <w:tcPr>
            <w:tcW w:w="3065" w:type="dxa"/>
            <w:shd w:val="clear" w:color="auto" w:fill="F2F2F2" w:themeFill="background1" w:themeFillShade="F2"/>
            <w:vAlign w:val="center"/>
          </w:tcPr>
          <w:p w14:paraId="054ED395" w14:textId="77777777" w:rsidR="00A01DB0" w:rsidRDefault="00A01DB0">
            <w:r>
              <w:rPr>
                <w:b/>
              </w:rPr>
              <w:t>Nombre</w:t>
            </w:r>
          </w:p>
        </w:tc>
        <w:tc>
          <w:tcPr>
            <w:tcW w:w="4196" w:type="dxa"/>
            <w:shd w:val="clear" w:color="auto" w:fill="F2F2F2" w:themeFill="background1" w:themeFillShade="F2"/>
            <w:vAlign w:val="center"/>
          </w:tcPr>
          <w:p w14:paraId="3C179C8C" w14:textId="77777777" w:rsidR="00A01DB0" w:rsidRDefault="00A01DB0">
            <w:r>
              <w:rPr>
                <w:b/>
              </w:rPr>
              <w:t>Descripción</w:t>
            </w:r>
          </w:p>
        </w:tc>
      </w:tr>
      <w:tr w:rsidR="00A01DB0" w14:paraId="439A51EB" w14:textId="77777777" w:rsidTr="005E1A08">
        <w:tc>
          <w:tcPr>
            <w:tcW w:w="1093" w:type="dxa"/>
            <w:vAlign w:val="center"/>
          </w:tcPr>
          <w:p w14:paraId="7CB063EB" w14:textId="77777777" w:rsidR="00A01DB0" w:rsidRDefault="00A01DB0">
            <w:r>
              <w:t>RNF-R1</w:t>
            </w:r>
          </w:p>
        </w:tc>
        <w:tc>
          <w:tcPr>
            <w:tcW w:w="3065" w:type="dxa"/>
            <w:vAlign w:val="center"/>
          </w:tcPr>
          <w:p w14:paraId="15F63BC4" w14:textId="77777777" w:rsidR="00A01DB0" w:rsidRDefault="00A01DB0">
            <w:r>
              <w:t>Tiempo de carga</w:t>
            </w:r>
          </w:p>
        </w:tc>
        <w:tc>
          <w:tcPr>
            <w:tcW w:w="4196" w:type="dxa"/>
            <w:vAlign w:val="center"/>
          </w:tcPr>
          <w:p w14:paraId="225F7864" w14:textId="77777777" w:rsidR="00A01DB0" w:rsidRDefault="00A01DB0">
            <w:r>
              <w:t>Para cargas típicas, las vistas principales deben mostrarse en un tiempo objetivo inferior a 2 s en entorno local de referencia.</w:t>
            </w:r>
          </w:p>
        </w:tc>
      </w:tr>
      <w:tr w:rsidR="00A01DB0" w14:paraId="13BE62B2" w14:textId="77777777" w:rsidTr="005E1A08">
        <w:tc>
          <w:tcPr>
            <w:tcW w:w="1093" w:type="dxa"/>
            <w:vAlign w:val="center"/>
          </w:tcPr>
          <w:p w14:paraId="12458A0D" w14:textId="77777777" w:rsidR="00A01DB0" w:rsidRDefault="00A01DB0">
            <w:r>
              <w:t>RNF-R2</w:t>
            </w:r>
          </w:p>
        </w:tc>
        <w:tc>
          <w:tcPr>
            <w:tcW w:w="3065" w:type="dxa"/>
            <w:vAlign w:val="center"/>
          </w:tcPr>
          <w:p w14:paraId="10CDDADC" w14:textId="77777777" w:rsidR="00A01DB0" w:rsidRDefault="00A01DB0">
            <w:r>
              <w:t>Interacción en cuestionario</w:t>
            </w:r>
          </w:p>
        </w:tc>
        <w:tc>
          <w:tcPr>
            <w:tcW w:w="4196" w:type="dxa"/>
            <w:vAlign w:val="center"/>
          </w:tcPr>
          <w:p w14:paraId="4451DDFF" w14:textId="77777777" w:rsidR="00A01DB0" w:rsidRDefault="00A01DB0">
            <w:r>
              <w:t>Las validaciones de interfaz y acciones frecuentes deben resultar fluidas para el usuario.</w:t>
            </w:r>
          </w:p>
        </w:tc>
      </w:tr>
      <w:tr w:rsidR="00A01DB0" w14:paraId="6042EBC2" w14:textId="77777777" w:rsidTr="005E1A08">
        <w:tc>
          <w:tcPr>
            <w:tcW w:w="1093" w:type="dxa"/>
            <w:vAlign w:val="center"/>
          </w:tcPr>
          <w:p w14:paraId="09DCFF17" w14:textId="77777777" w:rsidR="00A01DB0" w:rsidRDefault="00A01DB0">
            <w:r>
              <w:t>RNF-R3</w:t>
            </w:r>
          </w:p>
        </w:tc>
        <w:tc>
          <w:tcPr>
            <w:tcW w:w="3065" w:type="dxa"/>
            <w:vAlign w:val="center"/>
          </w:tcPr>
          <w:p w14:paraId="7E32C036" w14:textId="77777777" w:rsidR="00A01DB0" w:rsidRDefault="00A01DB0">
            <w:r>
              <w:t>Concurrencia</w:t>
            </w:r>
          </w:p>
        </w:tc>
        <w:tc>
          <w:tcPr>
            <w:tcW w:w="4196" w:type="dxa"/>
            <w:vAlign w:val="center"/>
          </w:tcPr>
          <w:p w14:paraId="7C04D3EB" w14:textId="77777777" w:rsidR="00A01DB0" w:rsidRDefault="00A01DB0">
            <w:r>
              <w:t>El sistema debe soportar un número moderado de usuarios concurrentes en entorno académico (objetivo orientativo: 100).</w:t>
            </w:r>
          </w:p>
        </w:tc>
      </w:tr>
      <w:tr w:rsidR="00A01DB0" w14:paraId="1439A1DA" w14:textId="77777777" w:rsidTr="005E1A08">
        <w:tc>
          <w:tcPr>
            <w:tcW w:w="1093" w:type="dxa"/>
            <w:vAlign w:val="center"/>
          </w:tcPr>
          <w:p w14:paraId="025B6864" w14:textId="77777777" w:rsidR="00A01DB0" w:rsidRDefault="00A01DB0">
            <w:r>
              <w:t>RNF-R4</w:t>
            </w:r>
          </w:p>
        </w:tc>
        <w:tc>
          <w:tcPr>
            <w:tcW w:w="3065" w:type="dxa"/>
            <w:vAlign w:val="center"/>
          </w:tcPr>
          <w:p w14:paraId="07C081EC" w14:textId="77777777" w:rsidR="00A01DB0" w:rsidRDefault="00A01DB0">
            <w:r>
              <w:t>Paginación</w:t>
            </w:r>
          </w:p>
        </w:tc>
        <w:tc>
          <w:tcPr>
            <w:tcW w:w="4196" w:type="dxa"/>
            <w:vAlign w:val="center"/>
          </w:tcPr>
          <w:p w14:paraId="7F44FA0C" w14:textId="77777777" w:rsidR="00A01DB0" w:rsidRDefault="00A01DB0">
            <w:r>
              <w:t xml:space="preserve">El sistema debe paginar o cargar de forma perezosa los listados largos de preguntas, </w:t>
            </w:r>
            <w:r>
              <w:lastRenderedPageBreak/>
              <w:t>cuestionarios e intentos para garantizar el rendimiento.</w:t>
            </w:r>
          </w:p>
        </w:tc>
      </w:tr>
    </w:tbl>
    <w:p w14:paraId="44E58DCF" w14:textId="4DC0B521" w:rsidR="00A01DB0" w:rsidRDefault="0030244A">
      <w:pPr>
        <w:pStyle w:val="PiedeTabla"/>
        <w:pPrChange w:id="1723" w:author="Pablo Barrero Cruz" w:date="2026-06-30T13:18:00Z" w16du:dateUtc="2026-06-30T11:18:00Z">
          <w:pPr>
            <w:pStyle w:val="Descripcin"/>
            <w:spacing w:before="240"/>
          </w:pPr>
        </w:pPrChange>
      </w:pPr>
      <w:bookmarkStart w:id="1724" w:name="_Toc233720809"/>
      <w:r w:rsidRPr="00B0767E">
        <w:rPr>
          <w:rStyle w:val="nfasisintenso"/>
        </w:rPr>
        <w:lastRenderedPageBreak/>
        <w:t xml:space="preserve">Tabla </w:t>
      </w:r>
      <w:r w:rsidRPr="0030244A">
        <w:t>5.2.12. Requisitos no funcionales de rendimiento y tiempo de respuesta</w:t>
      </w:r>
      <w:bookmarkEnd w:id="1724"/>
    </w:p>
    <w:tbl>
      <w:tblPr>
        <w:tblStyle w:val="Tablaconcuadrcula"/>
        <w:tblW w:w="0" w:type="auto"/>
        <w:tblLook w:val="04A0" w:firstRow="1" w:lastRow="0" w:firstColumn="1" w:lastColumn="0" w:noHBand="0" w:noVBand="1"/>
      </w:tblPr>
      <w:tblGrid>
        <w:gridCol w:w="1093"/>
        <w:gridCol w:w="3066"/>
        <w:gridCol w:w="4195"/>
      </w:tblGrid>
      <w:tr w:rsidR="00A01DB0" w14:paraId="7154561F" w14:textId="77777777" w:rsidTr="005E1A08">
        <w:trPr>
          <w:trHeight w:val="643"/>
        </w:trPr>
        <w:tc>
          <w:tcPr>
            <w:tcW w:w="8354" w:type="dxa"/>
            <w:gridSpan w:val="3"/>
            <w:shd w:val="clear" w:color="auto" w:fill="DDDDDD" w:themeFill="accent1"/>
            <w:vAlign w:val="center"/>
          </w:tcPr>
          <w:p w14:paraId="6435719C" w14:textId="07D52159" w:rsidR="00A01DB0" w:rsidRDefault="00A01DB0" w:rsidP="005E1A08">
            <w:pPr>
              <w:jc w:val="center"/>
              <w:rPr>
                <w:b/>
              </w:rPr>
            </w:pPr>
            <w:r>
              <w:rPr>
                <w:b/>
              </w:rPr>
              <w:t>Requisitos de privacidad y minimización de datos</w:t>
            </w:r>
          </w:p>
        </w:tc>
      </w:tr>
      <w:tr w:rsidR="00A01DB0" w14:paraId="7AF7D955" w14:textId="77777777" w:rsidTr="005E1A08">
        <w:trPr>
          <w:trHeight w:val="413"/>
        </w:trPr>
        <w:tc>
          <w:tcPr>
            <w:tcW w:w="1093" w:type="dxa"/>
            <w:shd w:val="clear" w:color="auto" w:fill="F2F2F2" w:themeFill="background1" w:themeFillShade="F2"/>
            <w:vAlign w:val="center"/>
          </w:tcPr>
          <w:p w14:paraId="357E157E" w14:textId="77777777" w:rsidR="00A01DB0" w:rsidRDefault="00A01DB0">
            <w:r>
              <w:rPr>
                <w:b/>
              </w:rPr>
              <w:t>Código</w:t>
            </w:r>
          </w:p>
        </w:tc>
        <w:tc>
          <w:tcPr>
            <w:tcW w:w="3066" w:type="dxa"/>
            <w:shd w:val="clear" w:color="auto" w:fill="F2F2F2" w:themeFill="background1" w:themeFillShade="F2"/>
            <w:vAlign w:val="center"/>
          </w:tcPr>
          <w:p w14:paraId="410B64B4" w14:textId="77777777" w:rsidR="00A01DB0" w:rsidRDefault="00A01DB0">
            <w:r>
              <w:rPr>
                <w:b/>
              </w:rPr>
              <w:t>Nombre</w:t>
            </w:r>
          </w:p>
        </w:tc>
        <w:tc>
          <w:tcPr>
            <w:tcW w:w="4195" w:type="dxa"/>
            <w:shd w:val="clear" w:color="auto" w:fill="F2F2F2" w:themeFill="background1" w:themeFillShade="F2"/>
            <w:vAlign w:val="center"/>
          </w:tcPr>
          <w:p w14:paraId="6D2336BD" w14:textId="77777777" w:rsidR="00A01DB0" w:rsidRDefault="00A01DB0">
            <w:r>
              <w:rPr>
                <w:b/>
              </w:rPr>
              <w:t>Descripción</w:t>
            </w:r>
          </w:p>
        </w:tc>
      </w:tr>
      <w:tr w:rsidR="00A01DB0" w14:paraId="59136E5A" w14:textId="77777777" w:rsidTr="005E1A08">
        <w:tc>
          <w:tcPr>
            <w:tcW w:w="1093" w:type="dxa"/>
            <w:vAlign w:val="center"/>
          </w:tcPr>
          <w:p w14:paraId="115988A5" w14:textId="77777777" w:rsidR="00A01DB0" w:rsidRDefault="00A01DB0">
            <w:r>
              <w:t>RNF-P1</w:t>
            </w:r>
          </w:p>
        </w:tc>
        <w:tc>
          <w:tcPr>
            <w:tcW w:w="3066" w:type="dxa"/>
            <w:vAlign w:val="center"/>
          </w:tcPr>
          <w:p w14:paraId="32DBD1AC" w14:textId="77777777" w:rsidR="00A01DB0" w:rsidRDefault="00A01DB0">
            <w:r>
              <w:t>Minimización de datos</w:t>
            </w:r>
          </w:p>
        </w:tc>
        <w:tc>
          <w:tcPr>
            <w:tcW w:w="4195" w:type="dxa"/>
            <w:vAlign w:val="center"/>
          </w:tcPr>
          <w:p w14:paraId="36078203" w14:textId="77777777" w:rsidR="00A01DB0" w:rsidRDefault="00A01DB0">
            <w:r>
              <w:t>El sistema debe almacenar únicamente los datos necesarios para la evaluación (intentos, respuestas, puntuación) y evitar recoger datos no necesarios. Política de retención: los intentos se conservan al menos durante 2 cursos académicos.</w:t>
            </w:r>
          </w:p>
        </w:tc>
      </w:tr>
    </w:tbl>
    <w:p w14:paraId="541A00E8" w14:textId="28C611A9" w:rsidR="00F301DF" w:rsidRPr="00BE53DA" w:rsidRDefault="0030244A">
      <w:pPr>
        <w:pStyle w:val="PiedeTabla"/>
        <w:pPrChange w:id="1725" w:author="Pablo Barrero Cruz" w:date="2026-06-30T13:18:00Z" w16du:dateUtc="2026-06-30T11:18:00Z">
          <w:pPr>
            <w:pStyle w:val="Descripcin"/>
            <w:spacing w:before="240"/>
          </w:pPr>
        </w:pPrChange>
      </w:pPr>
      <w:bookmarkStart w:id="1726" w:name="_Toc233720810"/>
      <w:r w:rsidRPr="00B0767E">
        <w:rPr>
          <w:rStyle w:val="nfasisintenso"/>
        </w:rPr>
        <w:t xml:space="preserve">Tabla </w:t>
      </w:r>
      <w:r w:rsidRPr="0030244A">
        <w:t>5.2.13. Requisitos no funcionales de privacidad y minimización de dato</w:t>
      </w:r>
      <w:r>
        <w:t>s</w:t>
      </w:r>
      <w:bookmarkEnd w:id="1726"/>
    </w:p>
    <w:p w14:paraId="28294296" w14:textId="2D9F7828" w:rsidR="00446BA8" w:rsidRDefault="00761BDF" w:rsidP="00446BA8">
      <w:pPr>
        <w:pStyle w:val="Ttulo3"/>
      </w:pPr>
      <w:bookmarkStart w:id="1727" w:name="_Toc233728237"/>
      <w:r>
        <w:t xml:space="preserve">Identificación de </w:t>
      </w:r>
      <w:r w:rsidR="00446BA8">
        <w:t>Actores del Sistema</w:t>
      </w:r>
      <w:bookmarkEnd w:id="1727"/>
    </w:p>
    <w:p w14:paraId="2E111386" w14:textId="77777777" w:rsidR="00C27678" w:rsidRDefault="00C27678" w:rsidP="00C27678">
      <w:r>
        <w:t>En el sistema se identifican cuatro actores principales. Tres de ellos corresponden a usuarios autenticados con distinto rol dentro de la aplicación: Alumno, Profesor y Admin. El cuarto actor es el Usuario no autenticado, que representa a cualquier persona que accede a la parte pública de la aplicación sin haber iniciado sesión.</w:t>
      </w:r>
    </w:p>
    <w:p w14:paraId="6026BFB7" w14:textId="77777777" w:rsidR="00C27678" w:rsidRDefault="00C27678" w:rsidP="00C27678">
      <w:r>
        <w:t>La identificación de estos actores se ha realizado a partir de las funcionalidades definidas en los requisitos y de los flujos principales de la aplicación. Cada actor tiene un nivel de acceso diferente y participa en casos de uso concretos, que se describen en el apartado siguiente.</w:t>
      </w:r>
    </w:p>
    <w:tbl>
      <w:tblPr>
        <w:tblStyle w:val="Tablaconcuadrcula"/>
        <w:tblW w:w="0" w:type="auto"/>
        <w:tblLook w:val="04A0" w:firstRow="1" w:lastRow="0" w:firstColumn="1" w:lastColumn="0" w:noHBand="0" w:noVBand="1"/>
      </w:tblPr>
      <w:tblGrid>
        <w:gridCol w:w="2316"/>
        <w:gridCol w:w="1661"/>
        <w:gridCol w:w="4377"/>
        <w:tblGridChange w:id="1728">
          <w:tblGrid>
            <w:gridCol w:w="2316"/>
            <w:gridCol w:w="1661"/>
            <w:gridCol w:w="4377"/>
          </w:tblGrid>
        </w:tblGridChange>
      </w:tblGrid>
      <w:tr w:rsidR="00BE08A6" w14:paraId="34A6CC57" w14:textId="77777777">
        <w:trPr>
          <w:trHeight w:val="669"/>
          <w:ins w:id="1729" w:author="Pablo Barrero Cruz" w:date="2026-06-26T01:15:00Z"/>
        </w:trPr>
        <w:tc>
          <w:tcPr>
            <w:tcW w:w="8354" w:type="dxa"/>
            <w:gridSpan w:val="3"/>
            <w:shd w:val="clear" w:color="auto" w:fill="DDDDDD" w:themeFill="accent1"/>
            <w:vAlign w:val="center"/>
          </w:tcPr>
          <w:p w14:paraId="23C0C087" w14:textId="303F3485" w:rsidR="00BE08A6" w:rsidRDefault="00BE08A6">
            <w:pPr>
              <w:jc w:val="center"/>
              <w:rPr>
                <w:ins w:id="1730" w:author="Pablo Barrero Cruz" w:date="2026-06-26T01:15:00Z" w16du:dateUtc="2026-06-25T23:15:00Z"/>
                <w:b/>
              </w:rPr>
              <w:pPrChange w:id="1731" w:author="Pablo Barrero Cruz" w:date="2026-06-26T01:16:00Z" w16du:dateUtc="2026-06-25T23:16:00Z">
                <w:pPr/>
              </w:pPrChange>
            </w:pPr>
            <w:ins w:id="1732" w:author="Pablo Barrero Cruz" w:date="2026-06-26T01:15:00Z" w16du:dateUtc="2026-06-25T23:15:00Z">
              <w:r>
                <w:rPr>
                  <w:b/>
                </w:rPr>
                <w:t>A</w:t>
              </w:r>
            </w:ins>
            <w:ins w:id="1733" w:author="Pablo Barrero Cruz" w:date="2026-06-26T01:16:00Z" w16du:dateUtc="2026-06-25T23:16:00Z">
              <w:r>
                <w:rPr>
                  <w:b/>
                </w:rPr>
                <w:t>ctores del sistema</w:t>
              </w:r>
            </w:ins>
          </w:p>
        </w:tc>
      </w:tr>
      <w:tr w:rsidR="00950057" w14:paraId="7EE81275" w14:textId="77777777" w:rsidTr="00BE08A6">
        <w:tblPrEx>
          <w:tblW w:w="0" w:type="auto"/>
          <w:tblPrExChange w:id="1734" w:author="Pablo Barrero Cruz" w:date="2026-06-26T01:16:00Z" w16du:dateUtc="2026-06-25T23:16:00Z">
            <w:tblPrEx>
              <w:tblW w:w="0" w:type="auto"/>
            </w:tblPrEx>
          </w:tblPrExChange>
        </w:tblPrEx>
        <w:trPr>
          <w:trHeight w:val="669"/>
          <w:trPrChange w:id="1735" w:author="Pablo Barrero Cruz" w:date="2026-06-26T01:16:00Z" w16du:dateUtc="2026-06-25T23:16:00Z">
            <w:trPr>
              <w:trHeight w:val="669"/>
            </w:trPr>
          </w:trPrChange>
        </w:trPr>
        <w:tc>
          <w:tcPr>
            <w:tcW w:w="2316" w:type="dxa"/>
            <w:shd w:val="clear" w:color="auto" w:fill="F2F2F2" w:themeFill="background1" w:themeFillShade="F2"/>
            <w:vAlign w:val="center"/>
            <w:tcPrChange w:id="1736" w:author="Pablo Barrero Cruz" w:date="2026-06-26T01:16:00Z" w16du:dateUtc="2026-06-25T23:16:00Z">
              <w:tcPr>
                <w:tcW w:w="2316" w:type="dxa"/>
                <w:shd w:val="clear" w:color="auto" w:fill="DDDDDD" w:themeFill="accent1"/>
                <w:vAlign w:val="center"/>
              </w:tcPr>
            </w:tcPrChange>
          </w:tcPr>
          <w:p w14:paraId="56914015" w14:textId="77777777" w:rsidR="00950057" w:rsidRDefault="00950057">
            <w:r>
              <w:rPr>
                <w:b/>
              </w:rPr>
              <w:t>Actor</w:t>
            </w:r>
          </w:p>
        </w:tc>
        <w:tc>
          <w:tcPr>
            <w:tcW w:w="1661" w:type="dxa"/>
            <w:shd w:val="clear" w:color="auto" w:fill="F2F2F2" w:themeFill="background1" w:themeFillShade="F2"/>
            <w:vAlign w:val="center"/>
            <w:tcPrChange w:id="1737" w:author="Pablo Barrero Cruz" w:date="2026-06-26T01:16:00Z" w16du:dateUtc="2026-06-25T23:16:00Z">
              <w:tcPr>
                <w:tcW w:w="1661" w:type="dxa"/>
                <w:shd w:val="clear" w:color="auto" w:fill="DDDDDD" w:themeFill="accent1"/>
                <w:vAlign w:val="center"/>
              </w:tcPr>
            </w:tcPrChange>
          </w:tcPr>
          <w:p w14:paraId="1D5453C7" w14:textId="77777777" w:rsidR="00950057" w:rsidRDefault="00950057">
            <w:r>
              <w:rPr>
                <w:b/>
              </w:rPr>
              <w:t>Tipo</w:t>
            </w:r>
          </w:p>
        </w:tc>
        <w:tc>
          <w:tcPr>
            <w:tcW w:w="4377" w:type="dxa"/>
            <w:shd w:val="clear" w:color="auto" w:fill="F2F2F2" w:themeFill="background1" w:themeFillShade="F2"/>
            <w:vAlign w:val="center"/>
            <w:tcPrChange w:id="1738" w:author="Pablo Barrero Cruz" w:date="2026-06-26T01:16:00Z" w16du:dateUtc="2026-06-25T23:16:00Z">
              <w:tcPr>
                <w:tcW w:w="4377" w:type="dxa"/>
                <w:shd w:val="clear" w:color="auto" w:fill="DDDDDD" w:themeFill="accent1"/>
                <w:vAlign w:val="center"/>
              </w:tcPr>
            </w:tcPrChange>
          </w:tcPr>
          <w:p w14:paraId="471EAD38" w14:textId="77777777" w:rsidR="00950057" w:rsidRDefault="00950057">
            <w:r>
              <w:rPr>
                <w:b/>
              </w:rPr>
              <w:t>Descripción</w:t>
            </w:r>
          </w:p>
        </w:tc>
      </w:tr>
      <w:tr w:rsidR="00950057" w14:paraId="4F348EB6" w14:textId="77777777" w:rsidTr="005E1A08">
        <w:tc>
          <w:tcPr>
            <w:tcW w:w="2316" w:type="dxa"/>
            <w:vAlign w:val="center"/>
          </w:tcPr>
          <w:p w14:paraId="28191FE5" w14:textId="77777777" w:rsidR="00950057" w:rsidRDefault="00950057">
            <w:r>
              <w:t>Usuario no autenticado</w:t>
            </w:r>
          </w:p>
        </w:tc>
        <w:tc>
          <w:tcPr>
            <w:tcW w:w="1661" w:type="dxa"/>
            <w:vAlign w:val="center"/>
          </w:tcPr>
          <w:p w14:paraId="66E964BD" w14:textId="77777777" w:rsidR="00950057" w:rsidRDefault="00950057">
            <w:r>
              <w:t>Primario</w:t>
            </w:r>
          </w:p>
        </w:tc>
        <w:tc>
          <w:tcPr>
            <w:tcW w:w="4377" w:type="dxa"/>
            <w:vAlign w:val="center"/>
          </w:tcPr>
          <w:p w14:paraId="22CA8A9E" w14:textId="77777777" w:rsidR="00950057" w:rsidRDefault="00950057">
            <w:r>
              <w:t>Usuario que accede a la aplicación sin sesión activa. Puede consultar la información pública, registrarse como alumno e iniciar sesión, pero no puede acceder a cuestionarios, historial, analíticas ni funciones de gestión.</w:t>
            </w:r>
          </w:p>
        </w:tc>
      </w:tr>
      <w:tr w:rsidR="00950057" w14:paraId="4E2033E0" w14:textId="77777777" w:rsidTr="005E1A08">
        <w:tc>
          <w:tcPr>
            <w:tcW w:w="2316" w:type="dxa"/>
            <w:vAlign w:val="center"/>
          </w:tcPr>
          <w:p w14:paraId="2E53C89D" w14:textId="77777777" w:rsidR="00950057" w:rsidRDefault="00950057">
            <w:r>
              <w:t>Alumno</w:t>
            </w:r>
          </w:p>
        </w:tc>
        <w:tc>
          <w:tcPr>
            <w:tcW w:w="1661" w:type="dxa"/>
            <w:vAlign w:val="center"/>
          </w:tcPr>
          <w:p w14:paraId="5F440979" w14:textId="77777777" w:rsidR="00950057" w:rsidRDefault="00950057">
            <w:r>
              <w:t>Primario</w:t>
            </w:r>
          </w:p>
        </w:tc>
        <w:tc>
          <w:tcPr>
            <w:tcW w:w="4377" w:type="dxa"/>
            <w:vAlign w:val="center"/>
          </w:tcPr>
          <w:p w14:paraId="502C4A03" w14:textId="77777777" w:rsidR="00950057" w:rsidRDefault="00950057">
            <w:r>
              <w:t>Usuario autenticado que realiza cuestionarios de autoevaluación. Puede consultar los cuestionarios disponibles, iniciar intentos, enviar respuestas, revisar resultados cuando la configuración lo permite y consultar su historial.</w:t>
            </w:r>
          </w:p>
        </w:tc>
      </w:tr>
      <w:tr w:rsidR="00950057" w14:paraId="35B3E75B" w14:textId="77777777" w:rsidTr="005E1A08">
        <w:tc>
          <w:tcPr>
            <w:tcW w:w="2316" w:type="dxa"/>
            <w:vAlign w:val="center"/>
          </w:tcPr>
          <w:p w14:paraId="4472E999" w14:textId="77777777" w:rsidR="00950057" w:rsidRDefault="00950057">
            <w:r>
              <w:t>Profesor</w:t>
            </w:r>
          </w:p>
        </w:tc>
        <w:tc>
          <w:tcPr>
            <w:tcW w:w="1661" w:type="dxa"/>
            <w:vAlign w:val="center"/>
          </w:tcPr>
          <w:p w14:paraId="07786887" w14:textId="77777777" w:rsidR="00950057" w:rsidRDefault="00950057">
            <w:r>
              <w:t>Primario</w:t>
            </w:r>
          </w:p>
        </w:tc>
        <w:tc>
          <w:tcPr>
            <w:tcW w:w="4377" w:type="dxa"/>
            <w:vAlign w:val="center"/>
          </w:tcPr>
          <w:p w14:paraId="314EC3A2" w14:textId="77777777" w:rsidR="00950057" w:rsidRDefault="00950057">
            <w:r>
              <w:t xml:space="preserve">Usuario autenticado encargado de crear y mantener el contenido evaluativo. Puede gestionar preguntas, crear cuestionarios, publicarlos, asignarlos a grupos, consultar </w:t>
            </w:r>
            <w:r>
              <w:lastRenderedPageBreak/>
              <w:t>intentos, revisar resultados, acceder a analíticas y exportar información.</w:t>
            </w:r>
          </w:p>
        </w:tc>
      </w:tr>
      <w:tr w:rsidR="00950057" w14:paraId="229256C3" w14:textId="77777777" w:rsidTr="005E1A08">
        <w:tc>
          <w:tcPr>
            <w:tcW w:w="2316" w:type="dxa"/>
            <w:vAlign w:val="center"/>
          </w:tcPr>
          <w:p w14:paraId="51BF6F2A" w14:textId="77777777" w:rsidR="00950057" w:rsidRDefault="00950057">
            <w:r>
              <w:lastRenderedPageBreak/>
              <w:t>Admin</w:t>
            </w:r>
          </w:p>
        </w:tc>
        <w:tc>
          <w:tcPr>
            <w:tcW w:w="1661" w:type="dxa"/>
            <w:vAlign w:val="center"/>
          </w:tcPr>
          <w:p w14:paraId="381887AF" w14:textId="77777777" w:rsidR="00950057" w:rsidRDefault="00950057">
            <w:r>
              <w:t>Primario</w:t>
            </w:r>
          </w:p>
        </w:tc>
        <w:tc>
          <w:tcPr>
            <w:tcW w:w="4377" w:type="dxa"/>
            <w:vAlign w:val="center"/>
          </w:tcPr>
          <w:p w14:paraId="201A0DDB" w14:textId="77777777" w:rsidR="00950057" w:rsidRDefault="00950057">
            <w:r>
              <w:t>Usuario autenticado con permisos de administración. Puede gestionar cuentas de usuario, modificar roles, activar o desactivar cuentas, restablecer contraseñas y mantener el control básico de acceso al sistema.</w:t>
            </w:r>
          </w:p>
        </w:tc>
      </w:tr>
    </w:tbl>
    <w:p w14:paraId="14E038C1" w14:textId="6DAA7946" w:rsidR="00E043E1" w:rsidRDefault="0030244A">
      <w:pPr>
        <w:pStyle w:val="PiedeTabla"/>
        <w:pPrChange w:id="1739" w:author="Pablo Barrero Cruz" w:date="2026-06-30T13:18:00Z" w16du:dateUtc="2026-06-30T11:18:00Z">
          <w:pPr>
            <w:pStyle w:val="Descripcin"/>
            <w:spacing w:before="240"/>
          </w:pPr>
        </w:pPrChange>
      </w:pPr>
      <w:bookmarkStart w:id="1740" w:name="_Toc233720811"/>
      <w:r w:rsidRPr="00B0767E">
        <w:rPr>
          <w:rStyle w:val="nfasisintenso"/>
        </w:rPr>
        <w:t xml:space="preserve">Tabla </w:t>
      </w:r>
      <w:r w:rsidRPr="0030244A">
        <w:t>5.2.14. Actores del sistema</w:t>
      </w:r>
      <w:bookmarkEnd w:id="1740"/>
    </w:p>
    <w:p w14:paraId="430D5362" w14:textId="643308A9" w:rsidR="00950057" w:rsidRDefault="00B713E8" w:rsidP="00C27678">
      <w:r>
        <w:t>No se consideran actores independientes las bases de datos ni otros componentes internos de la arquitectura, ya que no inician casos de uso desde fuera del sistema. Estos elementos se describen más adelante como parte del diseño técnico y de la arquitectura de la aplicación.</w:t>
      </w:r>
    </w:p>
    <w:p w14:paraId="154ADBE4" w14:textId="77777777" w:rsidR="00446BA8" w:rsidRDefault="005921AA" w:rsidP="00446BA8">
      <w:pPr>
        <w:pStyle w:val="Ttulo3"/>
      </w:pPr>
      <w:bookmarkStart w:id="1741" w:name="_Toc233728238"/>
      <w:r>
        <w:t>Especificación de Casos de Uso</w:t>
      </w:r>
      <w:bookmarkEnd w:id="1741"/>
    </w:p>
    <w:p w14:paraId="538AE4AE" w14:textId="77777777" w:rsidR="00F62ABA" w:rsidRDefault="00F62ABA" w:rsidP="00A65002">
      <w:r>
        <w:t>Una vez identificados los actores del sistema, se especifican los casos de uso principales de la aplicación. Cada caso de uso describe una interacción entre un actor y el sistema para alcanzar un objetivo concreto, evitando entrar todavía en detalles de implementación interna.</w:t>
      </w:r>
    </w:p>
    <w:p w14:paraId="1273C52D" w14:textId="77777777" w:rsidR="00F62ABA" w:rsidRDefault="00F62ABA" w:rsidP="00A65002">
      <w:r>
        <w:t>Los casos de uso se han agrupado según los flujos principales de la plataforma: acceso y cuenta, administración, autoría de preguntas y cuestionarios, realización de cuestionarios, consulta de resultados, analíticas y gestión de grupos. Esta organización permite relacionar los casos de uso con los requisitos funcionales definidos en el apartado anterior.</w:t>
      </w:r>
    </w:p>
    <w:p w14:paraId="2E969E36" w14:textId="5AD6E231" w:rsidR="0032689A" w:rsidRDefault="00A65002" w:rsidP="00A65002">
      <w:pPr>
        <w:jc w:val="center"/>
      </w:pPr>
      <w:r>
        <w:rPr>
          <w:noProof/>
        </w:rPr>
        <w:lastRenderedPageBreak/>
        <w:drawing>
          <wp:inline distT="0" distB="0" distL="0" distR="0" wp14:anchorId="00B0680B" wp14:editId="0A942A3E">
            <wp:extent cx="3919855" cy="8873490"/>
            <wp:effectExtent l="0" t="0" r="0" b="0"/>
            <wp:docPr id="1267877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19855" cy="8873490"/>
                    </a:xfrm>
                    <a:prstGeom prst="rect">
                      <a:avLst/>
                    </a:prstGeom>
                    <a:noFill/>
                    <a:ln>
                      <a:noFill/>
                    </a:ln>
                  </pic:spPr>
                </pic:pic>
              </a:graphicData>
            </a:graphic>
          </wp:inline>
        </w:drawing>
      </w:r>
    </w:p>
    <w:p w14:paraId="4BAA9880" w14:textId="13F4250A" w:rsidR="00E3355F" w:rsidRPr="00E3355F" w:rsidRDefault="00E3355F">
      <w:pPr>
        <w:pStyle w:val="PiedeTabla"/>
        <w:pPrChange w:id="1742" w:author="Pablo Barrero Cruz" w:date="2026-06-30T13:18:00Z" w16du:dateUtc="2026-06-30T11:18:00Z">
          <w:pPr>
            <w:pStyle w:val="Descripcin"/>
          </w:pPr>
        </w:pPrChange>
      </w:pPr>
      <w:bookmarkStart w:id="1743" w:name="_Toc233720812"/>
      <w:r w:rsidRPr="00E3355F">
        <w:lastRenderedPageBreak/>
        <w:t>Figura 5.</w:t>
      </w:r>
      <w:r>
        <w:t>2</w:t>
      </w:r>
      <w:r w:rsidRPr="00E3355F">
        <w:t>.</w:t>
      </w:r>
      <w:r>
        <w:t>1</w:t>
      </w:r>
      <w:r w:rsidRPr="00E3355F">
        <w:t xml:space="preserve"> Diagrama general de casos de uso del sistema.</w:t>
      </w:r>
      <w:bookmarkEnd w:id="1743"/>
    </w:p>
    <w:p w14:paraId="02EFB9FD" w14:textId="77777777" w:rsidR="00E3355F" w:rsidRDefault="00E3355F" w:rsidP="005E1A08">
      <w:pPr>
        <w:jc w:val="center"/>
      </w:pPr>
    </w:p>
    <w:tbl>
      <w:tblPr>
        <w:tblStyle w:val="Tablaconcuadrcula"/>
        <w:tblW w:w="0" w:type="auto"/>
        <w:tblLook w:val="04A0" w:firstRow="1" w:lastRow="0" w:firstColumn="1" w:lastColumn="0" w:noHBand="0" w:noVBand="1"/>
      </w:tblPr>
      <w:tblGrid>
        <w:gridCol w:w="954"/>
        <w:gridCol w:w="2225"/>
        <w:gridCol w:w="1290"/>
        <w:gridCol w:w="3885"/>
      </w:tblGrid>
      <w:tr w:rsidR="00BF0EC0" w14:paraId="639C9863" w14:textId="77777777" w:rsidTr="005E1A08">
        <w:trPr>
          <w:trHeight w:val="566"/>
        </w:trPr>
        <w:tc>
          <w:tcPr>
            <w:tcW w:w="8354" w:type="dxa"/>
            <w:gridSpan w:val="4"/>
            <w:shd w:val="clear" w:color="auto" w:fill="DDDDDD" w:themeFill="accent1"/>
            <w:vAlign w:val="center"/>
          </w:tcPr>
          <w:p w14:paraId="303B0787" w14:textId="76CD6C8C" w:rsidR="00BF0EC0" w:rsidRDefault="00BF0EC0" w:rsidP="005E1A08">
            <w:pPr>
              <w:jc w:val="center"/>
              <w:rPr>
                <w:b/>
              </w:rPr>
            </w:pPr>
            <w:r>
              <w:rPr>
                <w:b/>
              </w:rPr>
              <w:t>Resumen casos de uso</w:t>
            </w:r>
          </w:p>
        </w:tc>
      </w:tr>
      <w:tr w:rsidR="00BF0EC0" w14:paraId="586A525A" w14:textId="77777777" w:rsidTr="005E1A08">
        <w:trPr>
          <w:trHeight w:val="404"/>
        </w:trPr>
        <w:tc>
          <w:tcPr>
            <w:tcW w:w="954" w:type="dxa"/>
            <w:shd w:val="clear" w:color="auto" w:fill="F2F2F2" w:themeFill="background1" w:themeFillShade="F2"/>
            <w:vAlign w:val="center"/>
          </w:tcPr>
          <w:p w14:paraId="1A45B9DF" w14:textId="77777777" w:rsidR="00BF0EC0" w:rsidRDefault="00BF0EC0">
            <w:bookmarkStart w:id="1744" w:name="_Toc217882536"/>
            <w:r>
              <w:rPr>
                <w:b/>
              </w:rPr>
              <w:t>Código</w:t>
            </w:r>
          </w:p>
        </w:tc>
        <w:tc>
          <w:tcPr>
            <w:tcW w:w="2225" w:type="dxa"/>
            <w:shd w:val="clear" w:color="auto" w:fill="F2F2F2" w:themeFill="background1" w:themeFillShade="F2"/>
            <w:vAlign w:val="center"/>
          </w:tcPr>
          <w:p w14:paraId="7FF85283" w14:textId="77777777" w:rsidR="00BF0EC0" w:rsidRDefault="00BF0EC0">
            <w:r>
              <w:rPr>
                <w:b/>
              </w:rPr>
              <w:t>Caso de uso</w:t>
            </w:r>
          </w:p>
        </w:tc>
        <w:tc>
          <w:tcPr>
            <w:tcW w:w="1290" w:type="dxa"/>
            <w:shd w:val="clear" w:color="auto" w:fill="F2F2F2" w:themeFill="background1" w:themeFillShade="F2"/>
            <w:vAlign w:val="center"/>
          </w:tcPr>
          <w:p w14:paraId="748255C3" w14:textId="77777777" w:rsidR="00BF0EC0" w:rsidRDefault="00BF0EC0">
            <w:r>
              <w:rPr>
                <w:b/>
              </w:rPr>
              <w:t>Actores</w:t>
            </w:r>
          </w:p>
        </w:tc>
        <w:tc>
          <w:tcPr>
            <w:tcW w:w="3885" w:type="dxa"/>
            <w:shd w:val="clear" w:color="auto" w:fill="F2F2F2" w:themeFill="background1" w:themeFillShade="F2"/>
            <w:vAlign w:val="center"/>
          </w:tcPr>
          <w:p w14:paraId="47210284" w14:textId="77777777" w:rsidR="00BF0EC0" w:rsidRDefault="00BF0EC0">
            <w:r>
              <w:rPr>
                <w:b/>
              </w:rPr>
              <w:t>Descripción breve</w:t>
            </w:r>
          </w:p>
        </w:tc>
      </w:tr>
      <w:tr w:rsidR="00BF0EC0" w14:paraId="23566DE5" w14:textId="77777777" w:rsidTr="005E1A08">
        <w:tc>
          <w:tcPr>
            <w:tcW w:w="954" w:type="dxa"/>
            <w:vAlign w:val="center"/>
          </w:tcPr>
          <w:p w14:paraId="01E61CB8" w14:textId="77777777" w:rsidR="00BF0EC0" w:rsidRDefault="00BF0EC0">
            <w:r>
              <w:t>UC-01</w:t>
            </w:r>
          </w:p>
        </w:tc>
        <w:tc>
          <w:tcPr>
            <w:tcW w:w="2225" w:type="dxa"/>
            <w:vAlign w:val="center"/>
          </w:tcPr>
          <w:p w14:paraId="73E86009" w14:textId="77777777" w:rsidR="00BF0EC0" w:rsidRDefault="00BF0EC0" w:rsidP="005E1A08">
            <w:pPr>
              <w:jc w:val="left"/>
            </w:pPr>
            <w:r>
              <w:t>Iniciar sesión</w:t>
            </w:r>
          </w:p>
        </w:tc>
        <w:tc>
          <w:tcPr>
            <w:tcW w:w="1290" w:type="dxa"/>
            <w:vAlign w:val="center"/>
          </w:tcPr>
          <w:p w14:paraId="34B92505" w14:textId="1F7A8C00" w:rsidR="00BF0EC0" w:rsidRDefault="00BF0EC0">
            <w:r>
              <w:t>Alumno Profesor Admin</w:t>
            </w:r>
          </w:p>
        </w:tc>
        <w:tc>
          <w:tcPr>
            <w:tcW w:w="3885" w:type="dxa"/>
            <w:vAlign w:val="center"/>
          </w:tcPr>
          <w:p w14:paraId="3DCE0303" w14:textId="77777777" w:rsidR="00BF0EC0" w:rsidRDefault="00BF0EC0">
            <w:r>
              <w:t>Acceder al sistema con credenciales válidas y obtener permisos según el rol.</w:t>
            </w:r>
          </w:p>
        </w:tc>
      </w:tr>
      <w:tr w:rsidR="00BF0EC0" w14:paraId="7C9E02E5" w14:textId="77777777" w:rsidTr="005E1A08">
        <w:tc>
          <w:tcPr>
            <w:tcW w:w="954" w:type="dxa"/>
            <w:vAlign w:val="center"/>
          </w:tcPr>
          <w:p w14:paraId="45C2C1EF" w14:textId="77777777" w:rsidR="00BF0EC0" w:rsidRDefault="00BF0EC0">
            <w:r>
              <w:t>UC-02</w:t>
            </w:r>
          </w:p>
        </w:tc>
        <w:tc>
          <w:tcPr>
            <w:tcW w:w="2225" w:type="dxa"/>
            <w:vAlign w:val="center"/>
          </w:tcPr>
          <w:p w14:paraId="5B96BC33" w14:textId="77777777" w:rsidR="00BF0EC0" w:rsidRDefault="00BF0EC0" w:rsidP="005E1A08">
            <w:pPr>
              <w:jc w:val="left"/>
            </w:pPr>
            <w:r>
              <w:t>Cerrar sesión</w:t>
            </w:r>
          </w:p>
        </w:tc>
        <w:tc>
          <w:tcPr>
            <w:tcW w:w="1290" w:type="dxa"/>
            <w:vAlign w:val="center"/>
          </w:tcPr>
          <w:p w14:paraId="25FD4482" w14:textId="77777777" w:rsidR="00BF0EC0" w:rsidRDefault="00BF0EC0">
            <w:r>
              <w:t>Alumno Profesor</w:t>
            </w:r>
          </w:p>
          <w:p w14:paraId="40BECA37" w14:textId="382CB3DF" w:rsidR="00BF0EC0" w:rsidRDefault="00BF0EC0">
            <w:r>
              <w:t>Admin</w:t>
            </w:r>
          </w:p>
        </w:tc>
        <w:tc>
          <w:tcPr>
            <w:tcW w:w="3885" w:type="dxa"/>
            <w:vAlign w:val="center"/>
          </w:tcPr>
          <w:p w14:paraId="72608A14" w14:textId="77777777" w:rsidR="00BF0EC0" w:rsidRDefault="00BF0EC0">
            <w:r>
              <w:t>Finalizar la sesión activa y volver a la pantalla de acceso.</w:t>
            </w:r>
          </w:p>
        </w:tc>
      </w:tr>
      <w:tr w:rsidR="00BF0EC0" w14:paraId="3ADD5696" w14:textId="77777777" w:rsidTr="005E1A08">
        <w:tc>
          <w:tcPr>
            <w:tcW w:w="954" w:type="dxa"/>
            <w:vAlign w:val="center"/>
          </w:tcPr>
          <w:p w14:paraId="54E1FF1B" w14:textId="77777777" w:rsidR="00BF0EC0" w:rsidRDefault="00BF0EC0">
            <w:r>
              <w:t>UC-03</w:t>
            </w:r>
          </w:p>
        </w:tc>
        <w:tc>
          <w:tcPr>
            <w:tcW w:w="2225" w:type="dxa"/>
            <w:vAlign w:val="center"/>
          </w:tcPr>
          <w:p w14:paraId="7D0488A5" w14:textId="77777777" w:rsidR="00BF0EC0" w:rsidRDefault="00BF0EC0" w:rsidP="005E1A08">
            <w:pPr>
              <w:jc w:val="left"/>
            </w:pPr>
            <w:r>
              <w:t>Gestionar usuarios</w:t>
            </w:r>
          </w:p>
        </w:tc>
        <w:tc>
          <w:tcPr>
            <w:tcW w:w="1290" w:type="dxa"/>
            <w:vAlign w:val="center"/>
          </w:tcPr>
          <w:p w14:paraId="31FB19FA" w14:textId="77777777" w:rsidR="00BF0EC0" w:rsidRDefault="00BF0EC0">
            <w:r>
              <w:t>Admin</w:t>
            </w:r>
          </w:p>
        </w:tc>
        <w:tc>
          <w:tcPr>
            <w:tcW w:w="3885" w:type="dxa"/>
            <w:vAlign w:val="center"/>
          </w:tcPr>
          <w:p w14:paraId="0920655D" w14:textId="77777777" w:rsidR="00BF0EC0" w:rsidRDefault="00BF0EC0">
            <w:r>
              <w:t>Crear usuarios, asignar roles, restablecer contraseñas y activar o desactivar cuentas.</w:t>
            </w:r>
          </w:p>
        </w:tc>
      </w:tr>
      <w:tr w:rsidR="00BF0EC0" w14:paraId="73132500" w14:textId="77777777" w:rsidTr="005E1A08">
        <w:tc>
          <w:tcPr>
            <w:tcW w:w="954" w:type="dxa"/>
            <w:vAlign w:val="center"/>
          </w:tcPr>
          <w:p w14:paraId="584F7C00" w14:textId="77777777" w:rsidR="00BF0EC0" w:rsidRDefault="00BF0EC0">
            <w:r>
              <w:t>UC-04</w:t>
            </w:r>
          </w:p>
        </w:tc>
        <w:tc>
          <w:tcPr>
            <w:tcW w:w="2225" w:type="dxa"/>
            <w:vAlign w:val="center"/>
          </w:tcPr>
          <w:p w14:paraId="7C54FF16" w14:textId="77777777" w:rsidR="00BF0EC0" w:rsidRDefault="00BF0EC0" w:rsidP="005E1A08">
            <w:pPr>
              <w:jc w:val="left"/>
            </w:pPr>
            <w:r>
              <w:t>Crear pregunta</w:t>
            </w:r>
          </w:p>
        </w:tc>
        <w:tc>
          <w:tcPr>
            <w:tcW w:w="1290" w:type="dxa"/>
            <w:vAlign w:val="center"/>
          </w:tcPr>
          <w:p w14:paraId="63CAEF31" w14:textId="77777777" w:rsidR="00BF0EC0" w:rsidRDefault="00BF0EC0">
            <w:r>
              <w:t>Profesor</w:t>
            </w:r>
          </w:p>
        </w:tc>
        <w:tc>
          <w:tcPr>
            <w:tcW w:w="3885" w:type="dxa"/>
            <w:vAlign w:val="center"/>
          </w:tcPr>
          <w:p w14:paraId="7B4722E8" w14:textId="77777777" w:rsidR="00BF0EC0" w:rsidRDefault="00BF0EC0">
            <w:r>
              <w:t>Añadir una pregunta al banco mediante el editor visual.</w:t>
            </w:r>
          </w:p>
        </w:tc>
      </w:tr>
      <w:tr w:rsidR="00BF0EC0" w14:paraId="500EB96B" w14:textId="77777777" w:rsidTr="005E1A08">
        <w:tc>
          <w:tcPr>
            <w:tcW w:w="954" w:type="dxa"/>
            <w:vAlign w:val="center"/>
          </w:tcPr>
          <w:p w14:paraId="407F619E" w14:textId="77777777" w:rsidR="00BF0EC0" w:rsidRDefault="00BF0EC0">
            <w:r>
              <w:t>UC-05</w:t>
            </w:r>
          </w:p>
        </w:tc>
        <w:tc>
          <w:tcPr>
            <w:tcW w:w="2225" w:type="dxa"/>
            <w:vAlign w:val="center"/>
          </w:tcPr>
          <w:p w14:paraId="71D0C489" w14:textId="77777777" w:rsidR="00BF0EC0" w:rsidRDefault="00BF0EC0" w:rsidP="005E1A08">
            <w:pPr>
              <w:jc w:val="left"/>
            </w:pPr>
            <w:r>
              <w:t>Editar o archivar pregunta</w:t>
            </w:r>
          </w:p>
        </w:tc>
        <w:tc>
          <w:tcPr>
            <w:tcW w:w="1290" w:type="dxa"/>
            <w:vAlign w:val="center"/>
          </w:tcPr>
          <w:p w14:paraId="7110A950" w14:textId="77777777" w:rsidR="00BF0EC0" w:rsidRDefault="00BF0EC0">
            <w:r>
              <w:t>Profesor</w:t>
            </w:r>
          </w:p>
        </w:tc>
        <w:tc>
          <w:tcPr>
            <w:tcW w:w="3885" w:type="dxa"/>
            <w:vAlign w:val="center"/>
          </w:tcPr>
          <w:p w14:paraId="273C517C" w14:textId="77777777" w:rsidR="00BF0EC0" w:rsidRDefault="00BF0EC0">
            <w:r>
              <w:t>Modificar o archivar preguntas existentes manteniendo la trazabilidad.</w:t>
            </w:r>
          </w:p>
        </w:tc>
      </w:tr>
      <w:tr w:rsidR="00BF0EC0" w14:paraId="64220CCE" w14:textId="77777777" w:rsidTr="005E1A08">
        <w:tc>
          <w:tcPr>
            <w:tcW w:w="954" w:type="dxa"/>
            <w:vAlign w:val="center"/>
          </w:tcPr>
          <w:p w14:paraId="5FEC20A0" w14:textId="77777777" w:rsidR="00BF0EC0" w:rsidRDefault="00BF0EC0">
            <w:r>
              <w:t>UC-06</w:t>
            </w:r>
          </w:p>
        </w:tc>
        <w:tc>
          <w:tcPr>
            <w:tcW w:w="2225" w:type="dxa"/>
            <w:vAlign w:val="center"/>
          </w:tcPr>
          <w:p w14:paraId="00AC8367" w14:textId="77777777" w:rsidR="00BF0EC0" w:rsidRDefault="00BF0EC0" w:rsidP="005E1A08">
            <w:pPr>
              <w:jc w:val="left"/>
            </w:pPr>
            <w:r>
              <w:t>Crear cuestionario</w:t>
            </w:r>
          </w:p>
        </w:tc>
        <w:tc>
          <w:tcPr>
            <w:tcW w:w="1290" w:type="dxa"/>
            <w:vAlign w:val="center"/>
          </w:tcPr>
          <w:p w14:paraId="7539C1C2" w14:textId="77777777" w:rsidR="00BF0EC0" w:rsidRDefault="00BF0EC0">
            <w:r>
              <w:t>Profesor</w:t>
            </w:r>
          </w:p>
        </w:tc>
        <w:tc>
          <w:tcPr>
            <w:tcW w:w="3885" w:type="dxa"/>
            <w:vAlign w:val="center"/>
          </w:tcPr>
          <w:p w14:paraId="43CB2A49" w14:textId="77777777" w:rsidR="00BF0EC0" w:rsidRDefault="00BF0EC0">
            <w:r>
              <w:t>Crear un cuestionario seleccionando preguntas del banco.</w:t>
            </w:r>
          </w:p>
        </w:tc>
      </w:tr>
      <w:tr w:rsidR="00BF0EC0" w14:paraId="06E287B2" w14:textId="77777777" w:rsidTr="005E1A08">
        <w:tc>
          <w:tcPr>
            <w:tcW w:w="954" w:type="dxa"/>
            <w:vAlign w:val="center"/>
          </w:tcPr>
          <w:p w14:paraId="09523652" w14:textId="77777777" w:rsidR="00BF0EC0" w:rsidRDefault="00BF0EC0">
            <w:r>
              <w:t>UC-07</w:t>
            </w:r>
          </w:p>
        </w:tc>
        <w:tc>
          <w:tcPr>
            <w:tcW w:w="2225" w:type="dxa"/>
            <w:vAlign w:val="center"/>
          </w:tcPr>
          <w:p w14:paraId="31FAA874" w14:textId="77777777" w:rsidR="00BF0EC0" w:rsidRDefault="00BF0EC0" w:rsidP="005E1A08">
            <w:pPr>
              <w:jc w:val="left"/>
            </w:pPr>
            <w:r>
              <w:t>Configurar cuestionario</w:t>
            </w:r>
          </w:p>
        </w:tc>
        <w:tc>
          <w:tcPr>
            <w:tcW w:w="1290" w:type="dxa"/>
            <w:vAlign w:val="center"/>
          </w:tcPr>
          <w:p w14:paraId="781D3A9C" w14:textId="77777777" w:rsidR="00BF0EC0" w:rsidRDefault="00BF0EC0">
            <w:r>
              <w:t>Profesor</w:t>
            </w:r>
          </w:p>
        </w:tc>
        <w:tc>
          <w:tcPr>
            <w:tcW w:w="3885" w:type="dxa"/>
            <w:vAlign w:val="center"/>
          </w:tcPr>
          <w:p w14:paraId="145E7606" w14:textId="77777777" w:rsidR="00BF0EC0" w:rsidRDefault="00BF0EC0">
            <w:r>
              <w:t>Definir fechas, intentos, puntuación, acceso, tiempo y opciones de visibilidad.</w:t>
            </w:r>
          </w:p>
        </w:tc>
      </w:tr>
      <w:tr w:rsidR="00BF0EC0" w14:paraId="0E900984" w14:textId="77777777" w:rsidTr="005E1A08">
        <w:tc>
          <w:tcPr>
            <w:tcW w:w="954" w:type="dxa"/>
            <w:vAlign w:val="center"/>
          </w:tcPr>
          <w:p w14:paraId="3B7C5E07" w14:textId="77777777" w:rsidR="00BF0EC0" w:rsidRDefault="00BF0EC0">
            <w:r>
              <w:t>UC-08</w:t>
            </w:r>
          </w:p>
        </w:tc>
        <w:tc>
          <w:tcPr>
            <w:tcW w:w="2225" w:type="dxa"/>
            <w:vAlign w:val="center"/>
          </w:tcPr>
          <w:p w14:paraId="2D300C62" w14:textId="77777777" w:rsidR="00BF0EC0" w:rsidRDefault="00BF0EC0" w:rsidP="005E1A08">
            <w:pPr>
              <w:jc w:val="left"/>
            </w:pPr>
            <w:r>
              <w:t>Publicar o despublicar cuestionario</w:t>
            </w:r>
          </w:p>
        </w:tc>
        <w:tc>
          <w:tcPr>
            <w:tcW w:w="1290" w:type="dxa"/>
            <w:vAlign w:val="center"/>
          </w:tcPr>
          <w:p w14:paraId="2757DD46" w14:textId="77777777" w:rsidR="00BF0EC0" w:rsidRDefault="00BF0EC0">
            <w:r>
              <w:t>Profesor</w:t>
            </w:r>
          </w:p>
        </w:tc>
        <w:tc>
          <w:tcPr>
            <w:tcW w:w="3885" w:type="dxa"/>
            <w:vAlign w:val="center"/>
          </w:tcPr>
          <w:p w14:paraId="70D09FD1" w14:textId="77777777" w:rsidR="00BF0EC0" w:rsidRDefault="00BF0EC0">
            <w:r>
              <w:t>Hacer visible un cuestionario para el alumnado o retirarlo de la disponibilidad.</w:t>
            </w:r>
          </w:p>
        </w:tc>
      </w:tr>
      <w:tr w:rsidR="00BF0EC0" w14:paraId="0FC73E0F" w14:textId="77777777" w:rsidTr="005E1A08">
        <w:tc>
          <w:tcPr>
            <w:tcW w:w="954" w:type="dxa"/>
            <w:vAlign w:val="center"/>
          </w:tcPr>
          <w:p w14:paraId="46C9D8B5" w14:textId="77777777" w:rsidR="00BF0EC0" w:rsidRDefault="00BF0EC0">
            <w:r>
              <w:t>UC-09</w:t>
            </w:r>
          </w:p>
        </w:tc>
        <w:tc>
          <w:tcPr>
            <w:tcW w:w="2225" w:type="dxa"/>
            <w:vAlign w:val="center"/>
          </w:tcPr>
          <w:p w14:paraId="488B63BB" w14:textId="77777777" w:rsidR="00BF0EC0" w:rsidRDefault="00BF0EC0" w:rsidP="005E1A08">
            <w:pPr>
              <w:jc w:val="left"/>
            </w:pPr>
            <w:r>
              <w:t>Ver cuestionarios disponibles</w:t>
            </w:r>
          </w:p>
        </w:tc>
        <w:tc>
          <w:tcPr>
            <w:tcW w:w="1290" w:type="dxa"/>
            <w:vAlign w:val="center"/>
          </w:tcPr>
          <w:p w14:paraId="267DDDD1" w14:textId="77777777" w:rsidR="00BF0EC0" w:rsidRDefault="00BF0EC0">
            <w:r>
              <w:t>Alumno</w:t>
            </w:r>
          </w:p>
        </w:tc>
        <w:tc>
          <w:tcPr>
            <w:tcW w:w="3885" w:type="dxa"/>
            <w:vAlign w:val="center"/>
          </w:tcPr>
          <w:p w14:paraId="45B36F72" w14:textId="77777777" w:rsidR="00BF0EC0" w:rsidRDefault="00BF0EC0">
            <w:r>
              <w:t>Consultar el catálogo de cuestionarios publicados accesibles para el Alumno.</w:t>
            </w:r>
          </w:p>
        </w:tc>
      </w:tr>
      <w:tr w:rsidR="00BF0EC0" w14:paraId="004B646D" w14:textId="77777777" w:rsidTr="005E1A08">
        <w:tc>
          <w:tcPr>
            <w:tcW w:w="954" w:type="dxa"/>
            <w:vAlign w:val="center"/>
          </w:tcPr>
          <w:p w14:paraId="69A49086" w14:textId="77777777" w:rsidR="00BF0EC0" w:rsidRDefault="00BF0EC0">
            <w:r>
              <w:t>UC-10</w:t>
            </w:r>
          </w:p>
        </w:tc>
        <w:tc>
          <w:tcPr>
            <w:tcW w:w="2225" w:type="dxa"/>
            <w:vAlign w:val="center"/>
          </w:tcPr>
          <w:p w14:paraId="69496508" w14:textId="77777777" w:rsidR="00BF0EC0" w:rsidRDefault="00BF0EC0" w:rsidP="005E1A08">
            <w:pPr>
              <w:jc w:val="left"/>
            </w:pPr>
            <w:r>
              <w:t>Realizar cuestionario</w:t>
            </w:r>
          </w:p>
        </w:tc>
        <w:tc>
          <w:tcPr>
            <w:tcW w:w="1290" w:type="dxa"/>
            <w:vAlign w:val="center"/>
          </w:tcPr>
          <w:p w14:paraId="3FB5C384" w14:textId="77777777" w:rsidR="00BF0EC0" w:rsidRDefault="00BF0EC0">
            <w:r>
              <w:t>Alumno</w:t>
            </w:r>
          </w:p>
        </w:tc>
        <w:tc>
          <w:tcPr>
            <w:tcW w:w="3885" w:type="dxa"/>
            <w:vAlign w:val="center"/>
          </w:tcPr>
          <w:p w14:paraId="3B1A701A" w14:textId="77777777" w:rsidR="00BF0EC0" w:rsidRDefault="00BF0EC0">
            <w:r>
              <w:t>Responder preguntas y enviar el intento para su corrección automática.</w:t>
            </w:r>
          </w:p>
        </w:tc>
      </w:tr>
      <w:tr w:rsidR="00BF0EC0" w14:paraId="686D1D28" w14:textId="77777777" w:rsidTr="005E1A08">
        <w:tc>
          <w:tcPr>
            <w:tcW w:w="954" w:type="dxa"/>
            <w:vAlign w:val="center"/>
          </w:tcPr>
          <w:p w14:paraId="675847F1" w14:textId="77777777" w:rsidR="00BF0EC0" w:rsidRDefault="00BF0EC0">
            <w:r>
              <w:t>UC-11</w:t>
            </w:r>
          </w:p>
        </w:tc>
        <w:tc>
          <w:tcPr>
            <w:tcW w:w="2225" w:type="dxa"/>
            <w:vAlign w:val="center"/>
          </w:tcPr>
          <w:p w14:paraId="40CCD80C" w14:textId="77777777" w:rsidR="00BF0EC0" w:rsidRDefault="00BF0EC0" w:rsidP="005E1A08">
            <w:pPr>
              <w:jc w:val="left"/>
            </w:pPr>
            <w:r>
              <w:t>Consultar resultados y “feedback”</w:t>
            </w:r>
          </w:p>
        </w:tc>
        <w:tc>
          <w:tcPr>
            <w:tcW w:w="1290" w:type="dxa"/>
            <w:vAlign w:val="center"/>
          </w:tcPr>
          <w:p w14:paraId="0D891104" w14:textId="77777777" w:rsidR="00BF0EC0" w:rsidRDefault="00BF0EC0">
            <w:r>
              <w:t>Alumno</w:t>
            </w:r>
          </w:p>
        </w:tc>
        <w:tc>
          <w:tcPr>
            <w:tcW w:w="3885" w:type="dxa"/>
            <w:vAlign w:val="center"/>
          </w:tcPr>
          <w:p w14:paraId="5E5E72F6" w14:textId="77777777" w:rsidR="00BF0EC0" w:rsidRDefault="00BF0EC0">
            <w:r>
              <w:t>Ver el resultado del intento y el “feedback” disponible según la configuración.</w:t>
            </w:r>
          </w:p>
        </w:tc>
      </w:tr>
      <w:tr w:rsidR="00BF0EC0" w14:paraId="704041DD" w14:textId="77777777" w:rsidTr="005E1A08">
        <w:tc>
          <w:tcPr>
            <w:tcW w:w="954" w:type="dxa"/>
            <w:vAlign w:val="center"/>
          </w:tcPr>
          <w:p w14:paraId="3D0486E9" w14:textId="77777777" w:rsidR="00BF0EC0" w:rsidRDefault="00BF0EC0">
            <w:r>
              <w:t>UC-12</w:t>
            </w:r>
          </w:p>
        </w:tc>
        <w:tc>
          <w:tcPr>
            <w:tcW w:w="2225" w:type="dxa"/>
            <w:vAlign w:val="center"/>
          </w:tcPr>
          <w:p w14:paraId="71B86A63" w14:textId="77777777" w:rsidR="00BF0EC0" w:rsidRDefault="00BF0EC0" w:rsidP="005E1A08">
            <w:pPr>
              <w:jc w:val="left"/>
            </w:pPr>
            <w:r>
              <w:t>Consultar analíticas</w:t>
            </w:r>
          </w:p>
        </w:tc>
        <w:tc>
          <w:tcPr>
            <w:tcW w:w="1290" w:type="dxa"/>
            <w:vAlign w:val="center"/>
          </w:tcPr>
          <w:p w14:paraId="4AD65EB0" w14:textId="77777777" w:rsidR="00BF0EC0" w:rsidRDefault="00BF0EC0">
            <w:r>
              <w:t>Profesor</w:t>
            </w:r>
          </w:p>
        </w:tc>
        <w:tc>
          <w:tcPr>
            <w:tcW w:w="3885" w:type="dxa"/>
            <w:vAlign w:val="center"/>
          </w:tcPr>
          <w:p w14:paraId="1CFB5032" w14:textId="77777777" w:rsidR="00BF0EC0" w:rsidRDefault="00BF0EC0">
            <w:r>
              <w:t>Consultar métricas agregadas de un cuestionario con intentos registrados.</w:t>
            </w:r>
          </w:p>
        </w:tc>
      </w:tr>
      <w:tr w:rsidR="00BF0EC0" w14:paraId="054AACA6" w14:textId="77777777" w:rsidTr="005E1A08">
        <w:tc>
          <w:tcPr>
            <w:tcW w:w="954" w:type="dxa"/>
            <w:vAlign w:val="center"/>
          </w:tcPr>
          <w:p w14:paraId="6C2BA1DC" w14:textId="77777777" w:rsidR="00BF0EC0" w:rsidRDefault="00BF0EC0">
            <w:r>
              <w:t>UC-13</w:t>
            </w:r>
          </w:p>
        </w:tc>
        <w:tc>
          <w:tcPr>
            <w:tcW w:w="2225" w:type="dxa"/>
            <w:vAlign w:val="center"/>
          </w:tcPr>
          <w:p w14:paraId="60ED6862" w14:textId="77777777" w:rsidR="00BF0EC0" w:rsidRDefault="00BF0EC0" w:rsidP="005E1A08">
            <w:pPr>
              <w:jc w:val="left"/>
            </w:pPr>
            <w:r>
              <w:t>Registrarse</w:t>
            </w:r>
          </w:p>
        </w:tc>
        <w:tc>
          <w:tcPr>
            <w:tcW w:w="1290" w:type="dxa"/>
            <w:vAlign w:val="center"/>
          </w:tcPr>
          <w:p w14:paraId="0ECA745C" w14:textId="77777777" w:rsidR="00BF0EC0" w:rsidRDefault="00BF0EC0" w:rsidP="005E1A08">
            <w:pPr>
              <w:jc w:val="left"/>
            </w:pPr>
            <w:r>
              <w:t>Usuario no autenticado</w:t>
            </w:r>
          </w:p>
        </w:tc>
        <w:tc>
          <w:tcPr>
            <w:tcW w:w="3885" w:type="dxa"/>
            <w:vAlign w:val="center"/>
          </w:tcPr>
          <w:p w14:paraId="07DEB176" w14:textId="77777777" w:rsidR="00BF0EC0" w:rsidRDefault="00BF0EC0">
            <w:r>
              <w:t>Crear una cuenta de alumno mediante correo institucional válido.</w:t>
            </w:r>
          </w:p>
        </w:tc>
      </w:tr>
      <w:tr w:rsidR="00BF0EC0" w14:paraId="73B380EA" w14:textId="77777777" w:rsidTr="005E1A08">
        <w:tc>
          <w:tcPr>
            <w:tcW w:w="954" w:type="dxa"/>
            <w:vAlign w:val="center"/>
          </w:tcPr>
          <w:p w14:paraId="1CCE194C" w14:textId="77777777" w:rsidR="00BF0EC0" w:rsidRDefault="00BF0EC0">
            <w:r>
              <w:t>UC-14</w:t>
            </w:r>
          </w:p>
        </w:tc>
        <w:tc>
          <w:tcPr>
            <w:tcW w:w="2225" w:type="dxa"/>
            <w:vAlign w:val="center"/>
          </w:tcPr>
          <w:p w14:paraId="29AD4CE8" w14:textId="77777777" w:rsidR="00BF0EC0" w:rsidRDefault="00BF0EC0" w:rsidP="005E1A08">
            <w:pPr>
              <w:jc w:val="left"/>
            </w:pPr>
            <w:r>
              <w:t>Restaurar sesión</w:t>
            </w:r>
          </w:p>
        </w:tc>
        <w:tc>
          <w:tcPr>
            <w:tcW w:w="1290" w:type="dxa"/>
            <w:vAlign w:val="center"/>
          </w:tcPr>
          <w:p w14:paraId="786C2104" w14:textId="5994C1F3" w:rsidR="00BF0EC0" w:rsidRDefault="00BF0EC0">
            <w:r>
              <w:t>Alumno Profesor Admin</w:t>
            </w:r>
          </w:p>
        </w:tc>
        <w:tc>
          <w:tcPr>
            <w:tcW w:w="3885" w:type="dxa"/>
            <w:vAlign w:val="center"/>
          </w:tcPr>
          <w:p w14:paraId="673B9441" w14:textId="77777777" w:rsidR="00BF0EC0" w:rsidRDefault="00BF0EC0">
            <w:r>
              <w:t>Restaurar una sesión válida al recargar la aplicación.</w:t>
            </w:r>
          </w:p>
        </w:tc>
      </w:tr>
      <w:tr w:rsidR="00BF0EC0" w14:paraId="3CC1DCD7" w14:textId="77777777" w:rsidTr="005E1A08">
        <w:tc>
          <w:tcPr>
            <w:tcW w:w="954" w:type="dxa"/>
            <w:vAlign w:val="center"/>
          </w:tcPr>
          <w:p w14:paraId="48658226" w14:textId="77777777" w:rsidR="00BF0EC0" w:rsidRDefault="00BF0EC0">
            <w:r>
              <w:t>UC-15</w:t>
            </w:r>
          </w:p>
        </w:tc>
        <w:tc>
          <w:tcPr>
            <w:tcW w:w="2225" w:type="dxa"/>
            <w:vAlign w:val="center"/>
          </w:tcPr>
          <w:p w14:paraId="793ED06E" w14:textId="77777777" w:rsidR="00BF0EC0" w:rsidRDefault="00BF0EC0" w:rsidP="005E1A08">
            <w:pPr>
              <w:jc w:val="left"/>
            </w:pPr>
            <w:r>
              <w:t>Consultar perfil</w:t>
            </w:r>
          </w:p>
        </w:tc>
        <w:tc>
          <w:tcPr>
            <w:tcW w:w="1290" w:type="dxa"/>
            <w:vAlign w:val="center"/>
          </w:tcPr>
          <w:p w14:paraId="79CF09FD" w14:textId="4E62240A" w:rsidR="00BF0EC0" w:rsidRDefault="00BF0EC0">
            <w:r>
              <w:t>Alumno Profesor Admin</w:t>
            </w:r>
          </w:p>
        </w:tc>
        <w:tc>
          <w:tcPr>
            <w:tcW w:w="3885" w:type="dxa"/>
            <w:vAlign w:val="center"/>
          </w:tcPr>
          <w:p w14:paraId="16BF1CD5" w14:textId="77777777" w:rsidR="00BF0EC0" w:rsidRDefault="00BF0EC0">
            <w:r>
              <w:t>Consultar los datos básicos de la cuenta autenticada.</w:t>
            </w:r>
          </w:p>
        </w:tc>
      </w:tr>
      <w:tr w:rsidR="00BF0EC0" w14:paraId="37BCB930" w14:textId="77777777" w:rsidTr="005E1A08">
        <w:tc>
          <w:tcPr>
            <w:tcW w:w="954" w:type="dxa"/>
            <w:vAlign w:val="center"/>
          </w:tcPr>
          <w:p w14:paraId="7441E630" w14:textId="77777777" w:rsidR="00BF0EC0" w:rsidRDefault="00BF0EC0">
            <w:r>
              <w:t>UC-16</w:t>
            </w:r>
          </w:p>
        </w:tc>
        <w:tc>
          <w:tcPr>
            <w:tcW w:w="2225" w:type="dxa"/>
            <w:vAlign w:val="center"/>
          </w:tcPr>
          <w:p w14:paraId="1F28C796" w14:textId="77777777" w:rsidR="00BF0EC0" w:rsidRDefault="00BF0EC0" w:rsidP="005E1A08">
            <w:pPr>
              <w:jc w:val="left"/>
            </w:pPr>
            <w:r>
              <w:t>Cambiar contraseña propia</w:t>
            </w:r>
          </w:p>
        </w:tc>
        <w:tc>
          <w:tcPr>
            <w:tcW w:w="1290" w:type="dxa"/>
            <w:vAlign w:val="center"/>
          </w:tcPr>
          <w:p w14:paraId="7A7D7A9D" w14:textId="2D627654" w:rsidR="00BF0EC0" w:rsidRDefault="00BF0EC0">
            <w:r>
              <w:t>Alumno Profesor Admin</w:t>
            </w:r>
          </w:p>
        </w:tc>
        <w:tc>
          <w:tcPr>
            <w:tcW w:w="3885" w:type="dxa"/>
            <w:vAlign w:val="center"/>
          </w:tcPr>
          <w:p w14:paraId="3AD5D0EC" w14:textId="77777777" w:rsidR="00BF0EC0" w:rsidRDefault="00BF0EC0">
            <w:r>
              <w:t>Actualizar la contraseña propia y revocar sesiones activas previas.</w:t>
            </w:r>
          </w:p>
        </w:tc>
      </w:tr>
      <w:tr w:rsidR="00BF0EC0" w14:paraId="45E87E0F" w14:textId="77777777" w:rsidTr="005E1A08">
        <w:tc>
          <w:tcPr>
            <w:tcW w:w="954" w:type="dxa"/>
            <w:vAlign w:val="center"/>
          </w:tcPr>
          <w:p w14:paraId="5E193CE7" w14:textId="77777777" w:rsidR="00BF0EC0" w:rsidRDefault="00BF0EC0">
            <w:r>
              <w:t>UC-17</w:t>
            </w:r>
          </w:p>
        </w:tc>
        <w:tc>
          <w:tcPr>
            <w:tcW w:w="2225" w:type="dxa"/>
            <w:vAlign w:val="center"/>
          </w:tcPr>
          <w:p w14:paraId="09425B4A" w14:textId="77777777" w:rsidR="00BF0EC0" w:rsidRDefault="00BF0EC0" w:rsidP="005E1A08">
            <w:pPr>
              <w:jc w:val="left"/>
            </w:pPr>
            <w:r>
              <w:t>Exportar resultados CSV</w:t>
            </w:r>
          </w:p>
        </w:tc>
        <w:tc>
          <w:tcPr>
            <w:tcW w:w="1290" w:type="dxa"/>
            <w:vAlign w:val="center"/>
          </w:tcPr>
          <w:p w14:paraId="51B4D28A" w14:textId="77777777" w:rsidR="00BF0EC0" w:rsidRDefault="00BF0EC0">
            <w:r>
              <w:t>Profesor</w:t>
            </w:r>
          </w:p>
        </w:tc>
        <w:tc>
          <w:tcPr>
            <w:tcW w:w="3885" w:type="dxa"/>
            <w:vAlign w:val="center"/>
          </w:tcPr>
          <w:p w14:paraId="20FDDBDD" w14:textId="77777777" w:rsidR="00BF0EC0" w:rsidRDefault="00BF0EC0">
            <w:r>
              <w:t>Descargar un fichero CSV con los resultados de un cuestionario.</w:t>
            </w:r>
          </w:p>
        </w:tc>
      </w:tr>
      <w:tr w:rsidR="00BF0EC0" w14:paraId="1BB96640" w14:textId="77777777" w:rsidTr="005E1A08">
        <w:tc>
          <w:tcPr>
            <w:tcW w:w="954" w:type="dxa"/>
            <w:vAlign w:val="center"/>
          </w:tcPr>
          <w:p w14:paraId="0338D7F3" w14:textId="77777777" w:rsidR="00BF0EC0" w:rsidRDefault="00BF0EC0">
            <w:r>
              <w:t>UC-18</w:t>
            </w:r>
          </w:p>
        </w:tc>
        <w:tc>
          <w:tcPr>
            <w:tcW w:w="2225" w:type="dxa"/>
            <w:vAlign w:val="center"/>
          </w:tcPr>
          <w:p w14:paraId="36C1383B" w14:textId="77777777" w:rsidR="00BF0EC0" w:rsidRDefault="00BF0EC0" w:rsidP="005E1A08">
            <w:pPr>
              <w:jc w:val="left"/>
            </w:pPr>
            <w:r>
              <w:t>Consultar historial propio</w:t>
            </w:r>
          </w:p>
        </w:tc>
        <w:tc>
          <w:tcPr>
            <w:tcW w:w="1290" w:type="dxa"/>
            <w:vAlign w:val="center"/>
          </w:tcPr>
          <w:p w14:paraId="2D96F6B2" w14:textId="77777777" w:rsidR="00BF0EC0" w:rsidRDefault="00BF0EC0">
            <w:r>
              <w:t>Alumno</w:t>
            </w:r>
          </w:p>
        </w:tc>
        <w:tc>
          <w:tcPr>
            <w:tcW w:w="3885" w:type="dxa"/>
            <w:vAlign w:val="center"/>
          </w:tcPr>
          <w:p w14:paraId="1382CB2E" w14:textId="77777777" w:rsidR="00BF0EC0" w:rsidRDefault="00BF0EC0">
            <w:r>
              <w:t>Revisar el historial personal de intentos.</w:t>
            </w:r>
          </w:p>
        </w:tc>
      </w:tr>
      <w:tr w:rsidR="00BF0EC0" w14:paraId="6EE38BA3" w14:textId="77777777" w:rsidTr="005E1A08">
        <w:tc>
          <w:tcPr>
            <w:tcW w:w="954" w:type="dxa"/>
            <w:vAlign w:val="center"/>
          </w:tcPr>
          <w:p w14:paraId="3294641E" w14:textId="77777777" w:rsidR="00BF0EC0" w:rsidRDefault="00BF0EC0">
            <w:r>
              <w:lastRenderedPageBreak/>
              <w:t>UC-19</w:t>
            </w:r>
          </w:p>
        </w:tc>
        <w:tc>
          <w:tcPr>
            <w:tcW w:w="2225" w:type="dxa"/>
            <w:vAlign w:val="center"/>
          </w:tcPr>
          <w:p w14:paraId="01D19597" w14:textId="77777777" w:rsidR="00BF0EC0" w:rsidRDefault="00BF0EC0">
            <w:r>
              <w:t>Inspeccionar detalle de intento</w:t>
            </w:r>
          </w:p>
        </w:tc>
        <w:tc>
          <w:tcPr>
            <w:tcW w:w="1290" w:type="dxa"/>
            <w:vAlign w:val="center"/>
          </w:tcPr>
          <w:p w14:paraId="0DC83A4F" w14:textId="77777777" w:rsidR="00771568" w:rsidRDefault="00BF0EC0">
            <w:r>
              <w:t>Profesor</w:t>
            </w:r>
          </w:p>
          <w:p w14:paraId="6064684B" w14:textId="2DBB841E" w:rsidR="00BF0EC0" w:rsidRDefault="00BF0EC0">
            <w:r>
              <w:t>Alumno</w:t>
            </w:r>
          </w:p>
        </w:tc>
        <w:tc>
          <w:tcPr>
            <w:tcW w:w="3885" w:type="dxa"/>
            <w:vAlign w:val="center"/>
          </w:tcPr>
          <w:p w14:paraId="0701E60F" w14:textId="77777777" w:rsidR="00BF0EC0" w:rsidRDefault="00BF0EC0">
            <w:r>
              <w:t>Abrir el detalle de un intento concreto desde analíticas o revisión.</w:t>
            </w:r>
          </w:p>
        </w:tc>
      </w:tr>
      <w:tr w:rsidR="00BF0EC0" w14:paraId="5B2A0C50" w14:textId="77777777" w:rsidTr="005E1A08">
        <w:tc>
          <w:tcPr>
            <w:tcW w:w="954" w:type="dxa"/>
            <w:vAlign w:val="center"/>
          </w:tcPr>
          <w:p w14:paraId="2A70E347" w14:textId="77777777" w:rsidR="00BF0EC0" w:rsidRDefault="00BF0EC0">
            <w:r>
              <w:t>UC-20</w:t>
            </w:r>
          </w:p>
        </w:tc>
        <w:tc>
          <w:tcPr>
            <w:tcW w:w="2225" w:type="dxa"/>
            <w:vAlign w:val="center"/>
          </w:tcPr>
          <w:p w14:paraId="47CBE665" w14:textId="77777777" w:rsidR="00BF0EC0" w:rsidRDefault="00BF0EC0">
            <w:r>
              <w:t>Gestionar grupos</w:t>
            </w:r>
          </w:p>
        </w:tc>
        <w:tc>
          <w:tcPr>
            <w:tcW w:w="1290" w:type="dxa"/>
            <w:vAlign w:val="center"/>
          </w:tcPr>
          <w:p w14:paraId="74529518" w14:textId="77777777" w:rsidR="00BF0EC0" w:rsidRDefault="00BF0EC0">
            <w:r>
              <w:t>Profesor</w:t>
            </w:r>
          </w:p>
        </w:tc>
        <w:tc>
          <w:tcPr>
            <w:tcW w:w="3885" w:type="dxa"/>
            <w:vAlign w:val="center"/>
          </w:tcPr>
          <w:p w14:paraId="1F2EA2D8" w14:textId="77777777" w:rsidR="00BF0EC0" w:rsidRDefault="00BF0EC0">
            <w:r>
              <w:t>Crear grupos y gestionar sus miembros.</w:t>
            </w:r>
          </w:p>
        </w:tc>
      </w:tr>
      <w:tr w:rsidR="00BF0EC0" w14:paraId="77C46D84" w14:textId="77777777" w:rsidTr="005E1A08">
        <w:tc>
          <w:tcPr>
            <w:tcW w:w="954" w:type="dxa"/>
            <w:vAlign w:val="center"/>
          </w:tcPr>
          <w:p w14:paraId="77273CB7" w14:textId="77777777" w:rsidR="00BF0EC0" w:rsidRDefault="00BF0EC0">
            <w:r>
              <w:t>UC-21</w:t>
            </w:r>
          </w:p>
        </w:tc>
        <w:tc>
          <w:tcPr>
            <w:tcW w:w="2225" w:type="dxa"/>
            <w:vAlign w:val="center"/>
          </w:tcPr>
          <w:p w14:paraId="375128A6" w14:textId="77777777" w:rsidR="00BF0EC0" w:rsidRDefault="00BF0EC0">
            <w:r>
              <w:t>Asignar cuestionario a grupos</w:t>
            </w:r>
          </w:p>
        </w:tc>
        <w:tc>
          <w:tcPr>
            <w:tcW w:w="1290" w:type="dxa"/>
            <w:vAlign w:val="center"/>
          </w:tcPr>
          <w:p w14:paraId="3F913EFF" w14:textId="77777777" w:rsidR="00BF0EC0" w:rsidRDefault="00BF0EC0">
            <w:r>
              <w:t>Profesor</w:t>
            </w:r>
          </w:p>
        </w:tc>
        <w:tc>
          <w:tcPr>
            <w:tcW w:w="3885" w:type="dxa"/>
            <w:vAlign w:val="center"/>
          </w:tcPr>
          <w:p w14:paraId="422A9C8C" w14:textId="77777777" w:rsidR="00BF0EC0" w:rsidRDefault="00BF0EC0">
            <w:r>
              <w:t>Limitar la disponibilidad de un cuestionario a uno o varios grupos.</w:t>
            </w:r>
          </w:p>
        </w:tc>
      </w:tr>
    </w:tbl>
    <w:p w14:paraId="295EF440" w14:textId="092AD235" w:rsidR="0030244A" w:rsidRPr="005E1A08" w:rsidRDefault="0030244A">
      <w:pPr>
        <w:pStyle w:val="PiedeTabla"/>
        <w:pPrChange w:id="1745" w:author="Pablo Barrero Cruz" w:date="2026-06-30T13:18:00Z" w16du:dateUtc="2026-06-30T11:18:00Z">
          <w:pPr>
            <w:pStyle w:val="Descripcin"/>
            <w:spacing w:before="240"/>
          </w:pPr>
        </w:pPrChange>
      </w:pPr>
      <w:bookmarkStart w:id="1746" w:name="_Toc233720813"/>
      <w:r w:rsidRPr="005E1A08">
        <w:t xml:space="preserve">Tabla </w:t>
      </w:r>
      <w:r w:rsidR="00EA6625" w:rsidRPr="00EA6625">
        <w:t>5.2.15. Resumen de casos de uso del sistema</w:t>
      </w:r>
      <w:bookmarkEnd w:id="1746"/>
    </w:p>
    <w:p w14:paraId="360359B4" w14:textId="77777777" w:rsidR="00F340F3" w:rsidRDefault="00F340F3" w:rsidP="00F340F3">
      <w:pPr>
        <w:pStyle w:val="Ttulo2"/>
      </w:pPr>
      <w:bookmarkStart w:id="1747" w:name="_Toc233728239"/>
      <w:r>
        <w:t>Identificación de los Subsistemas en la Fase de Análisis</w:t>
      </w:r>
      <w:bookmarkEnd w:id="1744"/>
      <w:bookmarkEnd w:id="1747"/>
    </w:p>
    <w:p w14:paraId="39951E91" w14:textId="77777777" w:rsidR="00F340F3" w:rsidRPr="006B61B6" w:rsidRDefault="00F340F3" w:rsidP="00F340F3">
      <w:r>
        <w:t>El objetivo de esta sección es analizar el sistema para poder descomponerlo en sistemas más pequeños (subsistemas) que faciliten su posterior análisis.</w:t>
      </w:r>
    </w:p>
    <w:p w14:paraId="28C261CA" w14:textId="77777777" w:rsidR="00F340F3" w:rsidRDefault="00F340F3" w:rsidP="00F340F3">
      <w:pPr>
        <w:pStyle w:val="Ttulo3"/>
      </w:pPr>
      <w:bookmarkStart w:id="1748" w:name="_Toc217882537"/>
      <w:bookmarkStart w:id="1749" w:name="_Toc233728240"/>
      <w:r>
        <w:t>Descripción de los Subsistemas</w:t>
      </w:r>
      <w:bookmarkEnd w:id="1748"/>
      <w:bookmarkEnd w:id="1749"/>
    </w:p>
    <w:p w14:paraId="605CC522" w14:textId="77777777" w:rsidR="004B13A6" w:rsidRDefault="004B13A6" w:rsidP="004B13A6">
      <w:r>
        <w:t>En la fase de análisis se divide el sistema en varios subsistemas con responsabilidades diferenciadas. Esta división permite organizar mejor las funcionalidades descritas en los requisitos y casos de uso, sin entrar todavía en el detalle de clases o componentes concretos de implementación.</w:t>
      </w:r>
    </w:p>
    <w:p w14:paraId="62038D9B" w14:textId="57EF846C" w:rsidR="004B13A6" w:rsidRDefault="004B13A6" w:rsidP="004B13A6">
      <w:r>
        <w:t xml:space="preserve">Los subsistemas identificados se corresponden con los bloques funcionales principales de la aplicación: acceso, gestión de usuarios, banco de preguntas, cuestionarios, realización de intentos, resultados, analíticas, grupos y persistencia. Aunque en la implementación algunos de estos bloques se materializan como módulos del “backend” o páginas del </w:t>
      </w:r>
      <w:r w:rsidR="00167D8C">
        <w:t>“</w:t>
      </w:r>
      <w:r>
        <w:t>“frontend”</w:t>
      </w:r>
      <w:r w:rsidR="00167D8C">
        <w:t>”</w:t>
      </w:r>
      <w:r>
        <w:t>, en este apartado se describen desde una perspectiva funcional.</w:t>
      </w:r>
    </w:p>
    <w:tbl>
      <w:tblPr>
        <w:tblStyle w:val="Tablaconcuadrcula"/>
        <w:tblW w:w="0" w:type="auto"/>
        <w:tblLook w:val="04A0" w:firstRow="1" w:lastRow="0" w:firstColumn="1" w:lastColumn="0" w:noHBand="0" w:noVBand="1"/>
      </w:tblPr>
      <w:tblGrid>
        <w:gridCol w:w="847"/>
        <w:gridCol w:w="2060"/>
        <w:gridCol w:w="3707"/>
        <w:gridCol w:w="1740"/>
      </w:tblGrid>
      <w:tr w:rsidR="00A524DD" w14:paraId="2EB6FB9E" w14:textId="77777777" w:rsidTr="005E1A08">
        <w:trPr>
          <w:trHeight w:val="635"/>
        </w:trPr>
        <w:tc>
          <w:tcPr>
            <w:tcW w:w="8354" w:type="dxa"/>
            <w:gridSpan w:val="4"/>
            <w:shd w:val="clear" w:color="auto" w:fill="DDDDDD" w:themeFill="accent1"/>
            <w:vAlign w:val="center"/>
          </w:tcPr>
          <w:p w14:paraId="62E60E14" w14:textId="28415DD6" w:rsidR="00A524DD" w:rsidRDefault="00A524DD" w:rsidP="005E1A08">
            <w:pPr>
              <w:jc w:val="center"/>
              <w:rPr>
                <w:b/>
              </w:rPr>
            </w:pPr>
            <w:r>
              <w:rPr>
                <w:b/>
              </w:rPr>
              <w:t>Resumen subsistemas del proyecto</w:t>
            </w:r>
          </w:p>
        </w:tc>
      </w:tr>
      <w:tr w:rsidR="00A524DD" w14:paraId="7C09E17E" w14:textId="77777777" w:rsidTr="005E1A08">
        <w:tc>
          <w:tcPr>
            <w:tcW w:w="847" w:type="dxa"/>
            <w:shd w:val="clear" w:color="auto" w:fill="F2F2F2" w:themeFill="background1" w:themeFillShade="F2"/>
            <w:vAlign w:val="center"/>
          </w:tcPr>
          <w:p w14:paraId="111C5799" w14:textId="77777777" w:rsidR="00A524DD" w:rsidRDefault="00A524DD">
            <w:r>
              <w:rPr>
                <w:b/>
              </w:rPr>
              <w:t>Código</w:t>
            </w:r>
          </w:p>
        </w:tc>
        <w:tc>
          <w:tcPr>
            <w:tcW w:w="2060" w:type="dxa"/>
            <w:shd w:val="clear" w:color="auto" w:fill="F2F2F2" w:themeFill="background1" w:themeFillShade="F2"/>
            <w:vAlign w:val="center"/>
          </w:tcPr>
          <w:p w14:paraId="075936BE" w14:textId="77777777" w:rsidR="00A524DD" w:rsidRDefault="00A524DD">
            <w:r>
              <w:rPr>
                <w:b/>
              </w:rPr>
              <w:t>Subsistema</w:t>
            </w:r>
          </w:p>
        </w:tc>
        <w:tc>
          <w:tcPr>
            <w:tcW w:w="3707" w:type="dxa"/>
            <w:shd w:val="clear" w:color="auto" w:fill="F2F2F2" w:themeFill="background1" w:themeFillShade="F2"/>
            <w:vAlign w:val="center"/>
          </w:tcPr>
          <w:p w14:paraId="0495C64F" w14:textId="77777777" w:rsidR="00A524DD" w:rsidRDefault="00A524DD">
            <w:r>
              <w:rPr>
                <w:b/>
              </w:rPr>
              <w:t>Descripción</w:t>
            </w:r>
          </w:p>
        </w:tc>
        <w:tc>
          <w:tcPr>
            <w:tcW w:w="1740" w:type="dxa"/>
            <w:shd w:val="clear" w:color="auto" w:fill="F2F2F2" w:themeFill="background1" w:themeFillShade="F2"/>
            <w:vAlign w:val="center"/>
          </w:tcPr>
          <w:p w14:paraId="00E5696B" w14:textId="77777777" w:rsidR="00A524DD" w:rsidRDefault="00A524DD" w:rsidP="005E1A08">
            <w:pPr>
              <w:jc w:val="center"/>
            </w:pPr>
            <w:r>
              <w:rPr>
                <w:b/>
              </w:rPr>
              <w:t>Casos de uso relacionados</w:t>
            </w:r>
          </w:p>
        </w:tc>
      </w:tr>
      <w:tr w:rsidR="00A524DD" w14:paraId="4431B583" w14:textId="77777777" w:rsidTr="005E1A08">
        <w:tc>
          <w:tcPr>
            <w:tcW w:w="847" w:type="dxa"/>
            <w:vAlign w:val="center"/>
          </w:tcPr>
          <w:p w14:paraId="221CA4C0" w14:textId="77777777" w:rsidR="00A524DD" w:rsidRDefault="00A524DD" w:rsidP="005E1A08">
            <w:pPr>
              <w:jc w:val="center"/>
            </w:pPr>
            <w:r>
              <w:t>S1</w:t>
            </w:r>
          </w:p>
        </w:tc>
        <w:tc>
          <w:tcPr>
            <w:tcW w:w="2060" w:type="dxa"/>
            <w:vAlign w:val="center"/>
          </w:tcPr>
          <w:p w14:paraId="3FE91013" w14:textId="77777777" w:rsidR="00A524DD" w:rsidRDefault="00A524DD" w:rsidP="005E1A08">
            <w:pPr>
              <w:jc w:val="center"/>
            </w:pPr>
            <w:r>
              <w:t>Interfaz de usuario</w:t>
            </w:r>
          </w:p>
        </w:tc>
        <w:tc>
          <w:tcPr>
            <w:tcW w:w="3707" w:type="dxa"/>
            <w:vAlign w:val="center"/>
          </w:tcPr>
          <w:p w14:paraId="6B1A76D3" w14:textId="77777777" w:rsidR="00A524DD" w:rsidRDefault="00A524DD">
            <w:r>
              <w:t>Agrupa las pantallas y componentes con los que interactúan Alumno, Profesor, Admin y usuarios no autenticados. Se encarga de presentar formularios, listados, cuestionarios, resultados y mensajes de validación.</w:t>
            </w:r>
          </w:p>
        </w:tc>
        <w:tc>
          <w:tcPr>
            <w:tcW w:w="1740" w:type="dxa"/>
            <w:vAlign w:val="center"/>
          </w:tcPr>
          <w:p w14:paraId="714D7941" w14:textId="77777777" w:rsidR="00A524DD" w:rsidRDefault="00A524DD">
            <w:r>
              <w:t>Usuarios finales</w:t>
            </w:r>
          </w:p>
        </w:tc>
      </w:tr>
      <w:tr w:rsidR="00A524DD" w:rsidRPr="003F2C08" w14:paraId="4EC03C7E" w14:textId="77777777" w:rsidTr="005E1A08">
        <w:tc>
          <w:tcPr>
            <w:tcW w:w="847" w:type="dxa"/>
            <w:vAlign w:val="center"/>
          </w:tcPr>
          <w:p w14:paraId="420D4904" w14:textId="77777777" w:rsidR="00A524DD" w:rsidRDefault="00A524DD" w:rsidP="005E1A08">
            <w:pPr>
              <w:jc w:val="center"/>
            </w:pPr>
            <w:r>
              <w:t>S2</w:t>
            </w:r>
          </w:p>
        </w:tc>
        <w:tc>
          <w:tcPr>
            <w:tcW w:w="2060" w:type="dxa"/>
            <w:vAlign w:val="center"/>
          </w:tcPr>
          <w:p w14:paraId="12B703E9" w14:textId="77777777" w:rsidR="00A524DD" w:rsidRDefault="00A524DD" w:rsidP="005E1A08">
            <w:pPr>
              <w:jc w:val="center"/>
            </w:pPr>
            <w:r>
              <w:t>Autenticación y control de acceso</w:t>
            </w:r>
          </w:p>
        </w:tc>
        <w:tc>
          <w:tcPr>
            <w:tcW w:w="3707" w:type="dxa"/>
            <w:vAlign w:val="center"/>
          </w:tcPr>
          <w:p w14:paraId="121DB2E0" w14:textId="77777777" w:rsidR="00A524DD" w:rsidRDefault="00A524DD">
            <w:r>
              <w:t>Gestiona inicio y cierre de sesión, registro de alumnado, restauración de sesión, cambio de contraseña y comprobación de permisos por rol.</w:t>
            </w:r>
          </w:p>
        </w:tc>
        <w:tc>
          <w:tcPr>
            <w:tcW w:w="1740" w:type="dxa"/>
            <w:vAlign w:val="center"/>
          </w:tcPr>
          <w:p w14:paraId="1863FBD1" w14:textId="77777777" w:rsidR="00A524DD" w:rsidRPr="00F74526" w:rsidRDefault="00A524DD">
            <w:pPr>
              <w:rPr>
                <w:lang w:val="pl-PL"/>
              </w:rPr>
            </w:pPr>
            <w:r w:rsidRPr="00F74526">
              <w:rPr>
                <w:lang w:val="pl-PL"/>
              </w:rPr>
              <w:t>UC-01, UC-02, UC-13, UC-14, UC-15, UC-16</w:t>
            </w:r>
          </w:p>
        </w:tc>
      </w:tr>
      <w:tr w:rsidR="00A524DD" w14:paraId="3BEE5655" w14:textId="77777777" w:rsidTr="005E1A08">
        <w:tc>
          <w:tcPr>
            <w:tcW w:w="847" w:type="dxa"/>
            <w:vAlign w:val="center"/>
          </w:tcPr>
          <w:p w14:paraId="3FDD971F" w14:textId="77777777" w:rsidR="00A524DD" w:rsidRDefault="00A524DD" w:rsidP="005E1A08">
            <w:pPr>
              <w:jc w:val="center"/>
            </w:pPr>
            <w:r>
              <w:t>S3</w:t>
            </w:r>
          </w:p>
        </w:tc>
        <w:tc>
          <w:tcPr>
            <w:tcW w:w="2060" w:type="dxa"/>
            <w:vAlign w:val="center"/>
          </w:tcPr>
          <w:p w14:paraId="32FB68F0" w14:textId="77777777" w:rsidR="00A524DD" w:rsidRDefault="00A524DD" w:rsidP="005E1A08">
            <w:pPr>
              <w:jc w:val="center"/>
            </w:pPr>
            <w:r>
              <w:t>Gestión de usuarios</w:t>
            </w:r>
          </w:p>
        </w:tc>
        <w:tc>
          <w:tcPr>
            <w:tcW w:w="3707" w:type="dxa"/>
            <w:vAlign w:val="center"/>
          </w:tcPr>
          <w:p w14:paraId="71F58F82" w14:textId="77777777" w:rsidR="00A524DD" w:rsidRDefault="00A524DD">
            <w:r>
              <w:t>Permite al administrador consultar cuentas, modificar roles, activar o desactivar usuarios, restablecer contraseñas y aplicar borrado lógico.</w:t>
            </w:r>
          </w:p>
        </w:tc>
        <w:tc>
          <w:tcPr>
            <w:tcW w:w="1740" w:type="dxa"/>
            <w:vAlign w:val="center"/>
          </w:tcPr>
          <w:p w14:paraId="748F63A3" w14:textId="77777777" w:rsidR="00A524DD" w:rsidRDefault="00A524DD">
            <w:r>
              <w:t>UC-03</w:t>
            </w:r>
          </w:p>
        </w:tc>
      </w:tr>
      <w:tr w:rsidR="00A524DD" w14:paraId="321214E5" w14:textId="77777777" w:rsidTr="005E1A08">
        <w:tc>
          <w:tcPr>
            <w:tcW w:w="847" w:type="dxa"/>
            <w:vAlign w:val="center"/>
          </w:tcPr>
          <w:p w14:paraId="4172C6EE" w14:textId="77777777" w:rsidR="00A524DD" w:rsidRDefault="00A524DD" w:rsidP="005E1A08">
            <w:pPr>
              <w:jc w:val="center"/>
            </w:pPr>
            <w:r>
              <w:lastRenderedPageBreak/>
              <w:t>S4</w:t>
            </w:r>
          </w:p>
        </w:tc>
        <w:tc>
          <w:tcPr>
            <w:tcW w:w="2060" w:type="dxa"/>
            <w:vAlign w:val="center"/>
          </w:tcPr>
          <w:p w14:paraId="6B46804F" w14:textId="77777777" w:rsidR="00A524DD" w:rsidRDefault="00A524DD" w:rsidP="005E1A08">
            <w:pPr>
              <w:jc w:val="center"/>
            </w:pPr>
            <w:r>
              <w:t>Banco de preguntas</w:t>
            </w:r>
          </w:p>
        </w:tc>
        <w:tc>
          <w:tcPr>
            <w:tcW w:w="3707" w:type="dxa"/>
            <w:vAlign w:val="center"/>
          </w:tcPr>
          <w:p w14:paraId="0AB54D77" w14:textId="77777777" w:rsidR="00A524DD" w:rsidRDefault="00A524DD">
            <w:r>
              <w:t>Gestiona la creación, edición, archivado, clasificación y reutilización de preguntas, incluyendo soporte de notación matemática y preguntas paramétricas mediante plantillas cerradas.</w:t>
            </w:r>
          </w:p>
        </w:tc>
        <w:tc>
          <w:tcPr>
            <w:tcW w:w="1740" w:type="dxa"/>
            <w:vAlign w:val="center"/>
          </w:tcPr>
          <w:p w14:paraId="68697DF5" w14:textId="77777777" w:rsidR="00A524DD" w:rsidRDefault="00A524DD">
            <w:r>
              <w:t>UC-04, UC-05</w:t>
            </w:r>
          </w:p>
        </w:tc>
      </w:tr>
      <w:tr w:rsidR="00A524DD" w14:paraId="090C0EFC" w14:textId="77777777" w:rsidTr="005E1A08">
        <w:tc>
          <w:tcPr>
            <w:tcW w:w="847" w:type="dxa"/>
            <w:vAlign w:val="center"/>
          </w:tcPr>
          <w:p w14:paraId="7AB85673" w14:textId="77777777" w:rsidR="00A524DD" w:rsidRDefault="00A524DD" w:rsidP="005E1A08">
            <w:pPr>
              <w:jc w:val="center"/>
            </w:pPr>
            <w:r>
              <w:t>S5</w:t>
            </w:r>
          </w:p>
        </w:tc>
        <w:tc>
          <w:tcPr>
            <w:tcW w:w="2060" w:type="dxa"/>
            <w:vAlign w:val="center"/>
          </w:tcPr>
          <w:p w14:paraId="0CD98200" w14:textId="77777777" w:rsidR="00A524DD" w:rsidRDefault="00A524DD" w:rsidP="005E1A08">
            <w:pPr>
              <w:jc w:val="center"/>
            </w:pPr>
            <w:r>
              <w:t>Gestión de cuestionarios</w:t>
            </w:r>
          </w:p>
        </w:tc>
        <w:tc>
          <w:tcPr>
            <w:tcW w:w="3707" w:type="dxa"/>
            <w:vAlign w:val="center"/>
          </w:tcPr>
          <w:p w14:paraId="0F5CF62C" w14:textId="77777777" w:rsidR="00A524DD" w:rsidRDefault="00A524DD">
            <w:r>
              <w:t>Permite crear cuestionarios, seleccionar preguntas, configurar fechas, intentos, tiempo, puntuación, código de acceso, visibilidad del “feedback” y estado de publicación.</w:t>
            </w:r>
          </w:p>
        </w:tc>
        <w:tc>
          <w:tcPr>
            <w:tcW w:w="1740" w:type="dxa"/>
            <w:vAlign w:val="center"/>
          </w:tcPr>
          <w:p w14:paraId="7C5CA3FD" w14:textId="77777777" w:rsidR="00A524DD" w:rsidRDefault="00A524DD">
            <w:r>
              <w:t>UC-06, UC-07, UC-08, UC-21</w:t>
            </w:r>
          </w:p>
        </w:tc>
      </w:tr>
      <w:tr w:rsidR="00A524DD" w14:paraId="1A9660D0" w14:textId="77777777" w:rsidTr="005E1A08">
        <w:tc>
          <w:tcPr>
            <w:tcW w:w="847" w:type="dxa"/>
            <w:vAlign w:val="center"/>
          </w:tcPr>
          <w:p w14:paraId="2EA78695" w14:textId="77777777" w:rsidR="00A524DD" w:rsidRDefault="00A524DD" w:rsidP="005E1A08">
            <w:pPr>
              <w:jc w:val="center"/>
            </w:pPr>
            <w:r>
              <w:t>S6</w:t>
            </w:r>
          </w:p>
        </w:tc>
        <w:tc>
          <w:tcPr>
            <w:tcW w:w="2060" w:type="dxa"/>
            <w:vAlign w:val="center"/>
          </w:tcPr>
          <w:p w14:paraId="6BE2BBF9" w14:textId="77777777" w:rsidR="00A524DD" w:rsidRDefault="00A524DD" w:rsidP="005E1A08">
            <w:pPr>
              <w:jc w:val="center"/>
            </w:pPr>
            <w:r>
              <w:t>Realización de intentos y corrección</w:t>
            </w:r>
          </w:p>
        </w:tc>
        <w:tc>
          <w:tcPr>
            <w:tcW w:w="3707" w:type="dxa"/>
            <w:vAlign w:val="center"/>
          </w:tcPr>
          <w:p w14:paraId="745221FC" w14:textId="77777777" w:rsidR="00A524DD" w:rsidRDefault="00A524DD">
            <w:r>
              <w:t>Controla el acceso del alumno a cuestionarios publicados, el inicio del intento, el temporizador, el envío de respuestas, la generación de instancias paramétricas y la corrección automática.</w:t>
            </w:r>
          </w:p>
        </w:tc>
        <w:tc>
          <w:tcPr>
            <w:tcW w:w="1740" w:type="dxa"/>
            <w:vAlign w:val="center"/>
          </w:tcPr>
          <w:p w14:paraId="0DEEBB5C" w14:textId="77777777" w:rsidR="00A524DD" w:rsidRDefault="00A524DD">
            <w:r>
              <w:t>UC-09, UC-10</w:t>
            </w:r>
          </w:p>
        </w:tc>
      </w:tr>
      <w:tr w:rsidR="00A524DD" w14:paraId="53101E48" w14:textId="77777777" w:rsidTr="005E1A08">
        <w:tc>
          <w:tcPr>
            <w:tcW w:w="847" w:type="dxa"/>
            <w:vAlign w:val="center"/>
          </w:tcPr>
          <w:p w14:paraId="160CBB5F" w14:textId="77777777" w:rsidR="00A524DD" w:rsidRDefault="00A524DD" w:rsidP="005E1A08">
            <w:pPr>
              <w:jc w:val="center"/>
            </w:pPr>
            <w:r>
              <w:t>S7</w:t>
            </w:r>
          </w:p>
        </w:tc>
        <w:tc>
          <w:tcPr>
            <w:tcW w:w="2060" w:type="dxa"/>
            <w:vAlign w:val="center"/>
          </w:tcPr>
          <w:p w14:paraId="017CDAA5" w14:textId="77777777" w:rsidR="00A524DD" w:rsidRDefault="00A524DD" w:rsidP="005E1A08">
            <w:pPr>
              <w:jc w:val="center"/>
            </w:pPr>
            <w:r>
              <w:t>Resultados e historial</w:t>
            </w:r>
          </w:p>
        </w:tc>
        <w:tc>
          <w:tcPr>
            <w:tcW w:w="3707" w:type="dxa"/>
            <w:vAlign w:val="center"/>
          </w:tcPr>
          <w:p w14:paraId="2DDCA916" w14:textId="77777777" w:rsidR="00A524DD" w:rsidRDefault="00A524DD">
            <w:r>
              <w:t>Agrupa la consulta de resultados, “feedback”, revisión de intentos e historial propio del alumno, respetando la política de visibilidad configurada en el cuestionario.</w:t>
            </w:r>
          </w:p>
        </w:tc>
        <w:tc>
          <w:tcPr>
            <w:tcW w:w="1740" w:type="dxa"/>
            <w:vAlign w:val="center"/>
          </w:tcPr>
          <w:p w14:paraId="054F6CDD" w14:textId="77777777" w:rsidR="00A524DD" w:rsidRDefault="00A524DD">
            <w:r>
              <w:t>UC-11, UC-18, UC-19</w:t>
            </w:r>
          </w:p>
        </w:tc>
      </w:tr>
      <w:tr w:rsidR="00A524DD" w14:paraId="089B8F61" w14:textId="77777777" w:rsidTr="005E1A08">
        <w:tc>
          <w:tcPr>
            <w:tcW w:w="847" w:type="dxa"/>
            <w:vAlign w:val="center"/>
          </w:tcPr>
          <w:p w14:paraId="2C6696FF" w14:textId="77777777" w:rsidR="00A524DD" w:rsidRDefault="00A524DD" w:rsidP="005E1A08">
            <w:pPr>
              <w:jc w:val="center"/>
            </w:pPr>
            <w:r>
              <w:t>S8</w:t>
            </w:r>
          </w:p>
        </w:tc>
        <w:tc>
          <w:tcPr>
            <w:tcW w:w="2060" w:type="dxa"/>
            <w:vAlign w:val="center"/>
          </w:tcPr>
          <w:p w14:paraId="76BB86E8" w14:textId="77777777" w:rsidR="00A524DD" w:rsidRDefault="00A524DD" w:rsidP="005E1A08">
            <w:pPr>
              <w:jc w:val="center"/>
            </w:pPr>
            <w:r>
              <w:t>Analíticas y exportación</w:t>
            </w:r>
          </w:p>
        </w:tc>
        <w:tc>
          <w:tcPr>
            <w:tcW w:w="3707" w:type="dxa"/>
            <w:vAlign w:val="center"/>
          </w:tcPr>
          <w:p w14:paraId="13335D0F" w14:textId="77777777" w:rsidR="00A524DD" w:rsidRDefault="00A524DD">
            <w:r>
              <w:t>Ofrece al profesorado métricas agregadas de cuestionarios, distribución de calificaciones, estadísticas por pregunta, listado de intentos y exportación de resultados en CSV.</w:t>
            </w:r>
          </w:p>
        </w:tc>
        <w:tc>
          <w:tcPr>
            <w:tcW w:w="1740" w:type="dxa"/>
            <w:vAlign w:val="center"/>
          </w:tcPr>
          <w:p w14:paraId="3485B5C8" w14:textId="77777777" w:rsidR="00A524DD" w:rsidRDefault="00A524DD">
            <w:r>
              <w:t>UC-12, UC-17, UC-19</w:t>
            </w:r>
          </w:p>
        </w:tc>
      </w:tr>
      <w:tr w:rsidR="00A524DD" w14:paraId="070E65BA" w14:textId="77777777" w:rsidTr="005E1A08">
        <w:tc>
          <w:tcPr>
            <w:tcW w:w="847" w:type="dxa"/>
            <w:vAlign w:val="center"/>
          </w:tcPr>
          <w:p w14:paraId="52D827EC" w14:textId="77777777" w:rsidR="00A524DD" w:rsidRDefault="00A524DD" w:rsidP="005E1A08">
            <w:pPr>
              <w:jc w:val="center"/>
            </w:pPr>
            <w:r>
              <w:t>S9</w:t>
            </w:r>
          </w:p>
        </w:tc>
        <w:tc>
          <w:tcPr>
            <w:tcW w:w="2060" w:type="dxa"/>
            <w:vAlign w:val="center"/>
          </w:tcPr>
          <w:p w14:paraId="49805E9A" w14:textId="77777777" w:rsidR="00A524DD" w:rsidRDefault="00A524DD" w:rsidP="005E1A08">
            <w:pPr>
              <w:jc w:val="center"/>
            </w:pPr>
            <w:r>
              <w:t>Gestión de grupos</w:t>
            </w:r>
          </w:p>
        </w:tc>
        <w:tc>
          <w:tcPr>
            <w:tcW w:w="3707" w:type="dxa"/>
            <w:vAlign w:val="center"/>
          </w:tcPr>
          <w:p w14:paraId="5CBA19ED" w14:textId="77777777" w:rsidR="00A524DD" w:rsidRDefault="00A524DD">
            <w:r>
              <w:t>Permite crear grupos, mantener sus miembros, importar alumnos mediante correos institucionales y limitar la disponibilidad de cuestionarios a grupos concretos.</w:t>
            </w:r>
          </w:p>
        </w:tc>
        <w:tc>
          <w:tcPr>
            <w:tcW w:w="1740" w:type="dxa"/>
            <w:vAlign w:val="center"/>
          </w:tcPr>
          <w:p w14:paraId="6A818D16" w14:textId="77777777" w:rsidR="00A524DD" w:rsidRDefault="00A524DD">
            <w:r>
              <w:t>UC-20, UC-21</w:t>
            </w:r>
          </w:p>
        </w:tc>
      </w:tr>
      <w:tr w:rsidR="00A524DD" w14:paraId="01D43798" w14:textId="77777777" w:rsidTr="005E1A08">
        <w:tc>
          <w:tcPr>
            <w:tcW w:w="847" w:type="dxa"/>
            <w:vAlign w:val="center"/>
          </w:tcPr>
          <w:p w14:paraId="4E615727" w14:textId="77777777" w:rsidR="00A524DD" w:rsidRDefault="00A524DD" w:rsidP="005E1A08">
            <w:pPr>
              <w:jc w:val="center"/>
            </w:pPr>
            <w:r>
              <w:t>S10</w:t>
            </w:r>
          </w:p>
        </w:tc>
        <w:tc>
          <w:tcPr>
            <w:tcW w:w="2060" w:type="dxa"/>
            <w:vAlign w:val="center"/>
          </w:tcPr>
          <w:p w14:paraId="0759510F" w14:textId="77777777" w:rsidR="00A524DD" w:rsidRDefault="00A524DD" w:rsidP="005E1A08">
            <w:pPr>
              <w:jc w:val="center"/>
            </w:pPr>
            <w:r>
              <w:t>Persistencia de datos</w:t>
            </w:r>
          </w:p>
        </w:tc>
        <w:tc>
          <w:tcPr>
            <w:tcW w:w="3707" w:type="dxa"/>
            <w:vAlign w:val="center"/>
          </w:tcPr>
          <w:p w14:paraId="0887506B" w14:textId="77777777" w:rsidR="00A524DD" w:rsidRDefault="00A524DD">
            <w:r>
              <w:t>Representa el almacenamiento de usuarios, sesiones, grupos, preguntas, cuestionarios, intentos y resultados. Da soporte al resto de subsistemas, aunque no interactúa directamente con los actores.</w:t>
            </w:r>
          </w:p>
        </w:tc>
        <w:tc>
          <w:tcPr>
            <w:tcW w:w="1740" w:type="dxa"/>
            <w:vAlign w:val="center"/>
          </w:tcPr>
          <w:p w14:paraId="4A24D38A" w14:textId="77777777" w:rsidR="00A524DD" w:rsidRDefault="00A524DD">
            <w:r>
              <w:t>Subsistema interno</w:t>
            </w:r>
          </w:p>
        </w:tc>
      </w:tr>
    </w:tbl>
    <w:p w14:paraId="0D03146B" w14:textId="3E7D0DEE" w:rsidR="00A524DD" w:rsidRDefault="0030244A">
      <w:pPr>
        <w:pStyle w:val="PiedeTabla"/>
        <w:pPrChange w:id="1750" w:author="Pablo Barrero Cruz" w:date="2026-06-30T13:18:00Z" w16du:dateUtc="2026-06-30T11:18:00Z">
          <w:pPr>
            <w:pStyle w:val="Descripcin"/>
            <w:spacing w:before="240"/>
          </w:pPr>
        </w:pPrChange>
      </w:pPr>
      <w:bookmarkStart w:id="1751" w:name="_Toc233720814"/>
      <w:r w:rsidRPr="00B0767E">
        <w:rPr>
          <w:rStyle w:val="nfasisintenso"/>
        </w:rPr>
        <w:t xml:space="preserve">Tabla </w:t>
      </w:r>
      <w:r w:rsidRPr="0030244A">
        <w:t>5.3.1. Subsistemas identificados en la fase de análisis</w:t>
      </w:r>
      <w:bookmarkEnd w:id="1751"/>
    </w:p>
    <w:p w14:paraId="40B1B299" w14:textId="77777777" w:rsidR="00F340F3" w:rsidRDefault="00F340F3" w:rsidP="00F340F3">
      <w:pPr>
        <w:pStyle w:val="Ttulo3"/>
      </w:pPr>
      <w:bookmarkStart w:id="1752" w:name="_Toc217882538"/>
      <w:bookmarkStart w:id="1753" w:name="_Toc233728241"/>
      <w:r>
        <w:t>Descripción de los Interfaces entre Subsistemas</w:t>
      </w:r>
      <w:bookmarkEnd w:id="1752"/>
      <w:bookmarkEnd w:id="1753"/>
    </w:p>
    <w:p w14:paraId="47F2AB1A" w14:textId="77777777" w:rsidR="005D29C3" w:rsidRDefault="005D29C3" w:rsidP="005D29C3">
      <w:r>
        <w:t>Los subsistemas no funcionan de forma aislada. La interfaz de usuario actúa como punto de entrada para los actores, mientras que el servidor valida permisos, aplica las reglas de negocio y coordina el acceso a la persistencia. La comunicación entre cliente y servidor se realiza mediante la API REST de la aplicación.</w:t>
      </w:r>
    </w:p>
    <w:p w14:paraId="64A50AFE" w14:textId="1C5E966B" w:rsidR="00B9681A" w:rsidRDefault="005D29C3" w:rsidP="005D29C3">
      <w:r>
        <w:lastRenderedPageBreak/>
        <w:t>A nivel de análisis, las interfaces entre subsistemas se pueden entender como intercambios de información y dependencias funcionales. La siguiente tabla resume las relaciones principales entre ellos.</w:t>
      </w:r>
    </w:p>
    <w:tbl>
      <w:tblPr>
        <w:tblStyle w:val="Tablaconcuadrcula"/>
        <w:tblW w:w="0" w:type="auto"/>
        <w:tblLook w:val="04A0" w:firstRow="1" w:lastRow="0" w:firstColumn="1" w:lastColumn="0" w:noHBand="0" w:noVBand="1"/>
      </w:tblPr>
      <w:tblGrid>
        <w:gridCol w:w="2205"/>
        <w:gridCol w:w="2645"/>
        <w:gridCol w:w="3504"/>
      </w:tblGrid>
      <w:tr w:rsidR="00B9681A" w14:paraId="3D057E1A" w14:textId="77777777" w:rsidTr="005E1A08">
        <w:trPr>
          <w:trHeight w:val="647"/>
        </w:trPr>
        <w:tc>
          <w:tcPr>
            <w:tcW w:w="8354" w:type="dxa"/>
            <w:gridSpan w:val="3"/>
            <w:shd w:val="clear" w:color="auto" w:fill="DDDDDD" w:themeFill="accent1"/>
            <w:vAlign w:val="center"/>
          </w:tcPr>
          <w:p w14:paraId="517628BB" w14:textId="3F02BCEA" w:rsidR="00B9681A" w:rsidRDefault="00B9681A" w:rsidP="005E1A08">
            <w:pPr>
              <w:jc w:val="center"/>
              <w:rPr>
                <w:b/>
              </w:rPr>
            </w:pPr>
            <w:r>
              <w:rPr>
                <w:b/>
              </w:rPr>
              <w:t>Interfaces entre Subsistemas</w:t>
            </w:r>
          </w:p>
        </w:tc>
      </w:tr>
      <w:tr w:rsidR="00B9681A" w14:paraId="1DD1D6C8" w14:textId="77777777" w:rsidTr="005E1A08">
        <w:trPr>
          <w:trHeight w:val="569"/>
        </w:trPr>
        <w:tc>
          <w:tcPr>
            <w:tcW w:w="2205" w:type="dxa"/>
            <w:shd w:val="clear" w:color="auto" w:fill="F2F2F2" w:themeFill="background1" w:themeFillShade="F2"/>
            <w:vAlign w:val="center"/>
          </w:tcPr>
          <w:p w14:paraId="2CF9ECA4" w14:textId="77777777" w:rsidR="00B9681A" w:rsidRDefault="00B9681A">
            <w:r>
              <w:rPr>
                <w:b/>
              </w:rPr>
              <w:t>Interfaz</w:t>
            </w:r>
          </w:p>
        </w:tc>
        <w:tc>
          <w:tcPr>
            <w:tcW w:w="2645" w:type="dxa"/>
            <w:shd w:val="clear" w:color="auto" w:fill="F2F2F2" w:themeFill="background1" w:themeFillShade="F2"/>
            <w:vAlign w:val="center"/>
          </w:tcPr>
          <w:p w14:paraId="0AF81231" w14:textId="77777777" w:rsidR="00B9681A" w:rsidRDefault="00B9681A">
            <w:r>
              <w:rPr>
                <w:b/>
              </w:rPr>
              <w:t>Tipo de relación</w:t>
            </w:r>
          </w:p>
        </w:tc>
        <w:tc>
          <w:tcPr>
            <w:tcW w:w="3504" w:type="dxa"/>
            <w:shd w:val="clear" w:color="auto" w:fill="F2F2F2" w:themeFill="background1" w:themeFillShade="F2"/>
            <w:vAlign w:val="center"/>
          </w:tcPr>
          <w:p w14:paraId="69DEA7A2" w14:textId="77777777" w:rsidR="00B9681A" w:rsidRDefault="00B9681A">
            <w:r>
              <w:rPr>
                <w:b/>
              </w:rPr>
              <w:t>Información intercambiada</w:t>
            </w:r>
          </w:p>
        </w:tc>
      </w:tr>
      <w:tr w:rsidR="00B9681A" w14:paraId="1D2C53D1" w14:textId="77777777" w:rsidTr="005E1A08">
        <w:tc>
          <w:tcPr>
            <w:tcW w:w="2205" w:type="dxa"/>
            <w:vAlign w:val="center"/>
          </w:tcPr>
          <w:p w14:paraId="162983D6" w14:textId="77777777" w:rsidR="00B9681A" w:rsidRDefault="00B9681A" w:rsidP="005E1A08">
            <w:pPr>
              <w:jc w:val="left"/>
            </w:pPr>
            <w:r>
              <w:t>Interfaz de usuario - API del servidor</w:t>
            </w:r>
          </w:p>
        </w:tc>
        <w:tc>
          <w:tcPr>
            <w:tcW w:w="2645" w:type="dxa"/>
            <w:vAlign w:val="center"/>
          </w:tcPr>
          <w:p w14:paraId="51B35FAA" w14:textId="77777777" w:rsidR="00B9681A" w:rsidRDefault="00B9681A" w:rsidP="005E1A08">
            <w:pPr>
              <w:jc w:val="left"/>
            </w:pPr>
            <w:r>
              <w:t>Peticiones HTTP a la API REST.</w:t>
            </w:r>
          </w:p>
        </w:tc>
        <w:tc>
          <w:tcPr>
            <w:tcW w:w="3504" w:type="dxa"/>
            <w:vAlign w:val="center"/>
          </w:tcPr>
          <w:p w14:paraId="6969DC10" w14:textId="77777777" w:rsidR="00B9681A" w:rsidRDefault="00B9681A">
            <w:r>
              <w:t>Datos de formularios, filtros, respuestas de cuestionarios, acciones de gestión y resultados devueltos por el servidor.</w:t>
            </w:r>
          </w:p>
        </w:tc>
      </w:tr>
      <w:tr w:rsidR="00B9681A" w14:paraId="081710D3" w14:textId="77777777" w:rsidTr="005E1A08">
        <w:tc>
          <w:tcPr>
            <w:tcW w:w="2205" w:type="dxa"/>
            <w:vAlign w:val="center"/>
          </w:tcPr>
          <w:p w14:paraId="48983205" w14:textId="77777777" w:rsidR="00B9681A" w:rsidRDefault="00B9681A" w:rsidP="005E1A08">
            <w:pPr>
              <w:jc w:val="left"/>
            </w:pPr>
            <w:r>
              <w:t>Autenticación - Gestión de usuarios</w:t>
            </w:r>
          </w:p>
        </w:tc>
        <w:tc>
          <w:tcPr>
            <w:tcW w:w="2645" w:type="dxa"/>
            <w:vAlign w:val="center"/>
          </w:tcPr>
          <w:p w14:paraId="11C3D365" w14:textId="77777777" w:rsidR="00B9681A" w:rsidRDefault="00B9681A" w:rsidP="005E1A08">
            <w:pPr>
              <w:jc w:val="left"/>
            </w:pPr>
            <w:r>
              <w:t>Consulta y actualización de cuentas.</w:t>
            </w:r>
          </w:p>
        </w:tc>
        <w:tc>
          <w:tcPr>
            <w:tcW w:w="3504" w:type="dxa"/>
            <w:vAlign w:val="center"/>
          </w:tcPr>
          <w:p w14:paraId="20917A8C" w14:textId="77777777" w:rsidR="00B9681A" w:rsidRDefault="00B9681A">
            <w:r>
              <w:t>Credenciales, rol del usuario, estado de la cuenta, cambio o restablecimiento de contraseña.</w:t>
            </w:r>
          </w:p>
        </w:tc>
      </w:tr>
      <w:tr w:rsidR="00B9681A" w14:paraId="743A23F5" w14:textId="77777777" w:rsidTr="005E1A08">
        <w:tc>
          <w:tcPr>
            <w:tcW w:w="2205" w:type="dxa"/>
            <w:vAlign w:val="center"/>
          </w:tcPr>
          <w:p w14:paraId="77ED1876" w14:textId="77777777" w:rsidR="00B9681A" w:rsidRDefault="00B9681A" w:rsidP="005E1A08">
            <w:pPr>
              <w:jc w:val="left"/>
            </w:pPr>
            <w:r>
              <w:t>Autenticación - Resto de subsistemas</w:t>
            </w:r>
          </w:p>
        </w:tc>
        <w:tc>
          <w:tcPr>
            <w:tcW w:w="2645" w:type="dxa"/>
            <w:vAlign w:val="center"/>
          </w:tcPr>
          <w:p w14:paraId="5DD04E57" w14:textId="77777777" w:rsidR="00B9681A" w:rsidRDefault="00B9681A" w:rsidP="005E1A08">
            <w:pPr>
              <w:jc w:val="left"/>
            </w:pPr>
            <w:r>
              <w:t>Validación de identidad y permisos.</w:t>
            </w:r>
          </w:p>
        </w:tc>
        <w:tc>
          <w:tcPr>
            <w:tcW w:w="3504" w:type="dxa"/>
            <w:vAlign w:val="center"/>
          </w:tcPr>
          <w:p w14:paraId="1B5A59F7" w14:textId="77777777" w:rsidR="00B9681A" w:rsidRDefault="00B9681A">
            <w:r>
              <w:t>Usuario autenticado, rol, sesiones activas y autorización para ejecutar operaciones.</w:t>
            </w:r>
          </w:p>
        </w:tc>
      </w:tr>
      <w:tr w:rsidR="00B9681A" w14:paraId="1B3592B4" w14:textId="77777777" w:rsidTr="005E1A08">
        <w:tc>
          <w:tcPr>
            <w:tcW w:w="2205" w:type="dxa"/>
            <w:vAlign w:val="center"/>
          </w:tcPr>
          <w:p w14:paraId="758255ED" w14:textId="77777777" w:rsidR="00B9681A" w:rsidRDefault="00B9681A" w:rsidP="005E1A08">
            <w:pPr>
              <w:jc w:val="left"/>
            </w:pPr>
            <w:r>
              <w:t>Gestión de cuestionarios - Banco de preguntas</w:t>
            </w:r>
          </w:p>
        </w:tc>
        <w:tc>
          <w:tcPr>
            <w:tcW w:w="2645" w:type="dxa"/>
            <w:vAlign w:val="center"/>
          </w:tcPr>
          <w:p w14:paraId="242762E7" w14:textId="77777777" w:rsidR="00B9681A" w:rsidRDefault="00B9681A" w:rsidP="005E1A08">
            <w:pPr>
              <w:jc w:val="left"/>
            </w:pPr>
            <w:r>
              <w:t>Selección y reutilización de preguntas.</w:t>
            </w:r>
          </w:p>
        </w:tc>
        <w:tc>
          <w:tcPr>
            <w:tcW w:w="3504" w:type="dxa"/>
            <w:vAlign w:val="center"/>
          </w:tcPr>
          <w:p w14:paraId="160A10DC" w14:textId="77777777" w:rsidR="00B9681A" w:rsidRDefault="00B9681A">
            <w:r>
              <w:t>Preguntas disponibles, metadatos, configuración por tipo, puntuación y “snapshots” para preservar históricos.</w:t>
            </w:r>
          </w:p>
        </w:tc>
      </w:tr>
      <w:tr w:rsidR="00B9681A" w14:paraId="18C9BABB" w14:textId="77777777" w:rsidTr="005E1A08">
        <w:tc>
          <w:tcPr>
            <w:tcW w:w="2205" w:type="dxa"/>
            <w:vAlign w:val="center"/>
          </w:tcPr>
          <w:p w14:paraId="7149C181" w14:textId="77777777" w:rsidR="00B9681A" w:rsidRDefault="00B9681A" w:rsidP="005E1A08">
            <w:pPr>
              <w:jc w:val="left"/>
            </w:pPr>
            <w:r>
              <w:t>Gestión de cuestionarios - Gestión de grupos</w:t>
            </w:r>
          </w:p>
        </w:tc>
        <w:tc>
          <w:tcPr>
            <w:tcW w:w="2645" w:type="dxa"/>
            <w:vAlign w:val="center"/>
          </w:tcPr>
          <w:p w14:paraId="359161F5" w14:textId="77777777" w:rsidR="00B9681A" w:rsidRDefault="00B9681A" w:rsidP="005E1A08">
            <w:pPr>
              <w:jc w:val="left"/>
            </w:pPr>
            <w:r>
              <w:t>Asignación de cuestionarios a grupos.</w:t>
            </w:r>
          </w:p>
        </w:tc>
        <w:tc>
          <w:tcPr>
            <w:tcW w:w="3504" w:type="dxa"/>
            <w:vAlign w:val="center"/>
          </w:tcPr>
          <w:p w14:paraId="2567C3A8" w14:textId="77777777" w:rsidR="00B9681A" w:rsidRDefault="00B9681A">
            <w:r>
              <w:t>Grupos seleccionados, miembros asociados y reglas de visibilidad para el alumnado.</w:t>
            </w:r>
          </w:p>
        </w:tc>
      </w:tr>
      <w:tr w:rsidR="00B9681A" w14:paraId="041C9AB4" w14:textId="77777777" w:rsidTr="005E1A08">
        <w:tc>
          <w:tcPr>
            <w:tcW w:w="2205" w:type="dxa"/>
            <w:vAlign w:val="center"/>
          </w:tcPr>
          <w:p w14:paraId="0E0D6257" w14:textId="77777777" w:rsidR="00B9681A" w:rsidRDefault="00B9681A" w:rsidP="005E1A08">
            <w:pPr>
              <w:jc w:val="left"/>
            </w:pPr>
            <w:r>
              <w:t>Realización de intentos - Gestión de cuestionarios</w:t>
            </w:r>
          </w:p>
        </w:tc>
        <w:tc>
          <w:tcPr>
            <w:tcW w:w="2645" w:type="dxa"/>
            <w:vAlign w:val="center"/>
          </w:tcPr>
          <w:p w14:paraId="3282653E" w14:textId="77777777" w:rsidR="00B9681A" w:rsidRDefault="00B9681A" w:rsidP="005E1A08">
            <w:pPr>
              <w:jc w:val="left"/>
            </w:pPr>
            <w:r>
              <w:t>Consulta de disponibilidad e inicio de intento.</w:t>
            </w:r>
          </w:p>
        </w:tc>
        <w:tc>
          <w:tcPr>
            <w:tcW w:w="3504" w:type="dxa"/>
            <w:vAlign w:val="center"/>
          </w:tcPr>
          <w:p w14:paraId="4F72D9DC" w14:textId="77777777" w:rsidR="00B9681A" w:rsidRDefault="00B9681A">
            <w:r>
              <w:t>Estado de publicación, fechas, intentos máximos, código de acceso, límite de tiempo y configuración de “feedback”.</w:t>
            </w:r>
          </w:p>
        </w:tc>
      </w:tr>
      <w:tr w:rsidR="00B9681A" w14:paraId="5989767D" w14:textId="77777777" w:rsidTr="005E1A08">
        <w:tc>
          <w:tcPr>
            <w:tcW w:w="2205" w:type="dxa"/>
            <w:vAlign w:val="center"/>
          </w:tcPr>
          <w:p w14:paraId="58678D55" w14:textId="77777777" w:rsidR="00B9681A" w:rsidRDefault="00B9681A" w:rsidP="005E1A08">
            <w:pPr>
              <w:jc w:val="left"/>
            </w:pPr>
            <w:r>
              <w:t>Realización de intentos - Banco de preguntas</w:t>
            </w:r>
          </w:p>
        </w:tc>
        <w:tc>
          <w:tcPr>
            <w:tcW w:w="2645" w:type="dxa"/>
            <w:vAlign w:val="center"/>
          </w:tcPr>
          <w:p w14:paraId="17A5DA96" w14:textId="77777777" w:rsidR="00B9681A" w:rsidRDefault="00B9681A" w:rsidP="005E1A08">
            <w:pPr>
              <w:jc w:val="left"/>
            </w:pPr>
            <w:r>
              <w:t>Obtención de preguntas servidas y datos necesarios para corrección.</w:t>
            </w:r>
          </w:p>
        </w:tc>
        <w:tc>
          <w:tcPr>
            <w:tcW w:w="3504" w:type="dxa"/>
            <w:vAlign w:val="center"/>
          </w:tcPr>
          <w:p w14:paraId="50BF64C3" w14:textId="77777777" w:rsidR="00B9681A" w:rsidRDefault="00B9681A">
            <w:r>
              <w:t>Enunciados, opciones, valores correctos, plantillas paramétricas, tolerancias y “feedback” configurado.</w:t>
            </w:r>
          </w:p>
        </w:tc>
      </w:tr>
      <w:tr w:rsidR="00B9681A" w14:paraId="7522A7AF" w14:textId="77777777" w:rsidTr="005E1A08">
        <w:tc>
          <w:tcPr>
            <w:tcW w:w="2205" w:type="dxa"/>
            <w:vAlign w:val="center"/>
          </w:tcPr>
          <w:p w14:paraId="09937799" w14:textId="77777777" w:rsidR="00B9681A" w:rsidRDefault="00B9681A" w:rsidP="005E1A08">
            <w:pPr>
              <w:jc w:val="left"/>
            </w:pPr>
            <w:r>
              <w:t>Resultados e historial - Realización de intentos</w:t>
            </w:r>
          </w:p>
        </w:tc>
        <w:tc>
          <w:tcPr>
            <w:tcW w:w="2645" w:type="dxa"/>
            <w:vAlign w:val="center"/>
          </w:tcPr>
          <w:p w14:paraId="795FE86B" w14:textId="77777777" w:rsidR="00B9681A" w:rsidRDefault="00B9681A" w:rsidP="005E1A08">
            <w:pPr>
              <w:jc w:val="left"/>
            </w:pPr>
            <w:r>
              <w:t>Consulta de intentos registrados.</w:t>
            </w:r>
          </w:p>
        </w:tc>
        <w:tc>
          <w:tcPr>
            <w:tcW w:w="3504" w:type="dxa"/>
            <w:vAlign w:val="center"/>
          </w:tcPr>
          <w:p w14:paraId="6F6447C8" w14:textId="77777777" w:rsidR="00B9681A" w:rsidRDefault="00B9681A">
            <w:r>
              <w:t>Respuestas enviadas, puntuación bruta, estado del intento, fecha de realización y detalle por pregunta.</w:t>
            </w:r>
          </w:p>
        </w:tc>
      </w:tr>
      <w:tr w:rsidR="00B9681A" w14:paraId="7D5A20CE" w14:textId="77777777" w:rsidTr="005E1A08">
        <w:tc>
          <w:tcPr>
            <w:tcW w:w="2205" w:type="dxa"/>
            <w:vAlign w:val="center"/>
          </w:tcPr>
          <w:p w14:paraId="4D87D14B" w14:textId="77777777" w:rsidR="00B9681A" w:rsidRDefault="00B9681A" w:rsidP="005E1A08">
            <w:pPr>
              <w:jc w:val="left"/>
            </w:pPr>
            <w:r>
              <w:t>Analíticas y exportación - Resultados e historial</w:t>
            </w:r>
          </w:p>
        </w:tc>
        <w:tc>
          <w:tcPr>
            <w:tcW w:w="2645" w:type="dxa"/>
            <w:vAlign w:val="center"/>
          </w:tcPr>
          <w:p w14:paraId="6E7519A9" w14:textId="77777777" w:rsidR="00B9681A" w:rsidRDefault="00B9681A" w:rsidP="005E1A08">
            <w:pPr>
              <w:jc w:val="left"/>
            </w:pPr>
            <w:r>
              <w:t>Agregación de intentos y resultados.</w:t>
            </w:r>
          </w:p>
        </w:tc>
        <w:tc>
          <w:tcPr>
            <w:tcW w:w="3504" w:type="dxa"/>
            <w:vAlign w:val="center"/>
          </w:tcPr>
          <w:p w14:paraId="1D666C6C" w14:textId="77777777" w:rsidR="00B9681A" w:rsidRDefault="00B9681A">
            <w:r>
              <w:t>Métricas por cuestionario, estadísticas por pregunta, listado de intentos y datos exportables en CSV.</w:t>
            </w:r>
          </w:p>
        </w:tc>
      </w:tr>
      <w:tr w:rsidR="00B9681A" w14:paraId="1126FD66" w14:textId="77777777" w:rsidTr="005E1A08">
        <w:tc>
          <w:tcPr>
            <w:tcW w:w="2205" w:type="dxa"/>
            <w:vAlign w:val="center"/>
          </w:tcPr>
          <w:p w14:paraId="05A97A2C" w14:textId="77777777" w:rsidR="00B9681A" w:rsidRDefault="00B9681A" w:rsidP="005E1A08">
            <w:pPr>
              <w:jc w:val="left"/>
            </w:pPr>
            <w:r>
              <w:t>Subsistemas funcionales - Persistencia de datos</w:t>
            </w:r>
          </w:p>
        </w:tc>
        <w:tc>
          <w:tcPr>
            <w:tcW w:w="2645" w:type="dxa"/>
            <w:vAlign w:val="center"/>
          </w:tcPr>
          <w:p w14:paraId="51C09CDC" w14:textId="77777777" w:rsidR="00B9681A" w:rsidRDefault="00B9681A" w:rsidP="005E1A08">
            <w:pPr>
              <w:jc w:val="left"/>
            </w:pPr>
            <w:r>
              <w:t>Lectura y escritura en bases de datos.</w:t>
            </w:r>
          </w:p>
        </w:tc>
        <w:tc>
          <w:tcPr>
            <w:tcW w:w="3504" w:type="dxa"/>
            <w:vAlign w:val="center"/>
          </w:tcPr>
          <w:p w14:paraId="654E8A92" w14:textId="77777777" w:rsidR="00B9681A" w:rsidRDefault="00B9681A">
            <w:r>
              <w:t>Usuarios y sesiones en persistencia relacional; preguntas, cuestionarios, grupos e intentos en persistencia documental.</w:t>
            </w:r>
          </w:p>
        </w:tc>
      </w:tr>
    </w:tbl>
    <w:p w14:paraId="270F6B13" w14:textId="4AE17E81" w:rsidR="00B9681A" w:rsidRDefault="0030244A">
      <w:pPr>
        <w:pStyle w:val="PiedeTabla"/>
        <w:pPrChange w:id="1754" w:author="Pablo Barrero Cruz" w:date="2026-06-30T13:18:00Z" w16du:dateUtc="2026-06-30T11:18:00Z">
          <w:pPr>
            <w:pStyle w:val="Descripcin"/>
            <w:spacing w:before="240"/>
          </w:pPr>
        </w:pPrChange>
      </w:pPr>
      <w:bookmarkStart w:id="1755" w:name="_Toc233720815"/>
      <w:r w:rsidRPr="00B0767E">
        <w:rPr>
          <w:rStyle w:val="nfasisintenso"/>
        </w:rPr>
        <w:t xml:space="preserve">Tabla </w:t>
      </w:r>
      <w:r w:rsidRPr="0030244A">
        <w:t>5.3.2. Interfaces entre subsistemas</w:t>
      </w:r>
      <w:bookmarkEnd w:id="1755"/>
    </w:p>
    <w:p w14:paraId="0D8FD0B3" w14:textId="4DED7D36" w:rsidR="00F340F3" w:rsidRDefault="00B94CE6" w:rsidP="005E1A08">
      <w:pPr>
        <w:jc w:val="center"/>
      </w:pPr>
      <w:r>
        <w:rPr>
          <w:noProof/>
        </w:rPr>
        <w:lastRenderedPageBreak/>
        <w:drawing>
          <wp:inline distT="0" distB="0" distL="0" distR="0" wp14:anchorId="26EDD50C" wp14:editId="1AE0B8EC">
            <wp:extent cx="5400040" cy="6602095"/>
            <wp:effectExtent l="0" t="0" r="0" b="0"/>
            <wp:docPr id="459699810"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6602095"/>
                    </a:xfrm>
                    <a:prstGeom prst="rect">
                      <a:avLst/>
                    </a:prstGeom>
                    <a:noFill/>
                    <a:ln>
                      <a:noFill/>
                    </a:ln>
                  </pic:spPr>
                </pic:pic>
              </a:graphicData>
            </a:graphic>
          </wp:inline>
        </w:drawing>
      </w:r>
    </w:p>
    <w:p w14:paraId="7202CA55" w14:textId="73BD5146" w:rsidR="009A46C8" w:rsidRPr="005E1A08" w:rsidRDefault="009A46C8">
      <w:pPr>
        <w:pStyle w:val="PiedeTabla"/>
        <w:rPr>
          <w:lang w:val="pt-PT"/>
        </w:rPr>
        <w:pPrChange w:id="1756" w:author="Pablo Barrero Cruz" w:date="2026-06-30T13:18:00Z" w16du:dateUtc="2026-06-30T11:18:00Z">
          <w:pPr>
            <w:pStyle w:val="Descripcin"/>
            <w:ind w:firstLine="576"/>
          </w:pPr>
        </w:pPrChange>
      </w:pPr>
      <w:bookmarkStart w:id="1757" w:name="_Toc233720816"/>
      <w:r w:rsidRPr="005E1A08">
        <w:rPr>
          <w:lang w:val="pt-PT"/>
        </w:rPr>
        <w:t>Figura 5.</w:t>
      </w:r>
      <w:r w:rsidR="009778E4" w:rsidRPr="005E1A08">
        <w:rPr>
          <w:lang w:val="pt-PT"/>
        </w:rPr>
        <w:t>3</w:t>
      </w:r>
      <w:r w:rsidRPr="005E1A08">
        <w:rPr>
          <w:lang w:val="pt-PT"/>
        </w:rPr>
        <w:t xml:space="preserve">.1 Diagrama </w:t>
      </w:r>
      <w:r w:rsidR="000241A8" w:rsidRPr="005E1A08">
        <w:rPr>
          <w:lang w:val="pt-PT"/>
        </w:rPr>
        <w:t>de interfaces entre subsistemas</w:t>
      </w:r>
      <w:r w:rsidRPr="005E1A08">
        <w:rPr>
          <w:lang w:val="pt-PT"/>
        </w:rPr>
        <w:t>.</w:t>
      </w:r>
      <w:bookmarkEnd w:id="1757"/>
    </w:p>
    <w:p w14:paraId="61461228" w14:textId="70191869" w:rsidR="0024104A" w:rsidRPr="005E1A08" w:rsidRDefault="0024104A">
      <w:pPr>
        <w:jc w:val="left"/>
        <w:rPr>
          <w:b/>
          <w:color w:val="DDDDDD" w:themeColor="accent1"/>
          <w:sz w:val="40"/>
          <w:szCs w:val="26"/>
          <w:lang w:val="pt-PT"/>
        </w:rPr>
      </w:pPr>
    </w:p>
    <w:p w14:paraId="58336C09" w14:textId="77777777" w:rsidR="00301196" w:rsidRDefault="007E0EDB" w:rsidP="0032689A">
      <w:pPr>
        <w:pStyle w:val="Ttulo2"/>
      </w:pPr>
      <w:bookmarkStart w:id="1758" w:name="_Toc233728242"/>
      <w:r>
        <w:t>Diagrama</w:t>
      </w:r>
      <w:r w:rsidR="00301196">
        <w:t xml:space="preserve"> de Clases </w:t>
      </w:r>
      <w:r w:rsidR="00F340F3">
        <w:t xml:space="preserve">Preliminar </w:t>
      </w:r>
      <w:r>
        <w:t>del</w:t>
      </w:r>
      <w:r w:rsidR="00301196">
        <w:t xml:space="preserve"> Análisis</w:t>
      </w:r>
      <w:bookmarkEnd w:id="1758"/>
    </w:p>
    <w:p w14:paraId="5729485C" w14:textId="77777777" w:rsidR="00F06FD9" w:rsidRDefault="00F06FD9" w:rsidP="00F06FD9">
      <w:pPr>
        <w:pStyle w:val="Ttulo3"/>
      </w:pPr>
      <w:bookmarkStart w:id="1759" w:name="_Toc233728243"/>
      <w:r>
        <w:lastRenderedPageBreak/>
        <w:t>D</w:t>
      </w:r>
      <w:r w:rsidRPr="00F06FD9">
        <w:t>iagrama de</w:t>
      </w:r>
      <w:r>
        <w:t xml:space="preserve"> </w:t>
      </w:r>
      <w:r w:rsidR="00B91EE1">
        <w:t>C</w:t>
      </w:r>
      <w:r>
        <w:t>lases</w:t>
      </w:r>
      <w:bookmarkEnd w:id="1759"/>
    </w:p>
    <w:p w14:paraId="10D26DA1" w14:textId="77777777" w:rsidR="00CC77A0" w:rsidRDefault="00CC77A0" w:rsidP="00CC77A0">
      <w:r>
        <w:t>A partir de los requisitos, casos de uso y subsistemas identificados, se puede definir un primer diagrama de clases de análisis. Este diagrama no pretende representar todos los detalles de implementación, sino las clases conceptuales más importantes del dominio de la aplicación y sus relaciones principales.</w:t>
      </w:r>
    </w:p>
    <w:p w14:paraId="73C47D12" w14:textId="77777777" w:rsidR="00CC77A0" w:rsidRDefault="00CC77A0" w:rsidP="00CC77A0">
      <w:r>
        <w:t>Las clases seleccionadas representan los elementos que estructuran el funcionamiento del sistema: usuarios, sesiones, preguntas, cuestionarios, intentos, respuestas y grupos. En fases posteriores estas clases se concretan mediante entidades, esquemas, servicios y componentes de la aplicación.</w:t>
      </w:r>
    </w:p>
    <w:p w14:paraId="09485DDC" w14:textId="40E3D26E" w:rsidR="009A0D91" w:rsidRDefault="005F2E91" w:rsidP="009A0D91">
      <w:pPr>
        <w:jc w:val="center"/>
      </w:pPr>
      <w:r w:rsidRPr="005F2E91">
        <w:rPr>
          <w:noProof/>
        </w:rPr>
        <w:drawing>
          <wp:inline distT="0" distB="0" distL="0" distR="0" wp14:anchorId="3EE68D85" wp14:editId="7938F269">
            <wp:extent cx="5400040" cy="3682365"/>
            <wp:effectExtent l="0" t="0" r="0" b="0"/>
            <wp:docPr id="1875013345"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3682365"/>
                    </a:xfrm>
                    <a:prstGeom prst="rect">
                      <a:avLst/>
                    </a:prstGeom>
                    <a:noFill/>
                    <a:ln>
                      <a:noFill/>
                    </a:ln>
                  </pic:spPr>
                </pic:pic>
              </a:graphicData>
            </a:graphic>
          </wp:inline>
        </w:drawing>
      </w:r>
      <w:r w:rsidRPr="005F2E91" w:rsidDel="00CC77A0">
        <w:t xml:space="preserve"> </w:t>
      </w:r>
    </w:p>
    <w:p w14:paraId="384581E3" w14:textId="2307C563" w:rsidR="009A0D91" w:rsidRDefault="008F2229">
      <w:pPr>
        <w:pStyle w:val="PiedeTabla"/>
        <w:pPrChange w:id="1760" w:author="Pablo Barrero Cruz" w:date="2026-06-30T13:18:00Z" w16du:dateUtc="2026-06-30T11:18:00Z">
          <w:pPr>
            <w:pStyle w:val="Descripcin"/>
          </w:pPr>
        </w:pPrChange>
      </w:pPr>
      <w:bookmarkStart w:id="1761" w:name="_Toc233720817"/>
      <w:r w:rsidRPr="008F2229">
        <w:t>Figura 5.4.1. Diagrama general de casos de uso del sistema.</w:t>
      </w:r>
      <w:bookmarkEnd w:id="1761"/>
    </w:p>
    <w:p w14:paraId="5D94A772" w14:textId="77777777" w:rsidR="00F06FD9" w:rsidRDefault="00B91EE1" w:rsidP="00F06FD9">
      <w:pPr>
        <w:pStyle w:val="Ttulo3"/>
      </w:pPr>
      <w:bookmarkStart w:id="1762" w:name="_Toc233728244"/>
      <w:r>
        <w:t>Descripción de las C</w:t>
      </w:r>
      <w:r w:rsidR="00F06FD9">
        <w:t>lases</w:t>
      </w:r>
      <w:bookmarkEnd w:id="1762"/>
    </w:p>
    <w:p w14:paraId="0C3FB1C4" w14:textId="77777777" w:rsidR="009D1911" w:rsidRDefault="009D1911" w:rsidP="009D1911">
      <w:r>
        <w:t>La siguiente tabla resume las clases principales del diagrama, indicando el subsistema al que pertenecen y su responsabilidad dentro del sistema.</w:t>
      </w:r>
    </w:p>
    <w:tbl>
      <w:tblPr>
        <w:tblStyle w:val="Tablaconcuadrcula"/>
        <w:tblW w:w="8613" w:type="dxa"/>
        <w:tblLayout w:type="fixed"/>
        <w:tblLook w:val="04A0" w:firstRow="1" w:lastRow="0" w:firstColumn="1" w:lastColumn="0" w:noHBand="0" w:noVBand="1"/>
      </w:tblPr>
      <w:tblGrid>
        <w:gridCol w:w="1384"/>
        <w:gridCol w:w="1559"/>
        <w:gridCol w:w="2977"/>
        <w:gridCol w:w="2693"/>
      </w:tblGrid>
      <w:tr w:rsidR="00224FE1" w14:paraId="1FFA70F3" w14:textId="77777777" w:rsidTr="005E1A08">
        <w:trPr>
          <w:trHeight w:val="521"/>
        </w:trPr>
        <w:tc>
          <w:tcPr>
            <w:tcW w:w="8613" w:type="dxa"/>
            <w:gridSpan w:val="4"/>
            <w:shd w:val="clear" w:color="auto" w:fill="DDDDDD" w:themeFill="accent1"/>
            <w:vAlign w:val="center"/>
          </w:tcPr>
          <w:p w14:paraId="0F7BEB31" w14:textId="6D2DD1DE" w:rsidR="00224FE1" w:rsidRDefault="00224FE1" w:rsidP="005E1A08">
            <w:pPr>
              <w:jc w:val="center"/>
              <w:rPr>
                <w:b/>
              </w:rPr>
            </w:pPr>
            <w:r>
              <w:rPr>
                <w:b/>
              </w:rPr>
              <w:t xml:space="preserve">Resumen </w:t>
            </w:r>
            <w:r w:rsidR="00EA6657">
              <w:rPr>
                <w:b/>
              </w:rPr>
              <w:t>descripción de clases</w:t>
            </w:r>
          </w:p>
        </w:tc>
      </w:tr>
      <w:tr w:rsidR="00224FE1" w14:paraId="2834C6E5" w14:textId="77777777" w:rsidTr="005E1A08">
        <w:tc>
          <w:tcPr>
            <w:tcW w:w="1384" w:type="dxa"/>
            <w:shd w:val="clear" w:color="auto" w:fill="F2F2F2" w:themeFill="background1" w:themeFillShade="F2"/>
            <w:vAlign w:val="center"/>
          </w:tcPr>
          <w:p w14:paraId="5750F552" w14:textId="77777777" w:rsidR="00224FE1" w:rsidRDefault="00224FE1" w:rsidP="005E1A08">
            <w:pPr>
              <w:jc w:val="center"/>
            </w:pPr>
            <w:r>
              <w:rPr>
                <w:b/>
              </w:rPr>
              <w:t>Clase</w:t>
            </w:r>
          </w:p>
        </w:tc>
        <w:tc>
          <w:tcPr>
            <w:tcW w:w="1559" w:type="dxa"/>
            <w:shd w:val="clear" w:color="auto" w:fill="F2F2F2" w:themeFill="background1" w:themeFillShade="F2"/>
            <w:vAlign w:val="center"/>
          </w:tcPr>
          <w:p w14:paraId="57E02334" w14:textId="77777777" w:rsidR="00224FE1" w:rsidRDefault="00224FE1" w:rsidP="005E1A08">
            <w:pPr>
              <w:jc w:val="center"/>
            </w:pPr>
            <w:r>
              <w:rPr>
                <w:b/>
              </w:rPr>
              <w:t>Subsistema</w:t>
            </w:r>
          </w:p>
        </w:tc>
        <w:tc>
          <w:tcPr>
            <w:tcW w:w="2977" w:type="dxa"/>
            <w:shd w:val="clear" w:color="auto" w:fill="F2F2F2" w:themeFill="background1" w:themeFillShade="F2"/>
            <w:vAlign w:val="center"/>
          </w:tcPr>
          <w:p w14:paraId="4CB3689E" w14:textId="77777777" w:rsidR="00224FE1" w:rsidRDefault="00224FE1" w:rsidP="005E1A08">
            <w:pPr>
              <w:jc w:val="center"/>
            </w:pPr>
            <w:r>
              <w:rPr>
                <w:b/>
              </w:rPr>
              <w:t>Descripción</w:t>
            </w:r>
          </w:p>
        </w:tc>
        <w:tc>
          <w:tcPr>
            <w:tcW w:w="2693" w:type="dxa"/>
            <w:shd w:val="clear" w:color="auto" w:fill="F2F2F2" w:themeFill="background1" w:themeFillShade="F2"/>
            <w:vAlign w:val="center"/>
          </w:tcPr>
          <w:p w14:paraId="19C1505D" w14:textId="77777777" w:rsidR="00224FE1" w:rsidRDefault="00224FE1" w:rsidP="005E1A08">
            <w:pPr>
              <w:jc w:val="center"/>
            </w:pPr>
            <w:r>
              <w:rPr>
                <w:b/>
              </w:rPr>
              <w:t>Responsabilidades principales</w:t>
            </w:r>
          </w:p>
        </w:tc>
      </w:tr>
      <w:tr w:rsidR="00224FE1" w14:paraId="3CFD9785" w14:textId="77777777" w:rsidTr="005E1A08">
        <w:tc>
          <w:tcPr>
            <w:tcW w:w="1384" w:type="dxa"/>
            <w:vAlign w:val="center"/>
          </w:tcPr>
          <w:p w14:paraId="0BBF0122" w14:textId="02B7851C" w:rsidR="00224FE1" w:rsidRDefault="00FD5FBF" w:rsidP="005E1A08">
            <w:pPr>
              <w:jc w:val="center"/>
            </w:pPr>
            <w:r>
              <w:t>User</w:t>
            </w:r>
          </w:p>
        </w:tc>
        <w:tc>
          <w:tcPr>
            <w:tcW w:w="1559" w:type="dxa"/>
            <w:vAlign w:val="center"/>
          </w:tcPr>
          <w:p w14:paraId="399B22D5" w14:textId="77777777" w:rsidR="00224FE1" w:rsidRDefault="00224FE1" w:rsidP="005E1A08">
            <w:pPr>
              <w:jc w:val="center"/>
            </w:pPr>
            <w:r>
              <w:t>Autenticación y gestión de usuarios</w:t>
            </w:r>
          </w:p>
        </w:tc>
        <w:tc>
          <w:tcPr>
            <w:tcW w:w="2977" w:type="dxa"/>
            <w:vAlign w:val="center"/>
          </w:tcPr>
          <w:p w14:paraId="0F942909" w14:textId="77777777" w:rsidR="00224FE1" w:rsidRDefault="00224FE1" w:rsidP="005E1A08">
            <w:pPr>
              <w:jc w:val="left"/>
            </w:pPr>
            <w:r>
              <w:t xml:space="preserve">Representa una cuenta del sistema. Contiene los datos identificativos, correo </w:t>
            </w:r>
            <w:r>
              <w:lastRenderedPageBreak/>
              <w:t>institucional, rol, estado de la cuenta y fechas de auditoría.</w:t>
            </w:r>
          </w:p>
        </w:tc>
        <w:tc>
          <w:tcPr>
            <w:tcW w:w="2693" w:type="dxa"/>
            <w:vAlign w:val="center"/>
          </w:tcPr>
          <w:p w14:paraId="41F70813" w14:textId="77777777" w:rsidR="00224FE1" w:rsidRDefault="00224FE1" w:rsidP="005E1A08">
            <w:pPr>
              <w:jc w:val="left"/>
            </w:pPr>
            <w:r>
              <w:lastRenderedPageBreak/>
              <w:t xml:space="preserve">Permite distinguir Alumno, Profesor y Admin; sirve como propietario de </w:t>
            </w:r>
            <w:r>
              <w:lastRenderedPageBreak/>
              <w:t>preguntas, cuestionarios y grupos; participa en sesiones e intentos.</w:t>
            </w:r>
          </w:p>
        </w:tc>
      </w:tr>
      <w:tr w:rsidR="00224FE1" w14:paraId="53BE81ED" w14:textId="77777777" w:rsidTr="005E1A08">
        <w:tc>
          <w:tcPr>
            <w:tcW w:w="1384" w:type="dxa"/>
            <w:vAlign w:val="center"/>
          </w:tcPr>
          <w:p w14:paraId="67AAA241" w14:textId="3B60FA82" w:rsidR="00224FE1" w:rsidRDefault="00596392" w:rsidP="005E1A08">
            <w:pPr>
              <w:jc w:val="center"/>
            </w:pPr>
            <w:r w:rsidRPr="00596392">
              <w:lastRenderedPageBreak/>
              <w:t>AuthSession</w:t>
            </w:r>
          </w:p>
        </w:tc>
        <w:tc>
          <w:tcPr>
            <w:tcW w:w="1559" w:type="dxa"/>
            <w:vAlign w:val="center"/>
          </w:tcPr>
          <w:p w14:paraId="181F88C2" w14:textId="77777777" w:rsidR="00224FE1" w:rsidRDefault="00224FE1" w:rsidP="005E1A08">
            <w:pPr>
              <w:jc w:val="center"/>
            </w:pPr>
            <w:r>
              <w:t>Autenticación y control de acceso</w:t>
            </w:r>
          </w:p>
        </w:tc>
        <w:tc>
          <w:tcPr>
            <w:tcW w:w="2977" w:type="dxa"/>
            <w:vAlign w:val="center"/>
          </w:tcPr>
          <w:p w14:paraId="0CCE3898" w14:textId="77777777" w:rsidR="00224FE1" w:rsidRDefault="00224FE1" w:rsidP="005E1A08">
            <w:pPr>
              <w:jc w:val="left"/>
            </w:pPr>
            <w:r>
              <w:t>Representa una sesión persistida asociada a un usuario. Almacena el identificador de sesión, el “hash” del token de refresco, la fecha de expiración y la posible revocación.</w:t>
            </w:r>
          </w:p>
        </w:tc>
        <w:tc>
          <w:tcPr>
            <w:tcW w:w="2693" w:type="dxa"/>
            <w:vAlign w:val="center"/>
          </w:tcPr>
          <w:p w14:paraId="5E5DE8F2" w14:textId="77777777" w:rsidR="00224FE1" w:rsidRDefault="00224FE1" w:rsidP="005E1A08">
            <w:pPr>
              <w:jc w:val="left"/>
            </w:pPr>
            <w:r>
              <w:t>Permite restaurar sesiones, cerrar sesión y revocar accesos cuando se cambia o restablece una contraseña.</w:t>
            </w:r>
          </w:p>
        </w:tc>
      </w:tr>
      <w:tr w:rsidR="00224FE1" w14:paraId="37BA2994" w14:textId="77777777" w:rsidTr="005E1A08">
        <w:tc>
          <w:tcPr>
            <w:tcW w:w="1384" w:type="dxa"/>
            <w:vAlign w:val="center"/>
          </w:tcPr>
          <w:p w14:paraId="4E8B3E28" w14:textId="4369837A" w:rsidR="00224FE1" w:rsidRDefault="00596392" w:rsidP="005E1A08">
            <w:pPr>
              <w:jc w:val="center"/>
            </w:pPr>
            <w:r w:rsidRPr="00596392">
              <w:t>Question</w:t>
            </w:r>
          </w:p>
        </w:tc>
        <w:tc>
          <w:tcPr>
            <w:tcW w:w="1559" w:type="dxa"/>
            <w:vAlign w:val="center"/>
          </w:tcPr>
          <w:p w14:paraId="4EDC754C" w14:textId="77777777" w:rsidR="00224FE1" w:rsidRDefault="00224FE1" w:rsidP="005E1A08">
            <w:pPr>
              <w:jc w:val="center"/>
            </w:pPr>
            <w:r>
              <w:t>Banco de preguntas</w:t>
            </w:r>
          </w:p>
        </w:tc>
        <w:tc>
          <w:tcPr>
            <w:tcW w:w="2977" w:type="dxa"/>
            <w:vAlign w:val="center"/>
          </w:tcPr>
          <w:p w14:paraId="7A8CCC9B" w14:textId="77777777" w:rsidR="00224FE1" w:rsidRDefault="00224FE1" w:rsidP="005E1A08">
            <w:pPr>
              <w:jc w:val="left"/>
            </w:pPr>
            <w:r>
              <w:t>Representa una pregunta reutilizable del banco. Incluye título, tipo, enunciado, explicación, etiquetas, configuración específica y estado de archivado.</w:t>
            </w:r>
          </w:p>
        </w:tc>
        <w:tc>
          <w:tcPr>
            <w:tcW w:w="2693" w:type="dxa"/>
            <w:vAlign w:val="center"/>
          </w:tcPr>
          <w:p w14:paraId="06925B03" w14:textId="77777777" w:rsidR="00224FE1" w:rsidRDefault="00224FE1" w:rsidP="005E1A08">
            <w:pPr>
              <w:jc w:val="left"/>
            </w:pPr>
            <w:r>
              <w:t>Permite crear, editar, clasificar y reutilizar preguntas en cuestionarios. Soporta preguntas verdadero/falso, opción única, opción múltiple y paramétricas.</w:t>
            </w:r>
          </w:p>
        </w:tc>
      </w:tr>
      <w:tr w:rsidR="00224FE1" w14:paraId="1C0380FA" w14:textId="77777777" w:rsidTr="005E1A08">
        <w:tc>
          <w:tcPr>
            <w:tcW w:w="1384" w:type="dxa"/>
            <w:vAlign w:val="center"/>
          </w:tcPr>
          <w:p w14:paraId="204EBAC5" w14:textId="77777777" w:rsidR="00541C84" w:rsidRDefault="00596392" w:rsidP="005E1A08">
            <w:pPr>
              <w:jc w:val="center"/>
            </w:pPr>
            <w:r w:rsidRPr="00596392">
              <w:t>Question</w:t>
            </w:r>
          </w:p>
          <w:p w14:paraId="7BD9E209" w14:textId="6E6E80C3" w:rsidR="00224FE1" w:rsidRDefault="00596392" w:rsidP="005E1A08">
            <w:pPr>
              <w:jc w:val="center"/>
            </w:pPr>
            <w:r w:rsidRPr="00596392">
              <w:t>TypeConfig</w:t>
            </w:r>
          </w:p>
        </w:tc>
        <w:tc>
          <w:tcPr>
            <w:tcW w:w="1559" w:type="dxa"/>
            <w:vAlign w:val="center"/>
          </w:tcPr>
          <w:p w14:paraId="70C17A36" w14:textId="77777777" w:rsidR="00224FE1" w:rsidRDefault="00224FE1" w:rsidP="005E1A08">
            <w:pPr>
              <w:jc w:val="center"/>
            </w:pPr>
            <w:r>
              <w:t>Banco de preguntas</w:t>
            </w:r>
          </w:p>
        </w:tc>
        <w:tc>
          <w:tcPr>
            <w:tcW w:w="2977" w:type="dxa"/>
            <w:vAlign w:val="center"/>
          </w:tcPr>
          <w:p w14:paraId="497A6F10" w14:textId="77777777" w:rsidR="00224FE1" w:rsidRDefault="00224FE1" w:rsidP="005E1A08">
            <w:pPr>
              <w:jc w:val="left"/>
            </w:pPr>
            <w:r>
              <w:t>Agrupa la configuración dependiente del tipo de pregunta: opciones, respuestas correctas, “feedback”, modo de corrección o plantilla paramétrica.</w:t>
            </w:r>
          </w:p>
        </w:tc>
        <w:tc>
          <w:tcPr>
            <w:tcW w:w="2693" w:type="dxa"/>
            <w:vAlign w:val="center"/>
          </w:tcPr>
          <w:p w14:paraId="7903A5FB" w14:textId="77777777" w:rsidR="00224FE1" w:rsidRDefault="00224FE1" w:rsidP="005E1A08">
            <w:pPr>
              <w:jc w:val="left"/>
            </w:pPr>
            <w:r>
              <w:t>Evita tratar todas las preguntas como si tuvieran la misma estructura interna.</w:t>
            </w:r>
          </w:p>
        </w:tc>
      </w:tr>
      <w:tr w:rsidR="00224FE1" w14:paraId="3400B268" w14:textId="77777777" w:rsidTr="005E1A08">
        <w:tc>
          <w:tcPr>
            <w:tcW w:w="1384" w:type="dxa"/>
            <w:vAlign w:val="center"/>
          </w:tcPr>
          <w:p w14:paraId="4D77B4C9" w14:textId="371B75D0" w:rsidR="00224FE1" w:rsidRDefault="00596392" w:rsidP="005E1A08">
            <w:pPr>
              <w:jc w:val="center"/>
            </w:pPr>
            <w:r w:rsidRPr="00596392">
              <w:t>Quiz</w:t>
            </w:r>
          </w:p>
        </w:tc>
        <w:tc>
          <w:tcPr>
            <w:tcW w:w="1559" w:type="dxa"/>
            <w:vAlign w:val="center"/>
          </w:tcPr>
          <w:p w14:paraId="045F652E" w14:textId="77777777" w:rsidR="00224FE1" w:rsidRDefault="00224FE1" w:rsidP="005E1A08">
            <w:pPr>
              <w:jc w:val="center"/>
            </w:pPr>
            <w:r>
              <w:t>Gestión de cuestionarios</w:t>
            </w:r>
          </w:p>
        </w:tc>
        <w:tc>
          <w:tcPr>
            <w:tcW w:w="2977" w:type="dxa"/>
            <w:vAlign w:val="center"/>
          </w:tcPr>
          <w:p w14:paraId="5AB9473D" w14:textId="77777777" w:rsidR="00224FE1" w:rsidRDefault="00224FE1" w:rsidP="005E1A08">
            <w:pPr>
              <w:jc w:val="left"/>
            </w:pPr>
            <w:r>
              <w:t>Representa un cuestionario creado por el profesorado. Contiene título, descripción, estado, fechas, intentos permitidos, límite de tiempo, código de acceso, opciones de visibilidad y grupos asignados.</w:t>
            </w:r>
          </w:p>
        </w:tc>
        <w:tc>
          <w:tcPr>
            <w:tcW w:w="2693" w:type="dxa"/>
            <w:vAlign w:val="center"/>
          </w:tcPr>
          <w:p w14:paraId="10EECB7A" w14:textId="77777777" w:rsidR="00224FE1" w:rsidRDefault="00224FE1" w:rsidP="005E1A08">
            <w:pPr>
              <w:jc w:val="left"/>
            </w:pPr>
            <w:r>
              <w:t>Actúa como contenedor de preguntas y define las condiciones de realización para el alumnado.</w:t>
            </w:r>
          </w:p>
        </w:tc>
      </w:tr>
      <w:tr w:rsidR="00224FE1" w14:paraId="21216E59" w14:textId="77777777" w:rsidTr="005E1A08">
        <w:tc>
          <w:tcPr>
            <w:tcW w:w="1384" w:type="dxa"/>
            <w:vAlign w:val="center"/>
          </w:tcPr>
          <w:p w14:paraId="2A572456" w14:textId="77777777" w:rsidR="00541C84" w:rsidRDefault="00596392" w:rsidP="00541C84">
            <w:pPr>
              <w:jc w:val="center"/>
            </w:pPr>
            <w:r w:rsidRPr="00596392">
              <w:t>Quiz</w:t>
            </w:r>
          </w:p>
          <w:p w14:paraId="19C90445" w14:textId="4D615718" w:rsidR="00224FE1" w:rsidRDefault="00596392" w:rsidP="005E1A08">
            <w:pPr>
              <w:jc w:val="center"/>
            </w:pPr>
            <w:r w:rsidRPr="00596392">
              <w:t>QuestionRef</w:t>
            </w:r>
          </w:p>
        </w:tc>
        <w:tc>
          <w:tcPr>
            <w:tcW w:w="1559" w:type="dxa"/>
            <w:vAlign w:val="center"/>
          </w:tcPr>
          <w:p w14:paraId="4FB57F4A" w14:textId="77777777" w:rsidR="00224FE1" w:rsidRDefault="00224FE1" w:rsidP="005E1A08">
            <w:pPr>
              <w:jc w:val="center"/>
            </w:pPr>
            <w:r>
              <w:t>Gestión de cuestionarios</w:t>
            </w:r>
          </w:p>
        </w:tc>
        <w:tc>
          <w:tcPr>
            <w:tcW w:w="2977" w:type="dxa"/>
            <w:vAlign w:val="center"/>
          </w:tcPr>
          <w:p w14:paraId="00E12AE1" w14:textId="77777777" w:rsidR="00224FE1" w:rsidRDefault="00224FE1" w:rsidP="005E1A08">
            <w:pPr>
              <w:jc w:val="left"/>
            </w:pPr>
            <w:r>
              <w:t>Representa la inclusión de una pregunta dentro de un cuestionario. Almacena el identificador de la pregunta, puntuación, cantidad de variantes y tolerancia paramétrica si procede.</w:t>
            </w:r>
          </w:p>
        </w:tc>
        <w:tc>
          <w:tcPr>
            <w:tcW w:w="2693" w:type="dxa"/>
            <w:vAlign w:val="center"/>
          </w:tcPr>
          <w:p w14:paraId="5936A9EA" w14:textId="77777777" w:rsidR="00224FE1" w:rsidRDefault="00224FE1" w:rsidP="005E1A08">
            <w:pPr>
              <w:jc w:val="left"/>
            </w:pPr>
            <w:r>
              <w:t>Permite que una misma pregunta se reutilice en distintos cuestionarios con distinta puntuación o configuración.</w:t>
            </w:r>
          </w:p>
        </w:tc>
      </w:tr>
      <w:tr w:rsidR="00224FE1" w14:paraId="6F095346" w14:textId="77777777" w:rsidTr="005E1A08">
        <w:tc>
          <w:tcPr>
            <w:tcW w:w="1384" w:type="dxa"/>
            <w:vAlign w:val="center"/>
          </w:tcPr>
          <w:p w14:paraId="1A930056" w14:textId="6C5834F4" w:rsidR="00224FE1" w:rsidRDefault="00596392" w:rsidP="005E1A08">
            <w:pPr>
              <w:jc w:val="center"/>
            </w:pPr>
            <w:r w:rsidRPr="00596392">
              <w:t>QuizAttempt</w:t>
            </w:r>
          </w:p>
        </w:tc>
        <w:tc>
          <w:tcPr>
            <w:tcW w:w="1559" w:type="dxa"/>
            <w:vAlign w:val="center"/>
          </w:tcPr>
          <w:p w14:paraId="148098F8" w14:textId="77777777" w:rsidR="00224FE1" w:rsidRDefault="00224FE1" w:rsidP="005E1A08">
            <w:pPr>
              <w:jc w:val="center"/>
            </w:pPr>
            <w:r>
              <w:t>Realización de intentos y corrección</w:t>
            </w:r>
          </w:p>
        </w:tc>
        <w:tc>
          <w:tcPr>
            <w:tcW w:w="2977" w:type="dxa"/>
            <w:vAlign w:val="center"/>
          </w:tcPr>
          <w:p w14:paraId="24791EA3" w14:textId="77777777" w:rsidR="00224FE1" w:rsidRDefault="00224FE1" w:rsidP="005E1A08">
            <w:pPr>
              <w:jc w:val="left"/>
            </w:pPr>
            <w:r>
              <w:t>Representa un intento realizado por un alumno sobre un cuestionario. Incluye estado, número de intento, fechas, puntuación máxima, puntuación obtenida y “snapshots” de preguntas servidas.</w:t>
            </w:r>
          </w:p>
        </w:tc>
        <w:tc>
          <w:tcPr>
            <w:tcW w:w="2693" w:type="dxa"/>
            <w:vAlign w:val="center"/>
          </w:tcPr>
          <w:p w14:paraId="55992410" w14:textId="77777777" w:rsidR="00224FE1" w:rsidRDefault="00224FE1" w:rsidP="005E1A08">
            <w:pPr>
              <w:jc w:val="left"/>
            </w:pPr>
            <w:r>
              <w:t>Registra el trabajo del alumno y permite calcular resultados, historial y analíticas.</w:t>
            </w:r>
          </w:p>
        </w:tc>
      </w:tr>
      <w:tr w:rsidR="00224FE1" w14:paraId="5E3C0C48" w14:textId="77777777" w:rsidTr="005E1A08">
        <w:tc>
          <w:tcPr>
            <w:tcW w:w="1384" w:type="dxa"/>
            <w:vAlign w:val="center"/>
          </w:tcPr>
          <w:p w14:paraId="22E7E237" w14:textId="77777777" w:rsidR="00541C84" w:rsidRDefault="00596392" w:rsidP="005E1A08">
            <w:pPr>
              <w:jc w:val="center"/>
            </w:pPr>
            <w:r w:rsidRPr="00596392">
              <w:t>QuizAttempt</w:t>
            </w:r>
          </w:p>
          <w:p w14:paraId="53CC9FFC" w14:textId="00FDC7D5" w:rsidR="00224FE1" w:rsidRDefault="00596392" w:rsidP="005E1A08">
            <w:pPr>
              <w:jc w:val="center"/>
            </w:pPr>
            <w:r w:rsidRPr="00596392">
              <w:t>Answer</w:t>
            </w:r>
          </w:p>
        </w:tc>
        <w:tc>
          <w:tcPr>
            <w:tcW w:w="1559" w:type="dxa"/>
            <w:vAlign w:val="center"/>
          </w:tcPr>
          <w:p w14:paraId="6C22749D" w14:textId="77777777" w:rsidR="00224FE1" w:rsidRDefault="00224FE1" w:rsidP="005E1A08">
            <w:pPr>
              <w:jc w:val="center"/>
            </w:pPr>
            <w:r>
              <w:t>Realización de intentos y corrección</w:t>
            </w:r>
          </w:p>
        </w:tc>
        <w:tc>
          <w:tcPr>
            <w:tcW w:w="2977" w:type="dxa"/>
            <w:vAlign w:val="center"/>
          </w:tcPr>
          <w:p w14:paraId="00E0A4B9" w14:textId="77777777" w:rsidR="00224FE1" w:rsidRDefault="00224FE1" w:rsidP="005E1A08">
            <w:pPr>
              <w:jc w:val="left"/>
            </w:pPr>
            <w:r>
              <w:t xml:space="preserve">Representa la respuesta enviada a una pregunta dentro de un intento. Contiene el valor enviado, corrección, puntos obtenidos, </w:t>
            </w:r>
            <w:r>
              <w:lastRenderedPageBreak/>
              <w:t>puntos máximos y fecha de respuesta.</w:t>
            </w:r>
          </w:p>
        </w:tc>
        <w:tc>
          <w:tcPr>
            <w:tcW w:w="2693" w:type="dxa"/>
            <w:vAlign w:val="center"/>
          </w:tcPr>
          <w:p w14:paraId="451C0015" w14:textId="77777777" w:rsidR="00224FE1" w:rsidRDefault="00224FE1" w:rsidP="005E1A08">
            <w:pPr>
              <w:jc w:val="left"/>
            </w:pPr>
            <w:r>
              <w:lastRenderedPageBreak/>
              <w:t xml:space="preserve">Permite reconstruir la corrección pregunta a pregunta y mostrar “feedback” cuando la </w:t>
            </w:r>
            <w:r>
              <w:lastRenderedPageBreak/>
              <w:t>política del cuestionario lo permite.</w:t>
            </w:r>
          </w:p>
        </w:tc>
      </w:tr>
      <w:tr w:rsidR="00224FE1" w14:paraId="1882FF8F" w14:textId="77777777" w:rsidTr="005E1A08">
        <w:tc>
          <w:tcPr>
            <w:tcW w:w="1384" w:type="dxa"/>
            <w:vAlign w:val="center"/>
          </w:tcPr>
          <w:p w14:paraId="25509390" w14:textId="77777777" w:rsidR="00494E44" w:rsidRDefault="00494E44" w:rsidP="005E1A08">
            <w:pPr>
              <w:jc w:val="center"/>
            </w:pPr>
            <w:r w:rsidRPr="00494E44">
              <w:lastRenderedPageBreak/>
              <w:t>QuizAttempt</w:t>
            </w:r>
          </w:p>
          <w:p w14:paraId="3431F343" w14:textId="77777777" w:rsidR="00541C84" w:rsidRDefault="00494E44" w:rsidP="00541C84">
            <w:pPr>
              <w:jc w:val="center"/>
            </w:pPr>
            <w:r w:rsidRPr="00494E44">
              <w:t>Question</w:t>
            </w:r>
          </w:p>
          <w:p w14:paraId="40B0059D" w14:textId="655CCD04" w:rsidR="00224FE1" w:rsidRDefault="00494E44" w:rsidP="005E1A08">
            <w:pPr>
              <w:jc w:val="center"/>
            </w:pPr>
            <w:r w:rsidRPr="00494E44">
              <w:t>“Snapshot”</w:t>
            </w:r>
          </w:p>
        </w:tc>
        <w:tc>
          <w:tcPr>
            <w:tcW w:w="1559" w:type="dxa"/>
            <w:vAlign w:val="center"/>
          </w:tcPr>
          <w:p w14:paraId="3BD4419C" w14:textId="77777777" w:rsidR="00224FE1" w:rsidRDefault="00224FE1" w:rsidP="005E1A08">
            <w:pPr>
              <w:jc w:val="left"/>
            </w:pPr>
            <w:r>
              <w:t>Realización de intentos y corrección</w:t>
            </w:r>
          </w:p>
        </w:tc>
        <w:tc>
          <w:tcPr>
            <w:tcW w:w="2977" w:type="dxa"/>
            <w:vAlign w:val="center"/>
          </w:tcPr>
          <w:p w14:paraId="58E5D4E3" w14:textId="77777777" w:rsidR="00224FE1" w:rsidRDefault="00224FE1" w:rsidP="005E1A08">
            <w:pPr>
              <w:jc w:val="left"/>
            </w:pPr>
            <w:r>
              <w:t>Copia de los datos de una pregunta en el momento en que se sirve dentro de un intento.</w:t>
            </w:r>
          </w:p>
        </w:tc>
        <w:tc>
          <w:tcPr>
            <w:tcW w:w="2693" w:type="dxa"/>
            <w:vAlign w:val="center"/>
          </w:tcPr>
          <w:p w14:paraId="0424F2CB" w14:textId="77777777" w:rsidR="00224FE1" w:rsidRDefault="00224FE1" w:rsidP="005E1A08">
            <w:pPr>
              <w:jc w:val="left"/>
            </w:pPr>
            <w:r>
              <w:t>Preserva la trazabilidad aunque la pregunta original se edite o archive posteriormente.</w:t>
            </w:r>
          </w:p>
        </w:tc>
      </w:tr>
      <w:tr w:rsidR="00224FE1" w14:paraId="0BA7A3D9" w14:textId="77777777" w:rsidTr="005E1A08">
        <w:tc>
          <w:tcPr>
            <w:tcW w:w="1384" w:type="dxa"/>
            <w:vAlign w:val="center"/>
          </w:tcPr>
          <w:p w14:paraId="7492D20F" w14:textId="096F47ED" w:rsidR="00224FE1" w:rsidRDefault="00494E44" w:rsidP="005E1A08">
            <w:pPr>
              <w:jc w:val="center"/>
            </w:pPr>
            <w:r w:rsidRPr="00494E44">
              <w:t>Group</w:t>
            </w:r>
          </w:p>
        </w:tc>
        <w:tc>
          <w:tcPr>
            <w:tcW w:w="1559" w:type="dxa"/>
            <w:vAlign w:val="center"/>
          </w:tcPr>
          <w:p w14:paraId="3F9183BC" w14:textId="77777777" w:rsidR="00224FE1" w:rsidRDefault="00224FE1" w:rsidP="005E1A08">
            <w:pPr>
              <w:jc w:val="left"/>
            </w:pPr>
            <w:r>
              <w:t>Gestión de grupos</w:t>
            </w:r>
          </w:p>
        </w:tc>
        <w:tc>
          <w:tcPr>
            <w:tcW w:w="2977" w:type="dxa"/>
            <w:vAlign w:val="center"/>
          </w:tcPr>
          <w:p w14:paraId="4C77878E" w14:textId="77777777" w:rsidR="00224FE1" w:rsidRDefault="00224FE1" w:rsidP="005E1A08">
            <w:pPr>
              <w:jc w:val="left"/>
            </w:pPr>
            <w:r>
              <w:t>Representa una agrupación de alumnos gestionada por el Profesor. Incluye nombre, descripción, miembros, creador, estado de archivado y fechas.</w:t>
            </w:r>
          </w:p>
        </w:tc>
        <w:tc>
          <w:tcPr>
            <w:tcW w:w="2693" w:type="dxa"/>
            <w:vAlign w:val="center"/>
          </w:tcPr>
          <w:p w14:paraId="20983EA3" w14:textId="77777777" w:rsidR="00224FE1" w:rsidRDefault="00224FE1" w:rsidP="005E1A08">
            <w:pPr>
              <w:jc w:val="left"/>
            </w:pPr>
            <w:r>
              <w:t>Permite restringir cuestionarios a subconjuntos de alumnos.</w:t>
            </w:r>
          </w:p>
        </w:tc>
      </w:tr>
    </w:tbl>
    <w:p w14:paraId="0AB449AB" w14:textId="18CBA0E4" w:rsidR="0032689A" w:rsidRDefault="0030244A">
      <w:pPr>
        <w:pStyle w:val="PiedeTabla"/>
        <w:pPrChange w:id="1763" w:author="Pablo Barrero Cruz" w:date="2026-06-30T13:18:00Z" w16du:dateUtc="2026-06-30T11:18:00Z">
          <w:pPr>
            <w:pStyle w:val="Descripcin"/>
            <w:spacing w:before="240"/>
          </w:pPr>
        </w:pPrChange>
      </w:pPr>
      <w:bookmarkStart w:id="1764" w:name="_Toc233720818"/>
      <w:r w:rsidRPr="00B0767E">
        <w:rPr>
          <w:rStyle w:val="nfasisintenso"/>
        </w:rPr>
        <w:t xml:space="preserve">Tabla </w:t>
      </w:r>
      <w:r w:rsidRPr="0030244A">
        <w:t>5.4.1. Clases principales del análisis</w:t>
      </w:r>
      <w:bookmarkEnd w:id="1764"/>
    </w:p>
    <w:p w14:paraId="417ACFAE" w14:textId="77777777" w:rsidR="0024104A" w:rsidRDefault="0024104A">
      <w:pPr>
        <w:jc w:val="left"/>
        <w:rPr>
          <w:b/>
          <w:bCs/>
          <w:color w:val="DDDDDD" w:themeColor="accent1"/>
          <w:sz w:val="40"/>
          <w:szCs w:val="26"/>
        </w:rPr>
      </w:pPr>
      <w:r>
        <w:br w:type="page"/>
      </w:r>
    </w:p>
    <w:p w14:paraId="213F9356" w14:textId="704D8E21" w:rsidR="004111B0" w:rsidRDefault="00716004" w:rsidP="005E1A08">
      <w:pPr>
        <w:pStyle w:val="Ttulo2"/>
      </w:pPr>
      <w:bookmarkStart w:id="1765" w:name="_Toc233728245"/>
      <w:r>
        <w:lastRenderedPageBreak/>
        <w:t>Análisis de Casos de Uso y Escenarios</w:t>
      </w:r>
      <w:bookmarkEnd w:id="1765"/>
    </w:p>
    <w:p w14:paraId="3242B73E" w14:textId="77777777" w:rsidR="00853F02" w:rsidRDefault="00853F02" w:rsidP="00853F02">
      <w:r>
        <w:t>En este apartado se desarrollan los casos de uso identificados en la sección anterior mediante sus escenarios. Para cada caso de uso se recogen las precondiciones, postcondiciones, actores, flujo principal, variaciones, excepciones y notas relevantes.</w:t>
      </w:r>
    </w:p>
    <w:p w14:paraId="63FA5C92" w14:textId="60AD8260" w:rsidR="00F67D27" w:rsidRDefault="00853F02" w:rsidP="005E1A08">
      <w:r>
        <w:t>A diferencia del apartado 5.2.3, que ofrece una visión general de los casos de uso, aquí se entra en el detalle de cada interacción. Además, se proporciona un diagrama de actividad asociado a cada caso para representar de forma visual el flujo principal y sus alternativas más importantes.</w:t>
      </w:r>
    </w:p>
    <w:p w14:paraId="036156C8" w14:textId="04A4F4C8" w:rsidR="00853F02" w:rsidRPr="00584DD9" w:rsidRDefault="005B0472" w:rsidP="005E1A08">
      <w:pPr>
        <w:pStyle w:val="Ttulo3"/>
      </w:pPr>
      <w:bookmarkStart w:id="1766" w:name="_Toc233728246"/>
      <w:r>
        <w:t>UC-01 - Iniciar sesión</w:t>
      </w:r>
      <w:bookmarkEnd w:id="1766"/>
    </w:p>
    <w:tbl>
      <w:tblPr>
        <w:tblStyle w:val="Tablaconcuadrcula"/>
        <w:tblW w:w="0" w:type="auto"/>
        <w:tblLook w:val="04A0" w:firstRow="1" w:lastRow="0" w:firstColumn="1" w:lastColumn="0" w:noHBand="0" w:noVBand="1"/>
      </w:tblPr>
      <w:tblGrid>
        <w:gridCol w:w="1668"/>
        <w:gridCol w:w="6686"/>
      </w:tblGrid>
      <w:tr w:rsidR="005B0472" w14:paraId="7929984F" w14:textId="77777777" w:rsidTr="0030244A">
        <w:trPr>
          <w:trHeight w:val="645"/>
        </w:trPr>
        <w:tc>
          <w:tcPr>
            <w:tcW w:w="8354" w:type="dxa"/>
            <w:gridSpan w:val="2"/>
            <w:shd w:val="clear" w:color="auto" w:fill="DDDDDD" w:themeFill="accent1"/>
            <w:vAlign w:val="center"/>
          </w:tcPr>
          <w:p w14:paraId="0EF5722B" w14:textId="77777777" w:rsidR="005B0472" w:rsidRPr="00F74526" w:rsidRDefault="005B0472">
            <w:pPr>
              <w:jc w:val="center"/>
              <w:rPr>
                <w:b/>
                <w:bCs/>
              </w:rPr>
            </w:pPr>
            <w:r w:rsidRPr="00F74526">
              <w:rPr>
                <w:b/>
                <w:bCs/>
              </w:rPr>
              <w:t>UC-01 - Iniciar sesión</w:t>
            </w:r>
          </w:p>
        </w:tc>
      </w:tr>
      <w:tr w:rsidR="005B0472" w14:paraId="5F10F7E6" w14:textId="77777777" w:rsidTr="0030244A">
        <w:tc>
          <w:tcPr>
            <w:tcW w:w="1668" w:type="dxa"/>
            <w:vAlign w:val="center"/>
          </w:tcPr>
          <w:p w14:paraId="4BC513D9" w14:textId="77777777" w:rsidR="005B0472" w:rsidRDefault="005B0472">
            <w:r>
              <w:t>Precondiciones</w:t>
            </w:r>
          </w:p>
        </w:tc>
        <w:tc>
          <w:tcPr>
            <w:tcW w:w="6686" w:type="dxa"/>
            <w:vAlign w:val="center"/>
          </w:tcPr>
          <w:p w14:paraId="62973D21" w14:textId="77777777" w:rsidR="005B0472" w:rsidRDefault="005B0472">
            <w:r>
              <w:t>El usuario dispone de una cuenta activa en el sistema.</w:t>
            </w:r>
          </w:p>
        </w:tc>
      </w:tr>
      <w:tr w:rsidR="005B0472" w14:paraId="32BC7C0E" w14:textId="77777777" w:rsidTr="0030244A">
        <w:tc>
          <w:tcPr>
            <w:tcW w:w="1668" w:type="dxa"/>
            <w:vAlign w:val="center"/>
          </w:tcPr>
          <w:p w14:paraId="29031563" w14:textId="77777777" w:rsidR="005B0472" w:rsidRDefault="005B0472">
            <w:r>
              <w:t>Postcondiciones</w:t>
            </w:r>
          </w:p>
        </w:tc>
        <w:tc>
          <w:tcPr>
            <w:tcW w:w="6686" w:type="dxa"/>
            <w:vAlign w:val="center"/>
          </w:tcPr>
          <w:p w14:paraId="765840D7" w14:textId="77777777" w:rsidR="005B0472" w:rsidRDefault="005B0472">
            <w:r>
              <w:t>El usuario queda autenticado y con una sesión iniciada, con permisos asociados a su rol.</w:t>
            </w:r>
          </w:p>
        </w:tc>
      </w:tr>
      <w:tr w:rsidR="005B0472" w14:paraId="0224612D" w14:textId="77777777" w:rsidTr="0030244A">
        <w:tc>
          <w:tcPr>
            <w:tcW w:w="1668" w:type="dxa"/>
            <w:vAlign w:val="center"/>
          </w:tcPr>
          <w:p w14:paraId="03EFF9FC" w14:textId="77777777" w:rsidR="005B0472" w:rsidRDefault="005B0472">
            <w:r>
              <w:t>Actores</w:t>
            </w:r>
          </w:p>
        </w:tc>
        <w:tc>
          <w:tcPr>
            <w:tcW w:w="6686" w:type="dxa"/>
            <w:vAlign w:val="center"/>
          </w:tcPr>
          <w:p w14:paraId="2855E44F" w14:textId="77777777" w:rsidR="005B0472" w:rsidRDefault="005B0472">
            <w:r>
              <w:t>Alumno / Profesor / Admin</w:t>
            </w:r>
          </w:p>
        </w:tc>
      </w:tr>
      <w:tr w:rsidR="005B0472" w14:paraId="0979D999" w14:textId="77777777" w:rsidTr="0030244A">
        <w:tc>
          <w:tcPr>
            <w:tcW w:w="1668" w:type="dxa"/>
            <w:vAlign w:val="center"/>
          </w:tcPr>
          <w:p w14:paraId="48B0B0D9" w14:textId="77777777" w:rsidR="005B0472" w:rsidRDefault="005B0472">
            <w:r>
              <w:t>Descripción</w:t>
            </w:r>
          </w:p>
        </w:tc>
        <w:tc>
          <w:tcPr>
            <w:tcW w:w="6686" w:type="dxa"/>
            <w:vAlign w:val="center"/>
          </w:tcPr>
          <w:p w14:paraId="3D7D42D6" w14:textId="77777777" w:rsidR="005B0472" w:rsidRDefault="005B0472">
            <w:pPr>
              <w:jc w:val="left"/>
            </w:pPr>
            <w:r>
              <w:t>1. El usuario accede a la pantalla de inicio de sesión.</w:t>
            </w:r>
            <w:r>
              <w:br/>
              <w:t>2. Introduce sus credenciales.</w:t>
            </w:r>
            <w:r>
              <w:br/>
              <w:t>3. Pulsa el botón de acceso.</w:t>
            </w:r>
            <w:r>
              <w:br/>
              <w:t>4. El sistema valida las credenciales y el estado de la cuenta.</w:t>
            </w:r>
            <w:r>
              <w:br/>
              <w:t>5. Si son correctas, inicia sesión y redirige a la pantalla principal.</w:t>
            </w:r>
          </w:p>
        </w:tc>
      </w:tr>
      <w:tr w:rsidR="005B0472" w14:paraId="6707FF11" w14:textId="77777777" w:rsidTr="0030244A">
        <w:tc>
          <w:tcPr>
            <w:tcW w:w="1668" w:type="dxa"/>
            <w:vAlign w:val="center"/>
          </w:tcPr>
          <w:p w14:paraId="229D6B7F" w14:textId="77777777" w:rsidR="005B0472" w:rsidRDefault="005B0472">
            <w:r>
              <w:t>Variaciones</w:t>
            </w:r>
          </w:p>
        </w:tc>
        <w:tc>
          <w:tcPr>
            <w:tcW w:w="6686" w:type="dxa"/>
            <w:vAlign w:val="center"/>
          </w:tcPr>
          <w:p w14:paraId="0C31A15C" w14:textId="77777777" w:rsidR="005B0472" w:rsidRDefault="005B0472">
            <w:pPr>
              <w:jc w:val="left"/>
            </w:pPr>
            <w:r>
              <w:t>V1. Credenciales incorrectas: el sistema muestra un mensaje de error y permite reintentar.</w:t>
            </w:r>
            <w:r>
              <w:br/>
              <w:t>V2. Cuenta desactivada: el sistema informa del estado y bloquea el acceso.</w:t>
            </w:r>
          </w:p>
        </w:tc>
      </w:tr>
      <w:tr w:rsidR="005B0472" w14:paraId="38B46B15" w14:textId="77777777" w:rsidTr="0030244A">
        <w:tc>
          <w:tcPr>
            <w:tcW w:w="1668" w:type="dxa"/>
            <w:vAlign w:val="center"/>
          </w:tcPr>
          <w:p w14:paraId="38D1154E" w14:textId="77777777" w:rsidR="005B0472" w:rsidRDefault="005B0472">
            <w:r>
              <w:t>Excepciones</w:t>
            </w:r>
          </w:p>
        </w:tc>
        <w:tc>
          <w:tcPr>
            <w:tcW w:w="6686" w:type="dxa"/>
            <w:vAlign w:val="center"/>
          </w:tcPr>
          <w:p w14:paraId="482B1AEA" w14:textId="77777777" w:rsidR="005B0472" w:rsidRDefault="005B0472">
            <w:r>
              <w:t>E1. Error de sistema: el sistema muestra un error genérico y registra el incidente.</w:t>
            </w:r>
          </w:p>
        </w:tc>
      </w:tr>
      <w:tr w:rsidR="005B0472" w14:paraId="7FBB1A6F" w14:textId="77777777" w:rsidTr="0030244A">
        <w:tc>
          <w:tcPr>
            <w:tcW w:w="1668" w:type="dxa"/>
            <w:vAlign w:val="center"/>
          </w:tcPr>
          <w:p w14:paraId="7C7CE9EE" w14:textId="77777777" w:rsidR="005B0472" w:rsidRDefault="005B0472">
            <w:r>
              <w:t>Notas</w:t>
            </w:r>
          </w:p>
        </w:tc>
        <w:tc>
          <w:tcPr>
            <w:tcW w:w="6686" w:type="dxa"/>
            <w:vAlign w:val="center"/>
          </w:tcPr>
          <w:p w14:paraId="5F273F7A" w14:textId="77777777" w:rsidR="005B0472" w:rsidRDefault="005B0472">
            <w:r>
              <w:t>La recuperación autónoma por correo no forma parte del alcance actual; el restablecimiento lo realiza el Admin.</w:t>
            </w:r>
          </w:p>
        </w:tc>
      </w:tr>
    </w:tbl>
    <w:p w14:paraId="19781461" w14:textId="701EA642" w:rsidR="00340881" w:rsidRPr="00340881" w:rsidRDefault="0030244A" w:rsidP="00340881">
      <w:pPr>
        <w:pStyle w:val="PiedeTabla"/>
        <w:spacing w:before="240"/>
      </w:pPr>
      <w:bookmarkStart w:id="1767" w:name="_Toc233720819"/>
      <w:r w:rsidRPr="00B0767E">
        <w:rPr>
          <w:rStyle w:val="nfasisintenso"/>
        </w:rPr>
        <w:t xml:space="preserve">Tabla </w:t>
      </w:r>
      <w:r w:rsidRPr="0030244A">
        <w:t>5.5.1. Especificación del caso de uso UC-01 - Iniciar sesión</w:t>
      </w:r>
      <w:bookmarkEnd w:id="1767"/>
    </w:p>
    <w:p w14:paraId="7595473B" w14:textId="41B39028" w:rsidR="00584DD9" w:rsidRDefault="00584DD9" w:rsidP="00340881">
      <w:pPr>
        <w:pStyle w:val="PiedeTabla"/>
        <w:spacing w:before="240"/>
      </w:pPr>
      <w:bookmarkStart w:id="1768" w:name="_Toc233720820"/>
      <w:r w:rsidRPr="0008655D">
        <w:rPr>
          <w:noProof/>
        </w:rPr>
        <w:drawing>
          <wp:inline distT="0" distB="0" distL="0" distR="0" wp14:anchorId="1B5E9CDC" wp14:editId="5734EDB2">
            <wp:extent cx="5305158" cy="2104845"/>
            <wp:effectExtent l="0" t="0" r="0" b="0"/>
            <wp:docPr id="1473531651"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3613" cy="2132005"/>
                    </a:xfrm>
                    <a:prstGeom prst="rect">
                      <a:avLst/>
                    </a:prstGeom>
                    <a:noFill/>
                    <a:ln>
                      <a:noFill/>
                    </a:ln>
                  </pic:spPr>
                </pic:pic>
              </a:graphicData>
            </a:graphic>
          </wp:inline>
        </w:drawing>
      </w:r>
      <w:r w:rsidRPr="0008655D" w:rsidDel="0008655D">
        <w:t xml:space="preserve"> </w:t>
      </w:r>
      <w:r>
        <w:t>Figura 5.5.1 Diagrama de actividad de UC-01 - Iniciar sesión.</w:t>
      </w:r>
      <w:bookmarkEnd w:id="1768"/>
    </w:p>
    <w:p w14:paraId="2F2F582A" w14:textId="77777777" w:rsidR="005B0472" w:rsidRDefault="005B0472" w:rsidP="005E1A08">
      <w:pPr>
        <w:pStyle w:val="Ttulo3"/>
      </w:pPr>
      <w:bookmarkStart w:id="1769" w:name="_Toc233728247"/>
      <w:r>
        <w:lastRenderedPageBreak/>
        <w:t>UC-02 - Cerrar sesión</w:t>
      </w:r>
      <w:bookmarkEnd w:id="1769"/>
    </w:p>
    <w:tbl>
      <w:tblPr>
        <w:tblStyle w:val="Tablaconcuadrcula"/>
        <w:tblW w:w="0" w:type="auto"/>
        <w:tblLook w:val="04A0" w:firstRow="1" w:lastRow="0" w:firstColumn="1" w:lastColumn="0" w:noHBand="0" w:noVBand="1"/>
      </w:tblPr>
      <w:tblGrid>
        <w:gridCol w:w="1668"/>
        <w:gridCol w:w="6686"/>
      </w:tblGrid>
      <w:tr w:rsidR="005B0472" w14:paraId="6FB2C4BE" w14:textId="77777777" w:rsidTr="0030244A">
        <w:trPr>
          <w:trHeight w:val="583"/>
        </w:trPr>
        <w:tc>
          <w:tcPr>
            <w:tcW w:w="8354" w:type="dxa"/>
            <w:gridSpan w:val="2"/>
            <w:shd w:val="clear" w:color="auto" w:fill="DDDDDD" w:themeFill="accent1"/>
            <w:vAlign w:val="center"/>
          </w:tcPr>
          <w:p w14:paraId="465616BA" w14:textId="77777777" w:rsidR="005B0472" w:rsidRDefault="005B0472">
            <w:pPr>
              <w:jc w:val="center"/>
            </w:pPr>
            <w:r w:rsidRPr="00F74526">
              <w:rPr>
                <w:b/>
                <w:bCs/>
              </w:rPr>
              <w:t>UC-02 - Cerrar sesión</w:t>
            </w:r>
          </w:p>
        </w:tc>
      </w:tr>
      <w:tr w:rsidR="005B0472" w14:paraId="068F9CBF" w14:textId="77777777" w:rsidTr="0030244A">
        <w:tc>
          <w:tcPr>
            <w:tcW w:w="1668" w:type="dxa"/>
            <w:vAlign w:val="center"/>
          </w:tcPr>
          <w:p w14:paraId="3832B1CC" w14:textId="77777777" w:rsidR="005B0472" w:rsidRDefault="005B0472">
            <w:r>
              <w:t>Precondiciones</w:t>
            </w:r>
          </w:p>
        </w:tc>
        <w:tc>
          <w:tcPr>
            <w:tcW w:w="6686" w:type="dxa"/>
            <w:vAlign w:val="center"/>
          </w:tcPr>
          <w:p w14:paraId="0BDBB3DB" w14:textId="77777777" w:rsidR="005B0472" w:rsidRDefault="005B0472">
            <w:r>
              <w:t>El usuario tiene una sesión iniciada.</w:t>
            </w:r>
          </w:p>
        </w:tc>
      </w:tr>
      <w:tr w:rsidR="005B0472" w14:paraId="5346DCFE" w14:textId="77777777" w:rsidTr="0030244A">
        <w:tc>
          <w:tcPr>
            <w:tcW w:w="1668" w:type="dxa"/>
            <w:vAlign w:val="center"/>
          </w:tcPr>
          <w:p w14:paraId="4E7D0A1A" w14:textId="77777777" w:rsidR="005B0472" w:rsidRDefault="005B0472">
            <w:r>
              <w:t>Postcondiciones</w:t>
            </w:r>
          </w:p>
        </w:tc>
        <w:tc>
          <w:tcPr>
            <w:tcW w:w="6686" w:type="dxa"/>
            <w:vAlign w:val="center"/>
          </w:tcPr>
          <w:p w14:paraId="2DF9628F" w14:textId="77777777" w:rsidR="005B0472" w:rsidRDefault="005B0472">
            <w:r>
              <w:t>La sesión del usuario se invalida y el sistema vuelve a mostrar la pantalla de acceso.</w:t>
            </w:r>
          </w:p>
        </w:tc>
      </w:tr>
      <w:tr w:rsidR="005B0472" w14:paraId="155F6792" w14:textId="77777777" w:rsidTr="0030244A">
        <w:tc>
          <w:tcPr>
            <w:tcW w:w="1668" w:type="dxa"/>
            <w:vAlign w:val="center"/>
          </w:tcPr>
          <w:p w14:paraId="6098DC54" w14:textId="77777777" w:rsidR="005B0472" w:rsidRDefault="005B0472">
            <w:r>
              <w:t>Actores</w:t>
            </w:r>
          </w:p>
        </w:tc>
        <w:tc>
          <w:tcPr>
            <w:tcW w:w="6686" w:type="dxa"/>
            <w:vAlign w:val="center"/>
          </w:tcPr>
          <w:p w14:paraId="63497D79" w14:textId="77777777" w:rsidR="005B0472" w:rsidRDefault="005B0472">
            <w:r>
              <w:t>Alumno / Profesor / Admin</w:t>
            </w:r>
          </w:p>
        </w:tc>
      </w:tr>
      <w:tr w:rsidR="005B0472" w14:paraId="65F52B16" w14:textId="77777777" w:rsidTr="0030244A">
        <w:tc>
          <w:tcPr>
            <w:tcW w:w="1668" w:type="dxa"/>
            <w:vAlign w:val="center"/>
          </w:tcPr>
          <w:p w14:paraId="08151300" w14:textId="77777777" w:rsidR="005B0472" w:rsidRDefault="005B0472">
            <w:r>
              <w:t>Descripción</w:t>
            </w:r>
          </w:p>
        </w:tc>
        <w:tc>
          <w:tcPr>
            <w:tcW w:w="6686" w:type="dxa"/>
            <w:vAlign w:val="center"/>
          </w:tcPr>
          <w:p w14:paraId="2B869B00" w14:textId="77777777" w:rsidR="005B0472" w:rsidRDefault="005B0472">
            <w:pPr>
              <w:jc w:val="left"/>
            </w:pPr>
            <w:r>
              <w:t>1. El usuario selecciona la opción de cerrar sesión.</w:t>
            </w:r>
            <w:r>
              <w:br/>
              <w:t>2. El sistema invalida la sesión actual.</w:t>
            </w:r>
            <w:r>
              <w:br/>
              <w:t>3. El sistema redirige a la pantalla de inicio de sesión.</w:t>
            </w:r>
          </w:p>
        </w:tc>
      </w:tr>
      <w:tr w:rsidR="005B0472" w14:paraId="7C0565E1" w14:textId="77777777" w:rsidTr="0030244A">
        <w:tc>
          <w:tcPr>
            <w:tcW w:w="1668" w:type="dxa"/>
            <w:vAlign w:val="center"/>
          </w:tcPr>
          <w:p w14:paraId="0982CDE7" w14:textId="77777777" w:rsidR="005B0472" w:rsidRDefault="005B0472">
            <w:r>
              <w:t>Variaciones</w:t>
            </w:r>
          </w:p>
        </w:tc>
        <w:tc>
          <w:tcPr>
            <w:tcW w:w="6686" w:type="dxa"/>
            <w:vAlign w:val="center"/>
          </w:tcPr>
          <w:p w14:paraId="7A21C166" w14:textId="77777777" w:rsidR="005B0472" w:rsidRDefault="005B0472">
            <w:r>
              <w:t>V1. Sesión expirada: si el sistema detecta que la sesión ya no es válida, redirige directamente a la pantalla de acceso.</w:t>
            </w:r>
          </w:p>
        </w:tc>
      </w:tr>
      <w:tr w:rsidR="005B0472" w14:paraId="26A3ED9B" w14:textId="77777777" w:rsidTr="0030244A">
        <w:tc>
          <w:tcPr>
            <w:tcW w:w="1668" w:type="dxa"/>
            <w:vAlign w:val="center"/>
          </w:tcPr>
          <w:p w14:paraId="76226471" w14:textId="77777777" w:rsidR="005B0472" w:rsidRDefault="005B0472">
            <w:r>
              <w:t>Excepciones</w:t>
            </w:r>
          </w:p>
        </w:tc>
        <w:tc>
          <w:tcPr>
            <w:tcW w:w="6686" w:type="dxa"/>
            <w:vAlign w:val="center"/>
          </w:tcPr>
          <w:p w14:paraId="20743F0F" w14:textId="77777777" w:rsidR="005B0472" w:rsidRDefault="005B0472">
            <w:r>
              <w:t>E1. Error de sistema: el sistema fuerza el cierre local y registra el incidente.</w:t>
            </w:r>
          </w:p>
        </w:tc>
      </w:tr>
      <w:tr w:rsidR="005B0472" w14:paraId="170B9162" w14:textId="77777777" w:rsidTr="0030244A">
        <w:tc>
          <w:tcPr>
            <w:tcW w:w="1668" w:type="dxa"/>
            <w:vAlign w:val="center"/>
          </w:tcPr>
          <w:p w14:paraId="79DF0DE6" w14:textId="77777777" w:rsidR="005B0472" w:rsidRDefault="005B0472">
            <w:r>
              <w:t>Notas</w:t>
            </w:r>
          </w:p>
        </w:tc>
        <w:tc>
          <w:tcPr>
            <w:tcW w:w="6686" w:type="dxa"/>
            <w:vAlign w:val="center"/>
          </w:tcPr>
          <w:p w14:paraId="7D253267" w14:textId="77777777" w:rsidR="005B0472" w:rsidRDefault="005B0472">
            <w:r>
              <w:t>El cierre de sesión debe revocar la sesión activa para impedir su reutilización.</w:t>
            </w:r>
          </w:p>
        </w:tc>
      </w:tr>
    </w:tbl>
    <w:p w14:paraId="6D381F46" w14:textId="5C272497" w:rsidR="00584DD9" w:rsidRDefault="0030244A">
      <w:pPr>
        <w:pStyle w:val="PiedeTabla"/>
        <w:pPrChange w:id="1770" w:author="Pablo Barrero Cruz" w:date="2026-06-30T13:20:00Z" w16du:dateUtc="2026-06-30T11:20:00Z">
          <w:pPr>
            <w:pStyle w:val="Descripcin"/>
            <w:spacing w:before="240"/>
          </w:pPr>
        </w:pPrChange>
      </w:pPr>
      <w:bookmarkStart w:id="1771" w:name="_Toc233720821"/>
      <w:r w:rsidRPr="00B0767E">
        <w:rPr>
          <w:rStyle w:val="nfasisintenso"/>
        </w:rPr>
        <w:t xml:space="preserve">Tabla </w:t>
      </w:r>
      <w:r w:rsidRPr="0030244A">
        <w:t>5.5.2. Especificación del caso de uso UC-02 - Cerrar sesión</w:t>
      </w:r>
      <w:bookmarkEnd w:id="1771"/>
    </w:p>
    <w:p w14:paraId="31D508BC" w14:textId="27E67EFF" w:rsidR="005B0472" w:rsidRDefault="00072BA8">
      <w:pPr>
        <w:pStyle w:val="PiedeTabla"/>
        <w:pPrChange w:id="1772" w:author="Pablo Barrero Cruz" w:date="2026-06-30T13:20:00Z" w16du:dateUtc="2026-06-30T11:20:00Z">
          <w:pPr>
            <w:pStyle w:val="Descripcin"/>
          </w:pPr>
        </w:pPrChange>
      </w:pPr>
      <w:bookmarkStart w:id="1773" w:name="_Toc233720822"/>
      <w:r>
        <w:rPr>
          <w:noProof/>
        </w:rPr>
        <w:drawing>
          <wp:inline distT="0" distB="0" distL="0" distR="0" wp14:anchorId="5758614E" wp14:editId="1928E599">
            <wp:extent cx="5400040" cy="1401445"/>
            <wp:effectExtent l="0" t="0" r="0" b="0"/>
            <wp:docPr id="2027800276"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1401445"/>
                    </a:xfrm>
                    <a:prstGeom prst="rect">
                      <a:avLst/>
                    </a:prstGeom>
                    <a:noFill/>
                    <a:ln>
                      <a:noFill/>
                    </a:ln>
                  </pic:spPr>
                </pic:pic>
              </a:graphicData>
            </a:graphic>
          </wp:inline>
        </w:drawing>
      </w:r>
      <w:r w:rsidR="00584DD9" w:rsidRPr="0008655D" w:rsidDel="0008655D">
        <w:t xml:space="preserve"> </w:t>
      </w:r>
      <w:r w:rsidR="00584DD9">
        <w:t>Figura 5.5.</w:t>
      </w:r>
      <w:r>
        <w:t>2</w:t>
      </w:r>
      <w:r w:rsidR="00584DD9">
        <w:t xml:space="preserve"> </w:t>
      </w:r>
      <w:r w:rsidR="009A3976">
        <w:t>Diagrama de actividad de UC-02 - Cerrar sesión.</w:t>
      </w:r>
      <w:bookmarkEnd w:id="1773"/>
    </w:p>
    <w:p w14:paraId="54BCED9C" w14:textId="77777777" w:rsidR="005B0472" w:rsidRDefault="005B0472" w:rsidP="005E1A08">
      <w:pPr>
        <w:pStyle w:val="Ttulo3"/>
      </w:pPr>
      <w:bookmarkStart w:id="1774" w:name="_Toc233728248"/>
      <w:r>
        <w:t>UC-03 - Gestionar usuarios</w:t>
      </w:r>
      <w:bookmarkEnd w:id="1774"/>
    </w:p>
    <w:tbl>
      <w:tblPr>
        <w:tblStyle w:val="Tablaconcuadrcula"/>
        <w:tblW w:w="0" w:type="auto"/>
        <w:tblLook w:val="04A0" w:firstRow="1" w:lastRow="0" w:firstColumn="1" w:lastColumn="0" w:noHBand="0" w:noVBand="1"/>
      </w:tblPr>
      <w:tblGrid>
        <w:gridCol w:w="1668"/>
        <w:gridCol w:w="6686"/>
      </w:tblGrid>
      <w:tr w:rsidR="005B0472" w14:paraId="312B781F" w14:textId="77777777" w:rsidTr="0030244A">
        <w:trPr>
          <w:trHeight w:val="660"/>
        </w:trPr>
        <w:tc>
          <w:tcPr>
            <w:tcW w:w="8354" w:type="dxa"/>
            <w:gridSpan w:val="2"/>
            <w:shd w:val="clear" w:color="auto" w:fill="DDDDDD" w:themeFill="accent1"/>
            <w:vAlign w:val="center"/>
          </w:tcPr>
          <w:p w14:paraId="6EF4674A" w14:textId="77777777" w:rsidR="005B0472" w:rsidRPr="00F74526" w:rsidRDefault="005B0472">
            <w:pPr>
              <w:jc w:val="center"/>
              <w:rPr>
                <w:b/>
                <w:bCs/>
              </w:rPr>
            </w:pPr>
            <w:r w:rsidRPr="00F74526">
              <w:rPr>
                <w:b/>
                <w:bCs/>
              </w:rPr>
              <w:t>UC-03 - Gestionar usuarios</w:t>
            </w:r>
          </w:p>
        </w:tc>
      </w:tr>
      <w:tr w:rsidR="005B0472" w14:paraId="2FB11EFF" w14:textId="77777777" w:rsidTr="0030244A">
        <w:tc>
          <w:tcPr>
            <w:tcW w:w="1668" w:type="dxa"/>
            <w:vAlign w:val="center"/>
          </w:tcPr>
          <w:p w14:paraId="6BAC0903" w14:textId="77777777" w:rsidR="005B0472" w:rsidRDefault="005B0472">
            <w:r>
              <w:t>Precondiciones</w:t>
            </w:r>
          </w:p>
        </w:tc>
        <w:tc>
          <w:tcPr>
            <w:tcW w:w="6686" w:type="dxa"/>
            <w:vAlign w:val="center"/>
          </w:tcPr>
          <w:p w14:paraId="41E2AA6E" w14:textId="77777777" w:rsidR="005B0472" w:rsidRDefault="005B0472">
            <w:r>
              <w:t>El Admin está autenticado y tiene permisos de administración.</w:t>
            </w:r>
          </w:p>
        </w:tc>
      </w:tr>
      <w:tr w:rsidR="005B0472" w14:paraId="15CFEE13" w14:textId="77777777" w:rsidTr="0030244A">
        <w:tc>
          <w:tcPr>
            <w:tcW w:w="1668" w:type="dxa"/>
            <w:vAlign w:val="center"/>
          </w:tcPr>
          <w:p w14:paraId="38FED8BB" w14:textId="77777777" w:rsidR="005B0472" w:rsidRDefault="005B0472">
            <w:r>
              <w:t>Postcondiciones</w:t>
            </w:r>
          </w:p>
        </w:tc>
        <w:tc>
          <w:tcPr>
            <w:tcW w:w="6686" w:type="dxa"/>
            <w:vAlign w:val="center"/>
          </w:tcPr>
          <w:p w14:paraId="23CD4B56" w14:textId="77777777" w:rsidR="005B0472" w:rsidRDefault="005B0472">
            <w:r>
              <w:t>Se consultan o modifican usuarios del sistema según la operación realizada.</w:t>
            </w:r>
          </w:p>
        </w:tc>
      </w:tr>
      <w:tr w:rsidR="005B0472" w14:paraId="18BDFA19" w14:textId="77777777" w:rsidTr="0030244A">
        <w:tc>
          <w:tcPr>
            <w:tcW w:w="1668" w:type="dxa"/>
            <w:vAlign w:val="center"/>
          </w:tcPr>
          <w:p w14:paraId="64ECFB7C" w14:textId="77777777" w:rsidR="005B0472" w:rsidRDefault="005B0472">
            <w:r>
              <w:t>Actores</w:t>
            </w:r>
          </w:p>
        </w:tc>
        <w:tc>
          <w:tcPr>
            <w:tcW w:w="6686" w:type="dxa"/>
            <w:vAlign w:val="center"/>
          </w:tcPr>
          <w:p w14:paraId="7278A0CE" w14:textId="77777777" w:rsidR="005B0472" w:rsidRDefault="005B0472">
            <w:r>
              <w:t>Admin</w:t>
            </w:r>
          </w:p>
        </w:tc>
      </w:tr>
      <w:tr w:rsidR="005B0472" w14:paraId="02FAC34F" w14:textId="77777777" w:rsidTr="0030244A">
        <w:tc>
          <w:tcPr>
            <w:tcW w:w="1668" w:type="dxa"/>
            <w:vAlign w:val="center"/>
          </w:tcPr>
          <w:p w14:paraId="4B303CEA" w14:textId="77777777" w:rsidR="005B0472" w:rsidRDefault="005B0472">
            <w:r>
              <w:t>Descripción</w:t>
            </w:r>
          </w:p>
        </w:tc>
        <w:tc>
          <w:tcPr>
            <w:tcW w:w="6686" w:type="dxa"/>
            <w:vAlign w:val="center"/>
          </w:tcPr>
          <w:p w14:paraId="149DC0D1" w14:textId="77777777" w:rsidR="005B0472" w:rsidRDefault="005B0472">
            <w:pPr>
              <w:jc w:val="left"/>
            </w:pPr>
            <w:r>
              <w:t>1. El Admin accede a la sección de gestión de usuarios.</w:t>
            </w:r>
            <w:r>
              <w:br/>
              <w:t>2. Consulta el listado o selecciona un usuario concreto.</w:t>
            </w:r>
            <w:r>
              <w:br/>
              <w:t>3. Elige la operación que desea realizar: editar datos básicos, cambiar rol, activar o desactivar, restablecer contraseña o aplicar borrado lógico.</w:t>
            </w:r>
            <w:r>
              <w:br/>
              <w:t>4. El sistema valida los datos, aplica los cambios y confirma la operación.</w:t>
            </w:r>
          </w:p>
        </w:tc>
      </w:tr>
      <w:tr w:rsidR="005B0472" w14:paraId="7AD7DFEF" w14:textId="77777777" w:rsidTr="0030244A">
        <w:tc>
          <w:tcPr>
            <w:tcW w:w="1668" w:type="dxa"/>
            <w:vAlign w:val="center"/>
          </w:tcPr>
          <w:p w14:paraId="692355B5" w14:textId="77777777" w:rsidR="005B0472" w:rsidRDefault="005B0472">
            <w:r>
              <w:t>Variaciones</w:t>
            </w:r>
          </w:p>
        </w:tc>
        <w:tc>
          <w:tcPr>
            <w:tcW w:w="6686" w:type="dxa"/>
            <w:vAlign w:val="center"/>
          </w:tcPr>
          <w:p w14:paraId="0B9C00D0" w14:textId="77777777" w:rsidR="005B0472" w:rsidRDefault="005B0472">
            <w:pPr>
              <w:jc w:val="left"/>
            </w:pPr>
            <w:r>
              <w:t>V1. Cambio de rol: el Admin asigna uno de los roles permitidos.</w:t>
            </w:r>
            <w:r>
              <w:br/>
              <w:t>V2. Restablecimiento de contraseña: el sistema actualiza la contraseña y revoca las sesiones activas del usuario.</w:t>
            </w:r>
            <w:r>
              <w:br/>
              <w:t>V3. Cambio de estado o borrado lógico: la cuenta deja de estar operativa, conservando el histórico.</w:t>
            </w:r>
          </w:p>
        </w:tc>
      </w:tr>
      <w:tr w:rsidR="005B0472" w14:paraId="577BE8F8" w14:textId="77777777" w:rsidTr="0030244A">
        <w:tc>
          <w:tcPr>
            <w:tcW w:w="1668" w:type="dxa"/>
            <w:vAlign w:val="center"/>
          </w:tcPr>
          <w:p w14:paraId="46B6D2C1" w14:textId="77777777" w:rsidR="005B0472" w:rsidRDefault="005B0472">
            <w:r>
              <w:lastRenderedPageBreak/>
              <w:t>Excepciones</w:t>
            </w:r>
          </w:p>
        </w:tc>
        <w:tc>
          <w:tcPr>
            <w:tcW w:w="6686" w:type="dxa"/>
            <w:vAlign w:val="center"/>
          </w:tcPr>
          <w:p w14:paraId="6EC00490" w14:textId="77777777" w:rsidR="005B0472" w:rsidRDefault="005B0472">
            <w:r>
              <w:t>E1. Datos inválidos o duplicados: el sistema muestra validaciones y no aplica cambios.</w:t>
            </w:r>
            <w:r>
              <w:br/>
              <w:t>E2. Error de sistema: el sistema muestra un error genérico y registra el incidente.</w:t>
            </w:r>
          </w:p>
        </w:tc>
      </w:tr>
      <w:tr w:rsidR="005B0472" w14:paraId="17197499" w14:textId="77777777" w:rsidTr="0030244A">
        <w:tc>
          <w:tcPr>
            <w:tcW w:w="1668" w:type="dxa"/>
            <w:vAlign w:val="center"/>
          </w:tcPr>
          <w:p w14:paraId="47A55839" w14:textId="77777777" w:rsidR="005B0472" w:rsidRDefault="005B0472">
            <w:r>
              <w:t>Notas</w:t>
            </w:r>
          </w:p>
        </w:tc>
        <w:tc>
          <w:tcPr>
            <w:tcW w:w="6686" w:type="dxa"/>
            <w:vAlign w:val="center"/>
          </w:tcPr>
          <w:p w14:paraId="2D364C4A" w14:textId="77777777" w:rsidR="005B0472" w:rsidRDefault="005B0472">
            <w:r>
              <w:t>El registro público solo crea cuentas de alumnado; el alta o promoción de roles con más permisos queda reservada al Admin.</w:t>
            </w:r>
          </w:p>
        </w:tc>
      </w:tr>
    </w:tbl>
    <w:p w14:paraId="469AD086" w14:textId="44A3E6A8" w:rsidR="005B0472" w:rsidRDefault="0030244A">
      <w:pPr>
        <w:pStyle w:val="PiedeTabla"/>
        <w:pPrChange w:id="1775" w:author="Pablo Barrero Cruz" w:date="2026-06-30T13:20:00Z" w16du:dateUtc="2026-06-30T11:20:00Z">
          <w:pPr>
            <w:pStyle w:val="Descripcin"/>
            <w:spacing w:before="240"/>
          </w:pPr>
        </w:pPrChange>
      </w:pPr>
      <w:bookmarkStart w:id="1776" w:name="_Toc233720823"/>
      <w:r>
        <w:t xml:space="preserve">Tabla </w:t>
      </w:r>
      <w:r w:rsidRPr="0030244A">
        <w:t>5.5.3. Especificación del caso de uso UC-03 - Gestionar usuarios</w:t>
      </w:r>
      <w:bookmarkEnd w:id="1776"/>
    </w:p>
    <w:p w14:paraId="5E1F601E" w14:textId="0A2E0980" w:rsidR="00072BA8" w:rsidRDefault="003D335E">
      <w:pPr>
        <w:pStyle w:val="PiedeTabla"/>
        <w:pPrChange w:id="1777" w:author="Pablo Barrero Cruz" w:date="2026-06-30T13:20:00Z" w16du:dateUtc="2026-06-30T11:20:00Z">
          <w:pPr>
            <w:pStyle w:val="Descripcin"/>
          </w:pPr>
        </w:pPrChange>
      </w:pPr>
      <w:bookmarkStart w:id="1778" w:name="_Toc233720824"/>
      <w:r>
        <w:rPr>
          <w:noProof/>
        </w:rPr>
        <w:drawing>
          <wp:inline distT="0" distB="0" distL="0" distR="0" wp14:anchorId="678D8956" wp14:editId="0188D3FB">
            <wp:extent cx="5400040" cy="1400175"/>
            <wp:effectExtent l="0" t="0" r="0" b="0"/>
            <wp:docPr id="1778673474"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1400175"/>
                    </a:xfrm>
                    <a:prstGeom prst="rect">
                      <a:avLst/>
                    </a:prstGeom>
                    <a:noFill/>
                    <a:ln>
                      <a:noFill/>
                    </a:ln>
                  </pic:spPr>
                </pic:pic>
              </a:graphicData>
            </a:graphic>
          </wp:inline>
        </w:drawing>
      </w:r>
      <w:r w:rsidR="004100E1" w:rsidRPr="004100E1">
        <w:t xml:space="preserve"> </w:t>
      </w:r>
      <w:r w:rsidR="004100E1">
        <w:t>Figura 5.</w:t>
      </w:r>
      <w:r w:rsidR="008F2229">
        <w:t>5</w:t>
      </w:r>
      <w:r w:rsidR="004100E1">
        <w:t>.</w:t>
      </w:r>
      <w:r w:rsidR="008F2229">
        <w:t>3</w:t>
      </w:r>
      <w:r w:rsidR="004100E1">
        <w:t xml:space="preserve"> Diagrama de actividad de UC-03 - Gestionar usuarios.</w:t>
      </w:r>
      <w:bookmarkEnd w:id="1778"/>
    </w:p>
    <w:p w14:paraId="3C3E6E56" w14:textId="77777777" w:rsidR="005B0472" w:rsidRDefault="005B0472" w:rsidP="005E1A08">
      <w:pPr>
        <w:pStyle w:val="Ttulo3"/>
      </w:pPr>
      <w:bookmarkStart w:id="1779" w:name="_Toc233728249"/>
      <w:r>
        <w:t>UC-04 - Crear pregunta</w:t>
      </w:r>
      <w:bookmarkEnd w:id="1779"/>
    </w:p>
    <w:tbl>
      <w:tblPr>
        <w:tblStyle w:val="Tablaconcuadrcula"/>
        <w:tblW w:w="0" w:type="auto"/>
        <w:tblLook w:val="04A0" w:firstRow="1" w:lastRow="0" w:firstColumn="1" w:lastColumn="0" w:noHBand="0" w:noVBand="1"/>
      </w:tblPr>
      <w:tblGrid>
        <w:gridCol w:w="1668"/>
        <w:gridCol w:w="6686"/>
      </w:tblGrid>
      <w:tr w:rsidR="005B0472" w14:paraId="391FBBEB" w14:textId="77777777" w:rsidTr="0030244A">
        <w:trPr>
          <w:trHeight w:val="596"/>
        </w:trPr>
        <w:tc>
          <w:tcPr>
            <w:tcW w:w="8354" w:type="dxa"/>
            <w:gridSpan w:val="2"/>
            <w:shd w:val="clear" w:color="auto" w:fill="DDDDDD" w:themeFill="accent1"/>
            <w:vAlign w:val="center"/>
          </w:tcPr>
          <w:p w14:paraId="421BA1EC" w14:textId="77777777" w:rsidR="005B0472" w:rsidRPr="00F74526" w:rsidRDefault="005B0472">
            <w:pPr>
              <w:jc w:val="center"/>
              <w:rPr>
                <w:b/>
                <w:bCs/>
              </w:rPr>
            </w:pPr>
            <w:r w:rsidRPr="00F74526">
              <w:rPr>
                <w:b/>
                <w:bCs/>
              </w:rPr>
              <w:t>UC-04 - Crear pregunta</w:t>
            </w:r>
          </w:p>
        </w:tc>
      </w:tr>
      <w:tr w:rsidR="005B0472" w14:paraId="353E4E58" w14:textId="77777777" w:rsidTr="0030244A">
        <w:tc>
          <w:tcPr>
            <w:tcW w:w="1668" w:type="dxa"/>
            <w:vAlign w:val="center"/>
          </w:tcPr>
          <w:p w14:paraId="1178F067" w14:textId="77777777" w:rsidR="005B0472" w:rsidRDefault="005B0472">
            <w:r>
              <w:t>Precondiciones</w:t>
            </w:r>
          </w:p>
        </w:tc>
        <w:tc>
          <w:tcPr>
            <w:tcW w:w="6686" w:type="dxa"/>
            <w:vAlign w:val="center"/>
          </w:tcPr>
          <w:p w14:paraId="67AB6493" w14:textId="77777777" w:rsidR="005B0472" w:rsidRDefault="005B0472">
            <w:commentRangeStart w:id="1780"/>
            <w:r>
              <w:t xml:space="preserve">El Profesor está </w:t>
            </w:r>
            <w:commentRangeEnd w:id="1780"/>
            <w:r w:rsidR="007F11AB">
              <w:rPr>
                <w:rStyle w:val="Refdecomentario"/>
                <w:sz w:val="22"/>
                <w:szCs w:val="22"/>
              </w:rPr>
              <w:commentReference w:id="1780"/>
            </w:r>
            <w:r>
              <w:t>autenticado y tiene permisos de edición en el banco de preguntas.</w:t>
            </w:r>
          </w:p>
        </w:tc>
      </w:tr>
      <w:tr w:rsidR="005B0472" w14:paraId="14F3A9BE" w14:textId="77777777" w:rsidTr="0030244A">
        <w:tc>
          <w:tcPr>
            <w:tcW w:w="1668" w:type="dxa"/>
            <w:vAlign w:val="center"/>
          </w:tcPr>
          <w:p w14:paraId="325051DF" w14:textId="77777777" w:rsidR="005B0472" w:rsidRDefault="005B0472">
            <w:r>
              <w:t>Postcondiciones</w:t>
            </w:r>
          </w:p>
        </w:tc>
        <w:tc>
          <w:tcPr>
            <w:tcW w:w="6686" w:type="dxa"/>
            <w:vAlign w:val="center"/>
          </w:tcPr>
          <w:p w14:paraId="4E61B1ED" w14:textId="77777777" w:rsidR="005B0472" w:rsidRDefault="005B0472">
            <w:r>
              <w:t>Se registra una nueva pregunta en el banco con identificador interno y metadatos básicos.</w:t>
            </w:r>
          </w:p>
        </w:tc>
      </w:tr>
      <w:tr w:rsidR="005B0472" w14:paraId="0B860F0C" w14:textId="77777777" w:rsidTr="0030244A">
        <w:tc>
          <w:tcPr>
            <w:tcW w:w="1668" w:type="dxa"/>
            <w:vAlign w:val="center"/>
          </w:tcPr>
          <w:p w14:paraId="62C38CED" w14:textId="77777777" w:rsidR="005B0472" w:rsidRDefault="005B0472">
            <w:r>
              <w:t>Actores</w:t>
            </w:r>
          </w:p>
        </w:tc>
        <w:tc>
          <w:tcPr>
            <w:tcW w:w="6686" w:type="dxa"/>
            <w:vAlign w:val="center"/>
          </w:tcPr>
          <w:p w14:paraId="03025511" w14:textId="77777777" w:rsidR="005B0472" w:rsidRDefault="005B0472">
            <w:r>
              <w:t>Profesor</w:t>
            </w:r>
          </w:p>
        </w:tc>
      </w:tr>
      <w:tr w:rsidR="005B0472" w14:paraId="1357D38A" w14:textId="77777777" w:rsidTr="0030244A">
        <w:tc>
          <w:tcPr>
            <w:tcW w:w="1668" w:type="dxa"/>
            <w:vAlign w:val="center"/>
          </w:tcPr>
          <w:p w14:paraId="30FBF6BC" w14:textId="77777777" w:rsidR="005B0472" w:rsidRDefault="005B0472">
            <w:r>
              <w:t>Descripción</w:t>
            </w:r>
          </w:p>
        </w:tc>
        <w:tc>
          <w:tcPr>
            <w:tcW w:w="6686" w:type="dxa"/>
            <w:vAlign w:val="center"/>
          </w:tcPr>
          <w:p w14:paraId="4D355DAF" w14:textId="77777777" w:rsidR="005B0472" w:rsidRDefault="005B0472">
            <w:pPr>
              <w:jc w:val="left"/>
            </w:pPr>
            <w:r>
              <w:t>1. El Profesor accede al banco de preguntas y selecciona la opción de nueva pregunta.</w:t>
            </w:r>
            <w:r>
              <w:br/>
              <w:t>2. Cumplimenta título, tipo, enunciado, explicación y etiquetas.</w:t>
            </w:r>
            <w:r>
              <w:br/>
              <w:t>3. Configura la parte específica del tipo elegido.</w:t>
            </w:r>
            <w:r>
              <w:br/>
              <w:t>4. Si la pregunta es paramétrica, selecciona una plantilla cerrada y revisa el ejemplo regenerable.</w:t>
            </w:r>
            <w:r>
              <w:br/>
              <w:t>5. El sistema valida la información y guarda la pregunta.</w:t>
            </w:r>
          </w:p>
        </w:tc>
      </w:tr>
      <w:tr w:rsidR="005B0472" w14:paraId="6EC56E96" w14:textId="77777777" w:rsidTr="0030244A">
        <w:tc>
          <w:tcPr>
            <w:tcW w:w="1668" w:type="dxa"/>
            <w:vAlign w:val="center"/>
          </w:tcPr>
          <w:p w14:paraId="2B5AFF8B" w14:textId="77777777" w:rsidR="005B0472" w:rsidRDefault="005B0472">
            <w:r>
              <w:t>Variaciones</w:t>
            </w:r>
          </w:p>
        </w:tc>
        <w:tc>
          <w:tcPr>
            <w:tcW w:w="6686" w:type="dxa"/>
            <w:vAlign w:val="center"/>
          </w:tcPr>
          <w:p w14:paraId="5D0A49FE" w14:textId="77777777" w:rsidR="005B0472" w:rsidRDefault="005B0472">
            <w:pPr>
              <w:jc w:val="left"/>
            </w:pPr>
            <w:r>
              <w:t>V1. El Profesor añade etiquetas para mejorar la clasificación y el filtrado posterior.</w:t>
            </w:r>
            <w:r>
              <w:br/>
              <w:t>V2. Contenido matemático: la interfaz ofrece previsualización por campo.</w:t>
            </w:r>
            <w:r>
              <w:br/>
              <w:t>V3. Pregunta paramétrica: el sistema muestra el enunciado canónico y un ejemplo de instancia antes de guardar.</w:t>
            </w:r>
          </w:p>
        </w:tc>
      </w:tr>
      <w:tr w:rsidR="005B0472" w14:paraId="18AABD9F" w14:textId="77777777" w:rsidTr="0030244A">
        <w:tc>
          <w:tcPr>
            <w:tcW w:w="1668" w:type="dxa"/>
            <w:vAlign w:val="center"/>
          </w:tcPr>
          <w:p w14:paraId="27305E1D" w14:textId="77777777" w:rsidR="005B0472" w:rsidRDefault="005B0472">
            <w:r>
              <w:t>Excepciones</w:t>
            </w:r>
          </w:p>
        </w:tc>
        <w:tc>
          <w:tcPr>
            <w:tcW w:w="6686" w:type="dxa"/>
            <w:vAlign w:val="center"/>
          </w:tcPr>
          <w:p w14:paraId="05974E7D" w14:textId="77777777" w:rsidR="005B0472" w:rsidRDefault="005B0472">
            <w:r>
              <w:t>E1. Campos obligatorios ausentes, sintaxis inválida o configuración específica incoherente: el sistema muestra validaciones y no guarda la pregunta.</w:t>
            </w:r>
          </w:p>
        </w:tc>
      </w:tr>
      <w:tr w:rsidR="005B0472" w14:paraId="6683085D" w14:textId="77777777" w:rsidTr="0030244A">
        <w:tc>
          <w:tcPr>
            <w:tcW w:w="1668" w:type="dxa"/>
            <w:vAlign w:val="center"/>
          </w:tcPr>
          <w:p w14:paraId="693936AE" w14:textId="77777777" w:rsidR="005B0472" w:rsidRDefault="005B0472">
            <w:r>
              <w:t>Notas</w:t>
            </w:r>
          </w:p>
        </w:tc>
        <w:tc>
          <w:tcPr>
            <w:tcW w:w="6686" w:type="dxa"/>
            <w:vAlign w:val="center"/>
          </w:tcPr>
          <w:p w14:paraId="52F39AB6" w14:textId="77777777" w:rsidR="005B0472" w:rsidRDefault="005B0472">
            <w:r>
              <w:t>Las preguntas paramétricas no exponen un editor algebraico libre; se basan en plantillas cerradas.</w:t>
            </w:r>
          </w:p>
        </w:tc>
      </w:tr>
    </w:tbl>
    <w:p w14:paraId="691A0FC0" w14:textId="60D9F805" w:rsidR="0099605D" w:rsidRDefault="0030244A">
      <w:pPr>
        <w:pStyle w:val="PiedeTabla"/>
        <w:pPrChange w:id="1781" w:author="Pablo Barrero Cruz" w:date="2026-06-30T13:20:00Z" w16du:dateUtc="2026-06-30T11:20:00Z">
          <w:pPr>
            <w:pStyle w:val="Descripcin"/>
            <w:spacing w:before="240"/>
          </w:pPr>
        </w:pPrChange>
      </w:pPr>
      <w:bookmarkStart w:id="1782" w:name="_Toc233720825"/>
      <w:r>
        <w:t xml:space="preserve">Tabla </w:t>
      </w:r>
      <w:r w:rsidRPr="0030244A">
        <w:t>5.5.4. Especificación del caso de uso UC-04 - Crear pregunta</w:t>
      </w:r>
      <w:bookmarkEnd w:id="1782"/>
    </w:p>
    <w:p w14:paraId="2241041C" w14:textId="3688EC58" w:rsidR="001B4018" w:rsidRDefault="001B4018" w:rsidP="0099605D">
      <w:pPr>
        <w:pStyle w:val="Descripcin"/>
      </w:pPr>
      <w:r>
        <w:rPr>
          <w:noProof/>
        </w:rPr>
        <w:lastRenderedPageBreak/>
        <w:drawing>
          <wp:inline distT="0" distB="0" distL="0" distR="0" wp14:anchorId="5D6E8F06" wp14:editId="5D341574">
            <wp:extent cx="5400040" cy="1835150"/>
            <wp:effectExtent l="0" t="0" r="0" b="0"/>
            <wp:docPr id="1068844238"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1835150"/>
                    </a:xfrm>
                    <a:prstGeom prst="rect">
                      <a:avLst/>
                    </a:prstGeom>
                    <a:noFill/>
                    <a:ln>
                      <a:noFill/>
                    </a:ln>
                  </pic:spPr>
                </pic:pic>
              </a:graphicData>
            </a:graphic>
          </wp:inline>
        </w:drawing>
      </w:r>
    </w:p>
    <w:p w14:paraId="4BE4C63B" w14:textId="27532D24" w:rsidR="005B0472" w:rsidRDefault="0099605D">
      <w:pPr>
        <w:pStyle w:val="PiedeTabla"/>
        <w:pPrChange w:id="1783" w:author="Pablo Barrero Cruz" w:date="2026-06-30T13:20:00Z" w16du:dateUtc="2026-06-30T11:20:00Z">
          <w:pPr>
            <w:pStyle w:val="Descripcin"/>
          </w:pPr>
        </w:pPrChange>
      </w:pPr>
      <w:bookmarkStart w:id="1784" w:name="_Toc233720826"/>
      <w:r>
        <w:t>Figura 5.</w:t>
      </w:r>
      <w:r w:rsidR="001B4018">
        <w:t>5</w:t>
      </w:r>
      <w:r>
        <w:t>.</w:t>
      </w:r>
      <w:r w:rsidR="001B4018">
        <w:t xml:space="preserve">4 </w:t>
      </w:r>
      <w:r>
        <w:t xml:space="preserve"> Diagrama de actividad de UC-04 - Crear pregunta.</w:t>
      </w:r>
      <w:bookmarkEnd w:id="1784"/>
    </w:p>
    <w:p w14:paraId="2295953C" w14:textId="77777777" w:rsidR="005B0472" w:rsidRDefault="005B0472" w:rsidP="005E1A08">
      <w:pPr>
        <w:pStyle w:val="Ttulo3"/>
      </w:pPr>
      <w:bookmarkStart w:id="1785" w:name="_Toc233728250"/>
      <w:r>
        <w:t>UC-05 - Editar o archivar pregunta</w:t>
      </w:r>
      <w:bookmarkEnd w:id="1785"/>
    </w:p>
    <w:tbl>
      <w:tblPr>
        <w:tblStyle w:val="Tablaconcuadrcula"/>
        <w:tblW w:w="0" w:type="auto"/>
        <w:tblLook w:val="04A0" w:firstRow="1" w:lastRow="0" w:firstColumn="1" w:lastColumn="0" w:noHBand="0" w:noVBand="1"/>
      </w:tblPr>
      <w:tblGrid>
        <w:gridCol w:w="1668"/>
        <w:gridCol w:w="6686"/>
      </w:tblGrid>
      <w:tr w:rsidR="005B0472" w:rsidRPr="003F2C08" w14:paraId="6E43DB7C" w14:textId="77777777" w:rsidTr="0030244A">
        <w:trPr>
          <w:trHeight w:val="503"/>
        </w:trPr>
        <w:tc>
          <w:tcPr>
            <w:tcW w:w="8354" w:type="dxa"/>
            <w:gridSpan w:val="2"/>
            <w:shd w:val="clear" w:color="auto" w:fill="DDDDDD" w:themeFill="accent1"/>
            <w:vAlign w:val="center"/>
          </w:tcPr>
          <w:p w14:paraId="5F8AE36E" w14:textId="77777777" w:rsidR="005B0472" w:rsidRPr="00F74526" w:rsidRDefault="005B0472">
            <w:pPr>
              <w:jc w:val="center"/>
              <w:rPr>
                <w:b/>
                <w:bCs/>
                <w:lang w:val="pt-PT"/>
              </w:rPr>
            </w:pPr>
            <w:r w:rsidRPr="00F74526">
              <w:rPr>
                <w:b/>
                <w:bCs/>
                <w:lang w:val="pt-PT"/>
              </w:rPr>
              <w:t>UC-05 - Editar o archivar pregunta</w:t>
            </w:r>
          </w:p>
        </w:tc>
      </w:tr>
      <w:tr w:rsidR="005B0472" w14:paraId="64EA8B16" w14:textId="77777777" w:rsidTr="0030244A">
        <w:tc>
          <w:tcPr>
            <w:tcW w:w="1668" w:type="dxa"/>
            <w:vAlign w:val="center"/>
          </w:tcPr>
          <w:p w14:paraId="3C480CCC" w14:textId="77777777" w:rsidR="005B0472" w:rsidRDefault="005B0472">
            <w:r>
              <w:t>Precondiciones</w:t>
            </w:r>
          </w:p>
        </w:tc>
        <w:tc>
          <w:tcPr>
            <w:tcW w:w="6686" w:type="dxa"/>
            <w:vAlign w:val="center"/>
          </w:tcPr>
          <w:p w14:paraId="331FC58D" w14:textId="77777777" w:rsidR="005B0472" w:rsidRDefault="005B0472">
            <w:r>
              <w:t>El Profesor está autenticado y existe al menos una pregunta en el banco.</w:t>
            </w:r>
          </w:p>
        </w:tc>
      </w:tr>
      <w:tr w:rsidR="005B0472" w14:paraId="127E6548" w14:textId="77777777" w:rsidTr="0030244A">
        <w:tc>
          <w:tcPr>
            <w:tcW w:w="1668" w:type="dxa"/>
            <w:vAlign w:val="center"/>
          </w:tcPr>
          <w:p w14:paraId="14E6B52B" w14:textId="77777777" w:rsidR="005B0472" w:rsidRDefault="005B0472">
            <w:r>
              <w:t>Postcondiciones</w:t>
            </w:r>
          </w:p>
        </w:tc>
        <w:tc>
          <w:tcPr>
            <w:tcW w:w="6686" w:type="dxa"/>
            <w:vAlign w:val="center"/>
          </w:tcPr>
          <w:p w14:paraId="71C0F4DB" w14:textId="77777777" w:rsidR="005B0472" w:rsidRDefault="005B0472">
            <w:r>
              <w:t>La pregunta queda actualizada o archivada sin romper la coherencia histórica de cuestionarios e intentos.</w:t>
            </w:r>
          </w:p>
        </w:tc>
      </w:tr>
      <w:tr w:rsidR="005B0472" w14:paraId="4B105DB1" w14:textId="77777777" w:rsidTr="0030244A">
        <w:tc>
          <w:tcPr>
            <w:tcW w:w="1668" w:type="dxa"/>
            <w:vAlign w:val="center"/>
          </w:tcPr>
          <w:p w14:paraId="1600280B" w14:textId="77777777" w:rsidR="005B0472" w:rsidRDefault="005B0472">
            <w:r>
              <w:t>Actores</w:t>
            </w:r>
          </w:p>
        </w:tc>
        <w:tc>
          <w:tcPr>
            <w:tcW w:w="6686" w:type="dxa"/>
            <w:vAlign w:val="center"/>
          </w:tcPr>
          <w:p w14:paraId="1F0CD9E8" w14:textId="77777777" w:rsidR="005B0472" w:rsidRDefault="005B0472">
            <w:r>
              <w:t>Profesor</w:t>
            </w:r>
          </w:p>
        </w:tc>
      </w:tr>
      <w:tr w:rsidR="005B0472" w14:paraId="4EBB1937" w14:textId="77777777" w:rsidTr="0030244A">
        <w:tc>
          <w:tcPr>
            <w:tcW w:w="1668" w:type="dxa"/>
            <w:vAlign w:val="center"/>
          </w:tcPr>
          <w:p w14:paraId="4DE722EC" w14:textId="77777777" w:rsidR="005B0472" w:rsidRDefault="005B0472">
            <w:r>
              <w:t>Descripción</w:t>
            </w:r>
          </w:p>
        </w:tc>
        <w:tc>
          <w:tcPr>
            <w:tcW w:w="6686" w:type="dxa"/>
            <w:vAlign w:val="center"/>
          </w:tcPr>
          <w:p w14:paraId="3733867C" w14:textId="77777777" w:rsidR="005B0472" w:rsidRDefault="005B0472">
            <w:pPr>
              <w:jc w:val="left"/>
            </w:pPr>
            <w:r>
              <w:t>1. El Profesor accede al banco de preguntas.</w:t>
            </w:r>
            <w:r>
              <w:br/>
              <w:t>2. Localiza una pregunta mediante búsqueda o filtros.</w:t>
            </w:r>
            <w:r>
              <w:br/>
              <w:t>3. Abre el editor de la pregunta.</w:t>
            </w:r>
            <w:r>
              <w:br/>
              <w:t>4. Modifica los campos necesarios o decide archivarla.</w:t>
            </w:r>
            <w:r>
              <w:br/>
              <w:t>5. El sistema valida y persiste la operación.</w:t>
            </w:r>
            <w:r>
              <w:br/>
              <w:t>6. La interfaz actualiza el listado y confirma el resultado.</w:t>
            </w:r>
          </w:p>
        </w:tc>
      </w:tr>
      <w:tr w:rsidR="005B0472" w14:paraId="5FE3CA19" w14:textId="77777777" w:rsidTr="0030244A">
        <w:tc>
          <w:tcPr>
            <w:tcW w:w="1668" w:type="dxa"/>
            <w:vAlign w:val="center"/>
          </w:tcPr>
          <w:p w14:paraId="7AC32878" w14:textId="77777777" w:rsidR="005B0472" w:rsidRDefault="005B0472">
            <w:r>
              <w:t>Variaciones</w:t>
            </w:r>
          </w:p>
        </w:tc>
        <w:tc>
          <w:tcPr>
            <w:tcW w:w="6686" w:type="dxa"/>
            <w:vAlign w:val="center"/>
          </w:tcPr>
          <w:p w14:paraId="2BF48D77" w14:textId="77777777" w:rsidR="005B0472" w:rsidRDefault="005B0472">
            <w:pPr>
              <w:jc w:val="left"/>
            </w:pPr>
            <w:r>
              <w:t>V1. Edición parcial: el Profesor cambia solo etiquetas, explicación general o “feedback”.</w:t>
            </w:r>
            <w:r>
              <w:br/>
              <w:t>V2. Pregunta ya utilizada: el sistema restringe cambios estructurales cuando puedan afectar a resultados históricos.</w:t>
            </w:r>
            <w:r>
              <w:br/>
              <w:t>V3. Archivado: la pregunta deja de ofrecerse para nuevos cuestionarios, pero se conserva para trazabilidad.</w:t>
            </w:r>
          </w:p>
        </w:tc>
      </w:tr>
      <w:tr w:rsidR="005B0472" w14:paraId="3A8782D9" w14:textId="77777777" w:rsidTr="0030244A">
        <w:tc>
          <w:tcPr>
            <w:tcW w:w="1668" w:type="dxa"/>
            <w:vAlign w:val="center"/>
          </w:tcPr>
          <w:p w14:paraId="40CCFFF1" w14:textId="77777777" w:rsidR="005B0472" w:rsidRDefault="005B0472">
            <w:r>
              <w:t>Excepciones</w:t>
            </w:r>
          </w:p>
        </w:tc>
        <w:tc>
          <w:tcPr>
            <w:tcW w:w="6686" w:type="dxa"/>
            <w:vAlign w:val="center"/>
          </w:tcPr>
          <w:p w14:paraId="138398BF" w14:textId="77777777" w:rsidR="005B0472" w:rsidRDefault="005B0472">
            <w:r>
              <w:t>E1. Error al guardar o archivar: el sistema notifica el error y registra el incidente.</w:t>
            </w:r>
          </w:p>
        </w:tc>
      </w:tr>
      <w:tr w:rsidR="005B0472" w14:paraId="4E91145F" w14:textId="77777777" w:rsidTr="0030244A">
        <w:tc>
          <w:tcPr>
            <w:tcW w:w="1668" w:type="dxa"/>
            <w:vAlign w:val="center"/>
          </w:tcPr>
          <w:p w14:paraId="7BB37FCB" w14:textId="77777777" w:rsidR="005B0472" w:rsidRDefault="005B0472">
            <w:r>
              <w:t>Notas</w:t>
            </w:r>
          </w:p>
        </w:tc>
        <w:tc>
          <w:tcPr>
            <w:tcW w:w="6686" w:type="dxa"/>
            <w:vAlign w:val="center"/>
          </w:tcPr>
          <w:p w14:paraId="303A7B18" w14:textId="77777777" w:rsidR="005B0472" w:rsidRDefault="005B0472">
            <w:r>
              <w:t>Se evita el borrado físico de preguntas ya referenciadas por cuestionarios o intentos.</w:t>
            </w:r>
          </w:p>
        </w:tc>
      </w:tr>
    </w:tbl>
    <w:p w14:paraId="1C653DEA" w14:textId="4EF992B4" w:rsidR="0030244A" w:rsidRDefault="0030244A">
      <w:pPr>
        <w:pStyle w:val="PiedeTabla"/>
        <w:pPrChange w:id="1786" w:author="Pablo Barrero Cruz" w:date="2026-06-30T13:20:00Z" w16du:dateUtc="2026-06-30T11:20:00Z">
          <w:pPr>
            <w:pStyle w:val="Descripcin"/>
            <w:spacing w:before="240"/>
          </w:pPr>
        </w:pPrChange>
      </w:pPr>
      <w:bookmarkStart w:id="1787" w:name="_Toc233720827"/>
      <w:r>
        <w:t xml:space="preserve">Tabla </w:t>
      </w:r>
      <w:r w:rsidRPr="0030244A">
        <w:t>5.5.5. Especificación del caso de uso UC-05 - Editar o archivar pregunta</w:t>
      </w:r>
      <w:bookmarkEnd w:id="1787"/>
    </w:p>
    <w:p w14:paraId="2EC75362" w14:textId="27F5CC59" w:rsidR="005B0472" w:rsidRDefault="003A7486" w:rsidP="005B0472">
      <w:r>
        <w:rPr>
          <w:noProof/>
        </w:rPr>
        <w:lastRenderedPageBreak/>
        <w:drawing>
          <wp:inline distT="0" distB="0" distL="0" distR="0" wp14:anchorId="20A09E8D" wp14:editId="18410C8E">
            <wp:extent cx="5400040" cy="2251710"/>
            <wp:effectExtent l="0" t="0" r="0" b="0"/>
            <wp:docPr id="1206618447"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251710"/>
                    </a:xfrm>
                    <a:prstGeom prst="rect">
                      <a:avLst/>
                    </a:prstGeom>
                    <a:noFill/>
                    <a:ln>
                      <a:noFill/>
                    </a:ln>
                  </pic:spPr>
                </pic:pic>
              </a:graphicData>
            </a:graphic>
          </wp:inline>
        </w:drawing>
      </w:r>
    </w:p>
    <w:p w14:paraId="46ED9282" w14:textId="20B4640B" w:rsidR="001B4018" w:rsidRDefault="00072CAF">
      <w:pPr>
        <w:pStyle w:val="PiedeTabla"/>
        <w:pPrChange w:id="1788" w:author="Pablo Barrero Cruz" w:date="2026-06-30T13:20:00Z" w16du:dateUtc="2026-06-30T11:20:00Z">
          <w:pPr>
            <w:pStyle w:val="Descripcin"/>
          </w:pPr>
        </w:pPrChange>
      </w:pPr>
      <w:bookmarkStart w:id="1789" w:name="_Toc233720828"/>
      <w:r>
        <w:t>Figura 5.5.5 Diagrama de actividad de UC-05 - Editar o archivar pregunta.</w:t>
      </w:r>
      <w:bookmarkEnd w:id="1789"/>
    </w:p>
    <w:p w14:paraId="2FD6AC65" w14:textId="77777777" w:rsidR="005B0472" w:rsidRDefault="005B0472" w:rsidP="005E1A08">
      <w:pPr>
        <w:pStyle w:val="Ttulo3"/>
      </w:pPr>
      <w:bookmarkStart w:id="1790" w:name="_Toc233728251"/>
      <w:r>
        <w:t>UC-06 - Crear cuestionario</w:t>
      </w:r>
      <w:bookmarkEnd w:id="1790"/>
    </w:p>
    <w:tbl>
      <w:tblPr>
        <w:tblStyle w:val="Tablaconcuadrcula"/>
        <w:tblW w:w="0" w:type="auto"/>
        <w:tblLook w:val="04A0" w:firstRow="1" w:lastRow="0" w:firstColumn="1" w:lastColumn="0" w:noHBand="0" w:noVBand="1"/>
      </w:tblPr>
      <w:tblGrid>
        <w:gridCol w:w="1668"/>
        <w:gridCol w:w="6686"/>
      </w:tblGrid>
      <w:tr w:rsidR="005B0472" w14:paraId="7C1D2C7F" w14:textId="77777777" w:rsidTr="0030244A">
        <w:trPr>
          <w:trHeight w:val="479"/>
        </w:trPr>
        <w:tc>
          <w:tcPr>
            <w:tcW w:w="8354" w:type="dxa"/>
            <w:gridSpan w:val="2"/>
            <w:shd w:val="clear" w:color="auto" w:fill="DDDDDD" w:themeFill="accent1"/>
            <w:vAlign w:val="center"/>
          </w:tcPr>
          <w:p w14:paraId="59A077B4" w14:textId="77777777" w:rsidR="005B0472" w:rsidRPr="00F74526" w:rsidRDefault="005B0472">
            <w:pPr>
              <w:jc w:val="center"/>
              <w:rPr>
                <w:b/>
                <w:bCs/>
              </w:rPr>
            </w:pPr>
            <w:r w:rsidRPr="00F74526">
              <w:rPr>
                <w:b/>
                <w:bCs/>
              </w:rPr>
              <w:t>UC-06 - Crear cuestionario</w:t>
            </w:r>
          </w:p>
        </w:tc>
      </w:tr>
      <w:tr w:rsidR="005B0472" w14:paraId="28F1EC6A" w14:textId="77777777" w:rsidTr="0030244A">
        <w:tc>
          <w:tcPr>
            <w:tcW w:w="1668" w:type="dxa"/>
            <w:vAlign w:val="center"/>
          </w:tcPr>
          <w:p w14:paraId="06410ADD" w14:textId="77777777" w:rsidR="005B0472" w:rsidRDefault="005B0472">
            <w:r>
              <w:t>Precondiciones</w:t>
            </w:r>
          </w:p>
        </w:tc>
        <w:tc>
          <w:tcPr>
            <w:tcW w:w="6686" w:type="dxa"/>
            <w:vAlign w:val="center"/>
          </w:tcPr>
          <w:p w14:paraId="084A642E" w14:textId="77777777" w:rsidR="005B0472" w:rsidRDefault="005B0472">
            <w:r>
              <w:t>El Profesor está autenticado.</w:t>
            </w:r>
          </w:p>
        </w:tc>
      </w:tr>
      <w:tr w:rsidR="005B0472" w14:paraId="18E14926" w14:textId="77777777" w:rsidTr="0030244A">
        <w:tc>
          <w:tcPr>
            <w:tcW w:w="1668" w:type="dxa"/>
            <w:vAlign w:val="center"/>
          </w:tcPr>
          <w:p w14:paraId="64075EB8" w14:textId="77777777" w:rsidR="005B0472" w:rsidRDefault="005B0472">
            <w:r>
              <w:t>Postcondiciones</w:t>
            </w:r>
          </w:p>
        </w:tc>
        <w:tc>
          <w:tcPr>
            <w:tcW w:w="6686" w:type="dxa"/>
            <w:vAlign w:val="center"/>
          </w:tcPr>
          <w:p w14:paraId="09C9AC3D" w14:textId="77777777" w:rsidR="005B0472" w:rsidRDefault="005B0472">
            <w:r>
              <w:t>Existe un nuevo cuestionario guardado en el sistema con un identificador único, inicialmente en borrador.</w:t>
            </w:r>
          </w:p>
        </w:tc>
      </w:tr>
      <w:tr w:rsidR="005B0472" w14:paraId="21885966" w14:textId="77777777" w:rsidTr="0030244A">
        <w:tc>
          <w:tcPr>
            <w:tcW w:w="1668" w:type="dxa"/>
            <w:vAlign w:val="center"/>
          </w:tcPr>
          <w:p w14:paraId="15BFF7FF" w14:textId="77777777" w:rsidR="005B0472" w:rsidRDefault="005B0472">
            <w:r>
              <w:t>Actores</w:t>
            </w:r>
          </w:p>
        </w:tc>
        <w:tc>
          <w:tcPr>
            <w:tcW w:w="6686" w:type="dxa"/>
            <w:vAlign w:val="center"/>
          </w:tcPr>
          <w:p w14:paraId="0099A62A" w14:textId="77777777" w:rsidR="005B0472" w:rsidRDefault="005B0472">
            <w:r>
              <w:t>Profesor</w:t>
            </w:r>
          </w:p>
        </w:tc>
      </w:tr>
      <w:tr w:rsidR="005B0472" w14:paraId="37D7C9B0" w14:textId="77777777" w:rsidTr="0030244A">
        <w:tc>
          <w:tcPr>
            <w:tcW w:w="1668" w:type="dxa"/>
            <w:vAlign w:val="center"/>
          </w:tcPr>
          <w:p w14:paraId="06DA641E" w14:textId="77777777" w:rsidR="005B0472" w:rsidRDefault="005B0472">
            <w:r>
              <w:t>Descripción</w:t>
            </w:r>
          </w:p>
        </w:tc>
        <w:tc>
          <w:tcPr>
            <w:tcW w:w="6686" w:type="dxa"/>
            <w:vAlign w:val="center"/>
          </w:tcPr>
          <w:p w14:paraId="033F8B83" w14:textId="77777777" w:rsidR="005B0472" w:rsidRDefault="005B0472">
            <w:pPr>
              <w:jc w:val="left"/>
            </w:pPr>
            <w:r>
              <w:t>1. El Profesor accede a la sección de cuestionarios y selecciona crear cuestionario.</w:t>
            </w:r>
            <w:r>
              <w:br/>
              <w:t>2. Introduce la información básica.</w:t>
            </w:r>
            <w:r>
              <w:br/>
              <w:t>3. Selecciona preguntas del banco.</w:t>
            </w:r>
            <w:r>
              <w:br/>
              <w:t>4. Guarda el cuestionario en estado borrador.</w:t>
            </w:r>
          </w:p>
        </w:tc>
      </w:tr>
      <w:tr w:rsidR="005B0472" w14:paraId="1BBC4C4A" w14:textId="77777777" w:rsidTr="0030244A">
        <w:tc>
          <w:tcPr>
            <w:tcW w:w="1668" w:type="dxa"/>
            <w:vAlign w:val="center"/>
          </w:tcPr>
          <w:p w14:paraId="6C6143C2" w14:textId="77777777" w:rsidR="005B0472" w:rsidRDefault="005B0472">
            <w:r>
              <w:t>Variaciones</w:t>
            </w:r>
          </w:p>
        </w:tc>
        <w:tc>
          <w:tcPr>
            <w:tcW w:w="6686" w:type="dxa"/>
            <w:vAlign w:val="center"/>
          </w:tcPr>
          <w:p w14:paraId="6A716854" w14:textId="77777777" w:rsidR="005B0472" w:rsidRDefault="005B0472">
            <w:r>
              <w:t>V1. Banco vacío: el Profesor crea una pregunta mediante UC-04 y vuelve a la selección.</w:t>
            </w:r>
            <w:r>
              <w:br/>
              <w:t>V2. El cuestionario queda creado sin publicarse todavía.</w:t>
            </w:r>
          </w:p>
        </w:tc>
      </w:tr>
      <w:tr w:rsidR="005B0472" w14:paraId="112DC351" w14:textId="77777777" w:rsidTr="0030244A">
        <w:tc>
          <w:tcPr>
            <w:tcW w:w="1668" w:type="dxa"/>
            <w:vAlign w:val="center"/>
          </w:tcPr>
          <w:p w14:paraId="21C76A55" w14:textId="77777777" w:rsidR="005B0472" w:rsidRDefault="005B0472">
            <w:r>
              <w:t>Excepciones</w:t>
            </w:r>
          </w:p>
        </w:tc>
        <w:tc>
          <w:tcPr>
            <w:tcW w:w="6686" w:type="dxa"/>
            <w:vAlign w:val="center"/>
          </w:tcPr>
          <w:p w14:paraId="7A47023C" w14:textId="77777777" w:rsidR="005B0472" w:rsidRDefault="005B0472">
            <w:r>
              <w:t>E1. Error de validación o persistencia: el sistema muestra el error y no crea el cuestionario.</w:t>
            </w:r>
          </w:p>
        </w:tc>
      </w:tr>
      <w:tr w:rsidR="005B0472" w14:paraId="5A61F5FF" w14:textId="77777777" w:rsidTr="0030244A">
        <w:tc>
          <w:tcPr>
            <w:tcW w:w="1668" w:type="dxa"/>
            <w:vAlign w:val="center"/>
          </w:tcPr>
          <w:p w14:paraId="23AAB64C" w14:textId="77777777" w:rsidR="005B0472" w:rsidRDefault="005B0472">
            <w:r>
              <w:t>Notas</w:t>
            </w:r>
          </w:p>
        </w:tc>
        <w:tc>
          <w:tcPr>
            <w:tcW w:w="6686" w:type="dxa"/>
            <w:vAlign w:val="center"/>
          </w:tcPr>
          <w:p w14:paraId="67203A1A" w14:textId="77777777" w:rsidR="005B0472" w:rsidRDefault="005B0472">
            <w:r>
              <w:t>La configuración detallada del cuestionario se recoge en UC-07.</w:t>
            </w:r>
          </w:p>
        </w:tc>
      </w:tr>
    </w:tbl>
    <w:p w14:paraId="06A816AA" w14:textId="09228E83" w:rsidR="00BC7830" w:rsidRDefault="0030244A">
      <w:pPr>
        <w:pStyle w:val="PiedeTabla"/>
        <w:pPrChange w:id="1791" w:author="Pablo Barrero Cruz" w:date="2026-06-30T13:20:00Z" w16du:dateUtc="2026-06-30T11:20:00Z">
          <w:pPr>
            <w:pStyle w:val="Descripcin"/>
            <w:spacing w:before="240"/>
          </w:pPr>
        </w:pPrChange>
      </w:pPr>
      <w:bookmarkStart w:id="1792" w:name="_Toc233720829"/>
      <w:r>
        <w:t xml:space="preserve">Tabla </w:t>
      </w:r>
      <w:r w:rsidRPr="0030244A">
        <w:t>5.5.6. Especificación del caso de uso UC-06 - Crear cuestionario</w:t>
      </w:r>
      <w:bookmarkEnd w:id="1792"/>
    </w:p>
    <w:p w14:paraId="7B272FD2" w14:textId="6C4A05D3" w:rsidR="005B0472" w:rsidRDefault="00F17794">
      <w:pPr>
        <w:pStyle w:val="PiedeTabla"/>
        <w:pPrChange w:id="1793" w:author="Pablo Barrero Cruz" w:date="2026-06-30T13:20:00Z" w16du:dateUtc="2026-06-30T11:20:00Z">
          <w:pPr>
            <w:pStyle w:val="Descripcin"/>
          </w:pPr>
        </w:pPrChange>
      </w:pPr>
      <w:bookmarkStart w:id="1794" w:name="_Toc233720830"/>
      <w:r w:rsidRPr="00F17794">
        <w:rPr>
          <w:noProof/>
        </w:rPr>
        <w:lastRenderedPageBreak/>
        <w:drawing>
          <wp:inline distT="0" distB="0" distL="0" distR="0" wp14:anchorId="6F71E347" wp14:editId="5757B036">
            <wp:extent cx="5400040" cy="1918335"/>
            <wp:effectExtent l="0" t="0" r="0" b="0"/>
            <wp:docPr id="1116842435" name="Imagen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1918335"/>
                    </a:xfrm>
                    <a:prstGeom prst="rect">
                      <a:avLst/>
                    </a:prstGeom>
                    <a:noFill/>
                    <a:ln>
                      <a:noFill/>
                    </a:ln>
                  </pic:spPr>
                </pic:pic>
              </a:graphicData>
            </a:graphic>
          </wp:inline>
        </w:drawing>
      </w:r>
      <w:r w:rsidR="00BC7830">
        <w:t>Figura 5.5.6 Diagrama de actividad de UC-06 - Crear cuestionario.</w:t>
      </w:r>
      <w:bookmarkEnd w:id="1794"/>
    </w:p>
    <w:p w14:paraId="2962729E" w14:textId="77777777" w:rsidR="005B0472" w:rsidRDefault="005B0472" w:rsidP="005E1A08">
      <w:pPr>
        <w:pStyle w:val="Ttulo3"/>
      </w:pPr>
      <w:bookmarkStart w:id="1795" w:name="_Toc233728252"/>
      <w:r>
        <w:t>UC-07 - Configurar cuestionario</w:t>
      </w:r>
      <w:bookmarkEnd w:id="1795"/>
    </w:p>
    <w:tbl>
      <w:tblPr>
        <w:tblStyle w:val="Tablaconcuadrcula"/>
        <w:tblW w:w="0" w:type="auto"/>
        <w:tblLook w:val="04A0" w:firstRow="1" w:lastRow="0" w:firstColumn="1" w:lastColumn="0" w:noHBand="0" w:noVBand="1"/>
      </w:tblPr>
      <w:tblGrid>
        <w:gridCol w:w="1668"/>
        <w:gridCol w:w="6686"/>
      </w:tblGrid>
      <w:tr w:rsidR="005B0472" w14:paraId="1AE3A4FA" w14:textId="77777777" w:rsidTr="0030244A">
        <w:trPr>
          <w:trHeight w:val="503"/>
        </w:trPr>
        <w:tc>
          <w:tcPr>
            <w:tcW w:w="8354" w:type="dxa"/>
            <w:gridSpan w:val="2"/>
            <w:shd w:val="clear" w:color="auto" w:fill="DDDDDD" w:themeFill="accent1"/>
            <w:vAlign w:val="center"/>
          </w:tcPr>
          <w:p w14:paraId="40D3DD75" w14:textId="77777777" w:rsidR="005B0472" w:rsidRPr="00F74526" w:rsidRDefault="005B0472">
            <w:pPr>
              <w:jc w:val="center"/>
              <w:rPr>
                <w:b/>
                <w:bCs/>
              </w:rPr>
            </w:pPr>
            <w:r w:rsidRPr="00F74526">
              <w:rPr>
                <w:b/>
                <w:bCs/>
              </w:rPr>
              <w:t>UC-07 - Configurar cuestionario</w:t>
            </w:r>
          </w:p>
        </w:tc>
      </w:tr>
      <w:tr w:rsidR="005B0472" w14:paraId="7BADB315" w14:textId="77777777" w:rsidTr="0030244A">
        <w:tc>
          <w:tcPr>
            <w:tcW w:w="1668" w:type="dxa"/>
            <w:vAlign w:val="center"/>
          </w:tcPr>
          <w:p w14:paraId="2A3CCBA3" w14:textId="77777777" w:rsidR="005B0472" w:rsidRDefault="005B0472">
            <w:r>
              <w:t>Precondiciones</w:t>
            </w:r>
          </w:p>
        </w:tc>
        <w:tc>
          <w:tcPr>
            <w:tcW w:w="6686" w:type="dxa"/>
            <w:vAlign w:val="center"/>
          </w:tcPr>
          <w:p w14:paraId="795CE442" w14:textId="77777777" w:rsidR="005B0472" w:rsidRDefault="005B0472">
            <w:r>
              <w:t>El Profesor está autenticado y existe un cuestionario creado.</w:t>
            </w:r>
          </w:p>
        </w:tc>
      </w:tr>
      <w:tr w:rsidR="005B0472" w14:paraId="7C63C078" w14:textId="77777777" w:rsidTr="0030244A">
        <w:tc>
          <w:tcPr>
            <w:tcW w:w="1668" w:type="dxa"/>
            <w:vAlign w:val="center"/>
          </w:tcPr>
          <w:p w14:paraId="51BC1740" w14:textId="77777777" w:rsidR="005B0472" w:rsidRDefault="005B0472">
            <w:r>
              <w:t>Postcondiciones</w:t>
            </w:r>
          </w:p>
        </w:tc>
        <w:tc>
          <w:tcPr>
            <w:tcW w:w="6686" w:type="dxa"/>
            <w:vAlign w:val="center"/>
          </w:tcPr>
          <w:p w14:paraId="37D4DE5F" w14:textId="77777777" w:rsidR="005B0472" w:rsidRDefault="005B0472">
            <w:r>
              <w:t>El cuestionario queda con su configuración actualizada.</w:t>
            </w:r>
          </w:p>
        </w:tc>
      </w:tr>
      <w:tr w:rsidR="005B0472" w14:paraId="5ADC5461" w14:textId="77777777" w:rsidTr="0030244A">
        <w:tc>
          <w:tcPr>
            <w:tcW w:w="1668" w:type="dxa"/>
            <w:vAlign w:val="center"/>
          </w:tcPr>
          <w:p w14:paraId="19DBB342" w14:textId="77777777" w:rsidR="005B0472" w:rsidRDefault="005B0472">
            <w:r>
              <w:t>Actores</w:t>
            </w:r>
          </w:p>
        </w:tc>
        <w:tc>
          <w:tcPr>
            <w:tcW w:w="6686" w:type="dxa"/>
            <w:vAlign w:val="center"/>
          </w:tcPr>
          <w:p w14:paraId="1C78A19A" w14:textId="77777777" w:rsidR="005B0472" w:rsidRDefault="005B0472">
            <w:r>
              <w:t>Profesor</w:t>
            </w:r>
          </w:p>
        </w:tc>
      </w:tr>
      <w:tr w:rsidR="005B0472" w14:paraId="6571ACE6" w14:textId="77777777" w:rsidTr="0030244A">
        <w:tc>
          <w:tcPr>
            <w:tcW w:w="1668" w:type="dxa"/>
            <w:vAlign w:val="center"/>
          </w:tcPr>
          <w:p w14:paraId="519DF95C" w14:textId="77777777" w:rsidR="005B0472" w:rsidRDefault="005B0472">
            <w:r>
              <w:t>Descripción</w:t>
            </w:r>
          </w:p>
        </w:tc>
        <w:tc>
          <w:tcPr>
            <w:tcW w:w="6686" w:type="dxa"/>
            <w:vAlign w:val="center"/>
          </w:tcPr>
          <w:p w14:paraId="34741C62" w14:textId="77777777" w:rsidR="005B0472" w:rsidRDefault="005B0472">
            <w:pPr>
              <w:jc w:val="left"/>
            </w:pPr>
            <w:r>
              <w:t>1. El Profesor abre un cuestionario en modo edición.</w:t>
            </w:r>
            <w:r>
              <w:br/>
              <w:t>2. Configura parámetros generales, como fechas, intentos, límite de tiempo, código de acceso y visibilidad del “feedback”.</w:t>
            </w:r>
            <w:r>
              <w:br/>
              <w:t>3. Asigna puntos por pregunta.</w:t>
            </w:r>
            <w:r>
              <w:br/>
              <w:t>4. Si existe una pregunta paramétrica, define cantidad de variantes y tolerancia para esa selección concreta.</w:t>
            </w:r>
            <w:r>
              <w:br/>
              <w:t>5. Guarda la configuración.</w:t>
            </w:r>
          </w:p>
        </w:tc>
      </w:tr>
      <w:tr w:rsidR="005B0472" w14:paraId="074D57B2" w14:textId="77777777" w:rsidTr="0030244A">
        <w:tc>
          <w:tcPr>
            <w:tcW w:w="1668" w:type="dxa"/>
            <w:vAlign w:val="center"/>
          </w:tcPr>
          <w:p w14:paraId="5502D077" w14:textId="77777777" w:rsidR="005B0472" w:rsidRDefault="005B0472">
            <w:r>
              <w:t>Variaciones</w:t>
            </w:r>
          </w:p>
        </w:tc>
        <w:tc>
          <w:tcPr>
            <w:tcW w:w="6686" w:type="dxa"/>
            <w:vAlign w:val="center"/>
          </w:tcPr>
          <w:p w14:paraId="6804480F" w14:textId="77777777" w:rsidR="005B0472" w:rsidRDefault="005B0472">
            <w:pPr>
              <w:jc w:val="left"/>
            </w:pPr>
            <w:r>
              <w:t>V1. Valores fuera de rango: el sistema muestra validaciones y no guarda.</w:t>
            </w:r>
            <w:r>
              <w:br/>
              <w:t>V2. Pregunta paramétrica: la tolerancia puede sobrescribirse respecto al valor por defecto.</w:t>
            </w:r>
            <w:r>
              <w:br/>
              <w:t>V3. Cuestionario con intentos: ciertas operaciones quedan restringidas para conservar la coherencia histórica.</w:t>
            </w:r>
          </w:p>
        </w:tc>
      </w:tr>
      <w:tr w:rsidR="005B0472" w14:paraId="77D0FEAB" w14:textId="77777777" w:rsidTr="0030244A">
        <w:tc>
          <w:tcPr>
            <w:tcW w:w="1668" w:type="dxa"/>
            <w:vAlign w:val="center"/>
          </w:tcPr>
          <w:p w14:paraId="3D29FEE3" w14:textId="77777777" w:rsidR="005B0472" w:rsidRDefault="005B0472">
            <w:r>
              <w:t>Excepciones</w:t>
            </w:r>
          </w:p>
        </w:tc>
        <w:tc>
          <w:tcPr>
            <w:tcW w:w="6686" w:type="dxa"/>
            <w:vAlign w:val="center"/>
          </w:tcPr>
          <w:p w14:paraId="0F241F49" w14:textId="77777777" w:rsidR="005B0472" w:rsidRDefault="005B0472">
            <w:r>
              <w:t>E1. Configuración inconsistente u operación no permitida por existir intentos previos.</w:t>
            </w:r>
          </w:p>
        </w:tc>
      </w:tr>
      <w:tr w:rsidR="005B0472" w14:paraId="4C1EB665" w14:textId="77777777" w:rsidTr="0030244A">
        <w:tc>
          <w:tcPr>
            <w:tcW w:w="1668" w:type="dxa"/>
            <w:vAlign w:val="center"/>
          </w:tcPr>
          <w:p w14:paraId="27C6ED72" w14:textId="77777777" w:rsidR="005B0472" w:rsidRDefault="005B0472">
            <w:r>
              <w:t>Notas</w:t>
            </w:r>
          </w:p>
        </w:tc>
        <w:tc>
          <w:tcPr>
            <w:tcW w:w="6686" w:type="dxa"/>
            <w:vAlign w:val="center"/>
          </w:tcPr>
          <w:p w14:paraId="158FE3B1" w14:textId="77777777" w:rsidR="005B0472" w:rsidRDefault="005B0472">
            <w:r>
              <w:t>La asignación del cuestionario a grupos se describe por separado en UC-21.</w:t>
            </w:r>
          </w:p>
        </w:tc>
      </w:tr>
    </w:tbl>
    <w:p w14:paraId="1CF93B3A" w14:textId="66386AFC" w:rsidR="00A86D1B" w:rsidRDefault="0030244A">
      <w:pPr>
        <w:pStyle w:val="PiedeTabla"/>
        <w:pPrChange w:id="1796" w:author="Pablo Barrero Cruz" w:date="2026-06-30T13:20:00Z" w16du:dateUtc="2026-06-30T11:20:00Z">
          <w:pPr>
            <w:pStyle w:val="Descripcin"/>
            <w:spacing w:before="240"/>
          </w:pPr>
        </w:pPrChange>
      </w:pPr>
      <w:bookmarkStart w:id="1797" w:name="_Toc233720831"/>
      <w:r>
        <w:t xml:space="preserve">Tabla </w:t>
      </w:r>
      <w:r w:rsidRPr="0030244A">
        <w:t>5.5.7. Especificación del caso de uso UC-07 - Configurar cuestionario</w:t>
      </w:r>
      <w:bookmarkEnd w:id="1797"/>
    </w:p>
    <w:p w14:paraId="26DDFD71" w14:textId="0A348C5B" w:rsidR="000A0524" w:rsidRDefault="00A86D1B" w:rsidP="000A0524">
      <w:pPr>
        <w:pStyle w:val="Descripcin"/>
      </w:pPr>
      <w:r>
        <w:rPr>
          <w:noProof/>
        </w:rPr>
        <w:lastRenderedPageBreak/>
        <w:drawing>
          <wp:inline distT="0" distB="0" distL="0" distR="0" wp14:anchorId="0A588E14" wp14:editId="6DC30315">
            <wp:extent cx="5400040" cy="1899920"/>
            <wp:effectExtent l="0" t="0" r="0" b="0"/>
            <wp:docPr id="1962311903"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1899920"/>
                    </a:xfrm>
                    <a:prstGeom prst="rect">
                      <a:avLst/>
                    </a:prstGeom>
                    <a:noFill/>
                    <a:ln>
                      <a:noFill/>
                    </a:ln>
                  </pic:spPr>
                </pic:pic>
              </a:graphicData>
            </a:graphic>
          </wp:inline>
        </w:drawing>
      </w:r>
    </w:p>
    <w:p w14:paraId="51482A44" w14:textId="57F3D906" w:rsidR="005B0472" w:rsidRDefault="000A0524">
      <w:pPr>
        <w:pStyle w:val="PiedeTabla"/>
        <w:pPrChange w:id="1798" w:author="Pablo Barrero Cruz" w:date="2026-06-30T13:20:00Z" w16du:dateUtc="2026-06-30T11:20:00Z">
          <w:pPr>
            <w:pStyle w:val="Descripcin"/>
          </w:pPr>
        </w:pPrChange>
      </w:pPr>
      <w:bookmarkStart w:id="1799" w:name="_Toc233720832"/>
      <w:r>
        <w:t>Figura 5.5.7 Diagrama de actividad de UC-07 - Configurar cuestionario.</w:t>
      </w:r>
      <w:bookmarkEnd w:id="1799"/>
    </w:p>
    <w:p w14:paraId="588A49EB" w14:textId="77777777" w:rsidR="005B0472" w:rsidRDefault="005B0472" w:rsidP="005E1A08">
      <w:pPr>
        <w:pStyle w:val="Ttulo3"/>
      </w:pPr>
      <w:bookmarkStart w:id="1800" w:name="_Toc233728253"/>
      <w:r>
        <w:t>UC-08 - Publicar o despublicar cuestionario</w:t>
      </w:r>
      <w:bookmarkEnd w:id="1800"/>
    </w:p>
    <w:tbl>
      <w:tblPr>
        <w:tblStyle w:val="Tablaconcuadrcula"/>
        <w:tblW w:w="0" w:type="auto"/>
        <w:tblLook w:val="04A0" w:firstRow="1" w:lastRow="0" w:firstColumn="1" w:lastColumn="0" w:noHBand="0" w:noVBand="1"/>
      </w:tblPr>
      <w:tblGrid>
        <w:gridCol w:w="1667"/>
        <w:gridCol w:w="6687"/>
      </w:tblGrid>
      <w:tr w:rsidR="005B0472" w14:paraId="3401CAD7" w14:textId="77777777" w:rsidTr="0030244A">
        <w:trPr>
          <w:trHeight w:val="474"/>
        </w:trPr>
        <w:tc>
          <w:tcPr>
            <w:tcW w:w="8354" w:type="dxa"/>
            <w:gridSpan w:val="2"/>
            <w:shd w:val="clear" w:color="auto" w:fill="DDDDDD" w:themeFill="accent1"/>
            <w:vAlign w:val="center"/>
          </w:tcPr>
          <w:p w14:paraId="4C42A6B2" w14:textId="77777777" w:rsidR="005B0472" w:rsidRPr="00F74526" w:rsidRDefault="005B0472">
            <w:pPr>
              <w:jc w:val="center"/>
              <w:rPr>
                <w:b/>
                <w:bCs/>
              </w:rPr>
            </w:pPr>
            <w:r w:rsidRPr="00F74526">
              <w:rPr>
                <w:b/>
                <w:bCs/>
              </w:rPr>
              <w:t>UC-08 - Publicar o despublicar cuestionario</w:t>
            </w:r>
          </w:p>
        </w:tc>
      </w:tr>
      <w:tr w:rsidR="005B0472" w14:paraId="5119BFF6" w14:textId="77777777" w:rsidTr="0030244A">
        <w:tc>
          <w:tcPr>
            <w:tcW w:w="1667" w:type="dxa"/>
            <w:vAlign w:val="center"/>
          </w:tcPr>
          <w:p w14:paraId="43CF5B38" w14:textId="77777777" w:rsidR="005B0472" w:rsidRDefault="005B0472">
            <w:r>
              <w:t>Precondiciones</w:t>
            </w:r>
          </w:p>
        </w:tc>
        <w:tc>
          <w:tcPr>
            <w:tcW w:w="6687" w:type="dxa"/>
            <w:vAlign w:val="center"/>
          </w:tcPr>
          <w:p w14:paraId="04EB4744" w14:textId="77777777" w:rsidR="005B0472" w:rsidRDefault="005B0472">
            <w:r>
              <w:t>El Profesor está autenticado y existe un cuestionario creado.</w:t>
            </w:r>
          </w:p>
        </w:tc>
      </w:tr>
      <w:tr w:rsidR="005B0472" w14:paraId="6A39C4EA" w14:textId="77777777" w:rsidTr="0030244A">
        <w:tc>
          <w:tcPr>
            <w:tcW w:w="1667" w:type="dxa"/>
            <w:vAlign w:val="center"/>
          </w:tcPr>
          <w:p w14:paraId="63E62C69" w14:textId="77777777" w:rsidR="005B0472" w:rsidRDefault="005B0472">
            <w:r>
              <w:t>Postcondiciones</w:t>
            </w:r>
          </w:p>
        </w:tc>
        <w:tc>
          <w:tcPr>
            <w:tcW w:w="6687" w:type="dxa"/>
            <w:vAlign w:val="center"/>
          </w:tcPr>
          <w:p w14:paraId="1042B581" w14:textId="77777777" w:rsidR="005B0472" w:rsidRDefault="005B0472">
            <w:r>
              <w:t>El cuestionario queda publicado o despublicado según la acción realizada.</w:t>
            </w:r>
          </w:p>
        </w:tc>
      </w:tr>
      <w:tr w:rsidR="005B0472" w14:paraId="52B8A656" w14:textId="77777777" w:rsidTr="0030244A">
        <w:tc>
          <w:tcPr>
            <w:tcW w:w="1667" w:type="dxa"/>
            <w:vAlign w:val="center"/>
          </w:tcPr>
          <w:p w14:paraId="454447E8" w14:textId="77777777" w:rsidR="005B0472" w:rsidRDefault="005B0472">
            <w:r>
              <w:t>Actores</w:t>
            </w:r>
          </w:p>
        </w:tc>
        <w:tc>
          <w:tcPr>
            <w:tcW w:w="6687" w:type="dxa"/>
            <w:vAlign w:val="center"/>
          </w:tcPr>
          <w:p w14:paraId="678775A2" w14:textId="77777777" w:rsidR="005B0472" w:rsidRDefault="005B0472">
            <w:r>
              <w:t>Profesor</w:t>
            </w:r>
          </w:p>
        </w:tc>
      </w:tr>
      <w:tr w:rsidR="005B0472" w14:paraId="0F7918A2" w14:textId="77777777" w:rsidTr="0030244A">
        <w:tc>
          <w:tcPr>
            <w:tcW w:w="1667" w:type="dxa"/>
            <w:vAlign w:val="center"/>
          </w:tcPr>
          <w:p w14:paraId="10D20CF5" w14:textId="77777777" w:rsidR="005B0472" w:rsidRDefault="005B0472">
            <w:r>
              <w:t>Descripción</w:t>
            </w:r>
          </w:p>
        </w:tc>
        <w:tc>
          <w:tcPr>
            <w:tcW w:w="6687" w:type="dxa"/>
            <w:vAlign w:val="center"/>
          </w:tcPr>
          <w:p w14:paraId="6547D311" w14:textId="77777777" w:rsidR="005B0472" w:rsidRDefault="005B0472">
            <w:pPr>
              <w:jc w:val="left"/>
            </w:pPr>
            <w:r>
              <w:t>1. El Profesor accede a su listado de cuestionarios.</w:t>
            </w:r>
            <w:r>
              <w:br/>
              <w:t>2. Selecciona un cuestionario.</w:t>
            </w:r>
            <w:r>
              <w:br/>
              <w:t>3. Elige publicar o despublicar.</w:t>
            </w:r>
            <w:r>
              <w:br/>
              <w:t>4. El sistema valida que el cuestionario cumple las condiciones necesarias.</w:t>
            </w:r>
            <w:r>
              <w:br/>
              <w:t>5. El sistema actualiza el estado y confirma el cambio.</w:t>
            </w:r>
          </w:p>
        </w:tc>
      </w:tr>
      <w:tr w:rsidR="005B0472" w14:paraId="1F362C1C" w14:textId="77777777" w:rsidTr="0030244A">
        <w:tc>
          <w:tcPr>
            <w:tcW w:w="1667" w:type="dxa"/>
            <w:vAlign w:val="center"/>
          </w:tcPr>
          <w:p w14:paraId="33B2B015" w14:textId="77777777" w:rsidR="005B0472" w:rsidRDefault="005B0472">
            <w:r>
              <w:t>Variaciones</w:t>
            </w:r>
          </w:p>
        </w:tc>
        <w:tc>
          <w:tcPr>
            <w:tcW w:w="6687" w:type="dxa"/>
            <w:vAlign w:val="center"/>
          </w:tcPr>
          <w:p w14:paraId="6919D611" w14:textId="77777777" w:rsidR="005B0472" w:rsidRDefault="005B0472">
            <w:r>
              <w:t>V1. Publicación condicionada: si faltan parámetros obligatorios o preguntas, el sistema bloquea la publicación y muestra aviso.</w:t>
            </w:r>
          </w:p>
        </w:tc>
      </w:tr>
      <w:tr w:rsidR="005B0472" w14:paraId="01DCE5A8" w14:textId="77777777" w:rsidTr="0030244A">
        <w:tc>
          <w:tcPr>
            <w:tcW w:w="1667" w:type="dxa"/>
            <w:vAlign w:val="center"/>
          </w:tcPr>
          <w:p w14:paraId="7C46F128" w14:textId="77777777" w:rsidR="005B0472" w:rsidRDefault="005B0472">
            <w:r>
              <w:t>Excepciones</w:t>
            </w:r>
          </w:p>
        </w:tc>
        <w:tc>
          <w:tcPr>
            <w:tcW w:w="6687" w:type="dxa"/>
            <w:vAlign w:val="center"/>
          </w:tcPr>
          <w:p w14:paraId="489E7435" w14:textId="77777777" w:rsidR="005B0472" w:rsidRDefault="005B0472">
            <w:r>
              <w:t>E1. Error al actualizar el estado: el sistema muestra error y registra el incidente.</w:t>
            </w:r>
          </w:p>
        </w:tc>
      </w:tr>
      <w:tr w:rsidR="005B0472" w14:paraId="0B814487" w14:textId="77777777" w:rsidTr="0030244A">
        <w:tc>
          <w:tcPr>
            <w:tcW w:w="1667" w:type="dxa"/>
            <w:vAlign w:val="center"/>
          </w:tcPr>
          <w:p w14:paraId="12630DB0" w14:textId="77777777" w:rsidR="005B0472" w:rsidRDefault="005B0472">
            <w:r>
              <w:t>Notas</w:t>
            </w:r>
          </w:p>
        </w:tc>
        <w:tc>
          <w:tcPr>
            <w:tcW w:w="6687" w:type="dxa"/>
            <w:vAlign w:val="center"/>
          </w:tcPr>
          <w:p w14:paraId="7D10E07E" w14:textId="77777777" w:rsidR="005B0472" w:rsidRDefault="005B0472">
            <w:r>
              <w:t>Un cuestionario en borrador no debe ser visible para el alumnado.</w:t>
            </w:r>
          </w:p>
        </w:tc>
      </w:tr>
    </w:tbl>
    <w:p w14:paraId="792EA12B" w14:textId="01C7B33B" w:rsidR="005B0472" w:rsidRDefault="0030244A">
      <w:pPr>
        <w:pStyle w:val="PiedeTabla"/>
        <w:pPrChange w:id="1801" w:author="Pablo Barrero Cruz" w:date="2026-06-30T13:20:00Z" w16du:dateUtc="2026-06-30T11:20:00Z">
          <w:pPr>
            <w:pStyle w:val="Descripcin"/>
            <w:spacing w:before="240"/>
          </w:pPr>
        </w:pPrChange>
      </w:pPr>
      <w:bookmarkStart w:id="1802" w:name="_Toc233720833"/>
      <w:r>
        <w:t xml:space="preserve">Tabla </w:t>
      </w:r>
      <w:r w:rsidRPr="0030244A">
        <w:t>5.5.8. Especificación del caso de uso UC-08 - Publicar o despublicar cuestionario</w:t>
      </w:r>
      <w:bookmarkEnd w:id="1802"/>
    </w:p>
    <w:p w14:paraId="620FD5FB" w14:textId="079621DA" w:rsidR="00A86D1B" w:rsidRDefault="007C32B8">
      <w:pPr>
        <w:pStyle w:val="PiedeTabla"/>
        <w:pPrChange w:id="1803" w:author="Pablo Barrero Cruz" w:date="2026-06-30T13:20:00Z" w16du:dateUtc="2026-06-30T11:20:00Z">
          <w:pPr>
            <w:pStyle w:val="Descripcin"/>
          </w:pPr>
        </w:pPrChange>
      </w:pPr>
      <w:bookmarkStart w:id="1804" w:name="_Toc233720834"/>
      <w:r w:rsidRPr="007C32B8">
        <w:rPr>
          <w:noProof/>
        </w:rPr>
        <w:drawing>
          <wp:inline distT="0" distB="0" distL="0" distR="0" wp14:anchorId="21A55228" wp14:editId="2AC25F05">
            <wp:extent cx="5400040" cy="1717040"/>
            <wp:effectExtent l="0" t="0" r="0" b="0"/>
            <wp:docPr id="1186592482"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1717040"/>
                    </a:xfrm>
                    <a:prstGeom prst="rect">
                      <a:avLst/>
                    </a:prstGeom>
                    <a:noFill/>
                    <a:ln>
                      <a:noFill/>
                    </a:ln>
                  </pic:spPr>
                </pic:pic>
              </a:graphicData>
            </a:graphic>
          </wp:inline>
        </w:drawing>
      </w:r>
      <w:r w:rsidRPr="007C32B8">
        <w:t xml:space="preserve"> </w:t>
      </w:r>
      <w:r w:rsidR="006F4EBA">
        <w:t>Figura 5.5.8 Diagrama de actividad de UC-08 - Publicar o despublicar cuestionario.</w:t>
      </w:r>
      <w:bookmarkEnd w:id="1804"/>
    </w:p>
    <w:p w14:paraId="0CE9DC52" w14:textId="77777777" w:rsidR="005B0472" w:rsidRDefault="005B0472" w:rsidP="005E1A08">
      <w:pPr>
        <w:pStyle w:val="Ttulo3"/>
      </w:pPr>
      <w:bookmarkStart w:id="1805" w:name="_Toc233728254"/>
      <w:r>
        <w:lastRenderedPageBreak/>
        <w:t>UC-09 - Ver cuestionarios disponibles</w:t>
      </w:r>
      <w:bookmarkEnd w:id="1805"/>
    </w:p>
    <w:tbl>
      <w:tblPr>
        <w:tblStyle w:val="Tablaconcuadrcula"/>
        <w:tblW w:w="0" w:type="auto"/>
        <w:tblLook w:val="04A0" w:firstRow="1" w:lastRow="0" w:firstColumn="1" w:lastColumn="0" w:noHBand="0" w:noVBand="1"/>
      </w:tblPr>
      <w:tblGrid>
        <w:gridCol w:w="1668"/>
        <w:gridCol w:w="6686"/>
      </w:tblGrid>
      <w:tr w:rsidR="005B0472" w14:paraId="174FAC8D" w14:textId="77777777" w:rsidTr="0030244A">
        <w:trPr>
          <w:trHeight w:val="509"/>
        </w:trPr>
        <w:tc>
          <w:tcPr>
            <w:tcW w:w="8354" w:type="dxa"/>
            <w:gridSpan w:val="2"/>
            <w:shd w:val="clear" w:color="auto" w:fill="DDDDDD" w:themeFill="accent1"/>
            <w:vAlign w:val="center"/>
          </w:tcPr>
          <w:p w14:paraId="02B5E646" w14:textId="77777777" w:rsidR="005B0472" w:rsidRPr="00F74526" w:rsidRDefault="005B0472">
            <w:pPr>
              <w:jc w:val="center"/>
              <w:rPr>
                <w:b/>
                <w:bCs/>
              </w:rPr>
            </w:pPr>
            <w:r w:rsidRPr="00F74526">
              <w:rPr>
                <w:b/>
                <w:bCs/>
              </w:rPr>
              <w:t>UC-09 - Ver cuestionarios disponibles</w:t>
            </w:r>
          </w:p>
        </w:tc>
      </w:tr>
      <w:tr w:rsidR="005B0472" w14:paraId="2C82ECC1" w14:textId="77777777" w:rsidTr="0030244A">
        <w:tc>
          <w:tcPr>
            <w:tcW w:w="1668" w:type="dxa"/>
            <w:vAlign w:val="center"/>
          </w:tcPr>
          <w:p w14:paraId="669B5BA3" w14:textId="77777777" w:rsidR="005B0472" w:rsidRDefault="005B0472">
            <w:r>
              <w:t>Precondiciones</w:t>
            </w:r>
          </w:p>
        </w:tc>
        <w:tc>
          <w:tcPr>
            <w:tcW w:w="6686" w:type="dxa"/>
            <w:vAlign w:val="center"/>
          </w:tcPr>
          <w:p w14:paraId="711778D1" w14:textId="77777777" w:rsidR="005B0472" w:rsidRDefault="005B0472">
            <w:r>
              <w:t>El Alumno está autenticado.</w:t>
            </w:r>
          </w:p>
        </w:tc>
      </w:tr>
      <w:tr w:rsidR="005B0472" w14:paraId="50D4611F" w14:textId="77777777" w:rsidTr="0030244A">
        <w:tc>
          <w:tcPr>
            <w:tcW w:w="1668" w:type="dxa"/>
            <w:vAlign w:val="center"/>
          </w:tcPr>
          <w:p w14:paraId="35C16149" w14:textId="77777777" w:rsidR="005B0472" w:rsidRDefault="005B0472">
            <w:r>
              <w:t>Postcondiciones</w:t>
            </w:r>
          </w:p>
        </w:tc>
        <w:tc>
          <w:tcPr>
            <w:tcW w:w="6686" w:type="dxa"/>
            <w:vAlign w:val="center"/>
          </w:tcPr>
          <w:p w14:paraId="56BDF7B3" w14:textId="77777777" w:rsidR="005B0472" w:rsidRDefault="005B0472">
            <w:r>
              <w:t>El Alumno visualiza el catálogo de cuestionarios disponibles para su identidad actual.</w:t>
            </w:r>
          </w:p>
        </w:tc>
      </w:tr>
      <w:tr w:rsidR="005B0472" w14:paraId="369E80C3" w14:textId="77777777" w:rsidTr="0030244A">
        <w:tc>
          <w:tcPr>
            <w:tcW w:w="1668" w:type="dxa"/>
            <w:vAlign w:val="center"/>
          </w:tcPr>
          <w:p w14:paraId="7E9ECCF5" w14:textId="77777777" w:rsidR="005B0472" w:rsidRDefault="005B0472">
            <w:r>
              <w:t>Actores</w:t>
            </w:r>
          </w:p>
        </w:tc>
        <w:tc>
          <w:tcPr>
            <w:tcW w:w="6686" w:type="dxa"/>
            <w:vAlign w:val="center"/>
          </w:tcPr>
          <w:p w14:paraId="2D29C605" w14:textId="77777777" w:rsidR="005B0472" w:rsidRDefault="005B0472">
            <w:r>
              <w:t>Alumno</w:t>
            </w:r>
          </w:p>
        </w:tc>
      </w:tr>
      <w:tr w:rsidR="005B0472" w14:paraId="414C4F4D" w14:textId="77777777" w:rsidTr="0030244A">
        <w:tc>
          <w:tcPr>
            <w:tcW w:w="1668" w:type="dxa"/>
            <w:vAlign w:val="center"/>
          </w:tcPr>
          <w:p w14:paraId="79BE9599" w14:textId="77777777" w:rsidR="005B0472" w:rsidRDefault="005B0472">
            <w:r>
              <w:t>Descripción</w:t>
            </w:r>
          </w:p>
        </w:tc>
        <w:tc>
          <w:tcPr>
            <w:tcW w:w="6686" w:type="dxa"/>
            <w:vAlign w:val="center"/>
          </w:tcPr>
          <w:p w14:paraId="1F7E09D7" w14:textId="77777777" w:rsidR="005B0472" w:rsidRDefault="005B0472">
            <w:pPr>
              <w:jc w:val="left"/>
            </w:pPr>
            <w:r>
              <w:t>1. El Alumno accede a la sección de cuestionarios disponibles.</w:t>
            </w:r>
            <w:r>
              <w:br/>
              <w:t>2. El sistema carga los cuestionarios publicados.</w:t>
            </w:r>
            <w:r>
              <w:br/>
              <w:t>3. El sistema filtra la disponibilidad según fechas, estado, intentos y pertenencia a grupos.</w:t>
            </w:r>
            <w:r>
              <w:br/>
              <w:t>4. El Alumno revisa disponibilidad, intentos restantes y condiciones de acceso.</w:t>
            </w:r>
          </w:p>
        </w:tc>
      </w:tr>
      <w:tr w:rsidR="005B0472" w14:paraId="71A609A4" w14:textId="77777777" w:rsidTr="0030244A">
        <w:tc>
          <w:tcPr>
            <w:tcW w:w="1668" w:type="dxa"/>
            <w:vAlign w:val="center"/>
          </w:tcPr>
          <w:p w14:paraId="278B20C7" w14:textId="77777777" w:rsidR="005B0472" w:rsidRDefault="005B0472">
            <w:r>
              <w:t>Variaciones</w:t>
            </w:r>
          </w:p>
        </w:tc>
        <w:tc>
          <w:tcPr>
            <w:tcW w:w="6686" w:type="dxa"/>
            <w:vAlign w:val="center"/>
          </w:tcPr>
          <w:p w14:paraId="1F754A09" w14:textId="77777777" w:rsidR="005B0472" w:rsidRDefault="005B0472">
            <w:r>
              <w:t>V1. No hay cuestionarios disponibles: se muestra un mensaje informativo.</w:t>
            </w:r>
            <w:r>
              <w:br/>
              <w:t>V2. El Alumno abre la ficha concreta de un cuestionario desde el catálogo.</w:t>
            </w:r>
          </w:p>
        </w:tc>
      </w:tr>
      <w:tr w:rsidR="005B0472" w14:paraId="0C6475FF" w14:textId="77777777" w:rsidTr="0030244A">
        <w:tc>
          <w:tcPr>
            <w:tcW w:w="1668" w:type="dxa"/>
            <w:vAlign w:val="center"/>
          </w:tcPr>
          <w:p w14:paraId="09CCD8A2" w14:textId="77777777" w:rsidR="005B0472" w:rsidRDefault="005B0472">
            <w:r>
              <w:t>Excepciones</w:t>
            </w:r>
          </w:p>
        </w:tc>
        <w:tc>
          <w:tcPr>
            <w:tcW w:w="6686" w:type="dxa"/>
            <w:vAlign w:val="center"/>
          </w:tcPr>
          <w:p w14:paraId="129F82AA" w14:textId="77777777" w:rsidR="005B0472" w:rsidRDefault="005B0472">
            <w:r>
              <w:t>E1. Error al cargar el listado: el sistema notifica el error y registra el incidente.</w:t>
            </w:r>
          </w:p>
        </w:tc>
      </w:tr>
      <w:tr w:rsidR="005B0472" w14:paraId="74F7D7B7" w14:textId="77777777" w:rsidTr="0030244A">
        <w:tc>
          <w:tcPr>
            <w:tcW w:w="1668" w:type="dxa"/>
            <w:vAlign w:val="center"/>
          </w:tcPr>
          <w:p w14:paraId="050F80FF" w14:textId="77777777" w:rsidR="005B0472" w:rsidRDefault="005B0472">
            <w:r>
              <w:t>Notas</w:t>
            </w:r>
          </w:p>
        </w:tc>
        <w:tc>
          <w:tcPr>
            <w:tcW w:w="6686" w:type="dxa"/>
            <w:vAlign w:val="center"/>
          </w:tcPr>
          <w:p w14:paraId="3ED46372" w14:textId="77777777" w:rsidR="005B0472" w:rsidRDefault="005B0472">
            <w:r>
              <w:t>La pertenencia a grupos puede limitar qué cuestionarios publicados ve cada alumno.</w:t>
            </w:r>
          </w:p>
        </w:tc>
      </w:tr>
    </w:tbl>
    <w:p w14:paraId="643313E6" w14:textId="738C434F" w:rsidR="00C74487" w:rsidRDefault="0030244A">
      <w:pPr>
        <w:pStyle w:val="PiedeTabla"/>
        <w:pPrChange w:id="1806" w:author="Pablo Barrero Cruz" w:date="2026-06-30T13:20:00Z" w16du:dateUtc="2026-06-30T11:20:00Z">
          <w:pPr>
            <w:pStyle w:val="Descripcin"/>
            <w:spacing w:before="240"/>
          </w:pPr>
        </w:pPrChange>
      </w:pPr>
      <w:bookmarkStart w:id="1807" w:name="_Toc233720835"/>
      <w:r>
        <w:t xml:space="preserve">Tabla </w:t>
      </w:r>
      <w:r w:rsidRPr="0030244A">
        <w:t>5.5.9. Especificación del caso de uso UC-09 - Ver cuestionarios disponibles</w:t>
      </w:r>
      <w:bookmarkEnd w:id="1807"/>
    </w:p>
    <w:p w14:paraId="631B765F" w14:textId="2F22D944" w:rsidR="005B0472" w:rsidRDefault="00C74487">
      <w:pPr>
        <w:pStyle w:val="PiedeTabla"/>
        <w:pPrChange w:id="1808" w:author="Pablo Barrero Cruz" w:date="2026-06-30T13:20:00Z" w16du:dateUtc="2026-06-30T11:20:00Z">
          <w:pPr>
            <w:pStyle w:val="Descripcin"/>
          </w:pPr>
        </w:pPrChange>
      </w:pPr>
      <w:bookmarkStart w:id="1809" w:name="_Toc233720836"/>
      <w:r w:rsidRPr="00C74487">
        <w:rPr>
          <w:noProof/>
        </w:rPr>
        <w:drawing>
          <wp:inline distT="0" distB="0" distL="0" distR="0" wp14:anchorId="370954C1" wp14:editId="4DE18005">
            <wp:extent cx="5400040" cy="1851025"/>
            <wp:effectExtent l="0" t="0" r="0" b="0"/>
            <wp:docPr id="353179304"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1851025"/>
                    </a:xfrm>
                    <a:prstGeom prst="rect">
                      <a:avLst/>
                    </a:prstGeom>
                    <a:noFill/>
                    <a:ln>
                      <a:noFill/>
                    </a:ln>
                  </pic:spPr>
                </pic:pic>
              </a:graphicData>
            </a:graphic>
          </wp:inline>
        </w:drawing>
      </w:r>
      <w:r w:rsidRPr="00C74487">
        <w:t xml:space="preserve"> </w:t>
      </w:r>
      <w:r w:rsidR="00601D3E">
        <w:t>Figura 5.5.9 Diagrama de actividad de UC-09 - Ver cuestionarios disponibles.</w:t>
      </w:r>
      <w:bookmarkEnd w:id="1809"/>
    </w:p>
    <w:p w14:paraId="2F99141F" w14:textId="77777777" w:rsidR="005B0472" w:rsidRDefault="005B0472" w:rsidP="005E1A08">
      <w:pPr>
        <w:pStyle w:val="Ttulo3"/>
      </w:pPr>
      <w:bookmarkStart w:id="1810" w:name="_Toc233728255"/>
      <w:r>
        <w:t>UC-10 - Realizar cuestionario</w:t>
      </w:r>
      <w:bookmarkEnd w:id="1810"/>
    </w:p>
    <w:tbl>
      <w:tblPr>
        <w:tblStyle w:val="Tablaconcuadrcula"/>
        <w:tblW w:w="0" w:type="auto"/>
        <w:tblLook w:val="04A0" w:firstRow="1" w:lastRow="0" w:firstColumn="1" w:lastColumn="0" w:noHBand="0" w:noVBand="1"/>
      </w:tblPr>
      <w:tblGrid>
        <w:gridCol w:w="1668"/>
        <w:gridCol w:w="6686"/>
      </w:tblGrid>
      <w:tr w:rsidR="005B0472" w14:paraId="57183B2E" w14:textId="77777777" w:rsidTr="0030244A">
        <w:trPr>
          <w:trHeight w:val="538"/>
        </w:trPr>
        <w:tc>
          <w:tcPr>
            <w:tcW w:w="8354" w:type="dxa"/>
            <w:gridSpan w:val="2"/>
            <w:shd w:val="clear" w:color="auto" w:fill="DDDDDD" w:themeFill="accent1"/>
            <w:vAlign w:val="center"/>
          </w:tcPr>
          <w:p w14:paraId="1EA5BB89" w14:textId="77777777" w:rsidR="005B0472" w:rsidRPr="00F74526" w:rsidRDefault="005B0472">
            <w:pPr>
              <w:jc w:val="center"/>
              <w:rPr>
                <w:b/>
                <w:bCs/>
              </w:rPr>
            </w:pPr>
            <w:r w:rsidRPr="00F74526">
              <w:rPr>
                <w:b/>
                <w:bCs/>
              </w:rPr>
              <w:t>UC-10 - Realizar cuestionario</w:t>
            </w:r>
          </w:p>
        </w:tc>
      </w:tr>
      <w:tr w:rsidR="005B0472" w14:paraId="19F314A9" w14:textId="77777777" w:rsidTr="0030244A">
        <w:tc>
          <w:tcPr>
            <w:tcW w:w="1668" w:type="dxa"/>
            <w:vAlign w:val="center"/>
          </w:tcPr>
          <w:p w14:paraId="57A32754" w14:textId="77777777" w:rsidR="005B0472" w:rsidRDefault="005B0472">
            <w:r>
              <w:t>Precondiciones</w:t>
            </w:r>
          </w:p>
        </w:tc>
        <w:tc>
          <w:tcPr>
            <w:tcW w:w="6686" w:type="dxa"/>
            <w:vAlign w:val="center"/>
          </w:tcPr>
          <w:p w14:paraId="2928B6A1" w14:textId="77777777" w:rsidR="005B0472" w:rsidRDefault="005B0472">
            <w:r>
              <w:t>El Alumno está autenticado y existe un cuestionario publicado y accesible.</w:t>
            </w:r>
          </w:p>
        </w:tc>
      </w:tr>
      <w:tr w:rsidR="005B0472" w14:paraId="1E8EFB4F" w14:textId="77777777" w:rsidTr="0030244A">
        <w:tc>
          <w:tcPr>
            <w:tcW w:w="1668" w:type="dxa"/>
            <w:vAlign w:val="center"/>
          </w:tcPr>
          <w:p w14:paraId="1D6C4687" w14:textId="77777777" w:rsidR="005B0472" w:rsidRDefault="005B0472">
            <w:r>
              <w:t>Postcondiciones</w:t>
            </w:r>
          </w:p>
        </w:tc>
        <w:tc>
          <w:tcPr>
            <w:tcW w:w="6686" w:type="dxa"/>
            <w:vAlign w:val="center"/>
          </w:tcPr>
          <w:p w14:paraId="5DDA662F" w14:textId="77777777" w:rsidR="005B0472" w:rsidRDefault="005B0472">
            <w:r>
              <w:t>Se registra un intento del alumno con sus respuestas y resultado.</w:t>
            </w:r>
          </w:p>
        </w:tc>
      </w:tr>
      <w:tr w:rsidR="005B0472" w14:paraId="3CFFE0F5" w14:textId="77777777" w:rsidTr="0030244A">
        <w:tc>
          <w:tcPr>
            <w:tcW w:w="1668" w:type="dxa"/>
            <w:vAlign w:val="center"/>
          </w:tcPr>
          <w:p w14:paraId="6E4BBE31" w14:textId="77777777" w:rsidR="005B0472" w:rsidRDefault="005B0472">
            <w:r>
              <w:t>Actores</w:t>
            </w:r>
          </w:p>
        </w:tc>
        <w:tc>
          <w:tcPr>
            <w:tcW w:w="6686" w:type="dxa"/>
            <w:vAlign w:val="center"/>
          </w:tcPr>
          <w:p w14:paraId="6ACC5C5A" w14:textId="77777777" w:rsidR="005B0472" w:rsidRDefault="005B0472">
            <w:r>
              <w:t>Alumno</w:t>
            </w:r>
          </w:p>
        </w:tc>
      </w:tr>
      <w:tr w:rsidR="005B0472" w14:paraId="435FAC7D" w14:textId="77777777" w:rsidTr="0030244A">
        <w:tc>
          <w:tcPr>
            <w:tcW w:w="1668" w:type="dxa"/>
            <w:vAlign w:val="center"/>
          </w:tcPr>
          <w:p w14:paraId="3F65DF03" w14:textId="77777777" w:rsidR="005B0472" w:rsidRDefault="005B0472">
            <w:r>
              <w:t>Descripción</w:t>
            </w:r>
          </w:p>
        </w:tc>
        <w:tc>
          <w:tcPr>
            <w:tcW w:w="6686" w:type="dxa"/>
            <w:vAlign w:val="center"/>
          </w:tcPr>
          <w:p w14:paraId="42293EEC" w14:textId="77777777" w:rsidR="005B0472" w:rsidRDefault="005B0472">
            <w:pPr>
              <w:jc w:val="left"/>
            </w:pPr>
            <w:r>
              <w:t>1. El Alumno abre la ficha de un cuestionario.</w:t>
            </w:r>
            <w:r>
              <w:br/>
              <w:t>2. Si el cuestionario requiere código, lo introduce y el sistema lo valida.</w:t>
            </w:r>
            <w:r>
              <w:br/>
              <w:t>3. Inicia el intento.</w:t>
            </w:r>
            <w:r>
              <w:br/>
              <w:t>4. Responde las preguntas mostradas.</w:t>
            </w:r>
            <w:r>
              <w:br/>
            </w:r>
            <w:r>
              <w:lastRenderedPageBreak/>
              <w:t>5. Envía el intento o este se cierra por tiempo.</w:t>
            </w:r>
            <w:r>
              <w:br/>
              <w:t>6. El sistema corrige y registra el resultado.</w:t>
            </w:r>
          </w:p>
        </w:tc>
      </w:tr>
      <w:tr w:rsidR="005B0472" w14:paraId="2758593E" w14:textId="77777777" w:rsidTr="0030244A">
        <w:tc>
          <w:tcPr>
            <w:tcW w:w="1668" w:type="dxa"/>
            <w:vAlign w:val="center"/>
          </w:tcPr>
          <w:p w14:paraId="48691F8F" w14:textId="77777777" w:rsidR="005B0472" w:rsidRDefault="005B0472">
            <w:r>
              <w:lastRenderedPageBreak/>
              <w:t>Variaciones</w:t>
            </w:r>
          </w:p>
        </w:tc>
        <w:tc>
          <w:tcPr>
            <w:tcW w:w="6686" w:type="dxa"/>
            <w:vAlign w:val="center"/>
          </w:tcPr>
          <w:p w14:paraId="03EC9D39" w14:textId="77777777" w:rsidR="005B0472" w:rsidRDefault="005B0472">
            <w:r>
              <w:t>V1. Código incorrecto: el sistema deniega el inicio y muestra el error.</w:t>
            </w:r>
            <w:r>
              <w:br/>
              <w:t>V2. Tiempo agotado: el intento se envía o expira automáticamente.</w:t>
            </w:r>
            <w:r>
              <w:br/>
              <w:t>V3. Pregunta paramétrica: el Alumno introduce fracciones, decimales o expresiones simples equivalentes.</w:t>
            </w:r>
          </w:p>
        </w:tc>
      </w:tr>
      <w:tr w:rsidR="005B0472" w14:paraId="0D17D863" w14:textId="77777777" w:rsidTr="0030244A">
        <w:tc>
          <w:tcPr>
            <w:tcW w:w="1668" w:type="dxa"/>
            <w:vAlign w:val="center"/>
          </w:tcPr>
          <w:p w14:paraId="03646895" w14:textId="77777777" w:rsidR="005B0472" w:rsidRDefault="005B0472">
            <w:r>
              <w:t>Excepciones</w:t>
            </w:r>
          </w:p>
        </w:tc>
        <w:tc>
          <w:tcPr>
            <w:tcW w:w="6686" w:type="dxa"/>
            <w:vAlign w:val="center"/>
          </w:tcPr>
          <w:p w14:paraId="3E0CD36D" w14:textId="77777777" w:rsidR="005B0472" w:rsidRDefault="005B0472">
            <w:r>
              <w:t>E1. Intentos agotados, cuestionario no disponible o error inesperado durante el envío.</w:t>
            </w:r>
          </w:p>
        </w:tc>
      </w:tr>
      <w:tr w:rsidR="005B0472" w14:paraId="0B3C1110" w14:textId="77777777" w:rsidTr="0030244A">
        <w:tc>
          <w:tcPr>
            <w:tcW w:w="1668" w:type="dxa"/>
            <w:vAlign w:val="center"/>
          </w:tcPr>
          <w:p w14:paraId="66D514FF" w14:textId="77777777" w:rsidR="005B0472" w:rsidRDefault="005B0472">
            <w:r>
              <w:t>Notas</w:t>
            </w:r>
          </w:p>
        </w:tc>
        <w:tc>
          <w:tcPr>
            <w:tcW w:w="6686" w:type="dxa"/>
            <w:vAlign w:val="center"/>
          </w:tcPr>
          <w:p w14:paraId="17935BF9" w14:textId="77777777" w:rsidR="005B0472" w:rsidRDefault="005B0472">
            <w:r>
              <w:t>En esta versión no existe guardado parcial ni reanudación de intentos.</w:t>
            </w:r>
          </w:p>
        </w:tc>
      </w:tr>
    </w:tbl>
    <w:p w14:paraId="1A674FBB" w14:textId="044F125B" w:rsidR="005B0472" w:rsidRDefault="0030244A">
      <w:pPr>
        <w:pStyle w:val="PiedeTabla"/>
        <w:pPrChange w:id="1811" w:author="Pablo Barrero Cruz" w:date="2026-06-30T13:21:00Z" w16du:dateUtc="2026-06-30T11:21:00Z">
          <w:pPr>
            <w:pStyle w:val="Descripcin"/>
            <w:spacing w:before="240"/>
          </w:pPr>
        </w:pPrChange>
      </w:pPr>
      <w:bookmarkStart w:id="1812" w:name="_Toc233720837"/>
      <w:r>
        <w:t xml:space="preserve">Tabla </w:t>
      </w:r>
      <w:r w:rsidRPr="0030244A">
        <w:t>5.</w:t>
      </w:r>
      <w:commentRangeStart w:id="1813"/>
      <w:r w:rsidRPr="0030244A">
        <w:t xml:space="preserve">5.10. Especificación del caso de uso UC-10 - Realizar </w:t>
      </w:r>
      <w:commentRangeEnd w:id="1813"/>
      <w:r w:rsidR="007F11AB" w:rsidRPr="0030244A">
        <w:rPr>
          <w:rStyle w:val="Refdecomentario"/>
          <w:sz w:val="22"/>
          <w:szCs w:val="18"/>
        </w:rPr>
        <w:commentReference w:id="1813"/>
      </w:r>
      <w:r w:rsidRPr="0030244A">
        <w:t>cuestionario</w:t>
      </w:r>
      <w:r w:rsidR="00514CBE" w:rsidRPr="00514CBE">
        <w:rPr>
          <w:noProof/>
        </w:rPr>
        <w:drawing>
          <wp:inline distT="0" distB="0" distL="0" distR="0" wp14:anchorId="040CD5DE" wp14:editId="41CFF025">
            <wp:extent cx="5400040" cy="2379345"/>
            <wp:effectExtent l="0" t="0" r="0" b="0"/>
            <wp:docPr id="99192687" name="Imagen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2379345"/>
                    </a:xfrm>
                    <a:prstGeom prst="rect">
                      <a:avLst/>
                    </a:prstGeom>
                    <a:noFill/>
                    <a:ln>
                      <a:noFill/>
                    </a:ln>
                  </pic:spPr>
                </pic:pic>
              </a:graphicData>
            </a:graphic>
          </wp:inline>
        </w:drawing>
      </w:r>
      <w:r w:rsidR="00514CBE" w:rsidRPr="00514CBE">
        <w:t xml:space="preserve"> </w:t>
      </w:r>
      <w:r w:rsidR="00547386">
        <w:t xml:space="preserve">Figura 5.5.10 </w:t>
      </w:r>
      <w:r w:rsidR="00547386" w:rsidRPr="0086480A">
        <w:t>Diagrama</w:t>
      </w:r>
      <w:r w:rsidR="00547386">
        <w:t xml:space="preserve"> de actividad de UC-10 - Realizar cuestionario.</w:t>
      </w:r>
      <w:bookmarkEnd w:id="1812"/>
    </w:p>
    <w:p w14:paraId="086A8643" w14:textId="77777777" w:rsidR="005B0472" w:rsidRDefault="005B0472" w:rsidP="005E1A08">
      <w:pPr>
        <w:pStyle w:val="Ttulo3"/>
      </w:pPr>
      <w:bookmarkStart w:id="1814" w:name="_Toc233728256"/>
      <w:r>
        <w:t>UC-11 - Consultar resultados y “feedback”</w:t>
      </w:r>
      <w:bookmarkEnd w:id="1814"/>
    </w:p>
    <w:tbl>
      <w:tblPr>
        <w:tblStyle w:val="Tablaconcuadrcula"/>
        <w:tblW w:w="0" w:type="auto"/>
        <w:tblLook w:val="04A0" w:firstRow="1" w:lastRow="0" w:firstColumn="1" w:lastColumn="0" w:noHBand="0" w:noVBand="1"/>
      </w:tblPr>
      <w:tblGrid>
        <w:gridCol w:w="1668"/>
        <w:gridCol w:w="6686"/>
      </w:tblGrid>
      <w:tr w:rsidR="005B0472" w14:paraId="0FA8E499" w14:textId="77777777" w:rsidTr="0030244A">
        <w:trPr>
          <w:trHeight w:val="588"/>
        </w:trPr>
        <w:tc>
          <w:tcPr>
            <w:tcW w:w="8354" w:type="dxa"/>
            <w:gridSpan w:val="2"/>
            <w:shd w:val="clear" w:color="auto" w:fill="DDDDDD" w:themeFill="accent1"/>
            <w:vAlign w:val="center"/>
          </w:tcPr>
          <w:p w14:paraId="79AD7D32" w14:textId="77777777" w:rsidR="005B0472" w:rsidRPr="00F74526" w:rsidRDefault="005B0472">
            <w:pPr>
              <w:jc w:val="center"/>
              <w:rPr>
                <w:b/>
                <w:bCs/>
              </w:rPr>
            </w:pPr>
            <w:r w:rsidRPr="00F74526">
              <w:rPr>
                <w:b/>
                <w:bCs/>
              </w:rPr>
              <w:t>UC-11 - Consultar resultados y “feedback”</w:t>
            </w:r>
          </w:p>
        </w:tc>
      </w:tr>
      <w:tr w:rsidR="005B0472" w14:paraId="163A6CB8" w14:textId="77777777" w:rsidTr="0030244A">
        <w:tc>
          <w:tcPr>
            <w:tcW w:w="1668" w:type="dxa"/>
            <w:vAlign w:val="center"/>
          </w:tcPr>
          <w:p w14:paraId="5D5677C1" w14:textId="77777777" w:rsidR="005B0472" w:rsidRDefault="005B0472">
            <w:r>
              <w:t>Precondiciones</w:t>
            </w:r>
          </w:p>
        </w:tc>
        <w:tc>
          <w:tcPr>
            <w:tcW w:w="6686" w:type="dxa"/>
            <w:vAlign w:val="center"/>
          </w:tcPr>
          <w:p w14:paraId="593D0D77" w14:textId="77777777" w:rsidR="005B0472" w:rsidRDefault="005B0472">
            <w:r>
              <w:t>El Alumno está autenticado y existe al menos un intento registrado.</w:t>
            </w:r>
          </w:p>
        </w:tc>
      </w:tr>
      <w:tr w:rsidR="005B0472" w14:paraId="51F0C086" w14:textId="77777777" w:rsidTr="0030244A">
        <w:tc>
          <w:tcPr>
            <w:tcW w:w="1668" w:type="dxa"/>
            <w:vAlign w:val="center"/>
          </w:tcPr>
          <w:p w14:paraId="5A698431" w14:textId="77777777" w:rsidR="005B0472" w:rsidRDefault="005B0472">
            <w:r>
              <w:t>Postcondiciones</w:t>
            </w:r>
          </w:p>
        </w:tc>
        <w:tc>
          <w:tcPr>
            <w:tcW w:w="6686" w:type="dxa"/>
            <w:vAlign w:val="center"/>
          </w:tcPr>
          <w:p w14:paraId="1D01323B" w14:textId="77777777" w:rsidR="005B0472" w:rsidRDefault="005B0472">
            <w:r>
              <w:t>El Alumno visualiza el resultado del intento y, cuando procede, la revisión disponible.</w:t>
            </w:r>
          </w:p>
        </w:tc>
      </w:tr>
      <w:tr w:rsidR="005B0472" w14:paraId="04765B95" w14:textId="77777777" w:rsidTr="0030244A">
        <w:tc>
          <w:tcPr>
            <w:tcW w:w="1668" w:type="dxa"/>
            <w:vAlign w:val="center"/>
          </w:tcPr>
          <w:p w14:paraId="1C16AC46" w14:textId="77777777" w:rsidR="005B0472" w:rsidRDefault="005B0472">
            <w:r>
              <w:t>Actores</w:t>
            </w:r>
          </w:p>
        </w:tc>
        <w:tc>
          <w:tcPr>
            <w:tcW w:w="6686" w:type="dxa"/>
            <w:vAlign w:val="center"/>
          </w:tcPr>
          <w:p w14:paraId="2CDBB9DF" w14:textId="77777777" w:rsidR="005B0472" w:rsidRDefault="005B0472">
            <w:r>
              <w:t>Alumno</w:t>
            </w:r>
          </w:p>
        </w:tc>
      </w:tr>
      <w:tr w:rsidR="005B0472" w14:paraId="6DEF5AF0" w14:textId="77777777" w:rsidTr="0030244A">
        <w:tc>
          <w:tcPr>
            <w:tcW w:w="1668" w:type="dxa"/>
            <w:vAlign w:val="center"/>
          </w:tcPr>
          <w:p w14:paraId="4BA4261D" w14:textId="77777777" w:rsidR="005B0472" w:rsidRDefault="005B0472">
            <w:r>
              <w:t>Descripción</w:t>
            </w:r>
          </w:p>
        </w:tc>
        <w:tc>
          <w:tcPr>
            <w:tcW w:w="6686" w:type="dxa"/>
            <w:vAlign w:val="center"/>
          </w:tcPr>
          <w:p w14:paraId="73570F35" w14:textId="77777777" w:rsidR="005B0472" w:rsidRDefault="005B0472">
            <w:pPr>
              <w:jc w:val="left"/>
            </w:pPr>
            <w:r>
              <w:t>1. Tras enviar el intento, el sistema calcula la puntuación obtenida y la puntuación máxima.</w:t>
            </w:r>
            <w:r>
              <w:br/>
              <w:t>2. Muestra el resultado general.</w:t>
            </w:r>
            <w:r>
              <w:br/>
              <w:t>3. Si la política del cuestionario lo permite, muestra la revisión detallada pregunta a pregunta.</w:t>
            </w:r>
          </w:p>
        </w:tc>
      </w:tr>
      <w:tr w:rsidR="005B0472" w14:paraId="27EBB002" w14:textId="77777777" w:rsidTr="0030244A">
        <w:tc>
          <w:tcPr>
            <w:tcW w:w="1668" w:type="dxa"/>
            <w:vAlign w:val="center"/>
          </w:tcPr>
          <w:p w14:paraId="12809E9A" w14:textId="77777777" w:rsidR="005B0472" w:rsidRDefault="005B0472">
            <w:r>
              <w:t>Variaciones</w:t>
            </w:r>
          </w:p>
        </w:tc>
        <w:tc>
          <w:tcPr>
            <w:tcW w:w="6686" w:type="dxa"/>
            <w:vAlign w:val="center"/>
          </w:tcPr>
          <w:p w14:paraId="6B5145B2" w14:textId="77777777" w:rsidR="005B0472" w:rsidRDefault="005B0472">
            <w:pPr>
              <w:jc w:val="left"/>
            </w:pPr>
            <w:r>
              <w:t>V1. Aún quedan intentos: el sistema muestra resultado limitado y oculta la revisión completa.</w:t>
            </w:r>
            <w:r>
              <w:br/>
              <w:t>V2. Revisión bloqueada hasta cierre: el sistema informa del bloqueo temporal.</w:t>
            </w:r>
          </w:p>
        </w:tc>
      </w:tr>
      <w:tr w:rsidR="005B0472" w14:paraId="2A7E3F35" w14:textId="77777777" w:rsidTr="0030244A">
        <w:tc>
          <w:tcPr>
            <w:tcW w:w="1668" w:type="dxa"/>
            <w:vAlign w:val="center"/>
          </w:tcPr>
          <w:p w14:paraId="17CBF766" w14:textId="77777777" w:rsidR="005B0472" w:rsidRDefault="005B0472">
            <w:r>
              <w:t>Excepciones</w:t>
            </w:r>
          </w:p>
        </w:tc>
        <w:tc>
          <w:tcPr>
            <w:tcW w:w="6686" w:type="dxa"/>
            <w:vAlign w:val="center"/>
          </w:tcPr>
          <w:p w14:paraId="06DEC027" w14:textId="77777777" w:rsidR="005B0472" w:rsidRDefault="005B0472">
            <w:r>
              <w:t>E1. Intento inexistente o sin permisos para revisión.</w:t>
            </w:r>
          </w:p>
        </w:tc>
      </w:tr>
      <w:tr w:rsidR="005B0472" w14:paraId="47409C2A" w14:textId="77777777" w:rsidTr="0030244A">
        <w:tc>
          <w:tcPr>
            <w:tcW w:w="1668" w:type="dxa"/>
            <w:vAlign w:val="center"/>
          </w:tcPr>
          <w:p w14:paraId="484BA015" w14:textId="77777777" w:rsidR="005B0472" w:rsidRDefault="005B0472">
            <w:r>
              <w:t>Notas</w:t>
            </w:r>
          </w:p>
        </w:tc>
        <w:tc>
          <w:tcPr>
            <w:tcW w:w="6686" w:type="dxa"/>
            <w:vAlign w:val="center"/>
          </w:tcPr>
          <w:p w14:paraId="18491894" w14:textId="77777777" w:rsidR="005B0472" w:rsidRDefault="005B0472">
            <w:r>
              <w:t>La revisión detallada reutiliza el detalle de intento descrito en UC-19.</w:t>
            </w:r>
          </w:p>
        </w:tc>
      </w:tr>
    </w:tbl>
    <w:p w14:paraId="6E82E120" w14:textId="0885C28B" w:rsidR="00BC57EC" w:rsidRDefault="0030244A">
      <w:pPr>
        <w:pStyle w:val="PiedeTabla"/>
        <w:pPrChange w:id="1815" w:author="Pablo Barrero Cruz" w:date="2026-06-30T13:21:00Z" w16du:dateUtc="2026-06-30T11:21:00Z">
          <w:pPr>
            <w:pStyle w:val="Descripcin"/>
            <w:spacing w:before="240"/>
          </w:pPr>
        </w:pPrChange>
      </w:pPr>
      <w:bookmarkStart w:id="1816" w:name="_Toc233720838"/>
      <w:r>
        <w:t xml:space="preserve">Tabla </w:t>
      </w:r>
      <w:r w:rsidRPr="0030244A">
        <w:t>5.5.11. Especificación del caso de uso UC-11 - Consultar resultados y “feedback”</w:t>
      </w:r>
      <w:bookmarkEnd w:id="1816"/>
    </w:p>
    <w:p w14:paraId="14B3CC28" w14:textId="272B3A2B" w:rsidR="005B0472" w:rsidRDefault="00BC57EC">
      <w:pPr>
        <w:pStyle w:val="PiedeTabla"/>
        <w:pPrChange w:id="1817" w:author="Pablo Barrero Cruz" w:date="2026-06-30T13:21:00Z" w16du:dateUtc="2026-06-30T11:21:00Z">
          <w:pPr>
            <w:pStyle w:val="Descripcin"/>
          </w:pPr>
        </w:pPrChange>
      </w:pPr>
      <w:bookmarkStart w:id="1818" w:name="_Toc233720839"/>
      <w:r w:rsidRPr="00BC57EC">
        <w:rPr>
          <w:noProof/>
        </w:rPr>
        <w:lastRenderedPageBreak/>
        <w:drawing>
          <wp:inline distT="0" distB="0" distL="0" distR="0" wp14:anchorId="017DB161" wp14:editId="519B96BA">
            <wp:extent cx="5400040" cy="1340485"/>
            <wp:effectExtent l="0" t="0" r="0" b="0"/>
            <wp:docPr id="1211700747"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1340485"/>
                    </a:xfrm>
                    <a:prstGeom prst="rect">
                      <a:avLst/>
                    </a:prstGeom>
                    <a:noFill/>
                    <a:ln>
                      <a:noFill/>
                    </a:ln>
                  </pic:spPr>
                </pic:pic>
              </a:graphicData>
            </a:graphic>
          </wp:inline>
        </w:drawing>
      </w:r>
      <w:r w:rsidRPr="00BC57EC">
        <w:t xml:space="preserve"> </w:t>
      </w:r>
      <w:r w:rsidR="00B7079C">
        <w:t>Figura 5.5.11 Diagrama de actividad de UC-11 - Consultar resultados y “feedback”.</w:t>
      </w:r>
      <w:bookmarkEnd w:id="1818"/>
    </w:p>
    <w:p w14:paraId="50ABC64A" w14:textId="77777777" w:rsidR="005B0472" w:rsidRDefault="005B0472" w:rsidP="005E1A08">
      <w:pPr>
        <w:pStyle w:val="Ttulo3"/>
      </w:pPr>
      <w:bookmarkStart w:id="1819" w:name="_Toc233728257"/>
      <w:r>
        <w:t>UC-12 - Consultar analíticas</w:t>
      </w:r>
      <w:bookmarkEnd w:id="1819"/>
    </w:p>
    <w:tbl>
      <w:tblPr>
        <w:tblStyle w:val="Tablaconcuadrcula"/>
        <w:tblW w:w="0" w:type="auto"/>
        <w:tblLook w:val="04A0" w:firstRow="1" w:lastRow="0" w:firstColumn="1" w:lastColumn="0" w:noHBand="0" w:noVBand="1"/>
      </w:tblPr>
      <w:tblGrid>
        <w:gridCol w:w="1667"/>
        <w:gridCol w:w="6687"/>
      </w:tblGrid>
      <w:tr w:rsidR="005B0472" w14:paraId="62FA2BB4" w14:textId="77777777" w:rsidTr="0030244A">
        <w:trPr>
          <w:trHeight w:val="472"/>
        </w:trPr>
        <w:tc>
          <w:tcPr>
            <w:tcW w:w="8354" w:type="dxa"/>
            <w:gridSpan w:val="2"/>
            <w:shd w:val="clear" w:color="auto" w:fill="DDDDDD" w:themeFill="accent1"/>
            <w:vAlign w:val="center"/>
          </w:tcPr>
          <w:p w14:paraId="68E2E1B7" w14:textId="77777777" w:rsidR="005B0472" w:rsidRPr="00F74526" w:rsidRDefault="005B0472">
            <w:pPr>
              <w:jc w:val="center"/>
              <w:rPr>
                <w:b/>
                <w:bCs/>
              </w:rPr>
            </w:pPr>
            <w:r w:rsidRPr="00F74526">
              <w:rPr>
                <w:b/>
                <w:bCs/>
              </w:rPr>
              <w:t>UC-12 - Consultar analíticas</w:t>
            </w:r>
          </w:p>
        </w:tc>
      </w:tr>
      <w:tr w:rsidR="005B0472" w14:paraId="1DEA397F" w14:textId="77777777" w:rsidTr="0030244A">
        <w:tc>
          <w:tcPr>
            <w:tcW w:w="1667" w:type="dxa"/>
            <w:vAlign w:val="center"/>
          </w:tcPr>
          <w:p w14:paraId="326B8CC1" w14:textId="77777777" w:rsidR="005B0472" w:rsidRDefault="005B0472">
            <w:r>
              <w:t>Precondiciones</w:t>
            </w:r>
          </w:p>
        </w:tc>
        <w:tc>
          <w:tcPr>
            <w:tcW w:w="6687" w:type="dxa"/>
            <w:vAlign w:val="center"/>
          </w:tcPr>
          <w:p w14:paraId="6303A552" w14:textId="77777777" w:rsidR="005B0472" w:rsidRDefault="005B0472">
            <w:r>
              <w:t>El Profesor está autenticado y existe al menos un cuestionario.</w:t>
            </w:r>
          </w:p>
        </w:tc>
      </w:tr>
      <w:tr w:rsidR="005B0472" w14:paraId="2F3A8E82" w14:textId="77777777" w:rsidTr="0030244A">
        <w:tc>
          <w:tcPr>
            <w:tcW w:w="1667" w:type="dxa"/>
            <w:vAlign w:val="center"/>
          </w:tcPr>
          <w:p w14:paraId="3DAC7688" w14:textId="77777777" w:rsidR="005B0472" w:rsidRDefault="005B0472">
            <w:r>
              <w:t>Postcondiciones</w:t>
            </w:r>
          </w:p>
        </w:tc>
        <w:tc>
          <w:tcPr>
            <w:tcW w:w="6687" w:type="dxa"/>
            <w:vAlign w:val="center"/>
          </w:tcPr>
          <w:p w14:paraId="1C4C1E7E" w14:textId="77777777" w:rsidR="005B0472" w:rsidRDefault="005B0472">
            <w:r>
              <w:t>El Profesor visualiza métricas agregadas del cuestionario y tablas de detalle cuando hay intentos.</w:t>
            </w:r>
          </w:p>
        </w:tc>
      </w:tr>
      <w:tr w:rsidR="005B0472" w14:paraId="57F8281C" w14:textId="77777777" w:rsidTr="0030244A">
        <w:tc>
          <w:tcPr>
            <w:tcW w:w="1667" w:type="dxa"/>
            <w:vAlign w:val="center"/>
          </w:tcPr>
          <w:p w14:paraId="7479D6AF" w14:textId="77777777" w:rsidR="005B0472" w:rsidRDefault="005B0472">
            <w:r>
              <w:t>Actores</w:t>
            </w:r>
          </w:p>
        </w:tc>
        <w:tc>
          <w:tcPr>
            <w:tcW w:w="6687" w:type="dxa"/>
            <w:vAlign w:val="center"/>
          </w:tcPr>
          <w:p w14:paraId="012DE007" w14:textId="77777777" w:rsidR="005B0472" w:rsidRDefault="005B0472">
            <w:r>
              <w:t>Profesor</w:t>
            </w:r>
          </w:p>
        </w:tc>
      </w:tr>
      <w:tr w:rsidR="005B0472" w14:paraId="6D1265CF" w14:textId="77777777" w:rsidTr="0030244A">
        <w:tc>
          <w:tcPr>
            <w:tcW w:w="1667" w:type="dxa"/>
            <w:vAlign w:val="center"/>
          </w:tcPr>
          <w:p w14:paraId="6627A385" w14:textId="77777777" w:rsidR="005B0472" w:rsidRDefault="005B0472">
            <w:r>
              <w:t>Descripción</w:t>
            </w:r>
          </w:p>
        </w:tc>
        <w:tc>
          <w:tcPr>
            <w:tcW w:w="6687" w:type="dxa"/>
            <w:vAlign w:val="center"/>
          </w:tcPr>
          <w:p w14:paraId="19B91975" w14:textId="77777777" w:rsidR="005B0472" w:rsidRDefault="005B0472">
            <w:pPr>
              <w:jc w:val="left"/>
            </w:pPr>
            <w:r>
              <w:t>1. El Profesor accede a la pantalla de analíticas de un cuestionario.</w:t>
            </w:r>
            <w:r>
              <w:br/>
              <w:t>2. El sistema carga resumen, distribución de notas, estadísticas por pregunta y listado de intentos.</w:t>
            </w:r>
            <w:r>
              <w:br/>
              <w:t>3. El Profesor puede filtrar el listado por participante y navegar por páginas de resultados.</w:t>
            </w:r>
          </w:p>
        </w:tc>
      </w:tr>
      <w:tr w:rsidR="005B0472" w14:paraId="5E8D00F2" w14:textId="77777777" w:rsidTr="0030244A">
        <w:tc>
          <w:tcPr>
            <w:tcW w:w="1667" w:type="dxa"/>
            <w:vAlign w:val="center"/>
          </w:tcPr>
          <w:p w14:paraId="75D89AE6" w14:textId="77777777" w:rsidR="005B0472" w:rsidRDefault="005B0472">
            <w:r>
              <w:t>Variaciones</w:t>
            </w:r>
          </w:p>
        </w:tc>
        <w:tc>
          <w:tcPr>
            <w:tcW w:w="6687" w:type="dxa"/>
            <w:vAlign w:val="center"/>
          </w:tcPr>
          <w:p w14:paraId="11BB6E8E" w14:textId="77777777" w:rsidR="005B0472" w:rsidRDefault="005B0472">
            <w:pPr>
              <w:jc w:val="left"/>
            </w:pPr>
            <w:r>
              <w:t>V1. Sin intentos: el sistema muestra un estado informativo y desactiva acciones que no tienen utilidad.</w:t>
            </w:r>
            <w:r>
              <w:br/>
              <w:t>V2. El Profesor abre un intento concreto mediante UC-19.</w:t>
            </w:r>
          </w:p>
        </w:tc>
      </w:tr>
      <w:tr w:rsidR="005B0472" w14:paraId="76A4DBE5" w14:textId="77777777" w:rsidTr="0030244A">
        <w:tc>
          <w:tcPr>
            <w:tcW w:w="1667" w:type="dxa"/>
            <w:vAlign w:val="center"/>
          </w:tcPr>
          <w:p w14:paraId="626A2911" w14:textId="77777777" w:rsidR="005B0472" w:rsidRDefault="005B0472">
            <w:r>
              <w:t>Excepciones</w:t>
            </w:r>
          </w:p>
        </w:tc>
        <w:tc>
          <w:tcPr>
            <w:tcW w:w="6687" w:type="dxa"/>
            <w:vAlign w:val="center"/>
          </w:tcPr>
          <w:p w14:paraId="1DB65342" w14:textId="77777777" w:rsidR="005B0472" w:rsidRDefault="005B0472">
            <w:r>
              <w:t>E1. Error de carga o falta de permisos.</w:t>
            </w:r>
          </w:p>
        </w:tc>
      </w:tr>
      <w:tr w:rsidR="005B0472" w14:paraId="55F5936C" w14:textId="77777777" w:rsidTr="0030244A">
        <w:tc>
          <w:tcPr>
            <w:tcW w:w="1667" w:type="dxa"/>
            <w:vAlign w:val="center"/>
          </w:tcPr>
          <w:p w14:paraId="2D94E6FD" w14:textId="77777777" w:rsidR="005B0472" w:rsidRDefault="005B0472">
            <w:r>
              <w:t>Notas</w:t>
            </w:r>
          </w:p>
        </w:tc>
        <w:tc>
          <w:tcPr>
            <w:tcW w:w="6687" w:type="dxa"/>
            <w:vAlign w:val="center"/>
          </w:tcPr>
          <w:p w14:paraId="446E490F" w14:textId="77777777" w:rsidR="005B0472" w:rsidRDefault="005B0472">
            <w:r>
              <w:t>Las analíticas implementadas son básicas y orientadas al seguimiento docente del cuestionario.</w:t>
            </w:r>
          </w:p>
        </w:tc>
      </w:tr>
    </w:tbl>
    <w:p w14:paraId="7E41C393" w14:textId="31C72D00" w:rsidR="00460E0C" w:rsidRDefault="00EA6625">
      <w:pPr>
        <w:pStyle w:val="PiedeTabla"/>
        <w:pPrChange w:id="1820" w:author="Pablo Barrero Cruz" w:date="2026-06-30T13:21:00Z" w16du:dateUtc="2026-06-30T11:21:00Z">
          <w:pPr>
            <w:pStyle w:val="Descripcin"/>
            <w:spacing w:before="240"/>
          </w:pPr>
        </w:pPrChange>
      </w:pPr>
      <w:bookmarkStart w:id="1821" w:name="_Toc233720840"/>
      <w:r>
        <w:t>Tabla</w:t>
      </w:r>
      <w:r w:rsidR="0030244A">
        <w:t xml:space="preserve"> </w:t>
      </w:r>
      <w:r w:rsidR="0030244A" w:rsidRPr="0030244A">
        <w:t>5.5.12. Especificación del caso de uso UC-12 - Consultar analíticas</w:t>
      </w:r>
      <w:bookmarkEnd w:id="1821"/>
    </w:p>
    <w:p w14:paraId="4925814F" w14:textId="520DC699" w:rsidR="005B0472" w:rsidRDefault="00460E0C">
      <w:pPr>
        <w:pStyle w:val="PiedeTabla"/>
        <w:pPrChange w:id="1822" w:author="Pablo Barrero Cruz" w:date="2026-06-30T13:21:00Z" w16du:dateUtc="2026-06-30T11:21:00Z">
          <w:pPr>
            <w:pStyle w:val="Descripcin"/>
          </w:pPr>
        </w:pPrChange>
      </w:pPr>
      <w:bookmarkStart w:id="1823" w:name="_Toc233720841"/>
      <w:r w:rsidRPr="00460E0C">
        <w:rPr>
          <w:noProof/>
        </w:rPr>
        <w:drawing>
          <wp:inline distT="0" distB="0" distL="0" distR="0" wp14:anchorId="4FA280D4" wp14:editId="28BD4EE8">
            <wp:extent cx="5400040" cy="1275715"/>
            <wp:effectExtent l="0" t="0" r="0" b="0"/>
            <wp:docPr id="687565279" name="Imagen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lantUML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1275715"/>
                    </a:xfrm>
                    <a:prstGeom prst="rect">
                      <a:avLst/>
                    </a:prstGeom>
                    <a:noFill/>
                    <a:ln>
                      <a:noFill/>
                    </a:ln>
                  </pic:spPr>
                </pic:pic>
              </a:graphicData>
            </a:graphic>
          </wp:inline>
        </w:drawing>
      </w:r>
      <w:r w:rsidRPr="00460E0C">
        <w:t xml:space="preserve"> </w:t>
      </w:r>
      <w:r w:rsidR="003F2EF9">
        <w:t>Figura 5.5.1</w:t>
      </w:r>
      <w:r w:rsidR="008F2229">
        <w:t>2</w:t>
      </w:r>
      <w:r w:rsidR="003F2EF9">
        <w:t xml:space="preserve"> Diagrama de actividad de UC-12 - Consultar analíticas.</w:t>
      </w:r>
      <w:bookmarkEnd w:id="1823"/>
    </w:p>
    <w:p w14:paraId="3EDE7CD4" w14:textId="77777777" w:rsidR="005B0472" w:rsidRDefault="005B0472" w:rsidP="005E1A08">
      <w:pPr>
        <w:pStyle w:val="Ttulo3"/>
      </w:pPr>
      <w:bookmarkStart w:id="1824" w:name="_Toc233728258"/>
      <w:r>
        <w:t>UC-13 - Registrarse</w:t>
      </w:r>
      <w:bookmarkEnd w:id="1824"/>
    </w:p>
    <w:tbl>
      <w:tblPr>
        <w:tblStyle w:val="Tablaconcuadrcula"/>
        <w:tblW w:w="0" w:type="auto"/>
        <w:tblLook w:val="04A0" w:firstRow="1" w:lastRow="0" w:firstColumn="1" w:lastColumn="0" w:noHBand="0" w:noVBand="1"/>
      </w:tblPr>
      <w:tblGrid>
        <w:gridCol w:w="1667"/>
        <w:gridCol w:w="6687"/>
      </w:tblGrid>
      <w:tr w:rsidR="005B0472" w14:paraId="3DB0529C" w14:textId="77777777" w:rsidTr="0030244A">
        <w:trPr>
          <w:trHeight w:val="575"/>
        </w:trPr>
        <w:tc>
          <w:tcPr>
            <w:tcW w:w="8354" w:type="dxa"/>
            <w:gridSpan w:val="2"/>
            <w:shd w:val="clear" w:color="auto" w:fill="DDDDDD" w:themeFill="accent1"/>
            <w:vAlign w:val="center"/>
          </w:tcPr>
          <w:p w14:paraId="7867B5A4" w14:textId="77777777" w:rsidR="005B0472" w:rsidRPr="00F74526" w:rsidRDefault="005B0472">
            <w:pPr>
              <w:jc w:val="center"/>
              <w:rPr>
                <w:b/>
                <w:bCs/>
              </w:rPr>
            </w:pPr>
            <w:r w:rsidRPr="00F74526">
              <w:rPr>
                <w:b/>
                <w:bCs/>
              </w:rPr>
              <w:t>UC-13 - Registrarse</w:t>
            </w:r>
          </w:p>
        </w:tc>
      </w:tr>
      <w:tr w:rsidR="005B0472" w14:paraId="0A9AE169" w14:textId="77777777" w:rsidTr="0030244A">
        <w:tc>
          <w:tcPr>
            <w:tcW w:w="1667" w:type="dxa"/>
            <w:vAlign w:val="center"/>
          </w:tcPr>
          <w:p w14:paraId="305DF23B" w14:textId="77777777" w:rsidR="005B0472" w:rsidRDefault="005B0472">
            <w:r>
              <w:t>Precondiciones</w:t>
            </w:r>
          </w:p>
        </w:tc>
        <w:tc>
          <w:tcPr>
            <w:tcW w:w="6687" w:type="dxa"/>
            <w:vAlign w:val="center"/>
          </w:tcPr>
          <w:p w14:paraId="1F2286D2" w14:textId="77777777" w:rsidR="005B0472" w:rsidRDefault="005B0472">
            <w:r>
              <w:t>El usuario no dispone de una sesión iniciada y accede a la pantalla de registro.</w:t>
            </w:r>
          </w:p>
        </w:tc>
      </w:tr>
      <w:tr w:rsidR="005B0472" w14:paraId="02489131" w14:textId="77777777" w:rsidTr="0030244A">
        <w:tc>
          <w:tcPr>
            <w:tcW w:w="1667" w:type="dxa"/>
            <w:vAlign w:val="center"/>
          </w:tcPr>
          <w:p w14:paraId="72C638AE" w14:textId="77777777" w:rsidR="005B0472" w:rsidRDefault="005B0472">
            <w:r>
              <w:lastRenderedPageBreak/>
              <w:t>Postcondiciones</w:t>
            </w:r>
          </w:p>
        </w:tc>
        <w:tc>
          <w:tcPr>
            <w:tcW w:w="6687" w:type="dxa"/>
            <w:vAlign w:val="center"/>
          </w:tcPr>
          <w:p w14:paraId="39796C9D" w14:textId="77777777" w:rsidR="005B0472" w:rsidRDefault="005B0472">
            <w:r>
              <w:t>Se crea una nueva cuenta activa con rol de Alumno si los datos son válidos.</w:t>
            </w:r>
          </w:p>
        </w:tc>
      </w:tr>
      <w:tr w:rsidR="005B0472" w14:paraId="66468358" w14:textId="77777777" w:rsidTr="0030244A">
        <w:tc>
          <w:tcPr>
            <w:tcW w:w="1667" w:type="dxa"/>
            <w:vAlign w:val="center"/>
          </w:tcPr>
          <w:p w14:paraId="34F6A339" w14:textId="77777777" w:rsidR="005B0472" w:rsidRDefault="005B0472">
            <w:r>
              <w:t>Actores</w:t>
            </w:r>
          </w:p>
        </w:tc>
        <w:tc>
          <w:tcPr>
            <w:tcW w:w="6687" w:type="dxa"/>
            <w:vAlign w:val="center"/>
          </w:tcPr>
          <w:p w14:paraId="74E091CE" w14:textId="77777777" w:rsidR="005B0472" w:rsidRDefault="005B0472">
            <w:r>
              <w:t>Usuario no autenticado</w:t>
            </w:r>
          </w:p>
        </w:tc>
      </w:tr>
      <w:tr w:rsidR="005B0472" w14:paraId="46E5DA2A" w14:textId="77777777" w:rsidTr="0030244A">
        <w:tc>
          <w:tcPr>
            <w:tcW w:w="1667" w:type="dxa"/>
            <w:vAlign w:val="center"/>
          </w:tcPr>
          <w:p w14:paraId="3A29BC62" w14:textId="77777777" w:rsidR="005B0472" w:rsidRDefault="005B0472">
            <w:r>
              <w:t>Descripción</w:t>
            </w:r>
          </w:p>
        </w:tc>
        <w:tc>
          <w:tcPr>
            <w:tcW w:w="6687" w:type="dxa"/>
            <w:vAlign w:val="center"/>
          </w:tcPr>
          <w:p w14:paraId="6E2CC747" w14:textId="77777777" w:rsidR="005B0472" w:rsidRDefault="005B0472">
            <w:pPr>
              <w:jc w:val="left"/>
            </w:pPr>
            <w:r>
              <w:t>1. El usuario accede a la pantalla de registro.</w:t>
            </w:r>
            <w:r>
              <w:br/>
              <w:t>2. Introduce los datos requeridos, el correo institucional y la contraseña.</w:t>
            </w:r>
            <w:r>
              <w:br/>
              <w:t>3. Pulsa el botón de registro.</w:t>
            </w:r>
            <w:r>
              <w:br/>
              <w:t>4. El sistema valida formato, unicidad del correo y patrón institucional permitido.</w:t>
            </w:r>
            <w:r>
              <w:br/>
              <w:t>5. Si todo es correcto, crea la cuenta con rol de Alumno y confirma la operación.</w:t>
            </w:r>
          </w:p>
        </w:tc>
      </w:tr>
      <w:tr w:rsidR="005B0472" w14:paraId="24F6701B" w14:textId="77777777" w:rsidTr="0030244A">
        <w:tc>
          <w:tcPr>
            <w:tcW w:w="1667" w:type="dxa"/>
            <w:vAlign w:val="center"/>
          </w:tcPr>
          <w:p w14:paraId="7AEF6255" w14:textId="77777777" w:rsidR="005B0472" w:rsidRDefault="005B0472">
            <w:r>
              <w:t>Variaciones</w:t>
            </w:r>
          </w:p>
        </w:tc>
        <w:tc>
          <w:tcPr>
            <w:tcW w:w="6687" w:type="dxa"/>
            <w:vAlign w:val="center"/>
          </w:tcPr>
          <w:p w14:paraId="4C9C585B" w14:textId="77777777" w:rsidR="005B0472" w:rsidRDefault="005B0472">
            <w:pPr>
              <w:jc w:val="left"/>
            </w:pPr>
            <w:r>
              <w:t>V1. Correo no institucional o con formato inválido: el sistema muestra error y no crea la cuenta.</w:t>
            </w:r>
            <w:r>
              <w:br/>
              <w:t>V2. Correo ya registrado: el sistema informa de duplicidad y solicita corrección.</w:t>
            </w:r>
          </w:p>
        </w:tc>
      </w:tr>
      <w:tr w:rsidR="005B0472" w14:paraId="68CF271D" w14:textId="77777777" w:rsidTr="0030244A">
        <w:tc>
          <w:tcPr>
            <w:tcW w:w="1667" w:type="dxa"/>
            <w:vAlign w:val="center"/>
          </w:tcPr>
          <w:p w14:paraId="1D377581" w14:textId="77777777" w:rsidR="005B0472" w:rsidRDefault="005B0472">
            <w:r>
              <w:t>Excepciones</w:t>
            </w:r>
          </w:p>
        </w:tc>
        <w:tc>
          <w:tcPr>
            <w:tcW w:w="6687" w:type="dxa"/>
            <w:vAlign w:val="center"/>
          </w:tcPr>
          <w:p w14:paraId="73A3AA74" w14:textId="77777777" w:rsidR="005B0472" w:rsidRDefault="005B0472">
            <w:r>
              <w:t>E1. Error de sistema: el sistema notifica el error y registra el incidente.</w:t>
            </w:r>
          </w:p>
        </w:tc>
      </w:tr>
      <w:tr w:rsidR="005B0472" w14:paraId="452D48F9" w14:textId="77777777" w:rsidTr="0030244A">
        <w:tc>
          <w:tcPr>
            <w:tcW w:w="1667" w:type="dxa"/>
            <w:vAlign w:val="center"/>
          </w:tcPr>
          <w:p w14:paraId="6E1C70DA" w14:textId="77777777" w:rsidR="005B0472" w:rsidRDefault="005B0472">
            <w:r>
              <w:t>Notas</w:t>
            </w:r>
          </w:p>
        </w:tc>
        <w:tc>
          <w:tcPr>
            <w:tcW w:w="6687" w:type="dxa"/>
            <w:vAlign w:val="center"/>
          </w:tcPr>
          <w:p w14:paraId="54225BEC" w14:textId="77777777" w:rsidR="005B0472" w:rsidRDefault="005B0472">
            <w:r>
              <w:t>El registro público solo crea cuentas de alumnado.</w:t>
            </w:r>
          </w:p>
        </w:tc>
      </w:tr>
    </w:tbl>
    <w:p w14:paraId="3E7E323C" w14:textId="67270A62" w:rsidR="00F93979" w:rsidRDefault="0030244A">
      <w:pPr>
        <w:pStyle w:val="PiedeTabla"/>
        <w:pPrChange w:id="1825" w:author="Pablo Barrero Cruz" w:date="2026-06-30T13:21:00Z" w16du:dateUtc="2026-06-30T11:21:00Z">
          <w:pPr>
            <w:pStyle w:val="Descripcin"/>
            <w:spacing w:before="240"/>
          </w:pPr>
        </w:pPrChange>
      </w:pPr>
      <w:bookmarkStart w:id="1826" w:name="_Toc233720842"/>
      <w:r>
        <w:t xml:space="preserve">Tabla </w:t>
      </w:r>
      <w:r w:rsidRPr="0030244A">
        <w:t>5.5.13. Especificación del caso de uso UC-13 - Registrarse</w:t>
      </w:r>
      <w:bookmarkEnd w:id="1826"/>
    </w:p>
    <w:p w14:paraId="755542EF" w14:textId="3AAFC655" w:rsidR="005B0472" w:rsidRDefault="00F93979">
      <w:pPr>
        <w:pStyle w:val="PiedeTabla"/>
        <w:pPrChange w:id="1827" w:author="Pablo Barrero Cruz" w:date="2026-06-30T13:21:00Z" w16du:dateUtc="2026-06-30T11:21:00Z">
          <w:pPr>
            <w:pStyle w:val="Descripcin"/>
          </w:pPr>
        </w:pPrChange>
      </w:pPr>
      <w:bookmarkStart w:id="1828" w:name="_Toc233720843"/>
      <w:r w:rsidRPr="00F93979">
        <w:rPr>
          <w:noProof/>
        </w:rPr>
        <w:drawing>
          <wp:inline distT="0" distB="0" distL="0" distR="0" wp14:anchorId="20F4C2F9" wp14:editId="535BFC3E">
            <wp:extent cx="5400040" cy="1914525"/>
            <wp:effectExtent l="0" t="0" r="0" b="0"/>
            <wp:docPr id="1404551845" name="Imagen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1914525"/>
                    </a:xfrm>
                    <a:prstGeom prst="rect">
                      <a:avLst/>
                    </a:prstGeom>
                    <a:noFill/>
                    <a:ln>
                      <a:noFill/>
                    </a:ln>
                  </pic:spPr>
                </pic:pic>
              </a:graphicData>
            </a:graphic>
          </wp:inline>
        </w:drawing>
      </w:r>
      <w:r w:rsidRPr="00F93979">
        <w:t xml:space="preserve"> </w:t>
      </w:r>
      <w:r w:rsidR="00256EF9">
        <w:t>Figura 5.5.13 Diagrama de actividad de UC-13 - Registrarse.</w:t>
      </w:r>
      <w:bookmarkEnd w:id="1828"/>
    </w:p>
    <w:p w14:paraId="62F5B9CB" w14:textId="77777777" w:rsidR="005B0472" w:rsidRDefault="005B0472" w:rsidP="005E1A08">
      <w:pPr>
        <w:pStyle w:val="Ttulo3"/>
      </w:pPr>
      <w:bookmarkStart w:id="1829" w:name="_Toc233728259"/>
      <w:r>
        <w:t>UC-14 - Restaurar sesión</w:t>
      </w:r>
      <w:bookmarkEnd w:id="1829"/>
    </w:p>
    <w:tbl>
      <w:tblPr>
        <w:tblStyle w:val="Tablaconcuadrcula"/>
        <w:tblW w:w="0" w:type="auto"/>
        <w:tblLook w:val="04A0" w:firstRow="1" w:lastRow="0" w:firstColumn="1" w:lastColumn="0" w:noHBand="0" w:noVBand="1"/>
      </w:tblPr>
      <w:tblGrid>
        <w:gridCol w:w="1668"/>
        <w:gridCol w:w="6686"/>
      </w:tblGrid>
      <w:tr w:rsidR="005B0472" w14:paraId="09ADDD64" w14:textId="77777777" w:rsidTr="0030244A">
        <w:trPr>
          <w:trHeight w:val="570"/>
        </w:trPr>
        <w:tc>
          <w:tcPr>
            <w:tcW w:w="8354" w:type="dxa"/>
            <w:gridSpan w:val="2"/>
            <w:shd w:val="clear" w:color="auto" w:fill="DDDDDD" w:themeFill="accent1"/>
            <w:vAlign w:val="center"/>
          </w:tcPr>
          <w:p w14:paraId="07E57B0A" w14:textId="77777777" w:rsidR="005B0472" w:rsidRPr="00F74526" w:rsidRDefault="005B0472">
            <w:pPr>
              <w:jc w:val="center"/>
              <w:rPr>
                <w:b/>
                <w:bCs/>
              </w:rPr>
            </w:pPr>
            <w:r w:rsidRPr="00F74526">
              <w:rPr>
                <w:b/>
                <w:bCs/>
              </w:rPr>
              <w:t>UC-14 - Restaurar sesión</w:t>
            </w:r>
          </w:p>
        </w:tc>
      </w:tr>
      <w:tr w:rsidR="005B0472" w14:paraId="3C84C986" w14:textId="77777777" w:rsidTr="0030244A">
        <w:tc>
          <w:tcPr>
            <w:tcW w:w="1668" w:type="dxa"/>
            <w:vAlign w:val="center"/>
          </w:tcPr>
          <w:p w14:paraId="6E1305FD" w14:textId="77777777" w:rsidR="005B0472" w:rsidRDefault="005B0472">
            <w:r>
              <w:t>Precondiciones</w:t>
            </w:r>
          </w:p>
        </w:tc>
        <w:tc>
          <w:tcPr>
            <w:tcW w:w="6686" w:type="dxa"/>
            <w:vAlign w:val="center"/>
          </w:tcPr>
          <w:p w14:paraId="6AD9B1BF" w14:textId="77777777" w:rsidR="005B0472" w:rsidRDefault="005B0472">
            <w:r>
              <w:t>El usuario dispone de un refresh token válido asociado a una sesión no revocada.</w:t>
            </w:r>
          </w:p>
        </w:tc>
      </w:tr>
      <w:tr w:rsidR="005B0472" w14:paraId="58D49D8B" w14:textId="77777777" w:rsidTr="0030244A">
        <w:tc>
          <w:tcPr>
            <w:tcW w:w="1668" w:type="dxa"/>
            <w:vAlign w:val="center"/>
          </w:tcPr>
          <w:p w14:paraId="4D33EB20" w14:textId="77777777" w:rsidR="005B0472" w:rsidRDefault="005B0472">
            <w:r>
              <w:t>Postcondiciones</w:t>
            </w:r>
          </w:p>
        </w:tc>
        <w:tc>
          <w:tcPr>
            <w:tcW w:w="6686" w:type="dxa"/>
            <w:vAlign w:val="center"/>
          </w:tcPr>
          <w:p w14:paraId="5BD01579" w14:textId="77777777" w:rsidR="005B0472" w:rsidRDefault="005B0472">
            <w:r>
              <w:t>El usuario vuelve a quedar autenticado sin introducir de nuevo sus credenciales.</w:t>
            </w:r>
          </w:p>
        </w:tc>
      </w:tr>
      <w:tr w:rsidR="005B0472" w14:paraId="19F2CDB1" w14:textId="77777777" w:rsidTr="0030244A">
        <w:tc>
          <w:tcPr>
            <w:tcW w:w="1668" w:type="dxa"/>
            <w:vAlign w:val="center"/>
          </w:tcPr>
          <w:p w14:paraId="6FACCE7C" w14:textId="77777777" w:rsidR="005B0472" w:rsidRDefault="005B0472">
            <w:r>
              <w:t>Actores</w:t>
            </w:r>
          </w:p>
        </w:tc>
        <w:tc>
          <w:tcPr>
            <w:tcW w:w="6686" w:type="dxa"/>
            <w:vAlign w:val="center"/>
          </w:tcPr>
          <w:p w14:paraId="537A67F4" w14:textId="77777777" w:rsidR="005B0472" w:rsidRDefault="005B0472">
            <w:r>
              <w:t>Alumno / Profesor / Admin</w:t>
            </w:r>
          </w:p>
        </w:tc>
      </w:tr>
      <w:tr w:rsidR="005B0472" w14:paraId="7013E9EA" w14:textId="77777777" w:rsidTr="0030244A">
        <w:tc>
          <w:tcPr>
            <w:tcW w:w="1668" w:type="dxa"/>
            <w:vAlign w:val="center"/>
          </w:tcPr>
          <w:p w14:paraId="12C9AECF" w14:textId="77777777" w:rsidR="005B0472" w:rsidRDefault="005B0472">
            <w:r>
              <w:t>Descripción</w:t>
            </w:r>
          </w:p>
        </w:tc>
        <w:tc>
          <w:tcPr>
            <w:tcW w:w="6686" w:type="dxa"/>
            <w:vAlign w:val="center"/>
          </w:tcPr>
          <w:p w14:paraId="5E43F4D1" w14:textId="77777777" w:rsidR="005B0472" w:rsidRDefault="005B0472">
            <w:pPr>
              <w:jc w:val="left"/>
            </w:pPr>
            <w:r>
              <w:t>1. El usuario abre o recarga la aplicación.</w:t>
            </w:r>
            <w:r>
              <w:br/>
              <w:t>2. El cliente intenta restaurar la sesión mediante el mecanismo de renovación.</w:t>
            </w:r>
            <w:r>
              <w:br/>
              <w:t>3. El sistema valida el refresh token y la sesión persistida asociada.</w:t>
            </w:r>
            <w:r>
              <w:br/>
              <w:t>4. Si la validación es correcta, rota el refresh token y devuelve un nuevo token de acceso.</w:t>
            </w:r>
            <w:r>
              <w:br/>
              <w:t>5. La aplicación recupera el estado autenticado y permite continuar la navegación.</w:t>
            </w:r>
          </w:p>
        </w:tc>
      </w:tr>
      <w:tr w:rsidR="005B0472" w14:paraId="6E79A110" w14:textId="77777777" w:rsidTr="0030244A">
        <w:tc>
          <w:tcPr>
            <w:tcW w:w="1668" w:type="dxa"/>
            <w:vAlign w:val="center"/>
          </w:tcPr>
          <w:p w14:paraId="470196BD" w14:textId="77777777" w:rsidR="005B0472" w:rsidRDefault="005B0472">
            <w:r>
              <w:lastRenderedPageBreak/>
              <w:t>Variaciones</w:t>
            </w:r>
          </w:p>
        </w:tc>
        <w:tc>
          <w:tcPr>
            <w:tcW w:w="6686" w:type="dxa"/>
            <w:vAlign w:val="center"/>
          </w:tcPr>
          <w:p w14:paraId="2300BDAF" w14:textId="77777777" w:rsidR="005B0472" w:rsidRDefault="005B0472">
            <w:pPr>
              <w:jc w:val="left"/>
            </w:pPr>
            <w:r>
              <w:t>V1. Token ausente, expirado o revocado: el sistema mantiene al usuario como no autenticado.</w:t>
            </w:r>
            <w:r>
              <w:br/>
              <w:t>V2. Ruta protegida: si no puede restaurarse la sesión, la aplicación redirige al inicio de sesión.</w:t>
            </w:r>
          </w:p>
        </w:tc>
      </w:tr>
      <w:tr w:rsidR="005B0472" w14:paraId="29533F88" w14:textId="77777777" w:rsidTr="0030244A">
        <w:tc>
          <w:tcPr>
            <w:tcW w:w="1668" w:type="dxa"/>
            <w:vAlign w:val="center"/>
          </w:tcPr>
          <w:p w14:paraId="4B24CF62" w14:textId="77777777" w:rsidR="005B0472" w:rsidRDefault="005B0472">
            <w:r>
              <w:t>Excepciones</w:t>
            </w:r>
          </w:p>
        </w:tc>
        <w:tc>
          <w:tcPr>
            <w:tcW w:w="6686" w:type="dxa"/>
            <w:vAlign w:val="center"/>
          </w:tcPr>
          <w:p w14:paraId="5E34C415" w14:textId="77777777" w:rsidR="005B0472" w:rsidRDefault="005B0472">
            <w:r>
              <w:t>E1. Error de sistema durante la restauración: la aplicación conserva el estado no autenticado y notifica el problema si procede.</w:t>
            </w:r>
          </w:p>
        </w:tc>
      </w:tr>
      <w:tr w:rsidR="005B0472" w14:paraId="43E96DBD" w14:textId="77777777" w:rsidTr="0030244A">
        <w:tc>
          <w:tcPr>
            <w:tcW w:w="1668" w:type="dxa"/>
            <w:vAlign w:val="center"/>
          </w:tcPr>
          <w:p w14:paraId="79B91F71" w14:textId="77777777" w:rsidR="005B0472" w:rsidRDefault="005B0472">
            <w:r>
              <w:t>Notas</w:t>
            </w:r>
          </w:p>
        </w:tc>
        <w:tc>
          <w:tcPr>
            <w:tcW w:w="6686" w:type="dxa"/>
            <w:vAlign w:val="center"/>
          </w:tcPr>
          <w:p w14:paraId="4DF8267D" w14:textId="77777777" w:rsidR="005B0472" w:rsidRDefault="005B0472">
            <w:r>
              <w:t>En esta versión no se usa localStorage para persistir el token de acceso.</w:t>
            </w:r>
          </w:p>
        </w:tc>
      </w:tr>
    </w:tbl>
    <w:p w14:paraId="705A687C" w14:textId="42E4E02D" w:rsidR="00BD4496" w:rsidRDefault="0030244A">
      <w:pPr>
        <w:pStyle w:val="PiedeTabla"/>
        <w:pPrChange w:id="1830" w:author="Pablo Barrero Cruz" w:date="2026-06-30T13:21:00Z" w16du:dateUtc="2026-06-30T11:21:00Z">
          <w:pPr>
            <w:pStyle w:val="Descripcin"/>
            <w:spacing w:before="240"/>
          </w:pPr>
        </w:pPrChange>
      </w:pPr>
      <w:bookmarkStart w:id="1831" w:name="_Toc233720844"/>
      <w:r>
        <w:t xml:space="preserve">Tabla </w:t>
      </w:r>
      <w:r w:rsidRPr="0030244A">
        <w:t>5.5.14. Especificación del caso de uso UC-14 - Restaurar sesión</w:t>
      </w:r>
      <w:bookmarkEnd w:id="1831"/>
    </w:p>
    <w:p w14:paraId="6D23CDD0" w14:textId="173CF1B1" w:rsidR="005B0472" w:rsidRDefault="00E54276">
      <w:pPr>
        <w:pStyle w:val="PiedeTabla"/>
        <w:pPrChange w:id="1832" w:author="Pablo Barrero Cruz" w:date="2026-06-30T13:21:00Z" w16du:dateUtc="2026-06-30T11:21:00Z">
          <w:pPr>
            <w:pStyle w:val="Descripcin"/>
          </w:pPr>
        </w:pPrChange>
      </w:pPr>
      <w:bookmarkStart w:id="1833" w:name="_Toc233720845"/>
      <w:r w:rsidRPr="00E54276">
        <w:rPr>
          <w:noProof/>
        </w:rPr>
        <w:drawing>
          <wp:inline distT="0" distB="0" distL="0" distR="0" wp14:anchorId="7F467675" wp14:editId="7E2CFD64">
            <wp:extent cx="5400040" cy="1871980"/>
            <wp:effectExtent l="0" t="0" r="0" b="0"/>
            <wp:docPr id="942604652"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1871980"/>
                    </a:xfrm>
                    <a:prstGeom prst="rect">
                      <a:avLst/>
                    </a:prstGeom>
                    <a:noFill/>
                    <a:ln>
                      <a:noFill/>
                    </a:ln>
                  </pic:spPr>
                </pic:pic>
              </a:graphicData>
            </a:graphic>
          </wp:inline>
        </w:drawing>
      </w:r>
      <w:r w:rsidRPr="00E54276">
        <w:t xml:space="preserve"> </w:t>
      </w:r>
      <w:r w:rsidR="00BD4496">
        <w:t>Figura 5.5.14 Diagrama de actividad de UC-14 - Restaurar sesión.</w:t>
      </w:r>
      <w:bookmarkEnd w:id="1833"/>
    </w:p>
    <w:p w14:paraId="119BA2D2" w14:textId="77777777" w:rsidR="005B0472" w:rsidRDefault="005B0472" w:rsidP="005E1A08">
      <w:pPr>
        <w:pStyle w:val="Ttulo3"/>
      </w:pPr>
      <w:bookmarkStart w:id="1834" w:name="_Toc233728260"/>
      <w:r>
        <w:t>UC-15 - Consultar perfil</w:t>
      </w:r>
      <w:bookmarkEnd w:id="1834"/>
    </w:p>
    <w:tbl>
      <w:tblPr>
        <w:tblStyle w:val="Tablaconcuadrcula"/>
        <w:tblW w:w="0" w:type="auto"/>
        <w:tblLook w:val="04A0" w:firstRow="1" w:lastRow="0" w:firstColumn="1" w:lastColumn="0" w:noHBand="0" w:noVBand="1"/>
      </w:tblPr>
      <w:tblGrid>
        <w:gridCol w:w="1668"/>
        <w:gridCol w:w="6686"/>
      </w:tblGrid>
      <w:tr w:rsidR="005B0472" w14:paraId="20C5BD7B" w14:textId="77777777" w:rsidTr="0030244A">
        <w:trPr>
          <w:trHeight w:val="476"/>
        </w:trPr>
        <w:tc>
          <w:tcPr>
            <w:tcW w:w="8354" w:type="dxa"/>
            <w:gridSpan w:val="2"/>
            <w:shd w:val="clear" w:color="auto" w:fill="DDDDDD" w:themeFill="accent1"/>
            <w:vAlign w:val="center"/>
          </w:tcPr>
          <w:p w14:paraId="1AC20851" w14:textId="77777777" w:rsidR="005B0472" w:rsidRPr="00F74526" w:rsidRDefault="005B0472">
            <w:pPr>
              <w:jc w:val="center"/>
              <w:rPr>
                <w:b/>
                <w:bCs/>
              </w:rPr>
            </w:pPr>
            <w:r w:rsidRPr="00F74526">
              <w:rPr>
                <w:b/>
                <w:bCs/>
              </w:rPr>
              <w:t>UC-15 - Consultar perfil</w:t>
            </w:r>
          </w:p>
        </w:tc>
      </w:tr>
      <w:tr w:rsidR="005B0472" w14:paraId="64E97A42" w14:textId="77777777" w:rsidTr="0030244A">
        <w:tc>
          <w:tcPr>
            <w:tcW w:w="1668" w:type="dxa"/>
            <w:vAlign w:val="center"/>
          </w:tcPr>
          <w:p w14:paraId="5D02D80C" w14:textId="77777777" w:rsidR="005B0472" w:rsidRDefault="005B0472">
            <w:r>
              <w:t>Precondiciones</w:t>
            </w:r>
          </w:p>
        </w:tc>
        <w:tc>
          <w:tcPr>
            <w:tcW w:w="6686" w:type="dxa"/>
            <w:vAlign w:val="center"/>
          </w:tcPr>
          <w:p w14:paraId="51271F52" w14:textId="77777777" w:rsidR="005B0472" w:rsidRDefault="005B0472">
            <w:r>
              <w:t>El usuario tiene una sesión iniciada.</w:t>
            </w:r>
          </w:p>
        </w:tc>
      </w:tr>
      <w:tr w:rsidR="005B0472" w14:paraId="29B719F2" w14:textId="77777777" w:rsidTr="0030244A">
        <w:tc>
          <w:tcPr>
            <w:tcW w:w="1668" w:type="dxa"/>
            <w:vAlign w:val="center"/>
          </w:tcPr>
          <w:p w14:paraId="6C041E46" w14:textId="77777777" w:rsidR="005B0472" w:rsidRDefault="005B0472">
            <w:r>
              <w:t>Postcondiciones</w:t>
            </w:r>
          </w:p>
        </w:tc>
        <w:tc>
          <w:tcPr>
            <w:tcW w:w="6686" w:type="dxa"/>
            <w:vAlign w:val="center"/>
          </w:tcPr>
          <w:p w14:paraId="750A5DA3" w14:textId="77777777" w:rsidR="005B0472" w:rsidRDefault="005B0472">
            <w:r>
              <w:t>El usuario visualiza los datos básicos de su cuenta.</w:t>
            </w:r>
          </w:p>
        </w:tc>
      </w:tr>
      <w:tr w:rsidR="005B0472" w14:paraId="307540AE" w14:textId="77777777" w:rsidTr="0030244A">
        <w:tc>
          <w:tcPr>
            <w:tcW w:w="1668" w:type="dxa"/>
            <w:vAlign w:val="center"/>
          </w:tcPr>
          <w:p w14:paraId="706B29C2" w14:textId="77777777" w:rsidR="005B0472" w:rsidRDefault="005B0472">
            <w:r>
              <w:t>Actores</w:t>
            </w:r>
          </w:p>
        </w:tc>
        <w:tc>
          <w:tcPr>
            <w:tcW w:w="6686" w:type="dxa"/>
            <w:vAlign w:val="center"/>
          </w:tcPr>
          <w:p w14:paraId="5A2DF74E" w14:textId="77777777" w:rsidR="005B0472" w:rsidRDefault="005B0472">
            <w:r>
              <w:t>Alumno / Profesor / Admin</w:t>
            </w:r>
          </w:p>
        </w:tc>
      </w:tr>
      <w:tr w:rsidR="005B0472" w14:paraId="40B6F150" w14:textId="77777777" w:rsidTr="0030244A">
        <w:tc>
          <w:tcPr>
            <w:tcW w:w="1668" w:type="dxa"/>
            <w:vAlign w:val="center"/>
          </w:tcPr>
          <w:p w14:paraId="1D3F28C8" w14:textId="77777777" w:rsidR="005B0472" w:rsidRDefault="005B0472">
            <w:r>
              <w:t>Descripción</w:t>
            </w:r>
          </w:p>
        </w:tc>
        <w:tc>
          <w:tcPr>
            <w:tcW w:w="6686" w:type="dxa"/>
            <w:vAlign w:val="center"/>
          </w:tcPr>
          <w:p w14:paraId="1B0C44C5" w14:textId="77777777" w:rsidR="005B0472" w:rsidRDefault="005B0472">
            <w:r>
              <w:t>1. El usuario accede a la sección de perfil.</w:t>
            </w:r>
            <w:r>
              <w:br/>
              <w:t>2. La aplicación solicita los datos de la cuenta autenticada.</w:t>
            </w:r>
            <w:r>
              <w:br/>
              <w:t>3. El sistema devuelve la información básica del usuario y su rol.</w:t>
            </w:r>
            <w:r>
              <w:br/>
              <w:t>4. La interfaz muestra los datos disponibles para consulta.</w:t>
            </w:r>
          </w:p>
        </w:tc>
      </w:tr>
      <w:tr w:rsidR="005B0472" w14:paraId="22FF5060" w14:textId="77777777" w:rsidTr="0030244A">
        <w:tc>
          <w:tcPr>
            <w:tcW w:w="1668" w:type="dxa"/>
            <w:vAlign w:val="center"/>
          </w:tcPr>
          <w:p w14:paraId="4554694C" w14:textId="77777777" w:rsidR="005B0472" w:rsidRDefault="005B0472">
            <w:r>
              <w:t>Variaciones</w:t>
            </w:r>
          </w:p>
        </w:tc>
        <w:tc>
          <w:tcPr>
            <w:tcW w:w="6686" w:type="dxa"/>
            <w:vAlign w:val="center"/>
          </w:tcPr>
          <w:p w14:paraId="52585D47" w14:textId="77777777" w:rsidR="005B0472" w:rsidRDefault="005B0472">
            <w:r>
              <w:t>V1. Sesión expirada: la aplicación intenta restaurarla; si no es posible, redirige al inicio de sesión.</w:t>
            </w:r>
            <w:r>
              <w:br/>
              <w:t>V2. Perfil cargado correctamente: el usuario puede continuar hacia el cambio de contraseña.</w:t>
            </w:r>
          </w:p>
        </w:tc>
      </w:tr>
      <w:tr w:rsidR="005B0472" w14:paraId="709EE71F" w14:textId="77777777" w:rsidTr="0030244A">
        <w:tc>
          <w:tcPr>
            <w:tcW w:w="1668" w:type="dxa"/>
            <w:vAlign w:val="center"/>
          </w:tcPr>
          <w:p w14:paraId="37BB35B6" w14:textId="77777777" w:rsidR="005B0472" w:rsidRDefault="005B0472">
            <w:r>
              <w:t>Excepciones</w:t>
            </w:r>
          </w:p>
        </w:tc>
        <w:tc>
          <w:tcPr>
            <w:tcW w:w="6686" w:type="dxa"/>
            <w:vAlign w:val="center"/>
          </w:tcPr>
          <w:p w14:paraId="240861DB" w14:textId="77777777" w:rsidR="005B0472" w:rsidRDefault="005B0472">
            <w:r>
              <w:t>E1. Error al obtener la información del perfil: el sistema notifica el error y registra el incidente.</w:t>
            </w:r>
          </w:p>
        </w:tc>
      </w:tr>
      <w:tr w:rsidR="005B0472" w14:paraId="4ADB0204" w14:textId="77777777" w:rsidTr="0030244A">
        <w:tc>
          <w:tcPr>
            <w:tcW w:w="1668" w:type="dxa"/>
            <w:vAlign w:val="center"/>
          </w:tcPr>
          <w:p w14:paraId="1B1584ED" w14:textId="77777777" w:rsidR="005B0472" w:rsidRDefault="005B0472">
            <w:r>
              <w:t>Notas</w:t>
            </w:r>
          </w:p>
        </w:tc>
        <w:tc>
          <w:tcPr>
            <w:tcW w:w="6686" w:type="dxa"/>
            <w:vAlign w:val="center"/>
          </w:tcPr>
          <w:p w14:paraId="23994AE5" w14:textId="77777777" w:rsidR="005B0472" w:rsidRDefault="005B0472">
            <w:r>
              <w:t>El perfil se apoya en el usuario autenticado, no en la consulta arbitraria de otros perfiles.</w:t>
            </w:r>
          </w:p>
        </w:tc>
      </w:tr>
    </w:tbl>
    <w:p w14:paraId="4EE93097" w14:textId="4026E043" w:rsidR="005B0472" w:rsidRDefault="0030244A">
      <w:pPr>
        <w:pStyle w:val="PiedeTabla"/>
        <w:pPrChange w:id="1835" w:author="Pablo Barrero Cruz" w:date="2026-06-30T13:22:00Z" w16du:dateUtc="2026-06-30T11:22:00Z">
          <w:pPr>
            <w:pStyle w:val="Descripcin"/>
            <w:spacing w:before="240"/>
          </w:pPr>
        </w:pPrChange>
      </w:pPr>
      <w:bookmarkStart w:id="1836" w:name="_Toc233720846"/>
      <w:r>
        <w:lastRenderedPageBreak/>
        <w:t>Tabla 5.5.15.</w:t>
      </w:r>
      <w:r w:rsidRPr="0030244A">
        <w:t xml:space="preserve"> Especificación del caso de uso UC-15 - Consultar perfil</w:t>
      </w:r>
      <w:r w:rsidR="00630532" w:rsidRPr="00630532">
        <w:rPr>
          <w:noProof/>
        </w:rPr>
        <w:drawing>
          <wp:inline distT="0" distB="0" distL="0" distR="0" wp14:anchorId="7DDBADFD" wp14:editId="5806B1A0">
            <wp:extent cx="5400040" cy="1830070"/>
            <wp:effectExtent l="0" t="0" r="0" b="0"/>
            <wp:docPr id="550631165" name="Imagen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1830070"/>
                    </a:xfrm>
                    <a:prstGeom prst="rect">
                      <a:avLst/>
                    </a:prstGeom>
                    <a:noFill/>
                    <a:ln>
                      <a:noFill/>
                    </a:ln>
                  </pic:spPr>
                </pic:pic>
              </a:graphicData>
            </a:graphic>
          </wp:inline>
        </w:drawing>
      </w:r>
      <w:r w:rsidR="00630532" w:rsidRPr="00630532">
        <w:t xml:space="preserve"> </w:t>
      </w:r>
      <w:r w:rsidR="009426CE">
        <w:t>Figura 5.</w:t>
      </w:r>
      <w:r w:rsidR="008C3828">
        <w:t>5</w:t>
      </w:r>
      <w:r w:rsidR="009426CE">
        <w:t>.</w:t>
      </w:r>
      <w:r w:rsidR="008C3828">
        <w:t>15</w:t>
      </w:r>
      <w:r w:rsidR="009426CE">
        <w:t xml:space="preserve"> </w:t>
      </w:r>
      <w:r w:rsidR="009426CE" w:rsidRPr="0086480A">
        <w:t>Diagrama</w:t>
      </w:r>
      <w:r w:rsidR="009426CE">
        <w:t xml:space="preserve"> de actividad de UC-15 - Consultar perfil.</w:t>
      </w:r>
      <w:bookmarkEnd w:id="1836"/>
    </w:p>
    <w:p w14:paraId="62F9E23A" w14:textId="77777777" w:rsidR="005B0472" w:rsidRDefault="005B0472" w:rsidP="005E1A08">
      <w:pPr>
        <w:pStyle w:val="Ttulo3"/>
      </w:pPr>
      <w:bookmarkStart w:id="1837" w:name="_Toc233728261"/>
      <w:r>
        <w:t>UC-16 - Cambiar contraseña propia</w:t>
      </w:r>
      <w:bookmarkEnd w:id="1837"/>
    </w:p>
    <w:tbl>
      <w:tblPr>
        <w:tblStyle w:val="Tablaconcuadrcula"/>
        <w:tblW w:w="0" w:type="auto"/>
        <w:tblLook w:val="04A0" w:firstRow="1" w:lastRow="0" w:firstColumn="1" w:lastColumn="0" w:noHBand="0" w:noVBand="1"/>
      </w:tblPr>
      <w:tblGrid>
        <w:gridCol w:w="1668"/>
        <w:gridCol w:w="6686"/>
      </w:tblGrid>
      <w:tr w:rsidR="005B0472" w14:paraId="760C7EFC" w14:textId="77777777" w:rsidTr="0030244A">
        <w:trPr>
          <w:trHeight w:val="562"/>
        </w:trPr>
        <w:tc>
          <w:tcPr>
            <w:tcW w:w="8354" w:type="dxa"/>
            <w:gridSpan w:val="2"/>
            <w:shd w:val="clear" w:color="auto" w:fill="DDDDDD" w:themeFill="accent1"/>
            <w:vAlign w:val="center"/>
          </w:tcPr>
          <w:p w14:paraId="2768AEF4" w14:textId="77777777" w:rsidR="005B0472" w:rsidRPr="00F74526" w:rsidRDefault="005B0472">
            <w:pPr>
              <w:jc w:val="center"/>
              <w:rPr>
                <w:b/>
                <w:bCs/>
              </w:rPr>
            </w:pPr>
            <w:r w:rsidRPr="00F74526">
              <w:rPr>
                <w:b/>
                <w:bCs/>
              </w:rPr>
              <w:t>UC-16 - Cambiar contraseña propia</w:t>
            </w:r>
          </w:p>
        </w:tc>
      </w:tr>
      <w:tr w:rsidR="005B0472" w14:paraId="48F04B3D" w14:textId="77777777" w:rsidTr="0030244A">
        <w:tc>
          <w:tcPr>
            <w:tcW w:w="1668" w:type="dxa"/>
            <w:vAlign w:val="center"/>
          </w:tcPr>
          <w:p w14:paraId="58707A2A" w14:textId="77777777" w:rsidR="005B0472" w:rsidRDefault="005B0472">
            <w:r>
              <w:t>Precondiciones</w:t>
            </w:r>
          </w:p>
        </w:tc>
        <w:tc>
          <w:tcPr>
            <w:tcW w:w="6686" w:type="dxa"/>
            <w:vAlign w:val="center"/>
          </w:tcPr>
          <w:p w14:paraId="6E0B7765" w14:textId="77777777" w:rsidR="005B0472" w:rsidRDefault="005B0472">
            <w:r>
              <w:t>El usuario tiene una sesión iniciada y conoce su contraseña actual.</w:t>
            </w:r>
          </w:p>
        </w:tc>
      </w:tr>
      <w:tr w:rsidR="005B0472" w14:paraId="534BCA5D" w14:textId="77777777" w:rsidTr="0030244A">
        <w:tc>
          <w:tcPr>
            <w:tcW w:w="1668" w:type="dxa"/>
            <w:vAlign w:val="center"/>
          </w:tcPr>
          <w:p w14:paraId="45832C37" w14:textId="77777777" w:rsidR="005B0472" w:rsidRDefault="005B0472">
            <w:r>
              <w:t>Postcondiciones</w:t>
            </w:r>
          </w:p>
        </w:tc>
        <w:tc>
          <w:tcPr>
            <w:tcW w:w="6686" w:type="dxa"/>
            <w:vAlign w:val="center"/>
          </w:tcPr>
          <w:p w14:paraId="544417A4" w14:textId="77777777" w:rsidR="005B0472" w:rsidRDefault="005B0472">
            <w:r>
              <w:t>La contraseña queda actualizada y las sesiones activas previas quedan revocadas.</w:t>
            </w:r>
          </w:p>
        </w:tc>
      </w:tr>
      <w:tr w:rsidR="005B0472" w14:paraId="352CE2F7" w14:textId="77777777" w:rsidTr="0030244A">
        <w:tc>
          <w:tcPr>
            <w:tcW w:w="1668" w:type="dxa"/>
            <w:vAlign w:val="center"/>
          </w:tcPr>
          <w:p w14:paraId="1D9F3F2F" w14:textId="77777777" w:rsidR="005B0472" w:rsidRDefault="005B0472">
            <w:r>
              <w:t>Actores</w:t>
            </w:r>
          </w:p>
        </w:tc>
        <w:tc>
          <w:tcPr>
            <w:tcW w:w="6686" w:type="dxa"/>
            <w:vAlign w:val="center"/>
          </w:tcPr>
          <w:p w14:paraId="0147A90C" w14:textId="77777777" w:rsidR="005B0472" w:rsidRDefault="005B0472">
            <w:r>
              <w:t>Alumno / Profesor / Admin</w:t>
            </w:r>
          </w:p>
        </w:tc>
      </w:tr>
      <w:tr w:rsidR="005B0472" w14:paraId="467C4ADC" w14:textId="77777777" w:rsidTr="0030244A">
        <w:tc>
          <w:tcPr>
            <w:tcW w:w="1668" w:type="dxa"/>
            <w:vAlign w:val="center"/>
          </w:tcPr>
          <w:p w14:paraId="160BDAA7" w14:textId="77777777" w:rsidR="005B0472" w:rsidRDefault="005B0472">
            <w:r>
              <w:t>Descripción</w:t>
            </w:r>
          </w:p>
        </w:tc>
        <w:tc>
          <w:tcPr>
            <w:tcW w:w="6686" w:type="dxa"/>
            <w:vAlign w:val="center"/>
          </w:tcPr>
          <w:p w14:paraId="5FCFEB21" w14:textId="73719837" w:rsidR="005B0472" w:rsidRDefault="005B0472">
            <w:pPr>
              <w:jc w:val="left"/>
              <w:pPrChange w:id="1838" w:author="Pablo Barrero Cruz" w:date="2026-06-30T13:21:00Z" w16du:dateUtc="2026-06-30T11:21:00Z">
                <w:pPr/>
              </w:pPrChange>
            </w:pPr>
            <w:r>
              <w:t>1. El usuario accede a la sección de perfil.</w:t>
            </w:r>
            <w:r>
              <w:br/>
              <w:t>2. Introduce la contraseña actual y la nueva contraseña.</w:t>
            </w:r>
            <w:r>
              <w:br/>
              <w:t>3. Confirma la operación.</w:t>
            </w:r>
            <w:r>
              <w:br/>
              <w:t>4. El sistema valida la contraseña actual y comprueba las reglas definidas para la nueva.</w:t>
            </w:r>
            <w:r>
              <w:br/>
              <w:t>5. Si la validación es correcta, actualiza la contraseña y revoca las sesiones activas del usuario.</w:t>
            </w:r>
            <w:r>
              <w:br/>
              <w:t>6. El sistema confirma la operación.</w:t>
            </w:r>
          </w:p>
        </w:tc>
      </w:tr>
      <w:tr w:rsidR="005B0472" w14:paraId="6DDED55E" w14:textId="77777777" w:rsidTr="0030244A">
        <w:tc>
          <w:tcPr>
            <w:tcW w:w="1668" w:type="dxa"/>
            <w:vAlign w:val="center"/>
          </w:tcPr>
          <w:p w14:paraId="2950B171" w14:textId="77777777" w:rsidR="005B0472" w:rsidRDefault="005B0472">
            <w:r>
              <w:t>Variaciones</w:t>
            </w:r>
          </w:p>
        </w:tc>
        <w:tc>
          <w:tcPr>
            <w:tcW w:w="6686" w:type="dxa"/>
            <w:vAlign w:val="center"/>
          </w:tcPr>
          <w:p w14:paraId="17B3F586" w14:textId="77777777" w:rsidR="005B0472" w:rsidRDefault="005B0472">
            <w:r>
              <w:t>V1. Contraseña actual incorrecta: el sistema muestra error y no aplica cambios.</w:t>
            </w:r>
            <w:r>
              <w:br/>
              <w:t>V2. Nueva contraseña igual a la anterior o inválida: el sistema informa de la validación fallida y solicita corrección.</w:t>
            </w:r>
          </w:p>
        </w:tc>
      </w:tr>
      <w:tr w:rsidR="005B0472" w14:paraId="4E405A4D" w14:textId="77777777" w:rsidTr="0030244A">
        <w:tc>
          <w:tcPr>
            <w:tcW w:w="1668" w:type="dxa"/>
            <w:vAlign w:val="center"/>
          </w:tcPr>
          <w:p w14:paraId="18AC6020" w14:textId="77777777" w:rsidR="005B0472" w:rsidRDefault="005B0472">
            <w:r>
              <w:t>Excepciones</w:t>
            </w:r>
          </w:p>
        </w:tc>
        <w:tc>
          <w:tcPr>
            <w:tcW w:w="6686" w:type="dxa"/>
            <w:vAlign w:val="center"/>
          </w:tcPr>
          <w:p w14:paraId="27F07189" w14:textId="77777777" w:rsidR="005B0472" w:rsidRDefault="005B0472">
            <w:r>
              <w:t>E1. Error de sistema: el sistema notifica el error y registra el incidente.</w:t>
            </w:r>
          </w:p>
        </w:tc>
      </w:tr>
      <w:tr w:rsidR="005B0472" w14:paraId="30A45DB3" w14:textId="77777777" w:rsidTr="0030244A">
        <w:tc>
          <w:tcPr>
            <w:tcW w:w="1668" w:type="dxa"/>
            <w:vAlign w:val="center"/>
          </w:tcPr>
          <w:p w14:paraId="15D52B65" w14:textId="77777777" w:rsidR="005B0472" w:rsidRDefault="005B0472">
            <w:r>
              <w:t>Notas</w:t>
            </w:r>
          </w:p>
        </w:tc>
        <w:tc>
          <w:tcPr>
            <w:tcW w:w="6686" w:type="dxa"/>
            <w:vAlign w:val="center"/>
          </w:tcPr>
          <w:p w14:paraId="2DEE78FD" w14:textId="77777777" w:rsidR="005B0472" w:rsidRDefault="005B0472">
            <w:r>
              <w:t>La revocación de sesiones obliga a volver a autenticar la cuenta tras el cambio.</w:t>
            </w:r>
          </w:p>
        </w:tc>
      </w:tr>
    </w:tbl>
    <w:p w14:paraId="24092146" w14:textId="24733716" w:rsidR="0030244A" w:rsidRDefault="0030244A">
      <w:pPr>
        <w:pStyle w:val="PiedeTabla"/>
        <w:pPrChange w:id="1839" w:author="Pablo Barrero Cruz" w:date="2026-06-30T13:21:00Z" w16du:dateUtc="2026-06-30T11:21:00Z">
          <w:pPr>
            <w:pStyle w:val="Descripcin"/>
            <w:spacing w:before="240"/>
          </w:pPr>
        </w:pPrChange>
      </w:pPr>
      <w:bookmarkStart w:id="1840" w:name="_Toc233720847"/>
      <w:r>
        <w:t xml:space="preserve">Tabla </w:t>
      </w:r>
      <w:r w:rsidR="00630FFA" w:rsidRPr="00630FFA">
        <w:t>5.5.16. Especificación del caso de uso UC-16 - Cambiar contraseña propia</w:t>
      </w:r>
      <w:bookmarkEnd w:id="1840"/>
    </w:p>
    <w:p w14:paraId="2CAB6310" w14:textId="2BA6409A" w:rsidR="005B0472" w:rsidRDefault="004C0E4A">
      <w:pPr>
        <w:pStyle w:val="PiedeTabla"/>
        <w:pPrChange w:id="1841" w:author="Pablo Barrero Cruz" w:date="2026-06-30T13:21:00Z" w16du:dateUtc="2026-06-30T11:21:00Z">
          <w:pPr>
            <w:pStyle w:val="Descripcin"/>
          </w:pPr>
        </w:pPrChange>
      </w:pPr>
      <w:bookmarkStart w:id="1842" w:name="_Toc233720848"/>
      <w:r w:rsidRPr="004C0E4A">
        <w:rPr>
          <w:noProof/>
        </w:rPr>
        <w:lastRenderedPageBreak/>
        <w:drawing>
          <wp:inline distT="0" distB="0" distL="0" distR="0" wp14:anchorId="6A74F3CA" wp14:editId="17B0FAA9">
            <wp:extent cx="5400040" cy="2106930"/>
            <wp:effectExtent l="0" t="0" r="0" b="0"/>
            <wp:docPr id="206489308" name="Imagen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2106930"/>
                    </a:xfrm>
                    <a:prstGeom prst="rect">
                      <a:avLst/>
                    </a:prstGeom>
                    <a:noFill/>
                    <a:ln>
                      <a:noFill/>
                    </a:ln>
                  </pic:spPr>
                </pic:pic>
              </a:graphicData>
            </a:graphic>
          </wp:inline>
        </w:drawing>
      </w:r>
      <w:r w:rsidRPr="004C0E4A">
        <w:t xml:space="preserve"> </w:t>
      </w:r>
      <w:r w:rsidR="008C3828">
        <w:t>Figura 5.5.16 Diagrama de actividad de UC-16 - Cambiar contraseña propia.</w:t>
      </w:r>
      <w:bookmarkEnd w:id="1842"/>
    </w:p>
    <w:p w14:paraId="460417C8" w14:textId="77777777" w:rsidR="005B0472" w:rsidRDefault="005B0472" w:rsidP="005E1A08">
      <w:pPr>
        <w:pStyle w:val="Ttulo3"/>
      </w:pPr>
      <w:bookmarkStart w:id="1843" w:name="_Toc233728262"/>
      <w:r>
        <w:t>UC-17 - Exportar resultados CSV</w:t>
      </w:r>
      <w:bookmarkEnd w:id="1843"/>
    </w:p>
    <w:tbl>
      <w:tblPr>
        <w:tblStyle w:val="Tablaconcuadrcula"/>
        <w:tblW w:w="0" w:type="auto"/>
        <w:tblLook w:val="04A0" w:firstRow="1" w:lastRow="0" w:firstColumn="1" w:lastColumn="0" w:noHBand="0" w:noVBand="1"/>
      </w:tblPr>
      <w:tblGrid>
        <w:gridCol w:w="1668"/>
        <w:gridCol w:w="6686"/>
      </w:tblGrid>
      <w:tr w:rsidR="005B0472" w14:paraId="7BC3560A" w14:textId="77777777" w:rsidTr="0030244A">
        <w:trPr>
          <w:trHeight w:val="607"/>
        </w:trPr>
        <w:tc>
          <w:tcPr>
            <w:tcW w:w="8354" w:type="dxa"/>
            <w:gridSpan w:val="2"/>
            <w:shd w:val="clear" w:color="auto" w:fill="DDDDDD" w:themeFill="accent1"/>
            <w:vAlign w:val="center"/>
          </w:tcPr>
          <w:p w14:paraId="26112BA0" w14:textId="77777777" w:rsidR="005B0472" w:rsidRPr="00F74526" w:rsidRDefault="005B0472">
            <w:pPr>
              <w:jc w:val="center"/>
              <w:rPr>
                <w:b/>
                <w:bCs/>
              </w:rPr>
            </w:pPr>
            <w:r w:rsidRPr="00F74526">
              <w:rPr>
                <w:b/>
                <w:bCs/>
              </w:rPr>
              <w:t>UC-17 - Exportar resultados CSV</w:t>
            </w:r>
          </w:p>
        </w:tc>
      </w:tr>
      <w:tr w:rsidR="005B0472" w14:paraId="4F538428" w14:textId="77777777" w:rsidTr="0030244A">
        <w:tc>
          <w:tcPr>
            <w:tcW w:w="1668" w:type="dxa"/>
            <w:vAlign w:val="center"/>
          </w:tcPr>
          <w:p w14:paraId="0FC8B153" w14:textId="77777777" w:rsidR="005B0472" w:rsidRDefault="005B0472">
            <w:r>
              <w:t>Precondiciones</w:t>
            </w:r>
          </w:p>
        </w:tc>
        <w:tc>
          <w:tcPr>
            <w:tcW w:w="6686" w:type="dxa"/>
            <w:vAlign w:val="center"/>
          </w:tcPr>
          <w:p w14:paraId="21478203" w14:textId="77777777" w:rsidR="005B0472" w:rsidRDefault="005B0472">
            <w:r>
              <w:t>El Profesor está autenticado y existe un cuestionario con intentos registrados.</w:t>
            </w:r>
          </w:p>
        </w:tc>
      </w:tr>
      <w:tr w:rsidR="005B0472" w14:paraId="085B36C0" w14:textId="77777777" w:rsidTr="0030244A">
        <w:tc>
          <w:tcPr>
            <w:tcW w:w="1668" w:type="dxa"/>
            <w:vAlign w:val="center"/>
          </w:tcPr>
          <w:p w14:paraId="5201CEEB" w14:textId="77777777" w:rsidR="005B0472" w:rsidRDefault="005B0472">
            <w:r>
              <w:t>Postcondiciones</w:t>
            </w:r>
          </w:p>
        </w:tc>
        <w:tc>
          <w:tcPr>
            <w:tcW w:w="6686" w:type="dxa"/>
            <w:vAlign w:val="center"/>
          </w:tcPr>
          <w:p w14:paraId="2A6BE5CA" w14:textId="77777777" w:rsidR="005B0472" w:rsidRDefault="005B0472">
            <w:r>
              <w:t>Se descarga un fichero CSV con los datos exportables del cuestionario.</w:t>
            </w:r>
          </w:p>
        </w:tc>
      </w:tr>
      <w:tr w:rsidR="005B0472" w14:paraId="4042CFC6" w14:textId="77777777" w:rsidTr="0030244A">
        <w:tc>
          <w:tcPr>
            <w:tcW w:w="1668" w:type="dxa"/>
            <w:vAlign w:val="center"/>
          </w:tcPr>
          <w:p w14:paraId="2E50185A" w14:textId="77777777" w:rsidR="005B0472" w:rsidRDefault="005B0472">
            <w:r>
              <w:t>Actores</w:t>
            </w:r>
          </w:p>
        </w:tc>
        <w:tc>
          <w:tcPr>
            <w:tcW w:w="6686" w:type="dxa"/>
            <w:vAlign w:val="center"/>
          </w:tcPr>
          <w:p w14:paraId="51C2FBCD" w14:textId="77777777" w:rsidR="005B0472" w:rsidRDefault="005B0472">
            <w:r>
              <w:t>Profesor</w:t>
            </w:r>
          </w:p>
        </w:tc>
      </w:tr>
      <w:tr w:rsidR="005B0472" w14:paraId="4FF9F94C" w14:textId="77777777" w:rsidTr="0030244A">
        <w:tc>
          <w:tcPr>
            <w:tcW w:w="1668" w:type="dxa"/>
            <w:vAlign w:val="center"/>
          </w:tcPr>
          <w:p w14:paraId="5E29B2C6" w14:textId="77777777" w:rsidR="005B0472" w:rsidRDefault="005B0472">
            <w:r>
              <w:t>Descripción</w:t>
            </w:r>
          </w:p>
        </w:tc>
        <w:tc>
          <w:tcPr>
            <w:tcW w:w="6686" w:type="dxa"/>
            <w:vAlign w:val="center"/>
          </w:tcPr>
          <w:p w14:paraId="00BC3997" w14:textId="77777777" w:rsidR="005B0472" w:rsidRDefault="005B0472">
            <w:pPr>
              <w:jc w:val="left"/>
              <w:pPrChange w:id="1844" w:author="Pablo Barrero Cruz" w:date="2026-06-30T13:21:00Z" w16du:dateUtc="2026-06-30T11:21:00Z">
                <w:pPr/>
              </w:pPrChange>
            </w:pPr>
            <w:r>
              <w:t>1. El Profesor accede a la vista de analíticas.</w:t>
            </w:r>
            <w:r>
              <w:br/>
              <w:t>2. Selecciona la acción de exportar CSV.</w:t>
            </w:r>
            <w:r>
              <w:br/>
              <w:t>3. El sistema genera el contenido CSV con la información de los intentos.</w:t>
            </w:r>
            <w:r>
              <w:br/>
              <w:t>4. El navegador descarga el fichero.</w:t>
            </w:r>
          </w:p>
        </w:tc>
      </w:tr>
      <w:tr w:rsidR="005B0472" w14:paraId="2A559315" w14:textId="77777777" w:rsidTr="0030244A">
        <w:tc>
          <w:tcPr>
            <w:tcW w:w="1668" w:type="dxa"/>
            <w:vAlign w:val="center"/>
          </w:tcPr>
          <w:p w14:paraId="43DDAF3A" w14:textId="77777777" w:rsidR="005B0472" w:rsidRDefault="005B0472">
            <w:r>
              <w:t>Variaciones</w:t>
            </w:r>
          </w:p>
        </w:tc>
        <w:tc>
          <w:tcPr>
            <w:tcW w:w="6686" w:type="dxa"/>
            <w:vAlign w:val="center"/>
          </w:tcPr>
          <w:p w14:paraId="2A98287A" w14:textId="77777777" w:rsidR="005B0472" w:rsidRDefault="005B0472">
            <w:r>
              <w:t>V1. Si no hay intentos, la acción permanece deshabilitada o sin efecto útil.</w:t>
            </w:r>
            <w:r>
              <w:br/>
              <w:t>V2. El nombre del fichero se genera a partir del cuestionario.</w:t>
            </w:r>
          </w:p>
        </w:tc>
      </w:tr>
      <w:tr w:rsidR="005B0472" w14:paraId="4AC417F3" w14:textId="77777777" w:rsidTr="0030244A">
        <w:tc>
          <w:tcPr>
            <w:tcW w:w="1668" w:type="dxa"/>
            <w:vAlign w:val="center"/>
          </w:tcPr>
          <w:p w14:paraId="2FF86066" w14:textId="77777777" w:rsidR="005B0472" w:rsidRDefault="005B0472">
            <w:r>
              <w:t>Excepciones</w:t>
            </w:r>
          </w:p>
        </w:tc>
        <w:tc>
          <w:tcPr>
            <w:tcW w:w="6686" w:type="dxa"/>
            <w:vAlign w:val="center"/>
          </w:tcPr>
          <w:p w14:paraId="669705BD" w14:textId="77777777" w:rsidR="005B0472" w:rsidRDefault="005B0472">
            <w:r>
              <w:t>E1. Error de generación o descarga del fichero.</w:t>
            </w:r>
          </w:p>
        </w:tc>
      </w:tr>
      <w:tr w:rsidR="005B0472" w14:paraId="66C7C6AD" w14:textId="77777777" w:rsidTr="0030244A">
        <w:tc>
          <w:tcPr>
            <w:tcW w:w="1668" w:type="dxa"/>
            <w:vAlign w:val="center"/>
          </w:tcPr>
          <w:p w14:paraId="5FD79B85" w14:textId="77777777" w:rsidR="005B0472" w:rsidRDefault="005B0472">
            <w:r>
              <w:t>Notas</w:t>
            </w:r>
          </w:p>
        </w:tc>
        <w:tc>
          <w:tcPr>
            <w:tcW w:w="6686" w:type="dxa"/>
            <w:vAlign w:val="center"/>
          </w:tcPr>
          <w:p w14:paraId="6D7619C7" w14:textId="77777777" w:rsidR="005B0472" w:rsidRDefault="005B0472">
            <w:r>
              <w:t>La exportación está orientada a tratamiento posterior en hoja de cálculo.</w:t>
            </w:r>
          </w:p>
        </w:tc>
      </w:tr>
    </w:tbl>
    <w:p w14:paraId="72596E92" w14:textId="058F720F" w:rsidR="005016F5" w:rsidRDefault="0030244A" w:rsidP="005E1A08">
      <w:pPr>
        <w:pStyle w:val="Descripcin"/>
        <w:spacing w:before="240"/>
      </w:pPr>
      <w:r>
        <w:t xml:space="preserve">Tabla </w:t>
      </w:r>
      <w:r w:rsidR="00630FFA" w:rsidRPr="00630FFA">
        <w:t>5.5.17. Especificación del caso de uso UC-17 - Exportar resultados CSV</w:t>
      </w:r>
    </w:p>
    <w:p w14:paraId="53586C05" w14:textId="26039435" w:rsidR="001D730A" w:rsidRDefault="005016F5">
      <w:pPr>
        <w:pStyle w:val="PiedeTabla"/>
        <w:pPrChange w:id="1845" w:author="Pablo Barrero Cruz" w:date="2026-06-30T13:22:00Z" w16du:dateUtc="2026-06-30T11:22:00Z">
          <w:pPr>
            <w:pStyle w:val="Descripcin"/>
          </w:pPr>
        </w:pPrChange>
      </w:pPr>
      <w:bookmarkStart w:id="1846" w:name="_Toc233720849"/>
      <w:r w:rsidRPr="005016F5">
        <w:rPr>
          <w:noProof/>
        </w:rPr>
        <w:drawing>
          <wp:inline distT="0" distB="0" distL="0" distR="0" wp14:anchorId="125DF341" wp14:editId="1160C6AD">
            <wp:extent cx="5400040" cy="2230120"/>
            <wp:effectExtent l="0" t="0" r="0" b="0"/>
            <wp:docPr id="1593341628" name="Imagen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2230120"/>
                    </a:xfrm>
                    <a:prstGeom prst="rect">
                      <a:avLst/>
                    </a:prstGeom>
                    <a:noFill/>
                    <a:ln>
                      <a:noFill/>
                    </a:ln>
                  </pic:spPr>
                </pic:pic>
              </a:graphicData>
            </a:graphic>
          </wp:inline>
        </w:drawing>
      </w:r>
      <w:r w:rsidRPr="005016F5">
        <w:t xml:space="preserve"> </w:t>
      </w:r>
      <w:r w:rsidR="001D730A">
        <w:t>Figura 5.5.17 Diagrama de actividad de UC-17 - Exportar resultados CSV.</w:t>
      </w:r>
      <w:bookmarkEnd w:id="1846"/>
    </w:p>
    <w:p w14:paraId="191DBD88" w14:textId="77777777" w:rsidR="005B0472" w:rsidRDefault="005B0472" w:rsidP="005B0472"/>
    <w:p w14:paraId="24FCC65A" w14:textId="77777777" w:rsidR="005B0472" w:rsidRDefault="005B0472" w:rsidP="005E1A08">
      <w:pPr>
        <w:pStyle w:val="Ttulo3"/>
      </w:pPr>
      <w:bookmarkStart w:id="1847" w:name="_Toc233728263"/>
      <w:r>
        <w:t>UC-18 - Consultar historial propio</w:t>
      </w:r>
      <w:bookmarkEnd w:id="1847"/>
    </w:p>
    <w:tbl>
      <w:tblPr>
        <w:tblStyle w:val="Tablaconcuadrcula"/>
        <w:tblW w:w="0" w:type="auto"/>
        <w:tblLook w:val="04A0" w:firstRow="1" w:lastRow="0" w:firstColumn="1" w:lastColumn="0" w:noHBand="0" w:noVBand="1"/>
      </w:tblPr>
      <w:tblGrid>
        <w:gridCol w:w="1668"/>
        <w:gridCol w:w="6686"/>
      </w:tblGrid>
      <w:tr w:rsidR="005B0472" w14:paraId="3B283AF7" w14:textId="77777777" w:rsidTr="0030244A">
        <w:trPr>
          <w:trHeight w:val="645"/>
        </w:trPr>
        <w:tc>
          <w:tcPr>
            <w:tcW w:w="8354" w:type="dxa"/>
            <w:gridSpan w:val="2"/>
            <w:shd w:val="clear" w:color="auto" w:fill="DDDDDD" w:themeFill="accent1"/>
            <w:vAlign w:val="center"/>
          </w:tcPr>
          <w:p w14:paraId="10522A2A" w14:textId="77777777" w:rsidR="005B0472" w:rsidRPr="00F74526" w:rsidRDefault="005B0472">
            <w:pPr>
              <w:jc w:val="center"/>
              <w:rPr>
                <w:b/>
                <w:bCs/>
              </w:rPr>
            </w:pPr>
            <w:r w:rsidRPr="00F74526">
              <w:rPr>
                <w:b/>
                <w:bCs/>
              </w:rPr>
              <w:t>UC-18 - Consultar historial propio</w:t>
            </w:r>
          </w:p>
        </w:tc>
      </w:tr>
      <w:tr w:rsidR="005B0472" w14:paraId="1D893FA9" w14:textId="77777777" w:rsidTr="0030244A">
        <w:tc>
          <w:tcPr>
            <w:tcW w:w="1668" w:type="dxa"/>
            <w:vAlign w:val="center"/>
          </w:tcPr>
          <w:p w14:paraId="116AE7EE" w14:textId="77777777" w:rsidR="005B0472" w:rsidRDefault="005B0472">
            <w:r>
              <w:t>Precondiciones</w:t>
            </w:r>
          </w:p>
        </w:tc>
        <w:tc>
          <w:tcPr>
            <w:tcW w:w="6686" w:type="dxa"/>
            <w:vAlign w:val="center"/>
          </w:tcPr>
          <w:p w14:paraId="4D5052E7" w14:textId="77777777" w:rsidR="005B0472" w:rsidRDefault="005B0472">
            <w:r>
              <w:t>El Alumno está autenticado.</w:t>
            </w:r>
          </w:p>
        </w:tc>
      </w:tr>
      <w:tr w:rsidR="005B0472" w14:paraId="13C84EB7" w14:textId="77777777" w:rsidTr="0030244A">
        <w:tc>
          <w:tcPr>
            <w:tcW w:w="1668" w:type="dxa"/>
            <w:vAlign w:val="center"/>
          </w:tcPr>
          <w:p w14:paraId="355C04C5" w14:textId="77777777" w:rsidR="005B0472" w:rsidRDefault="005B0472">
            <w:r>
              <w:t>Postcondiciones</w:t>
            </w:r>
          </w:p>
        </w:tc>
        <w:tc>
          <w:tcPr>
            <w:tcW w:w="6686" w:type="dxa"/>
            <w:vAlign w:val="center"/>
          </w:tcPr>
          <w:p w14:paraId="262FD342" w14:textId="77777777" w:rsidR="005B0472" w:rsidRDefault="005B0472">
            <w:r>
              <w:t>El Alumno visualiza el listado de sus intentos previos.</w:t>
            </w:r>
          </w:p>
        </w:tc>
      </w:tr>
      <w:tr w:rsidR="005B0472" w14:paraId="5F2D0FDD" w14:textId="77777777" w:rsidTr="0030244A">
        <w:tc>
          <w:tcPr>
            <w:tcW w:w="1668" w:type="dxa"/>
            <w:vAlign w:val="center"/>
          </w:tcPr>
          <w:p w14:paraId="06807DC1" w14:textId="77777777" w:rsidR="005B0472" w:rsidRDefault="005B0472">
            <w:r>
              <w:t>Actores</w:t>
            </w:r>
          </w:p>
        </w:tc>
        <w:tc>
          <w:tcPr>
            <w:tcW w:w="6686" w:type="dxa"/>
            <w:vAlign w:val="center"/>
          </w:tcPr>
          <w:p w14:paraId="0A64FC3B" w14:textId="77777777" w:rsidR="005B0472" w:rsidRDefault="005B0472">
            <w:r>
              <w:t>Alumno</w:t>
            </w:r>
          </w:p>
        </w:tc>
      </w:tr>
      <w:tr w:rsidR="005B0472" w14:paraId="03FA4318" w14:textId="77777777" w:rsidTr="0030244A">
        <w:tc>
          <w:tcPr>
            <w:tcW w:w="1668" w:type="dxa"/>
            <w:vAlign w:val="center"/>
          </w:tcPr>
          <w:p w14:paraId="5EC68679" w14:textId="77777777" w:rsidR="005B0472" w:rsidRDefault="005B0472">
            <w:r>
              <w:t>Descripción</w:t>
            </w:r>
          </w:p>
        </w:tc>
        <w:tc>
          <w:tcPr>
            <w:tcW w:w="6686" w:type="dxa"/>
            <w:vAlign w:val="center"/>
          </w:tcPr>
          <w:p w14:paraId="0121AD19" w14:textId="77777777" w:rsidR="005B0472" w:rsidRDefault="005B0472">
            <w:pPr>
              <w:jc w:val="left"/>
              <w:pPrChange w:id="1848" w:author="Pablo Barrero Cruz" w:date="2026-06-30T13:21:00Z" w16du:dateUtc="2026-06-30T11:21:00Z">
                <w:pPr/>
              </w:pPrChange>
            </w:pPr>
            <w:r>
              <w:t>1. El Alumno accede a la sección de historial.</w:t>
            </w:r>
            <w:r>
              <w:br/>
              <w:t>2. El sistema recupera sus intentos previos.</w:t>
            </w:r>
            <w:r>
              <w:br/>
              <w:t>3. Muestra cuestionario, estado, número de intento, fechas y puntuación bruta.</w:t>
            </w:r>
            <w:r>
              <w:br/>
              <w:t>4. El Alumno puede abrir el cuestionario correspondiente desde el historial.</w:t>
            </w:r>
          </w:p>
        </w:tc>
      </w:tr>
      <w:tr w:rsidR="005B0472" w14:paraId="7CFF149F" w14:textId="77777777" w:rsidTr="0030244A">
        <w:tc>
          <w:tcPr>
            <w:tcW w:w="1668" w:type="dxa"/>
            <w:vAlign w:val="center"/>
          </w:tcPr>
          <w:p w14:paraId="32ECAD3D" w14:textId="77777777" w:rsidR="005B0472" w:rsidRDefault="005B0472">
            <w:r>
              <w:t>Variaciones</w:t>
            </w:r>
          </w:p>
        </w:tc>
        <w:tc>
          <w:tcPr>
            <w:tcW w:w="6686" w:type="dxa"/>
            <w:vAlign w:val="center"/>
          </w:tcPr>
          <w:p w14:paraId="3CBEC101" w14:textId="77777777" w:rsidR="005B0472" w:rsidRDefault="005B0472">
            <w:r>
              <w:t>V1. Sin historial: el sistema muestra un estado vacío informativo.</w:t>
            </w:r>
          </w:p>
        </w:tc>
      </w:tr>
      <w:tr w:rsidR="005B0472" w14:paraId="155C8317" w14:textId="77777777" w:rsidTr="0030244A">
        <w:tc>
          <w:tcPr>
            <w:tcW w:w="1668" w:type="dxa"/>
            <w:vAlign w:val="center"/>
          </w:tcPr>
          <w:p w14:paraId="60C70468" w14:textId="77777777" w:rsidR="005B0472" w:rsidRDefault="005B0472">
            <w:r>
              <w:t>Excepciones</w:t>
            </w:r>
          </w:p>
        </w:tc>
        <w:tc>
          <w:tcPr>
            <w:tcW w:w="6686" w:type="dxa"/>
            <w:vAlign w:val="center"/>
          </w:tcPr>
          <w:p w14:paraId="4E00F24E" w14:textId="77777777" w:rsidR="005B0472" w:rsidRDefault="005B0472">
            <w:r>
              <w:t>E1. Error de carga del historial.</w:t>
            </w:r>
          </w:p>
        </w:tc>
      </w:tr>
      <w:tr w:rsidR="005B0472" w14:paraId="692800D4" w14:textId="77777777" w:rsidTr="0030244A">
        <w:tc>
          <w:tcPr>
            <w:tcW w:w="1668" w:type="dxa"/>
            <w:vAlign w:val="center"/>
          </w:tcPr>
          <w:p w14:paraId="191DBA49" w14:textId="77777777" w:rsidR="005B0472" w:rsidRDefault="005B0472">
            <w:r>
              <w:t>Notas</w:t>
            </w:r>
          </w:p>
        </w:tc>
        <w:tc>
          <w:tcPr>
            <w:tcW w:w="6686" w:type="dxa"/>
            <w:vAlign w:val="center"/>
          </w:tcPr>
          <w:p w14:paraId="24804D73" w14:textId="77777777" w:rsidR="005B0472" w:rsidRDefault="005B0472">
            <w:r>
              <w:t>El historial solo expone datos del propio usuario autenticado.</w:t>
            </w:r>
          </w:p>
        </w:tc>
      </w:tr>
    </w:tbl>
    <w:p w14:paraId="5A929469" w14:textId="29606685" w:rsidR="00ED178C" w:rsidRDefault="0030244A">
      <w:pPr>
        <w:pStyle w:val="PiedeTabla"/>
        <w:pPrChange w:id="1849" w:author="Pablo Barrero Cruz" w:date="2026-06-30T13:22:00Z" w16du:dateUtc="2026-06-30T11:22:00Z">
          <w:pPr>
            <w:pStyle w:val="Descripcin"/>
            <w:spacing w:before="240"/>
          </w:pPr>
        </w:pPrChange>
      </w:pPr>
      <w:bookmarkStart w:id="1850" w:name="_Toc233720850"/>
      <w:r>
        <w:t xml:space="preserve">Tabla </w:t>
      </w:r>
      <w:r w:rsidR="00630FFA" w:rsidRPr="00630FFA">
        <w:t>5.5.18. Especificación del caso de uso UC-18 - Consultar historial propio</w:t>
      </w:r>
      <w:bookmarkEnd w:id="1850"/>
    </w:p>
    <w:p w14:paraId="3EB4ACDE" w14:textId="5702C6A7" w:rsidR="005B0472" w:rsidRDefault="00ED178C">
      <w:pPr>
        <w:pStyle w:val="PiedeTabla"/>
        <w:pPrChange w:id="1851" w:author="Pablo Barrero Cruz" w:date="2026-06-30T13:22:00Z" w16du:dateUtc="2026-06-30T11:22:00Z">
          <w:pPr>
            <w:pStyle w:val="Descripcin"/>
          </w:pPr>
        </w:pPrChange>
      </w:pPr>
      <w:bookmarkStart w:id="1852" w:name="_Toc233720851"/>
      <w:r w:rsidRPr="00ED178C">
        <w:rPr>
          <w:noProof/>
        </w:rPr>
        <w:drawing>
          <wp:inline distT="0" distB="0" distL="0" distR="0" wp14:anchorId="78C5F99E" wp14:editId="2933E938">
            <wp:extent cx="5400040" cy="2001520"/>
            <wp:effectExtent l="0" t="0" r="0" b="0"/>
            <wp:docPr id="1040668627" name="Imagen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2001520"/>
                    </a:xfrm>
                    <a:prstGeom prst="rect">
                      <a:avLst/>
                    </a:prstGeom>
                    <a:noFill/>
                    <a:ln>
                      <a:noFill/>
                    </a:ln>
                  </pic:spPr>
                </pic:pic>
              </a:graphicData>
            </a:graphic>
          </wp:inline>
        </w:drawing>
      </w:r>
      <w:r w:rsidRPr="00ED178C">
        <w:t xml:space="preserve"> </w:t>
      </w:r>
      <w:r w:rsidR="009A12A3">
        <w:t>Figura 5.5.18 Diagrama de actividad de UC-18 - Consultar historial propio.</w:t>
      </w:r>
      <w:bookmarkEnd w:id="1852"/>
    </w:p>
    <w:p w14:paraId="3458910C" w14:textId="77777777" w:rsidR="005B0472" w:rsidRDefault="005B0472" w:rsidP="005E1A08">
      <w:pPr>
        <w:pStyle w:val="Ttulo3"/>
      </w:pPr>
      <w:bookmarkStart w:id="1853" w:name="_Toc233728264"/>
      <w:r>
        <w:t>UC-19 - Inspeccionar detalle de intento</w:t>
      </w:r>
      <w:bookmarkEnd w:id="1853"/>
    </w:p>
    <w:tbl>
      <w:tblPr>
        <w:tblStyle w:val="Tablaconcuadrcula"/>
        <w:tblW w:w="0" w:type="auto"/>
        <w:tblLook w:val="04A0" w:firstRow="1" w:lastRow="0" w:firstColumn="1" w:lastColumn="0" w:noHBand="0" w:noVBand="1"/>
      </w:tblPr>
      <w:tblGrid>
        <w:gridCol w:w="1668"/>
        <w:gridCol w:w="6686"/>
      </w:tblGrid>
      <w:tr w:rsidR="005B0472" w14:paraId="470F03CB" w14:textId="77777777" w:rsidTr="0030244A">
        <w:trPr>
          <w:trHeight w:val="648"/>
        </w:trPr>
        <w:tc>
          <w:tcPr>
            <w:tcW w:w="8354" w:type="dxa"/>
            <w:gridSpan w:val="2"/>
            <w:shd w:val="clear" w:color="auto" w:fill="DDDDDD" w:themeFill="accent1"/>
            <w:vAlign w:val="center"/>
          </w:tcPr>
          <w:p w14:paraId="44C14F61" w14:textId="77777777" w:rsidR="005B0472" w:rsidRPr="00F74526" w:rsidRDefault="005B0472">
            <w:pPr>
              <w:jc w:val="center"/>
              <w:rPr>
                <w:b/>
                <w:bCs/>
              </w:rPr>
            </w:pPr>
            <w:r w:rsidRPr="00F74526">
              <w:rPr>
                <w:b/>
                <w:bCs/>
              </w:rPr>
              <w:t>UC-19 - Inspeccionar detalle de intento</w:t>
            </w:r>
          </w:p>
        </w:tc>
      </w:tr>
      <w:tr w:rsidR="005B0472" w14:paraId="0077D885" w14:textId="77777777" w:rsidTr="0030244A">
        <w:tc>
          <w:tcPr>
            <w:tcW w:w="1668" w:type="dxa"/>
            <w:vAlign w:val="center"/>
          </w:tcPr>
          <w:p w14:paraId="26116E7F" w14:textId="77777777" w:rsidR="005B0472" w:rsidRDefault="005B0472">
            <w:r>
              <w:t>Precondiciones</w:t>
            </w:r>
          </w:p>
        </w:tc>
        <w:tc>
          <w:tcPr>
            <w:tcW w:w="6686" w:type="dxa"/>
            <w:vAlign w:val="center"/>
          </w:tcPr>
          <w:p w14:paraId="05C8B942" w14:textId="77777777" w:rsidR="005B0472" w:rsidRDefault="005B0472">
            <w:r>
              <w:t>Existe un intento accesible para el actor actual y el flujo permite abrirlo.</w:t>
            </w:r>
          </w:p>
        </w:tc>
      </w:tr>
      <w:tr w:rsidR="005B0472" w14:paraId="76D95602" w14:textId="77777777" w:rsidTr="0030244A">
        <w:tc>
          <w:tcPr>
            <w:tcW w:w="1668" w:type="dxa"/>
            <w:vAlign w:val="center"/>
          </w:tcPr>
          <w:p w14:paraId="10BA1AFF" w14:textId="77777777" w:rsidR="005B0472" w:rsidRDefault="005B0472">
            <w:r>
              <w:t>Postcondiciones</w:t>
            </w:r>
          </w:p>
        </w:tc>
        <w:tc>
          <w:tcPr>
            <w:tcW w:w="6686" w:type="dxa"/>
            <w:vAlign w:val="center"/>
          </w:tcPr>
          <w:p w14:paraId="4EAA5059" w14:textId="77777777" w:rsidR="005B0472" w:rsidRDefault="005B0472">
            <w:r>
              <w:t>Se muestra el detalle del intento con desglose por pregunta.</w:t>
            </w:r>
          </w:p>
        </w:tc>
      </w:tr>
      <w:tr w:rsidR="005B0472" w14:paraId="0F5A6484" w14:textId="77777777" w:rsidTr="0030244A">
        <w:tc>
          <w:tcPr>
            <w:tcW w:w="1668" w:type="dxa"/>
            <w:vAlign w:val="center"/>
          </w:tcPr>
          <w:p w14:paraId="0AC59400" w14:textId="77777777" w:rsidR="005B0472" w:rsidRDefault="005B0472">
            <w:r>
              <w:t>Actores</w:t>
            </w:r>
          </w:p>
        </w:tc>
        <w:tc>
          <w:tcPr>
            <w:tcW w:w="6686" w:type="dxa"/>
            <w:vAlign w:val="center"/>
          </w:tcPr>
          <w:p w14:paraId="58CB6E7C" w14:textId="77777777" w:rsidR="005B0472" w:rsidRDefault="005B0472">
            <w:r>
              <w:t>Profesor / Alumno</w:t>
            </w:r>
          </w:p>
        </w:tc>
      </w:tr>
      <w:tr w:rsidR="005B0472" w14:paraId="7C5DFB04" w14:textId="77777777" w:rsidTr="0030244A">
        <w:tc>
          <w:tcPr>
            <w:tcW w:w="1668" w:type="dxa"/>
            <w:vAlign w:val="center"/>
          </w:tcPr>
          <w:p w14:paraId="19CECAC9" w14:textId="77777777" w:rsidR="005B0472" w:rsidRDefault="005B0472">
            <w:r>
              <w:t>Descripción</w:t>
            </w:r>
          </w:p>
        </w:tc>
        <w:tc>
          <w:tcPr>
            <w:tcW w:w="6686" w:type="dxa"/>
            <w:vAlign w:val="center"/>
          </w:tcPr>
          <w:p w14:paraId="2D4648A7" w14:textId="77777777" w:rsidR="005B0472" w:rsidRDefault="005B0472">
            <w:pPr>
              <w:jc w:val="left"/>
              <w:pPrChange w:id="1854" w:author="Pablo Barrero Cruz" w:date="2026-06-30T13:22:00Z" w16du:dateUtc="2026-06-30T11:22:00Z">
                <w:pPr/>
              </w:pPrChange>
            </w:pPr>
            <w:r>
              <w:t>1. El actor selecciona un intento concreto desde analíticas, historial o revisión.</w:t>
            </w:r>
            <w:r>
              <w:br/>
              <w:t>2. El sistema recupera el detalle almacenado del intento.</w:t>
            </w:r>
            <w:r>
              <w:br/>
              <w:t xml:space="preserve">3. Muestra cada pregunta con puntuación obtenida, respuesta enviada, </w:t>
            </w:r>
            <w:r>
              <w:lastRenderedPageBreak/>
              <w:t>valor correcto y “feedback”.</w:t>
            </w:r>
            <w:r>
              <w:br/>
              <w:t>4. El actor cierra el detalle y regresa a la vista previa.</w:t>
            </w:r>
          </w:p>
        </w:tc>
      </w:tr>
      <w:tr w:rsidR="005B0472" w14:paraId="042C5163" w14:textId="77777777" w:rsidTr="0030244A">
        <w:tc>
          <w:tcPr>
            <w:tcW w:w="1668" w:type="dxa"/>
            <w:vAlign w:val="center"/>
          </w:tcPr>
          <w:p w14:paraId="3C73CC2D" w14:textId="77777777" w:rsidR="005B0472" w:rsidRDefault="005B0472">
            <w:r>
              <w:lastRenderedPageBreak/>
              <w:t>Variaciones</w:t>
            </w:r>
          </w:p>
        </w:tc>
        <w:tc>
          <w:tcPr>
            <w:tcW w:w="6686" w:type="dxa"/>
            <w:vAlign w:val="center"/>
          </w:tcPr>
          <w:p w14:paraId="416CC0C6" w14:textId="77777777" w:rsidR="005B0472" w:rsidRDefault="005B0472">
            <w:r>
              <w:t>V1. Preguntas con contenido matemático: el sistema renderiza correctamente la notación matemática.</w:t>
            </w:r>
            <w:r>
              <w:br/>
              <w:t>V2. Respuesta vacía: la interfaz la marca explícitamente como sin responder.</w:t>
            </w:r>
            <w:r>
              <w:br/>
              <w:t>V3. Alumno: el detalle solo se muestra si la política de visibilidad del cuestionario lo permite.</w:t>
            </w:r>
          </w:p>
        </w:tc>
      </w:tr>
      <w:tr w:rsidR="005B0472" w14:paraId="3E200FE1" w14:textId="77777777" w:rsidTr="0030244A">
        <w:tc>
          <w:tcPr>
            <w:tcW w:w="1668" w:type="dxa"/>
            <w:vAlign w:val="center"/>
          </w:tcPr>
          <w:p w14:paraId="333AF432" w14:textId="77777777" w:rsidR="005B0472" w:rsidRDefault="005B0472">
            <w:r>
              <w:t>Excepciones</w:t>
            </w:r>
          </w:p>
        </w:tc>
        <w:tc>
          <w:tcPr>
            <w:tcW w:w="6686" w:type="dxa"/>
            <w:vAlign w:val="center"/>
          </w:tcPr>
          <w:p w14:paraId="77B6E299" w14:textId="77777777" w:rsidR="005B0472" w:rsidRDefault="005B0472">
            <w:r>
              <w:t>E1. Intento inexistente, sin permisos o error de carga del detalle.</w:t>
            </w:r>
          </w:p>
        </w:tc>
      </w:tr>
      <w:tr w:rsidR="005B0472" w14:paraId="3C05AA77" w14:textId="77777777" w:rsidTr="0030244A">
        <w:tc>
          <w:tcPr>
            <w:tcW w:w="1668" w:type="dxa"/>
            <w:vAlign w:val="center"/>
          </w:tcPr>
          <w:p w14:paraId="6F0DEDCC" w14:textId="77777777" w:rsidR="005B0472" w:rsidRDefault="005B0472">
            <w:r>
              <w:t>Notas</w:t>
            </w:r>
          </w:p>
        </w:tc>
        <w:tc>
          <w:tcPr>
            <w:tcW w:w="6686" w:type="dxa"/>
            <w:vAlign w:val="center"/>
          </w:tcPr>
          <w:p w14:paraId="04689AC2" w14:textId="77777777" w:rsidR="005B0472" w:rsidRDefault="005B0472">
            <w:r>
              <w:t>En profesorado forma parte del “drill-down” desde analíticas.</w:t>
            </w:r>
          </w:p>
        </w:tc>
      </w:tr>
    </w:tbl>
    <w:p w14:paraId="1CD1E886" w14:textId="55C2056B" w:rsidR="00BD2272" w:rsidRDefault="0030244A">
      <w:pPr>
        <w:pStyle w:val="PiedeTabla"/>
        <w:pPrChange w:id="1855" w:author="Pablo Barrero Cruz" w:date="2026-06-30T13:22:00Z" w16du:dateUtc="2026-06-30T11:22:00Z">
          <w:pPr>
            <w:pStyle w:val="Descripcin"/>
            <w:spacing w:before="240"/>
          </w:pPr>
        </w:pPrChange>
      </w:pPr>
      <w:bookmarkStart w:id="1856" w:name="_Toc233720852"/>
      <w:r>
        <w:t xml:space="preserve">Tabla </w:t>
      </w:r>
      <w:r w:rsidR="00630FFA" w:rsidRPr="00630FFA">
        <w:t>5.5.19. Especificación del caso de uso UC-19 - Inspeccionar detalle de intento</w:t>
      </w:r>
      <w:bookmarkEnd w:id="1856"/>
    </w:p>
    <w:p w14:paraId="40697497" w14:textId="465F4C58" w:rsidR="005B0472" w:rsidRDefault="00BD2272">
      <w:pPr>
        <w:pStyle w:val="PiedeTabla"/>
        <w:pPrChange w:id="1857" w:author="Pablo Barrero Cruz" w:date="2026-06-30T13:22:00Z" w16du:dateUtc="2026-06-30T11:22:00Z">
          <w:pPr>
            <w:pStyle w:val="Descripcin"/>
          </w:pPr>
        </w:pPrChange>
      </w:pPr>
      <w:bookmarkStart w:id="1858" w:name="_Toc233720853"/>
      <w:r w:rsidRPr="00BD2272">
        <w:rPr>
          <w:noProof/>
        </w:rPr>
        <w:drawing>
          <wp:inline distT="0" distB="0" distL="0" distR="0" wp14:anchorId="0C6306C4" wp14:editId="6C1220D7">
            <wp:extent cx="5400040" cy="1709420"/>
            <wp:effectExtent l="0" t="0" r="0" b="0"/>
            <wp:docPr id="424769528" name="Imagen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1709420"/>
                    </a:xfrm>
                    <a:prstGeom prst="rect">
                      <a:avLst/>
                    </a:prstGeom>
                    <a:noFill/>
                    <a:ln>
                      <a:noFill/>
                    </a:ln>
                  </pic:spPr>
                </pic:pic>
              </a:graphicData>
            </a:graphic>
          </wp:inline>
        </w:drawing>
      </w:r>
      <w:r w:rsidRPr="00BD2272">
        <w:t xml:space="preserve"> </w:t>
      </w:r>
      <w:r w:rsidR="00E24841">
        <w:t>Figura 5.5.19 Diagrama de actividad de UC-19 - Inspeccionar detalle de intento.</w:t>
      </w:r>
      <w:bookmarkEnd w:id="1858"/>
    </w:p>
    <w:p w14:paraId="28AAAB22" w14:textId="77777777" w:rsidR="005B0472" w:rsidRDefault="005B0472" w:rsidP="005E1A08">
      <w:pPr>
        <w:pStyle w:val="Ttulo3"/>
      </w:pPr>
      <w:bookmarkStart w:id="1859" w:name="_Toc233728265"/>
      <w:r>
        <w:t>UC-20 - Gestionar grupos</w:t>
      </w:r>
      <w:bookmarkEnd w:id="1859"/>
    </w:p>
    <w:tbl>
      <w:tblPr>
        <w:tblStyle w:val="Tablaconcuadrcula"/>
        <w:tblW w:w="0" w:type="auto"/>
        <w:tblLook w:val="04A0" w:firstRow="1" w:lastRow="0" w:firstColumn="1" w:lastColumn="0" w:noHBand="0" w:noVBand="1"/>
      </w:tblPr>
      <w:tblGrid>
        <w:gridCol w:w="1668"/>
        <w:gridCol w:w="6686"/>
      </w:tblGrid>
      <w:tr w:rsidR="005B0472" w14:paraId="1D6B3A7C" w14:textId="77777777" w:rsidTr="0030244A">
        <w:trPr>
          <w:trHeight w:val="573"/>
        </w:trPr>
        <w:tc>
          <w:tcPr>
            <w:tcW w:w="8354" w:type="dxa"/>
            <w:gridSpan w:val="2"/>
            <w:shd w:val="clear" w:color="auto" w:fill="DDDDDD" w:themeFill="accent1"/>
            <w:vAlign w:val="center"/>
          </w:tcPr>
          <w:p w14:paraId="36740EDE" w14:textId="77777777" w:rsidR="005B0472" w:rsidRPr="00F74526" w:rsidRDefault="005B0472">
            <w:pPr>
              <w:jc w:val="center"/>
              <w:rPr>
                <w:b/>
                <w:bCs/>
              </w:rPr>
            </w:pPr>
            <w:r w:rsidRPr="00F74526">
              <w:rPr>
                <w:b/>
                <w:bCs/>
              </w:rPr>
              <w:t>UC-20 - Gestionar grupos</w:t>
            </w:r>
          </w:p>
        </w:tc>
      </w:tr>
      <w:tr w:rsidR="005B0472" w14:paraId="5126FA43" w14:textId="77777777" w:rsidTr="0030244A">
        <w:tc>
          <w:tcPr>
            <w:tcW w:w="1668" w:type="dxa"/>
            <w:vAlign w:val="center"/>
          </w:tcPr>
          <w:p w14:paraId="35AF66BD" w14:textId="77777777" w:rsidR="005B0472" w:rsidRDefault="005B0472">
            <w:r>
              <w:t>Precondiciones</w:t>
            </w:r>
          </w:p>
        </w:tc>
        <w:tc>
          <w:tcPr>
            <w:tcW w:w="6686" w:type="dxa"/>
            <w:vAlign w:val="center"/>
          </w:tcPr>
          <w:p w14:paraId="25052346" w14:textId="77777777" w:rsidR="005B0472" w:rsidRDefault="005B0472">
            <w:r>
              <w:t>El Profesor está autenticado.</w:t>
            </w:r>
          </w:p>
        </w:tc>
      </w:tr>
      <w:tr w:rsidR="005B0472" w14:paraId="7D5DC4CE" w14:textId="77777777" w:rsidTr="0030244A">
        <w:tc>
          <w:tcPr>
            <w:tcW w:w="1668" w:type="dxa"/>
            <w:vAlign w:val="center"/>
          </w:tcPr>
          <w:p w14:paraId="5F5BC144" w14:textId="77777777" w:rsidR="005B0472" w:rsidRDefault="005B0472">
            <w:r>
              <w:t>Postcondiciones</w:t>
            </w:r>
          </w:p>
        </w:tc>
        <w:tc>
          <w:tcPr>
            <w:tcW w:w="6686" w:type="dxa"/>
            <w:vAlign w:val="center"/>
          </w:tcPr>
          <w:p w14:paraId="5E12413E" w14:textId="77777777" w:rsidR="005B0472" w:rsidRDefault="005B0472">
            <w:r>
              <w:t>El grupo queda creado o actualizado con los miembros indicados.</w:t>
            </w:r>
          </w:p>
        </w:tc>
      </w:tr>
      <w:tr w:rsidR="005B0472" w14:paraId="5B7013BE" w14:textId="77777777" w:rsidTr="0030244A">
        <w:tc>
          <w:tcPr>
            <w:tcW w:w="1668" w:type="dxa"/>
            <w:vAlign w:val="center"/>
          </w:tcPr>
          <w:p w14:paraId="11541883" w14:textId="77777777" w:rsidR="005B0472" w:rsidRDefault="005B0472">
            <w:r>
              <w:t>Actores</w:t>
            </w:r>
          </w:p>
        </w:tc>
        <w:tc>
          <w:tcPr>
            <w:tcW w:w="6686" w:type="dxa"/>
            <w:vAlign w:val="center"/>
          </w:tcPr>
          <w:p w14:paraId="623D0EDD" w14:textId="77777777" w:rsidR="005B0472" w:rsidRDefault="005B0472">
            <w:r>
              <w:t>Profesor</w:t>
            </w:r>
          </w:p>
        </w:tc>
      </w:tr>
      <w:tr w:rsidR="005B0472" w14:paraId="4622016F" w14:textId="77777777" w:rsidTr="0030244A">
        <w:tc>
          <w:tcPr>
            <w:tcW w:w="1668" w:type="dxa"/>
            <w:vAlign w:val="center"/>
          </w:tcPr>
          <w:p w14:paraId="75B24998" w14:textId="77777777" w:rsidR="005B0472" w:rsidRDefault="005B0472">
            <w:r>
              <w:t>Descripción</w:t>
            </w:r>
          </w:p>
        </w:tc>
        <w:tc>
          <w:tcPr>
            <w:tcW w:w="6686" w:type="dxa"/>
            <w:vAlign w:val="center"/>
          </w:tcPr>
          <w:p w14:paraId="53BE49CC" w14:textId="77777777" w:rsidR="005B0472" w:rsidRDefault="005B0472">
            <w:r>
              <w:t>1. El Profesor accede a la sección de grupos.</w:t>
            </w:r>
            <w:r>
              <w:br/>
              <w:t>2. Crea un grupo o selecciona uno existente.</w:t>
            </w:r>
            <w:r>
              <w:br/>
              <w:t>3. Modifica el nombre o la descripción si procede.</w:t>
            </w:r>
            <w:r>
              <w:br/>
              <w:t>4. Añade o elimina alumnos del grupo.</w:t>
            </w:r>
            <w:r>
              <w:br/>
              <w:t>5. Opcionalmente importa miembros a partir de una lista de correos institucionales.</w:t>
            </w:r>
            <w:r>
              <w:br/>
              <w:t>6. El sistema valida los datos y actualiza el grupo.</w:t>
            </w:r>
          </w:p>
        </w:tc>
      </w:tr>
      <w:tr w:rsidR="005B0472" w14:paraId="0AF2B4F5" w14:textId="77777777" w:rsidTr="0030244A">
        <w:tc>
          <w:tcPr>
            <w:tcW w:w="1668" w:type="dxa"/>
            <w:vAlign w:val="center"/>
          </w:tcPr>
          <w:p w14:paraId="219DCF80" w14:textId="77777777" w:rsidR="005B0472" w:rsidRDefault="005B0472">
            <w:r>
              <w:t>Variaciones</w:t>
            </w:r>
          </w:p>
        </w:tc>
        <w:tc>
          <w:tcPr>
            <w:tcW w:w="6686" w:type="dxa"/>
            <w:vAlign w:val="center"/>
          </w:tcPr>
          <w:p w14:paraId="3E2E229D" w14:textId="77777777" w:rsidR="005B0472" w:rsidRDefault="005B0472">
            <w:r>
              <w:t>V1. Importación parcial: algunos correos no corresponden a usuarios válidos y el sistema informa del resultado.</w:t>
            </w:r>
            <w:r>
              <w:br/>
              <w:t>V2. Grupo sin miembros: el sistema permite guardarlo, pero informa de que todavía no tendrá efecto sobre el alumnado.</w:t>
            </w:r>
          </w:p>
        </w:tc>
      </w:tr>
      <w:tr w:rsidR="005B0472" w14:paraId="30FD21F5" w14:textId="77777777" w:rsidTr="0030244A">
        <w:tc>
          <w:tcPr>
            <w:tcW w:w="1668" w:type="dxa"/>
            <w:vAlign w:val="center"/>
          </w:tcPr>
          <w:p w14:paraId="1C14DF44" w14:textId="77777777" w:rsidR="005B0472" w:rsidRDefault="005B0472">
            <w:r>
              <w:t>Excepciones</w:t>
            </w:r>
          </w:p>
        </w:tc>
        <w:tc>
          <w:tcPr>
            <w:tcW w:w="6686" w:type="dxa"/>
            <w:vAlign w:val="center"/>
          </w:tcPr>
          <w:p w14:paraId="67C5F962" w14:textId="77777777" w:rsidR="005B0472" w:rsidRDefault="005B0472">
            <w:r>
              <w:t>E1. Grupo duplicado, datos inválidos o error de persistencia.</w:t>
            </w:r>
          </w:p>
        </w:tc>
      </w:tr>
      <w:tr w:rsidR="005B0472" w14:paraId="1055FBFF" w14:textId="77777777" w:rsidTr="0030244A">
        <w:tc>
          <w:tcPr>
            <w:tcW w:w="1668" w:type="dxa"/>
            <w:vAlign w:val="center"/>
          </w:tcPr>
          <w:p w14:paraId="7A0C896B" w14:textId="77777777" w:rsidR="005B0472" w:rsidRDefault="005B0472">
            <w:r>
              <w:t>Notas</w:t>
            </w:r>
          </w:p>
        </w:tc>
        <w:tc>
          <w:tcPr>
            <w:tcW w:w="6686" w:type="dxa"/>
            <w:vAlign w:val="center"/>
          </w:tcPr>
          <w:p w14:paraId="4E00D0C5" w14:textId="77777777" w:rsidR="005B0472" w:rsidRDefault="005B0472">
            <w:r>
              <w:t>Este caso de uso se ha añadido respecto al documento inicial porque la aplicación final incorpora gestión de grupos.</w:t>
            </w:r>
          </w:p>
        </w:tc>
      </w:tr>
    </w:tbl>
    <w:p w14:paraId="44600240" w14:textId="78CDCDE1" w:rsidR="00075617" w:rsidRDefault="0030244A">
      <w:pPr>
        <w:pStyle w:val="PiedeTabla"/>
        <w:pPrChange w:id="1860" w:author="Pablo Barrero Cruz" w:date="2026-06-30T13:22:00Z" w16du:dateUtc="2026-06-30T11:22:00Z">
          <w:pPr>
            <w:pStyle w:val="Descripcin"/>
            <w:spacing w:before="240"/>
          </w:pPr>
        </w:pPrChange>
      </w:pPr>
      <w:bookmarkStart w:id="1861" w:name="_Toc233720854"/>
      <w:r>
        <w:t xml:space="preserve">Tabla </w:t>
      </w:r>
      <w:r w:rsidR="00630FFA" w:rsidRPr="00630FFA">
        <w:t>5.5.20. Especificación del caso de uso UC-20 - Gestionar grupos</w:t>
      </w:r>
      <w:bookmarkEnd w:id="1861"/>
    </w:p>
    <w:p w14:paraId="4DB124BA" w14:textId="4B3D8DC8" w:rsidR="005B0472" w:rsidRDefault="00075617">
      <w:pPr>
        <w:pStyle w:val="PiedeTabla"/>
        <w:pPrChange w:id="1862" w:author="Pablo Barrero Cruz" w:date="2026-06-30T13:22:00Z" w16du:dateUtc="2026-06-30T11:22:00Z">
          <w:pPr>
            <w:pStyle w:val="Descripcin"/>
          </w:pPr>
        </w:pPrChange>
      </w:pPr>
      <w:bookmarkStart w:id="1863" w:name="_Toc233720855"/>
      <w:r w:rsidRPr="00075617">
        <w:rPr>
          <w:noProof/>
        </w:rPr>
        <w:lastRenderedPageBreak/>
        <w:drawing>
          <wp:inline distT="0" distB="0" distL="0" distR="0" wp14:anchorId="184061ED" wp14:editId="19066B65">
            <wp:extent cx="5400040" cy="2023110"/>
            <wp:effectExtent l="0" t="0" r="0" b="0"/>
            <wp:docPr id="844921684" name="Imagen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2023110"/>
                    </a:xfrm>
                    <a:prstGeom prst="rect">
                      <a:avLst/>
                    </a:prstGeom>
                    <a:noFill/>
                    <a:ln>
                      <a:noFill/>
                    </a:ln>
                  </pic:spPr>
                </pic:pic>
              </a:graphicData>
            </a:graphic>
          </wp:inline>
        </w:drawing>
      </w:r>
      <w:r w:rsidRPr="00075617">
        <w:t xml:space="preserve"> </w:t>
      </w:r>
      <w:r w:rsidR="00211B43">
        <w:t>Figura 5.5.20 Diagrama de actividad de UC-20 - Gestionar grupos.</w:t>
      </w:r>
      <w:bookmarkEnd w:id="1863"/>
    </w:p>
    <w:p w14:paraId="1FDACB2A" w14:textId="77777777" w:rsidR="005B0472" w:rsidRDefault="005B0472" w:rsidP="005E1A08">
      <w:pPr>
        <w:pStyle w:val="Ttulo3"/>
      </w:pPr>
      <w:bookmarkStart w:id="1864" w:name="_Toc233728266"/>
      <w:r>
        <w:t>UC-21 - Asignar cuestionario a grupos</w:t>
      </w:r>
      <w:bookmarkEnd w:id="1864"/>
    </w:p>
    <w:tbl>
      <w:tblPr>
        <w:tblStyle w:val="Tablaconcuadrcula"/>
        <w:tblW w:w="0" w:type="auto"/>
        <w:tblLook w:val="04A0" w:firstRow="1" w:lastRow="0" w:firstColumn="1" w:lastColumn="0" w:noHBand="0" w:noVBand="1"/>
      </w:tblPr>
      <w:tblGrid>
        <w:gridCol w:w="1668"/>
        <w:gridCol w:w="6686"/>
      </w:tblGrid>
      <w:tr w:rsidR="005B0472" w14:paraId="445CF098" w14:textId="77777777" w:rsidTr="0030244A">
        <w:trPr>
          <w:trHeight w:val="566"/>
        </w:trPr>
        <w:tc>
          <w:tcPr>
            <w:tcW w:w="8354" w:type="dxa"/>
            <w:gridSpan w:val="2"/>
            <w:shd w:val="clear" w:color="auto" w:fill="DDDDDD" w:themeFill="accent1"/>
            <w:vAlign w:val="center"/>
          </w:tcPr>
          <w:p w14:paraId="27B0CAB3" w14:textId="77777777" w:rsidR="005B0472" w:rsidRPr="00F74526" w:rsidRDefault="005B0472">
            <w:pPr>
              <w:jc w:val="center"/>
              <w:rPr>
                <w:b/>
                <w:bCs/>
              </w:rPr>
            </w:pPr>
            <w:r w:rsidRPr="00F74526">
              <w:rPr>
                <w:b/>
                <w:bCs/>
              </w:rPr>
              <w:t>UC-21 - Asignar cuestionario a grupos</w:t>
            </w:r>
          </w:p>
        </w:tc>
      </w:tr>
      <w:tr w:rsidR="005B0472" w14:paraId="54276404" w14:textId="77777777" w:rsidTr="0030244A">
        <w:tc>
          <w:tcPr>
            <w:tcW w:w="1668" w:type="dxa"/>
            <w:vAlign w:val="center"/>
          </w:tcPr>
          <w:p w14:paraId="3C86E092" w14:textId="77777777" w:rsidR="005B0472" w:rsidRDefault="005B0472">
            <w:r>
              <w:t>Precondiciones</w:t>
            </w:r>
          </w:p>
        </w:tc>
        <w:tc>
          <w:tcPr>
            <w:tcW w:w="6686" w:type="dxa"/>
            <w:vAlign w:val="center"/>
          </w:tcPr>
          <w:p w14:paraId="1D62035A" w14:textId="77777777" w:rsidR="005B0472" w:rsidRDefault="005B0472">
            <w:r>
              <w:t>El Profesor está autenticado y existen al menos un cuestionario y un grupo.</w:t>
            </w:r>
          </w:p>
        </w:tc>
      </w:tr>
      <w:tr w:rsidR="005B0472" w14:paraId="59949D86" w14:textId="77777777" w:rsidTr="0030244A">
        <w:tc>
          <w:tcPr>
            <w:tcW w:w="1668" w:type="dxa"/>
            <w:vAlign w:val="center"/>
          </w:tcPr>
          <w:p w14:paraId="0634E2DF" w14:textId="77777777" w:rsidR="005B0472" w:rsidRDefault="005B0472">
            <w:r>
              <w:t>Postcondiciones</w:t>
            </w:r>
          </w:p>
        </w:tc>
        <w:tc>
          <w:tcPr>
            <w:tcW w:w="6686" w:type="dxa"/>
            <w:vAlign w:val="center"/>
          </w:tcPr>
          <w:p w14:paraId="35F02A54" w14:textId="77777777" w:rsidR="005B0472" w:rsidRDefault="005B0472">
            <w:r>
              <w:t>El cuestionario queda disponible según la configuración de grupos definida.</w:t>
            </w:r>
          </w:p>
        </w:tc>
      </w:tr>
      <w:tr w:rsidR="005B0472" w14:paraId="718DB701" w14:textId="77777777" w:rsidTr="0030244A">
        <w:tc>
          <w:tcPr>
            <w:tcW w:w="1668" w:type="dxa"/>
            <w:vAlign w:val="center"/>
          </w:tcPr>
          <w:p w14:paraId="356C02AF" w14:textId="77777777" w:rsidR="005B0472" w:rsidRDefault="005B0472">
            <w:r>
              <w:t>Actores</w:t>
            </w:r>
          </w:p>
        </w:tc>
        <w:tc>
          <w:tcPr>
            <w:tcW w:w="6686" w:type="dxa"/>
            <w:vAlign w:val="center"/>
          </w:tcPr>
          <w:p w14:paraId="0BAFC7B9" w14:textId="77777777" w:rsidR="005B0472" w:rsidRDefault="005B0472">
            <w:r>
              <w:t>Profesor</w:t>
            </w:r>
          </w:p>
        </w:tc>
      </w:tr>
      <w:tr w:rsidR="005B0472" w14:paraId="41039810" w14:textId="77777777" w:rsidTr="0030244A">
        <w:tc>
          <w:tcPr>
            <w:tcW w:w="1668" w:type="dxa"/>
            <w:vAlign w:val="center"/>
          </w:tcPr>
          <w:p w14:paraId="64B2A768" w14:textId="77777777" w:rsidR="005B0472" w:rsidRDefault="005B0472">
            <w:r>
              <w:t>Descripción</w:t>
            </w:r>
          </w:p>
        </w:tc>
        <w:tc>
          <w:tcPr>
            <w:tcW w:w="6686" w:type="dxa"/>
            <w:vAlign w:val="center"/>
          </w:tcPr>
          <w:p w14:paraId="34CD3F56" w14:textId="77777777" w:rsidR="005B0472" w:rsidRDefault="005B0472">
            <w:r>
              <w:t>1. El Profesor abre la configuración de un cuestionario.</w:t>
            </w:r>
            <w:r>
              <w:br/>
              <w:t>2. Selecciona el modo de disponibilidad: general o restringida por grupos.</w:t>
            </w:r>
            <w:r>
              <w:br/>
              <w:t>3. Si elige restricción por grupos, selecciona uno o varios grupos.</w:t>
            </w:r>
            <w:r>
              <w:br/>
              <w:t>4. Guarda la configuración.</w:t>
            </w:r>
            <w:r>
              <w:br/>
              <w:t>5. El sistema aplica la restricción al catálogo visible para el alumnado.</w:t>
            </w:r>
          </w:p>
        </w:tc>
      </w:tr>
      <w:tr w:rsidR="005B0472" w14:paraId="7CB93E50" w14:textId="77777777" w:rsidTr="0030244A">
        <w:tc>
          <w:tcPr>
            <w:tcW w:w="1668" w:type="dxa"/>
            <w:vAlign w:val="center"/>
          </w:tcPr>
          <w:p w14:paraId="41ED8524" w14:textId="77777777" w:rsidR="005B0472" w:rsidRDefault="005B0472">
            <w:r>
              <w:t>Variaciones</w:t>
            </w:r>
          </w:p>
        </w:tc>
        <w:tc>
          <w:tcPr>
            <w:tcW w:w="6686" w:type="dxa"/>
            <w:vAlign w:val="center"/>
          </w:tcPr>
          <w:p w14:paraId="50197C0F" w14:textId="77777777" w:rsidR="005B0472" w:rsidRDefault="005B0472">
            <w:r>
              <w:t>V1. Sin grupos seleccionados: el sistema muestra una validación si se ha elegido disponibilidad restringida.</w:t>
            </w:r>
            <w:r>
              <w:br/>
              <w:t>V2. Cuestionario público: todos los alumnos autenticados que cumplan el resto de las condiciones pueden verlo.</w:t>
            </w:r>
          </w:p>
        </w:tc>
      </w:tr>
      <w:tr w:rsidR="005B0472" w14:paraId="6C7B69C4" w14:textId="77777777" w:rsidTr="0030244A">
        <w:tc>
          <w:tcPr>
            <w:tcW w:w="1668" w:type="dxa"/>
            <w:vAlign w:val="center"/>
          </w:tcPr>
          <w:p w14:paraId="69986E5C" w14:textId="77777777" w:rsidR="005B0472" w:rsidRDefault="005B0472">
            <w:r>
              <w:t>Excepciones</w:t>
            </w:r>
          </w:p>
        </w:tc>
        <w:tc>
          <w:tcPr>
            <w:tcW w:w="6686" w:type="dxa"/>
            <w:vAlign w:val="center"/>
          </w:tcPr>
          <w:p w14:paraId="17CE9D76" w14:textId="77777777" w:rsidR="005B0472" w:rsidRDefault="005B0472">
            <w:r>
              <w:t>E1. Grupo inexistente, cuestionario no editable o error al guardar la asignación.</w:t>
            </w:r>
          </w:p>
        </w:tc>
      </w:tr>
      <w:tr w:rsidR="005B0472" w14:paraId="34BB5FEF" w14:textId="77777777" w:rsidTr="0030244A">
        <w:tc>
          <w:tcPr>
            <w:tcW w:w="1668" w:type="dxa"/>
            <w:vAlign w:val="center"/>
          </w:tcPr>
          <w:p w14:paraId="5595835B" w14:textId="77777777" w:rsidR="005B0472" w:rsidRDefault="005B0472">
            <w:r>
              <w:t>Notas</w:t>
            </w:r>
          </w:p>
        </w:tc>
        <w:tc>
          <w:tcPr>
            <w:tcW w:w="6686" w:type="dxa"/>
            <w:vAlign w:val="center"/>
          </w:tcPr>
          <w:p w14:paraId="63DD1D56" w14:textId="77777777" w:rsidR="005B0472" w:rsidRDefault="005B0472">
            <w:r>
              <w:t>Este caso conecta la gestión de cuestionarios con la gestión de grupos.</w:t>
            </w:r>
          </w:p>
        </w:tc>
      </w:tr>
    </w:tbl>
    <w:p w14:paraId="029F2BF6" w14:textId="39FA2E16" w:rsidR="00842143" w:rsidRDefault="0030244A">
      <w:pPr>
        <w:pStyle w:val="PiedeTabla"/>
        <w:pPrChange w:id="1865" w:author="Pablo Barrero Cruz" w:date="2026-06-30T13:22:00Z" w16du:dateUtc="2026-06-30T11:22:00Z">
          <w:pPr>
            <w:pStyle w:val="Descripcin"/>
            <w:spacing w:before="240"/>
          </w:pPr>
        </w:pPrChange>
      </w:pPr>
      <w:bookmarkStart w:id="1866" w:name="_Toc233720856"/>
      <w:r>
        <w:t xml:space="preserve">Tabla </w:t>
      </w:r>
      <w:r w:rsidR="00630FFA" w:rsidRPr="00630FFA">
        <w:t>5.5.21. Especificación del caso de uso UC-21 - Asignar cuestionario a grupos</w:t>
      </w:r>
      <w:bookmarkEnd w:id="1866"/>
    </w:p>
    <w:p w14:paraId="1F03FDB8" w14:textId="6A528052" w:rsidR="0024104A" w:rsidRPr="005E1A08" w:rsidRDefault="00842143">
      <w:pPr>
        <w:pStyle w:val="PiedeTabla"/>
        <w:pPrChange w:id="1867" w:author="Pablo Barrero Cruz" w:date="2026-06-30T13:22:00Z" w16du:dateUtc="2026-06-30T11:22:00Z">
          <w:pPr>
            <w:pStyle w:val="Descripcin"/>
          </w:pPr>
        </w:pPrChange>
      </w:pPr>
      <w:bookmarkStart w:id="1868" w:name="_Toc233720857"/>
      <w:r w:rsidRPr="00842143">
        <w:rPr>
          <w:noProof/>
        </w:rPr>
        <w:lastRenderedPageBreak/>
        <w:drawing>
          <wp:inline distT="0" distB="0" distL="0" distR="0" wp14:anchorId="157C0646" wp14:editId="7BBA841E">
            <wp:extent cx="5400040" cy="1861185"/>
            <wp:effectExtent l="0" t="0" r="0" b="0"/>
            <wp:docPr id="1873156265" name="Imagen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1861185"/>
                    </a:xfrm>
                    <a:prstGeom prst="rect">
                      <a:avLst/>
                    </a:prstGeom>
                    <a:noFill/>
                    <a:ln>
                      <a:noFill/>
                    </a:ln>
                  </pic:spPr>
                </pic:pic>
              </a:graphicData>
            </a:graphic>
          </wp:inline>
        </w:drawing>
      </w:r>
      <w:r w:rsidRPr="00842143">
        <w:t xml:space="preserve"> </w:t>
      </w:r>
      <w:bookmarkStart w:id="1869" w:name="_Hlk231893993"/>
      <w:r w:rsidR="006110F9">
        <w:t>Figura 5.5.21 Diagrama de actividad de UC-21 - Asignar cuestionario a grupos.</w:t>
      </w:r>
      <w:bookmarkEnd w:id="1868"/>
      <w:bookmarkEnd w:id="1869"/>
    </w:p>
    <w:p w14:paraId="1A426898" w14:textId="2FB3F3E6" w:rsidR="00A046B9" w:rsidRDefault="00A046B9" w:rsidP="0032689A">
      <w:pPr>
        <w:pStyle w:val="Ttulo2"/>
      </w:pPr>
      <w:bookmarkStart w:id="1870" w:name="_Toc233728267"/>
      <w:r>
        <w:t>Relación Escenarios – Casos de Uso – Requisitos</w:t>
      </w:r>
      <w:bookmarkEnd w:id="1870"/>
    </w:p>
    <w:p w14:paraId="04B89242" w14:textId="77777777" w:rsidR="00F51191" w:rsidRDefault="00F51191">
      <w:r>
        <w:t>La siguiente tabla relaciona los escenarios principales descritos en el apartado anterior con los casos de uso y los requisitos funcionales que cubre cada uno. Esta relación permite comprobar que los escenarios desarrollados no son elementos aislados, sino que proceden de los requisitos definidos para el sistema.</w:t>
      </w:r>
    </w:p>
    <w:p w14:paraId="37CFACD8" w14:textId="77777777" w:rsidR="00F51191" w:rsidRDefault="00F51191" w:rsidP="00F51191">
      <w:r>
        <w:t>Para mantener la tabla legible, se utiliza un identificador de escenario con el formato E-UCXX-P, donde UCXX identifica el caso de uso y P indica el escenario principal. Las variaciones y excepciones descritas en cada caso de uso se consideran asociadas al mismo conjunto de requisitos, ya que representan caminos alternativos del mismo objetivo funcional.</w:t>
      </w:r>
    </w:p>
    <w:tbl>
      <w:tblPr>
        <w:tblStyle w:val="Tablaconcuadrcula"/>
        <w:tblW w:w="0" w:type="auto"/>
        <w:tblLook w:val="04A0" w:firstRow="1" w:lastRow="0" w:firstColumn="1" w:lastColumn="0" w:noHBand="0" w:noVBand="1"/>
      </w:tblPr>
      <w:tblGrid>
        <w:gridCol w:w="1100"/>
        <w:gridCol w:w="2227"/>
        <w:gridCol w:w="3321"/>
        <w:gridCol w:w="1706"/>
        <w:tblGridChange w:id="1871">
          <w:tblGrid>
            <w:gridCol w:w="1100"/>
            <w:gridCol w:w="2227"/>
            <w:gridCol w:w="3321"/>
            <w:gridCol w:w="1706"/>
          </w:tblGrid>
        </w:tblGridChange>
      </w:tblGrid>
      <w:tr w:rsidR="000D6871" w14:paraId="7260BEF7" w14:textId="77777777">
        <w:trPr>
          <w:trHeight w:val="493"/>
          <w:ins w:id="1872" w:author="Pablo Barrero Cruz" w:date="2026-06-26T01:39:00Z"/>
        </w:trPr>
        <w:tc>
          <w:tcPr>
            <w:tcW w:w="8354" w:type="dxa"/>
            <w:gridSpan w:val="4"/>
            <w:shd w:val="clear" w:color="auto" w:fill="DDDDDD" w:themeFill="accent1"/>
            <w:vAlign w:val="center"/>
          </w:tcPr>
          <w:p w14:paraId="3888C7AB" w14:textId="79F6BBEB" w:rsidR="000D6871" w:rsidRDefault="003E3A3A" w:rsidP="005E1A08">
            <w:pPr>
              <w:jc w:val="center"/>
              <w:rPr>
                <w:ins w:id="1873" w:author="Pablo Barrero Cruz" w:date="2026-06-26T01:39:00Z" w16du:dateUtc="2026-06-25T23:39:00Z"/>
                <w:b/>
              </w:rPr>
            </w:pPr>
            <w:ins w:id="1874" w:author="Pablo Barrero Cruz" w:date="2026-06-26T01:40:00Z" w16du:dateUtc="2026-06-25T23:40:00Z">
              <w:r w:rsidRPr="003E3A3A">
                <w:rPr>
                  <w:b/>
                </w:rPr>
                <w:t>Relación entre escenarios, casos de uso y requisitos</w:t>
              </w:r>
            </w:ins>
          </w:p>
        </w:tc>
      </w:tr>
      <w:tr w:rsidR="00D1710C" w14:paraId="16B5C4D1" w14:textId="77777777" w:rsidTr="000D6871">
        <w:tblPrEx>
          <w:tblW w:w="0" w:type="auto"/>
          <w:tblPrExChange w:id="1875" w:author="Pablo Barrero Cruz" w:date="2026-06-26T01:40:00Z" w16du:dateUtc="2026-06-25T23:40:00Z">
            <w:tblPrEx>
              <w:tblW w:w="0" w:type="auto"/>
            </w:tblPrEx>
          </w:tblPrExChange>
        </w:tblPrEx>
        <w:tc>
          <w:tcPr>
            <w:tcW w:w="1100" w:type="dxa"/>
            <w:shd w:val="clear" w:color="auto" w:fill="F2F2F2" w:themeFill="background1" w:themeFillShade="F2"/>
            <w:vAlign w:val="center"/>
            <w:tcPrChange w:id="1876" w:author="Pablo Barrero Cruz" w:date="2026-06-26T01:40:00Z" w16du:dateUtc="2026-06-25T23:40:00Z">
              <w:tcPr>
                <w:tcW w:w="1101" w:type="dxa"/>
                <w:shd w:val="clear" w:color="auto" w:fill="DDDDDD" w:themeFill="accent1"/>
                <w:vAlign w:val="center"/>
              </w:tcPr>
            </w:tcPrChange>
          </w:tcPr>
          <w:p w14:paraId="5642929B" w14:textId="77777777" w:rsidR="00D1710C" w:rsidRDefault="00D1710C" w:rsidP="005E1A08">
            <w:pPr>
              <w:jc w:val="center"/>
            </w:pPr>
            <w:r>
              <w:rPr>
                <w:b/>
              </w:rPr>
              <w:t>Escenario</w:t>
            </w:r>
          </w:p>
        </w:tc>
        <w:tc>
          <w:tcPr>
            <w:tcW w:w="2227" w:type="dxa"/>
            <w:shd w:val="clear" w:color="auto" w:fill="F2F2F2" w:themeFill="background1" w:themeFillShade="F2"/>
            <w:vAlign w:val="center"/>
            <w:tcPrChange w:id="1877" w:author="Pablo Barrero Cruz" w:date="2026-06-26T01:40:00Z" w16du:dateUtc="2026-06-25T23:40:00Z">
              <w:tcPr>
                <w:tcW w:w="2268" w:type="dxa"/>
                <w:shd w:val="clear" w:color="auto" w:fill="DDDDDD" w:themeFill="accent1"/>
                <w:vAlign w:val="center"/>
              </w:tcPr>
            </w:tcPrChange>
          </w:tcPr>
          <w:p w14:paraId="52FF2AE2" w14:textId="77777777" w:rsidR="00D1710C" w:rsidRDefault="00D1710C" w:rsidP="005E1A08">
            <w:pPr>
              <w:jc w:val="center"/>
            </w:pPr>
            <w:r>
              <w:rPr>
                <w:b/>
              </w:rPr>
              <w:t>Caso de uso</w:t>
            </w:r>
          </w:p>
        </w:tc>
        <w:tc>
          <w:tcPr>
            <w:tcW w:w="3321" w:type="dxa"/>
            <w:shd w:val="clear" w:color="auto" w:fill="F2F2F2" w:themeFill="background1" w:themeFillShade="F2"/>
            <w:vAlign w:val="center"/>
            <w:tcPrChange w:id="1878" w:author="Pablo Barrero Cruz" w:date="2026-06-26T01:40:00Z" w16du:dateUtc="2026-06-25T23:40:00Z">
              <w:tcPr>
                <w:tcW w:w="3402" w:type="dxa"/>
                <w:shd w:val="clear" w:color="auto" w:fill="DDDDDD" w:themeFill="accent1"/>
                <w:vAlign w:val="center"/>
              </w:tcPr>
            </w:tcPrChange>
          </w:tcPr>
          <w:p w14:paraId="0D791177" w14:textId="60190204" w:rsidR="00D1710C" w:rsidRDefault="00D1710C" w:rsidP="005E1A08">
            <w:pPr>
              <w:jc w:val="center"/>
              <w:rPr>
                <w:b/>
              </w:rPr>
            </w:pPr>
            <w:r>
              <w:rPr>
                <w:b/>
              </w:rPr>
              <w:t>Descripción</w:t>
            </w:r>
          </w:p>
          <w:p w14:paraId="221D137E" w14:textId="0305B839" w:rsidR="00D1710C" w:rsidRDefault="00D1710C" w:rsidP="005E1A08">
            <w:pPr>
              <w:jc w:val="center"/>
            </w:pPr>
            <w:r>
              <w:rPr>
                <w:b/>
              </w:rPr>
              <w:t>del escenario</w:t>
            </w:r>
          </w:p>
        </w:tc>
        <w:tc>
          <w:tcPr>
            <w:tcW w:w="1706" w:type="dxa"/>
            <w:shd w:val="clear" w:color="auto" w:fill="F2F2F2" w:themeFill="background1" w:themeFillShade="F2"/>
            <w:vAlign w:val="center"/>
            <w:tcPrChange w:id="1879" w:author="Pablo Barrero Cruz" w:date="2026-06-26T01:40:00Z" w16du:dateUtc="2026-06-25T23:40:00Z">
              <w:tcPr>
                <w:tcW w:w="1733" w:type="dxa"/>
                <w:shd w:val="clear" w:color="auto" w:fill="DDDDDD" w:themeFill="accent1"/>
                <w:vAlign w:val="center"/>
              </w:tcPr>
            </w:tcPrChange>
          </w:tcPr>
          <w:p w14:paraId="5081981F" w14:textId="77777777" w:rsidR="00D1710C" w:rsidRDefault="00D1710C" w:rsidP="005E1A08">
            <w:pPr>
              <w:jc w:val="center"/>
            </w:pPr>
            <w:r>
              <w:rPr>
                <w:b/>
              </w:rPr>
              <w:t>Requisitos asociados</w:t>
            </w:r>
          </w:p>
        </w:tc>
      </w:tr>
      <w:tr w:rsidR="00D1710C" w14:paraId="24D363F5" w14:textId="77777777" w:rsidTr="000D6871">
        <w:tblPrEx>
          <w:tblW w:w="0" w:type="auto"/>
          <w:tblPrExChange w:id="1880" w:author="Pablo Barrero Cruz" w:date="2026-06-26T01:39:00Z" w16du:dateUtc="2026-06-25T23:39:00Z">
            <w:tblPrEx>
              <w:tblW w:w="0" w:type="auto"/>
            </w:tblPrEx>
          </w:tblPrExChange>
        </w:tblPrEx>
        <w:tc>
          <w:tcPr>
            <w:tcW w:w="1100" w:type="dxa"/>
            <w:vAlign w:val="center"/>
            <w:tcPrChange w:id="1881" w:author="Pablo Barrero Cruz" w:date="2026-06-26T01:39:00Z" w16du:dateUtc="2026-06-25T23:39:00Z">
              <w:tcPr>
                <w:tcW w:w="1101" w:type="dxa"/>
                <w:vAlign w:val="center"/>
              </w:tcPr>
            </w:tcPrChange>
          </w:tcPr>
          <w:p w14:paraId="564C3A73" w14:textId="77777777" w:rsidR="00D1710C" w:rsidRDefault="00D1710C">
            <w:r>
              <w:t>E-UC01-P</w:t>
            </w:r>
          </w:p>
        </w:tc>
        <w:tc>
          <w:tcPr>
            <w:tcW w:w="2227" w:type="dxa"/>
            <w:vAlign w:val="center"/>
            <w:tcPrChange w:id="1882" w:author="Pablo Barrero Cruz" w:date="2026-06-26T01:39:00Z" w16du:dateUtc="2026-06-25T23:39:00Z">
              <w:tcPr>
                <w:tcW w:w="2268" w:type="dxa"/>
                <w:vAlign w:val="center"/>
              </w:tcPr>
            </w:tcPrChange>
          </w:tcPr>
          <w:p w14:paraId="456B3447" w14:textId="77777777" w:rsidR="00D1710C" w:rsidRDefault="00D1710C" w:rsidP="005E1A08">
            <w:pPr>
              <w:jc w:val="left"/>
            </w:pPr>
            <w:r>
              <w:t>UC-01 Iniciar sesión</w:t>
            </w:r>
          </w:p>
        </w:tc>
        <w:tc>
          <w:tcPr>
            <w:tcW w:w="3321" w:type="dxa"/>
            <w:vAlign w:val="center"/>
            <w:tcPrChange w:id="1883" w:author="Pablo Barrero Cruz" w:date="2026-06-26T01:39:00Z" w16du:dateUtc="2026-06-25T23:39:00Z">
              <w:tcPr>
                <w:tcW w:w="3402" w:type="dxa"/>
                <w:vAlign w:val="center"/>
              </w:tcPr>
            </w:tcPrChange>
          </w:tcPr>
          <w:p w14:paraId="3CC17437" w14:textId="77777777" w:rsidR="00D1710C" w:rsidRDefault="00D1710C">
            <w:r>
              <w:t>Acceso correcto al sistema con credenciales válidas.</w:t>
            </w:r>
          </w:p>
        </w:tc>
        <w:tc>
          <w:tcPr>
            <w:tcW w:w="1706" w:type="dxa"/>
            <w:vAlign w:val="center"/>
            <w:tcPrChange w:id="1884" w:author="Pablo Barrero Cruz" w:date="2026-06-26T01:39:00Z" w16du:dateUtc="2026-06-25T23:39:00Z">
              <w:tcPr>
                <w:tcW w:w="1733" w:type="dxa"/>
                <w:vAlign w:val="center"/>
              </w:tcPr>
            </w:tcPrChange>
          </w:tcPr>
          <w:p w14:paraId="64943573" w14:textId="77777777" w:rsidR="00D1710C" w:rsidRDefault="00D1710C" w:rsidP="005E1A08">
            <w:pPr>
              <w:jc w:val="left"/>
            </w:pPr>
            <w:r>
              <w:t>R1.1, R1.3</w:t>
            </w:r>
          </w:p>
        </w:tc>
      </w:tr>
      <w:tr w:rsidR="00D1710C" w14:paraId="7D1DB29F" w14:textId="77777777" w:rsidTr="000D6871">
        <w:tblPrEx>
          <w:tblW w:w="0" w:type="auto"/>
          <w:tblPrExChange w:id="1885" w:author="Pablo Barrero Cruz" w:date="2026-06-26T01:39:00Z" w16du:dateUtc="2026-06-25T23:39:00Z">
            <w:tblPrEx>
              <w:tblW w:w="0" w:type="auto"/>
            </w:tblPrEx>
          </w:tblPrExChange>
        </w:tblPrEx>
        <w:tc>
          <w:tcPr>
            <w:tcW w:w="1100" w:type="dxa"/>
            <w:vAlign w:val="center"/>
            <w:tcPrChange w:id="1886" w:author="Pablo Barrero Cruz" w:date="2026-06-26T01:39:00Z" w16du:dateUtc="2026-06-25T23:39:00Z">
              <w:tcPr>
                <w:tcW w:w="1101" w:type="dxa"/>
                <w:vAlign w:val="center"/>
              </w:tcPr>
            </w:tcPrChange>
          </w:tcPr>
          <w:p w14:paraId="5CAE660D" w14:textId="77777777" w:rsidR="00D1710C" w:rsidRDefault="00D1710C">
            <w:r>
              <w:t>E-UC02-P</w:t>
            </w:r>
          </w:p>
        </w:tc>
        <w:tc>
          <w:tcPr>
            <w:tcW w:w="2227" w:type="dxa"/>
            <w:vAlign w:val="center"/>
            <w:tcPrChange w:id="1887" w:author="Pablo Barrero Cruz" w:date="2026-06-26T01:39:00Z" w16du:dateUtc="2026-06-25T23:39:00Z">
              <w:tcPr>
                <w:tcW w:w="2268" w:type="dxa"/>
                <w:vAlign w:val="center"/>
              </w:tcPr>
            </w:tcPrChange>
          </w:tcPr>
          <w:p w14:paraId="298DD578" w14:textId="77777777" w:rsidR="00D1710C" w:rsidRDefault="00D1710C" w:rsidP="005E1A08">
            <w:pPr>
              <w:jc w:val="left"/>
            </w:pPr>
            <w:r>
              <w:t>UC-02 Cerrar sesión</w:t>
            </w:r>
          </w:p>
        </w:tc>
        <w:tc>
          <w:tcPr>
            <w:tcW w:w="3321" w:type="dxa"/>
            <w:vAlign w:val="center"/>
            <w:tcPrChange w:id="1888" w:author="Pablo Barrero Cruz" w:date="2026-06-26T01:39:00Z" w16du:dateUtc="2026-06-25T23:39:00Z">
              <w:tcPr>
                <w:tcW w:w="3402" w:type="dxa"/>
                <w:vAlign w:val="center"/>
              </w:tcPr>
            </w:tcPrChange>
          </w:tcPr>
          <w:p w14:paraId="414320C7" w14:textId="77777777" w:rsidR="00D1710C" w:rsidRDefault="00D1710C">
            <w:r>
              <w:t>Finalización de una sesión activa por parte de un usuario autenticado.</w:t>
            </w:r>
          </w:p>
        </w:tc>
        <w:tc>
          <w:tcPr>
            <w:tcW w:w="1706" w:type="dxa"/>
            <w:vAlign w:val="center"/>
            <w:tcPrChange w:id="1889" w:author="Pablo Barrero Cruz" w:date="2026-06-26T01:39:00Z" w16du:dateUtc="2026-06-25T23:39:00Z">
              <w:tcPr>
                <w:tcW w:w="1733" w:type="dxa"/>
                <w:vAlign w:val="center"/>
              </w:tcPr>
            </w:tcPrChange>
          </w:tcPr>
          <w:p w14:paraId="474D575F" w14:textId="77777777" w:rsidR="00D1710C" w:rsidRDefault="00D1710C" w:rsidP="005E1A08">
            <w:pPr>
              <w:jc w:val="left"/>
            </w:pPr>
            <w:r>
              <w:t>R1.2</w:t>
            </w:r>
          </w:p>
        </w:tc>
      </w:tr>
      <w:tr w:rsidR="00D1710C" w14:paraId="25A068D4" w14:textId="77777777" w:rsidTr="000D6871">
        <w:tblPrEx>
          <w:tblW w:w="0" w:type="auto"/>
          <w:tblPrExChange w:id="1890" w:author="Pablo Barrero Cruz" w:date="2026-06-26T01:39:00Z" w16du:dateUtc="2026-06-25T23:39:00Z">
            <w:tblPrEx>
              <w:tblW w:w="0" w:type="auto"/>
            </w:tblPrEx>
          </w:tblPrExChange>
        </w:tblPrEx>
        <w:tc>
          <w:tcPr>
            <w:tcW w:w="1100" w:type="dxa"/>
            <w:vAlign w:val="center"/>
            <w:tcPrChange w:id="1891" w:author="Pablo Barrero Cruz" w:date="2026-06-26T01:39:00Z" w16du:dateUtc="2026-06-25T23:39:00Z">
              <w:tcPr>
                <w:tcW w:w="1101" w:type="dxa"/>
                <w:vAlign w:val="center"/>
              </w:tcPr>
            </w:tcPrChange>
          </w:tcPr>
          <w:p w14:paraId="775A792A" w14:textId="77777777" w:rsidR="00D1710C" w:rsidRDefault="00D1710C">
            <w:r>
              <w:t>E-UC03-P</w:t>
            </w:r>
          </w:p>
        </w:tc>
        <w:tc>
          <w:tcPr>
            <w:tcW w:w="2227" w:type="dxa"/>
            <w:vAlign w:val="center"/>
            <w:tcPrChange w:id="1892" w:author="Pablo Barrero Cruz" w:date="2026-06-26T01:39:00Z" w16du:dateUtc="2026-06-25T23:39:00Z">
              <w:tcPr>
                <w:tcW w:w="2268" w:type="dxa"/>
                <w:vAlign w:val="center"/>
              </w:tcPr>
            </w:tcPrChange>
          </w:tcPr>
          <w:p w14:paraId="64E746C1" w14:textId="77777777" w:rsidR="00D1710C" w:rsidRDefault="00D1710C" w:rsidP="005E1A08">
            <w:pPr>
              <w:jc w:val="left"/>
            </w:pPr>
            <w:r>
              <w:t>UC-03 Gestionar usuarios</w:t>
            </w:r>
          </w:p>
        </w:tc>
        <w:tc>
          <w:tcPr>
            <w:tcW w:w="3321" w:type="dxa"/>
            <w:vAlign w:val="center"/>
            <w:tcPrChange w:id="1893" w:author="Pablo Barrero Cruz" w:date="2026-06-26T01:39:00Z" w16du:dateUtc="2026-06-25T23:39:00Z">
              <w:tcPr>
                <w:tcW w:w="3402" w:type="dxa"/>
                <w:vAlign w:val="center"/>
              </w:tcPr>
            </w:tcPrChange>
          </w:tcPr>
          <w:p w14:paraId="179235C1" w14:textId="77777777" w:rsidR="00D1710C" w:rsidRDefault="00D1710C">
            <w:r>
              <w:t>Gestión administrativa de cuentas, roles, estados y restablecimiento de contraseñas.</w:t>
            </w:r>
          </w:p>
        </w:tc>
        <w:tc>
          <w:tcPr>
            <w:tcW w:w="1706" w:type="dxa"/>
            <w:vAlign w:val="center"/>
            <w:tcPrChange w:id="1894" w:author="Pablo Barrero Cruz" w:date="2026-06-26T01:39:00Z" w16du:dateUtc="2026-06-25T23:39:00Z">
              <w:tcPr>
                <w:tcW w:w="1733" w:type="dxa"/>
                <w:vAlign w:val="center"/>
              </w:tcPr>
            </w:tcPrChange>
          </w:tcPr>
          <w:p w14:paraId="5F24E635" w14:textId="77777777" w:rsidR="00D1710C" w:rsidRDefault="00D1710C" w:rsidP="005E1A08">
            <w:pPr>
              <w:jc w:val="left"/>
            </w:pPr>
            <w:r>
              <w:t>R1.3, R1.4, R1.5, R1.12</w:t>
            </w:r>
          </w:p>
        </w:tc>
      </w:tr>
      <w:tr w:rsidR="00D1710C" w14:paraId="7E6EF293" w14:textId="77777777" w:rsidTr="000D6871">
        <w:tblPrEx>
          <w:tblW w:w="0" w:type="auto"/>
          <w:tblPrExChange w:id="1895" w:author="Pablo Barrero Cruz" w:date="2026-06-26T01:39:00Z" w16du:dateUtc="2026-06-25T23:39:00Z">
            <w:tblPrEx>
              <w:tblW w:w="0" w:type="auto"/>
            </w:tblPrEx>
          </w:tblPrExChange>
        </w:tblPrEx>
        <w:tc>
          <w:tcPr>
            <w:tcW w:w="1100" w:type="dxa"/>
            <w:vAlign w:val="center"/>
            <w:tcPrChange w:id="1896" w:author="Pablo Barrero Cruz" w:date="2026-06-26T01:39:00Z" w16du:dateUtc="2026-06-25T23:39:00Z">
              <w:tcPr>
                <w:tcW w:w="1101" w:type="dxa"/>
                <w:vAlign w:val="center"/>
              </w:tcPr>
            </w:tcPrChange>
          </w:tcPr>
          <w:p w14:paraId="15E2643C" w14:textId="77777777" w:rsidR="00D1710C" w:rsidRDefault="00D1710C">
            <w:r>
              <w:t>E-UC04-P</w:t>
            </w:r>
          </w:p>
        </w:tc>
        <w:tc>
          <w:tcPr>
            <w:tcW w:w="2227" w:type="dxa"/>
            <w:vAlign w:val="center"/>
            <w:tcPrChange w:id="1897" w:author="Pablo Barrero Cruz" w:date="2026-06-26T01:39:00Z" w16du:dateUtc="2026-06-25T23:39:00Z">
              <w:tcPr>
                <w:tcW w:w="2268" w:type="dxa"/>
                <w:vAlign w:val="center"/>
              </w:tcPr>
            </w:tcPrChange>
          </w:tcPr>
          <w:p w14:paraId="292C15C2" w14:textId="77777777" w:rsidR="00D1710C" w:rsidRDefault="00D1710C" w:rsidP="005E1A08">
            <w:pPr>
              <w:jc w:val="left"/>
            </w:pPr>
            <w:r>
              <w:t>UC-04 Crear pregunta</w:t>
            </w:r>
          </w:p>
        </w:tc>
        <w:tc>
          <w:tcPr>
            <w:tcW w:w="3321" w:type="dxa"/>
            <w:vAlign w:val="center"/>
            <w:tcPrChange w:id="1898" w:author="Pablo Barrero Cruz" w:date="2026-06-26T01:39:00Z" w16du:dateUtc="2026-06-25T23:39:00Z">
              <w:tcPr>
                <w:tcW w:w="3402" w:type="dxa"/>
                <w:vAlign w:val="center"/>
              </w:tcPr>
            </w:tcPrChange>
          </w:tcPr>
          <w:p w14:paraId="1B4B83A7" w14:textId="77777777" w:rsidR="00D1710C" w:rsidRDefault="00D1710C">
            <w:r>
              <w:t>Creación de una pregunta con enunciado, tipo, metadatos, configuración específica y soporte matemático.</w:t>
            </w:r>
          </w:p>
        </w:tc>
        <w:tc>
          <w:tcPr>
            <w:tcW w:w="1706" w:type="dxa"/>
            <w:vAlign w:val="center"/>
            <w:tcPrChange w:id="1899" w:author="Pablo Barrero Cruz" w:date="2026-06-26T01:39:00Z" w16du:dateUtc="2026-06-25T23:39:00Z">
              <w:tcPr>
                <w:tcW w:w="1733" w:type="dxa"/>
                <w:vAlign w:val="center"/>
              </w:tcPr>
            </w:tcPrChange>
          </w:tcPr>
          <w:p w14:paraId="3B065EC8" w14:textId="77777777" w:rsidR="00D1710C" w:rsidRDefault="00D1710C" w:rsidP="005E1A08">
            <w:pPr>
              <w:jc w:val="left"/>
            </w:pPr>
            <w:r>
              <w:t>R2.1, R2.2, R2.3, R2.6, R2.7, R2.8, R2.9</w:t>
            </w:r>
          </w:p>
        </w:tc>
      </w:tr>
      <w:tr w:rsidR="00D1710C" w14:paraId="3B5CBD63" w14:textId="77777777" w:rsidTr="000D6871">
        <w:tblPrEx>
          <w:tblW w:w="0" w:type="auto"/>
          <w:tblPrExChange w:id="1900" w:author="Pablo Barrero Cruz" w:date="2026-06-26T01:39:00Z" w16du:dateUtc="2026-06-25T23:39:00Z">
            <w:tblPrEx>
              <w:tblW w:w="0" w:type="auto"/>
            </w:tblPrEx>
          </w:tblPrExChange>
        </w:tblPrEx>
        <w:tc>
          <w:tcPr>
            <w:tcW w:w="1100" w:type="dxa"/>
            <w:vAlign w:val="center"/>
            <w:tcPrChange w:id="1901" w:author="Pablo Barrero Cruz" w:date="2026-06-26T01:39:00Z" w16du:dateUtc="2026-06-25T23:39:00Z">
              <w:tcPr>
                <w:tcW w:w="1101" w:type="dxa"/>
                <w:vAlign w:val="center"/>
              </w:tcPr>
            </w:tcPrChange>
          </w:tcPr>
          <w:p w14:paraId="015CDC08" w14:textId="77777777" w:rsidR="00D1710C" w:rsidRDefault="00D1710C">
            <w:r>
              <w:t>E-UC05-P</w:t>
            </w:r>
          </w:p>
        </w:tc>
        <w:tc>
          <w:tcPr>
            <w:tcW w:w="2227" w:type="dxa"/>
            <w:vAlign w:val="center"/>
            <w:tcPrChange w:id="1902" w:author="Pablo Barrero Cruz" w:date="2026-06-26T01:39:00Z" w16du:dateUtc="2026-06-25T23:39:00Z">
              <w:tcPr>
                <w:tcW w:w="2268" w:type="dxa"/>
                <w:vAlign w:val="center"/>
              </w:tcPr>
            </w:tcPrChange>
          </w:tcPr>
          <w:p w14:paraId="6271BE4D" w14:textId="77777777" w:rsidR="00D1710C" w:rsidRPr="00F74526" w:rsidRDefault="00D1710C" w:rsidP="005E1A08">
            <w:pPr>
              <w:jc w:val="left"/>
              <w:rPr>
                <w:lang w:val="pt-PT"/>
              </w:rPr>
            </w:pPr>
            <w:r w:rsidRPr="00F74526">
              <w:rPr>
                <w:lang w:val="pt-PT"/>
              </w:rPr>
              <w:t>UC-05 Editar o archivar pregunta</w:t>
            </w:r>
          </w:p>
        </w:tc>
        <w:tc>
          <w:tcPr>
            <w:tcW w:w="3321" w:type="dxa"/>
            <w:vAlign w:val="center"/>
            <w:tcPrChange w:id="1903" w:author="Pablo Barrero Cruz" w:date="2026-06-26T01:39:00Z" w16du:dateUtc="2026-06-25T23:39:00Z">
              <w:tcPr>
                <w:tcW w:w="3402" w:type="dxa"/>
                <w:vAlign w:val="center"/>
              </w:tcPr>
            </w:tcPrChange>
          </w:tcPr>
          <w:p w14:paraId="409E6DEF" w14:textId="77777777" w:rsidR="00D1710C" w:rsidRDefault="00D1710C">
            <w:r>
              <w:t>Mantenimiento de preguntas existentes y archivado sin perder trazabilidad histórica.</w:t>
            </w:r>
          </w:p>
        </w:tc>
        <w:tc>
          <w:tcPr>
            <w:tcW w:w="1706" w:type="dxa"/>
            <w:vAlign w:val="center"/>
            <w:tcPrChange w:id="1904" w:author="Pablo Barrero Cruz" w:date="2026-06-26T01:39:00Z" w16du:dateUtc="2026-06-25T23:39:00Z">
              <w:tcPr>
                <w:tcW w:w="1733" w:type="dxa"/>
                <w:vAlign w:val="center"/>
              </w:tcPr>
            </w:tcPrChange>
          </w:tcPr>
          <w:p w14:paraId="18EC4697" w14:textId="77777777" w:rsidR="00D1710C" w:rsidRDefault="00D1710C" w:rsidP="005E1A08">
            <w:pPr>
              <w:jc w:val="left"/>
            </w:pPr>
            <w:r>
              <w:t>R2.4, R2.5</w:t>
            </w:r>
          </w:p>
        </w:tc>
      </w:tr>
      <w:tr w:rsidR="00D1710C" w14:paraId="5FA173C3" w14:textId="77777777" w:rsidTr="000D6871">
        <w:tblPrEx>
          <w:tblW w:w="0" w:type="auto"/>
          <w:tblPrExChange w:id="1905" w:author="Pablo Barrero Cruz" w:date="2026-06-26T01:39:00Z" w16du:dateUtc="2026-06-25T23:39:00Z">
            <w:tblPrEx>
              <w:tblW w:w="0" w:type="auto"/>
            </w:tblPrEx>
          </w:tblPrExChange>
        </w:tblPrEx>
        <w:tc>
          <w:tcPr>
            <w:tcW w:w="1100" w:type="dxa"/>
            <w:vAlign w:val="center"/>
            <w:tcPrChange w:id="1906" w:author="Pablo Barrero Cruz" w:date="2026-06-26T01:39:00Z" w16du:dateUtc="2026-06-25T23:39:00Z">
              <w:tcPr>
                <w:tcW w:w="1101" w:type="dxa"/>
                <w:vAlign w:val="center"/>
              </w:tcPr>
            </w:tcPrChange>
          </w:tcPr>
          <w:p w14:paraId="6FDA5115" w14:textId="77777777" w:rsidR="00D1710C" w:rsidRDefault="00D1710C">
            <w:r>
              <w:t>E-UC06-P</w:t>
            </w:r>
          </w:p>
        </w:tc>
        <w:tc>
          <w:tcPr>
            <w:tcW w:w="2227" w:type="dxa"/>
            <w:vAlign w:val="center"/>
            <w:tcPrChange w:id="1907" w:author="Pablo Barrero Cruz" w:date="2026-06-26T01:39:00Z" w16du:dateUtc="2026-06-25T23:39:00Z">
              <w:tcPr>
                <w:tcW w:w="2268" w:type="dxa"/>
                <w:vAlign w:val="center"/>
              </w:tcPr>
            </w:tcPrChange>
          </w:tcPr>
          <w:p w14:paraId="256595D5" w14:textId="77777777" w:rsidR="00D1710C" w:rsidRDefault="00D1710C" w:rsidP="005E1A08">
            <w:pPr>
              <w:jc w:val="left"/>
            </w:pPr>
            <w:r>
              <w:t>UC-06 Crear cuestionario</w:t>
            </w:r>
          </w:p>
        </w:tc>
        <w:tc>
          <w:tcPr>
            <w:tcW w:w="3321" w:type="dxa"/>
            <w:vAlign w:val="center"/>
            <w:tcPrChange w:id="1908" w:author="Pablo Barrero Cruz" w:date="2026-06-26T01:39:00Z" w16du:dateUtc="2026-06-25T23:39:00Z">
              <w:tcPr>
                <w:tcW w:w="3402" w:type="dxa"/>
                <w:vAlign w:val="center"/>
              </w:tcPr>
            </w:tcPrChange>
          </w:tcPr>
          <w:p w14:paraId="4531C1F4" w14:textId="77777777" w:rsidR="00D1710C" w:rsidRDefault="00D1710C">
            <w:r>
              <w:t>Creación de un cuestionario a partir del banco de preguntas.</w:t>
            </w:r>
          </w:p>
        </w:tc>
        <w:tc>
          <w:tcPr>
            <w:tcW w:w="1706" w:type="dxa"/>
            <w:vAlign w:val="center"/>
            <w:tcPrChange w:id="1909" w:author="Pablo Barrero Cruz" w:date="2026-06-26T01:39:00Z" w16du:dateUtc="2026-06-25T23:39:00Z">
              <w:tcPr>
                <w:tcW w:w="1733" w:type="dxa"/>
                <w:vAlign w:val="center"/>
              </w:tcPr>
            </w:tcPrChange>
          </w:tcPr>
          <w:p w14:paraId="20EA829D" w14:textId="77777777" w:rsidR="00D1710C" w:rsidRDefault="00D1710C" w:rsidP="005E1A08">
            <w:pPr>
              <w:jc w:val="left"/>
            </w:pPr>
            <w:r>
              <w:t>R3.1</w:t>
            </w:r>
          </w:p>
        </w:tc>
      </w:tr>
      <w:tr w:rsidR="00D1710C" w14:paraId="17706938" w14:textId="77777777" w:rsidTr="000D6871">
        <w:tblPrEx>
          <w:tblW w:w="0" w:type="auto"/>
          <w:tblPrExChange w:id="1910" w:author="Pablo Barrero Cruz" w:date="2026-06-26T01:39:00Z" w16du:dateUtc="2026-06-25T23:39:00Z">
            <w:tblPrEx>
              <w:tblW w:w="0" w:type="auto"/>
            </w:tblPrEx>
          </w:tblPrExChange>
        </w:tblPrEx>
        <w:tc>
          <w:tcPr>
            <w:tcW w:w="1100" w:type="dxa"/>
            <w:vAlign w:val="center"/>
            <w:tcPrChange w:id="1911" w:author="Pablo Barrero Cruz" w:date="2026-06-26T01:39:00Z" w16du:dateUtc="2026-06-25T23:39:00Z">
              <w:tcPr>
                <w:tcW w:w="1101" w:type="dxa"/>
                <w:vAlign w:val="center"/>
              </w:tcPr>
            </w:tcPrChange>
          </w:tcPr>
          <w:p w14:paraId="4FE2D88E" w14:textId="77777777" w:rsidR="00D1710C" w:rsidRDefault="00D1710C">
            <w:r>
              <w:t>E-UC07-P</w:t>
            </w:r>
          </w:p>
        </w:tc>
        <w:tc>
          <w:tcPr>
            <w:tcW w:w="2227" w:type="dxa"/>
            <w:vAlign w:val="center"/>
            <w:tcPrChange w:id="1912" w:author="Pablo Barrero Cruz" w:date="2026-06-26T01:39:00Z" w16du:dateUtc="2026-06-25T23:39:00Z">
              <w:tcPr>
                <w:tcW w:w="2268" w:type="dxa"/>
                <w:vAlign w:val="center"/>
              </w:tcPr>
            </w:tcPrChange>
          </w:tcPr>
          <w:p w14:paraId="4C9A9BD2" w14:textId="77777777" w:rsidR="00D1710C" w:rsidRDefault="00D1710C" w:rsidP="005E1A08">
            <w:pPr>
              <w:jc w:val="left"/>
            </w:pPr>
            <w:r>
              <w:t>UC-07 Configurar cuestionario</w:t>
            </w:r>
          </w:p>
        </w:tc>
        <w:tc>
          <w:tcPr>
            <w:tcW w:w="3321" w:type="dxa"/>
            <w:vAlign w:val="center"/>
            <w:tcPrChange w:id="1913" w:author="Pablo Barrero Cruz" w:date="2026-06-26T01:39:00Z" w16du:dateUtc="2026-06-25T23:39:00Z">
              <w:tcPr>
                <w:tcW w:w="3402" w:type="dxa"/>
                <w:vAlign w:val="center"/>
              </w:tcPr>
            </w:tcPrChange>
          </w:tcPr>
          <w:p w14:paraId="6258B821" w14:textId="77777777" w:rsidR="00D1710C" w:rsidRDefault="00D1710C">
            <w:r>
              <w:t xml:space="preserve">Configuración de fechas, intentos, puntuación, acceso, límite de </w:t>
            </w:r>
            <w:r>
              <w:lastRenderedPageBreak/>
              <w:t>tiempo y parámetros de preguntas paramétricas.</w:t>
            </w:r>
          </w:p>
        </w:tc>
        <w:tc>
          <w:tcPr>
            <w:tcW w:w="1706" w:type="dxa"/>
            <w:vAlign w:val="center"/>
            <w:tcPrChange w:id="1914" w:author="Pablo Barrero Cruz" w:date="2026-06-26T01:39:00Z" w16du:dateUtc="2026-06-25T23:39:00Z">
              <w:tcPr>
                <w:tcW w:w="1733" w:type="dxa"/>
                <w:vAlign w:val="center"/>
              </w:tcPr>
            </w:tcPrChange>
          </w:tcPr>
          <w:p w14:paraId="009CB8F6" w14:textId="77777777" w:rsidR="00D1710C" w:rsidRDefault="00D1710C" w:rsidP="005E1A08">
            <w:pPr>
              <w:jc w:val="left"/>
            </w:pPr>
            <w:r>
              <w:lastRenderedPageBreak/>
              <w:t>R3.2, R3.3, R3.5, R3.6, R3.9, R3.10</w:t>
            </w:r>
          </w:p>
        </w:tc>
      </w:tr>
      <w:tr w:rsidR="00D1710C" w14:paraId="2559D5B0" w14:textId="77777777" w:rsidTr="000D6871">
        <w:tblPrEx>
          <w:tblW w:w="0" w:type="auto"/>
          <w:tblPrExChange w:id="1915" w:author="Pablo Barrero Cruz" w:date="2026-06-26T01:39:00Z" w16du:dateUtc="2026-06-25T23:39:00Z">
            <w:tblPrEx>
              <w:tblW w:w="0" w:type="auto"/>
            </w:tblPrEx>
          </w:tblPrExChange>
        </w:tblPrEx>
        <w:tc>
          <w:tcPr>
            <w:tcW w:w="1100" w:type="dxa"/>
            <w:vAlign w:val="center"/>
            <w:tcPrChange w:id="1916" w:author="Pablo Barrero Cruz" w:date="2026-06-26T01:39:00Z" w16du:dateUtc="2026-06-25T23:39:00Z">
              <w:tcPr>
                <w:tcW w:w="1101" w:type="dxa"/>
                <w:vAlign w:val="center"/>
              </w:tcPr>
            </w:tcPrChange>
          </w:tcPr>
          <w:p w14:paraId="4E81577F" w14:textId="77777777" w:rsidR="00D1710C" w:rsidRDefault="00D1710C">
            <w:r>
              <w:t>E-UC08-P</w:t>
            </w:r>
          </w:p>
        </w:tc>
        <w:tc>
          <w:tcPr>
            <w:tcW w:w="2227" w:type="dxa"/>
            <w:vAlign w:val="center"/>
            <w:tcPrChange w:id="1917" w:author="Pablo Barrero Cruz" w:date="2026-06-26T01:39:00Z" w16du:dateUtc="2026-06-25T23:39:00Z">
              <w:tcPr>
                <w:tcW w:w="2268" w:type="dxa"/>
                <w:vAlign w:val="center"/>
              </w:tcPr>
            </w:tcPrChange>
          </w:tcPr>
          <w:p w14:paraId="5306736C" w14:textId="77777777" w:rsidR="00D1710C" w:rsidRDefault="00D1710C" w:rsidP="005E1A08">
            <w:pPr>
              <w:jc w:val="left"/>
            </w:pPr>
            <w:r>
              <w:t>UC-08 Publicar o despublicar cuestionario</w:t>
            </w:r>
          </w:p>
        </w:tc>
        <w:tc>
          <w:tcPr>
            <w:tcW w:w="3321" w:type="dxa"/>
            <w:vAlign w:val="center"/>
            <w:tcPrChange w:id="1918" w:author="Pablo Barrero Cruz" w:date="2026-06-26T01:39:00Z" w16du:dateUtc="2026-06-25T23:39:00Z">
              <w:tcPr>
                <w:tcW w:w="3402" w:type="dxa"/>
                <w:vAlign w:val="center"/>
              </w:tcPr>
            </w:tcPrChange>
          </w:tcPr>
          <w:p w14:paraId="3986D4F2" w14:textId="77777777" w:rsidR="00D1710C" w:rsidRDefault="00D1710C">
            <w:r>
              <w:t>Control de visibilidad del cuestionario y validación previa a publicación.</w:t>
            </w:r>
          </w:p>
        </w:tc>
        <w:tc>
          <w:tcPr>
            <w:tcW w:w="1706" w:type="dxa"/>
            <w:vAlign w:val="center"/>
            <w:tcPrChange w:id="1919" w:author="Pablo Barrero Cruz" w:date="2026-06-26T01:39:00Z" w16du:dateUtc="2026-06-25T23:39:00Z">
              <w:tcPr>
                <w:tcW w:w="1733" w:type="dxa"/>
                <w:vAlign w:val="center"/>
              </w:tcPr>
            </w:tcPrChange>
          </w:tcPr>
          <w:p w14:paraId="04A4122C" w14:textId="77777777" w:rsidR="00D1710C" w:rsidRDefault="00D1710C" w:rsidP="005E1A08">
            <w:pPr>
              <w:jc w:val="left"/>
            </w:pPr>
            <w:r>
              <w:t>R3.4, R3.7, R3.8</w:t>
            </w:r>
          </w:p>
        </w:tc>
      </w:tr>
      <w:tr w:rsidR="00D1710C" w14:paraId="53227C43" w14:textId="77777777" w:rsidTr="000D6871">
        <w:tblPrEx>
          <w:tblW w:w="0" w:type="auto"/>
          <w:tblPrExChange w:id="1920" w:author="Pablo Barrero Cruz" w:date="2026-06-26T01:39:00Z" w16du:dateUtc="2026-06-25T23:39:00Z">
            <w:tblPrEx>
              <w:tblW w:w="0" w:type="auto"/>
            </w:tblPrEx>
          </w:tblPrExChange>
        </w:tblPrEx>
        <w:tc>
          <w:tcPr>
            <w:tcW w:w="1100" w:type="dxa"/>
            <w:vAlign w:val="center"/>
            <w:tcPrChange w:id="1921" w:author="Pablo Barrero Cruz" w:date="2026-06-26T01:39:00Z" w16du:dateUtc="2026-06-25T23:39:00Z">
              <w:tcPr>
                <w:tcW w:w="1101" w:type="dxa"/>
                <w:vAlign w:val="center"/>
              </w:tcPr>
            </w:tcPrChange>
          </w:tcPr>
          <w:p w14:paraId="02678128" w14:textId="77777777" w:rsidR="00D1710C" w:rsidRDefault="00D1710C">
            <w:r>
              <w:t>E-UC09-P</w:t>
            </w:r>
          </w:p>
        </w:tc>
        <w:tc>
          <w:tcPr>
            <w:tcW w:w="2227" w:type="dxa"/>
            <w:vAlign w:val="center"/>
            <w:tcPrChange w:id="1922" w:author="Pablo Barrero Cruz" w:date="2026-06-26T01:39:00Z" w16du:dateUtc="2026-06-25T23:39:00Z">
              <w:tcPr>
                <w:tcW w:w="2268" w:type="dxa"/>
                <w:vAlign w:val="center"/>
              </w:tcPr>
            </w:tcPrChange>
          </w:tcPr>
          <w:p w14:paraId="57D28231" w14:textId="77777777" w:rsidR="00D1710C" w:rsidRDefault="00D1710C" w:rsidP="005E1A08">
            <w:pPr>
              <w:jc w:val="left"/>
            </w:pPr>
            <w:r>
              <w:t>UC-09 Ver cuestionarios disponibles</w:t>
            </w:r>
          </w:p>
        </w:tc>
        <w:tc>
          <w:tcPr>
            <w:tcW w:w="3321" w:type="dxa"/>
            <w:vAlign w:val="center"/>
            <w:tcPrChange w:id="1923" w:author="Pablo Barrero Cruz" w:date="2026-06-26T01:39:00Z" w16du:dateUtc="2026-06-25T23:39:00Z">
              <w:tcPr>
                <w:tcW w:w="3402" w:type="dxa"/>
                <w:vAlign w:val="center"/>
              </w:tcPr>
            </w:tcPrChange>
          </w:tcPr>
          <w:p w14:paraId="41D98784" w14:textId="77777777" w:rsidR="00D1710C" w:rsidRDefault="00D1710C">
            <w:r>
              <w:t>Consulta por parte del alumno del catálogo de cuestionarios publicados y accesibles.</w:t>
            </w:r>
          </w:p>
        </w:tc>
        <w:tc>
          <w:tcPr>
            <w:tcW w:w="1706" w:type="dxa"/>
            <w:vAlign w:val="center"/>
            <w:tcPrChange w:id="1924" w:author="Pablo Barrero Cruz" w:date="2026-06-26T01:39:00Z" w16du:dateUtc="2026-06-25T23:39:00Z">
              <w:tcPr>
                <w:tcW w:w="1733" w:type="dxa"/>
                <w:vAlign w:val="center"/>
              </w:tcPr>
            </w:tcPrChange>
          </w:tcPr>
          <w:p w14:paraId="5130AB25" w14:textId="77777777" w:rsidR="00D1710C" w:rsidRDefault="00D1710C" w:rsidP="005E1A08">
            <w:pPr>
              <w:jc w:val="left"/>
            </w:pPr>
            <w:r>
              <w:t>R4.1, R7.5</w:t>
            </w:r>
          </w:p>
        </w:tc>
      </w:tr>
      <w:tr w:rsidR="00D1710C" w14:paraId="7834289A" w14:textId="77777777" w:rsidTr="000D6871">
        <w:tblPrEx>
          <w:tblW w:w="0" w:type="auto"/>
          <w:tblPrExChange w:id="1925" w:author="Pablo Barrero Cruz" w:date="2026-06-26T01:39:00Z" w16du:dateUtc="2026-06-25T23:39:00Z">
            <w:tblPrEx>
              <w:tblW w:w="0" w:type="auto"/>
            </w:tblPrEx>
          </w:tblPrExChange>
        </w:tblPrEx>
        <w:tc>
          <w:tcPr>
            <w:tcW w:w="1100" w:type="dxa"/>
            <w:vAlign w:val="center"/>
            <w:tcPrChange w:id="1926" w:author="Pablo Barrero Cruz" w:date="2026-06-26T01:39:00Z" w16du:dateUtc="2026-06-25T23:39:00Z">
              <w:tcPr>
                <w:tcW w:w="1101" w:type="dxa"/>
                <w:vAlign w:val="center"/>
              </w:tcPr>
            </w:tcPrChange>
          </w:tcPr>
          <w:p w14:paraId="6D05FDAA" w14:textId="77777777" w:rsidR="00D1710C" w:rsidRDefault="00D1710C">
            <w:r>
              <w:t>E-UC10-P</w:t>
            </w:r>
          </w:p>
        </w:tc>
        <w:tc>
          <w:tcPr>
            <w:tcW w:w="2227" w:type="dxa"/>
            <w:vAlign w:val="center"/>
            <w:tcPrChange w:id="1927" w:author="Pablo Barrero Cruz" w:date="2026-06-26T01:39:00Z" w16du:dateUtc="2026-06-25T23:39:00Z">
              <w:tcPr>
                <w:tcW w:w="2268" w:type="dxa"/>
                <w:vAlign w:val="center"/>
              </w:tcPr>
            </w:tcPrChange>
          </w:tcPr>
          <w:p w14:paraId="19E14F1B" w14:textId="77777777" w:rsidR="00D1710C" w:rsidRDefault="00D1710C" w:rsidP="005E1A08">
            <w:pPr>
              <w:jc w:val="left"/>
            </w:pPr>
            <w:r>
              <w:t>UC-10 Realizar cuestionario</w:t>
            </w:r>
          </w:p>
        </w:tc>
        <w:tc>
          <w:tcPr>
            <w:tcW w:w="3321" w:type="dxa"/>
            <w:vAlign w:val="center"/>
            <w:tcPrChange w:id="1928" w:author="Pablo Barrero Cruz" w:date="2026-06-26T01:39:00Z" w16du:dateUtc="2026-06-25T23:39:00Z">
              <w:tcPr>
                <w:tcW w:w="3402" w:type="dxa"/>
                <w:vAlign w:val="center"/>
              </w:tcPr>
            </w:tcPrChange>
          </w:tcPr>
          <w:p w14:paraId="73A48B75" w14:textId="77777777" w:rsidR="00D1710C" w:rsidRDefault="00D1710C">
            <w:r>
              <w:t>Inicio, resolución, envío y corrección automática de un intento.</w:t>
            </w:r>
          </w:p>
        </w:tc>
        <w:tc>
          <w:tcPr>
            <w:tcW w:w="1706" w:type="dxa"/>
            <w:vAlign w:val="center"/>
            <w:tcPrChange w:id="1929" w:author="Pablo Barrero Cruz" w:date="2026-06-26T01:39:00Z" w16du:dateUtc="2026-06-25T23:39:00Z">
              <w:tcPr>
                <w:tcW w:w="1733" w:type="dxa"/>
                <w:vAlign w:val="center"/>
              </w:tcPr>
            </w:tcPrChange>
          </w:tcPr>
          <w:p w14:paraId="0A8700BE" w14:textId="77777777" w:rsidR="00D1710C" w:rsidRDefault="00D1710C" w:rsidP="005E1A08">
            <w:pPr>
              <w:jc w:val="left"/>
            </w:pPr>
            <w:r>
              <w:t>R4.2, R4.3, R4.4, R4.5, R4.6, R4.7, R4.8, R5.1, R5.2</w:t>
            </w:r>
          </w:p>
        </w:tc>
      </w:tr>
      <w:tr w:rsidR="00D1710C" w14:paraId="072A30DB" w14:textId="77777777" w:rsidTr="000D6871">
        <w:tblPrEx>
          <w:tblW w:w="0" w:type="auto"/>
          <w:tblPrExChange w:id="1930" w:author="Pablo Barrero Cruz" w:date="2026-06-26T01:39:00Z" w16du:dateUtc="2026-06-25T23:39:00Z">
            <w:tblPrEx>
              <w:tblW w:w="0" w:type="auto"/>
            </w:tblPrEx>
          </w:tblPrExChange>
        </w:tblPrEx>
        <w:tc>
          <w:tcPr>
            <w:tcW w:w="1100" w:type="dxa"/>
            <w:vAlign w:val="center"/>
            <w:tcPrChange w:id="1931" w:author="Pablo Barrero Cruz" w:date="2026-06-26T01:39:00Z" w16du:dateUtc="2026-06-25T23:39:00Z">
              <w:tcPr>
                <w:tcW w:w="1101" w:type="dxa"/>
                <w:vAlign w:val="center"/>
              </w:tcPr>
            </w:tcPrChange>
          </w:tcPr>
          <w:p w14:paraId="040682E7" w14:textId="77777777" w:rsidR="00D1710C" w:rsidRDefault="00D1710C">
            <w:r>
              <w:t>E-UC11-P</w:t>
            </w:r>
          </w:p>
        </w:tc>
        <w:tc>
          <w:tcPr>
            <w:tcW w:w="2227" w:type="dxa"/>
            <w:vAlign w:val="center"/>
            <w:tcPrChange w:id="1932" w:author="Pablo Barrero Cruz" w:date="2026-06-26T01:39:00Z" w16du:dateUtc="2026-06-25T23:39:00Z">
              <w:tcPr>
                <w:tcW w:w="2268" w:type="dxa"/>
                <w:vAlign w:val="center"/>
              </w:tcPr>
            </w:tcPrChange>
          </w:tcPr>
          <w:p w14:paraId="08D87B37" w14:textId="77777777" w:rsidR="00D1710C" w:rsidRDefault="00D1710C" w:rsidP="005E1A08">
            <w:pPr>
              <w:jc w:val="left"/>
            </w:pPr>
            <w:r>
              <w:t>UC-11 Consultar resultados y “feedback”</w:t>
            </w:r>
          </w:p>
        </w:tc>
        <w:tc>
          <w:tcPr>
            <w:tcW w:w="3321" w:type="dxa"/>
            <w:vAlign w:val="center"/>
            <w:tcPrChange w:id="1933" w:author="Pablo Barrero Cruz" w:date="2026-06-26T01:39:00Z" w16du:dateUtc="2026-06-25T23:39:00Z">
              <w:tcPr>
                <w:tcW w:w="3402" w:type="dxa"/>
                <w:vAlign w:val="center"/>
              </w:tcPr>
            </w:tcPrChange>
          </w:tcPr>
          <w:p w14:paraId="73FB8F4B" w14:textId="77777777" w:rsidR="00D1710C" w:rsidRDefault="00D1710C">
            <w:r>
              <w:t>Visualización de puntuación, “feedback” y revisión cuando la política del cuestionario lo permite.</w:t>
            </w:r>
          </w:p>
        </w:tc>
        <w:tc>
          <w:tcPr>
            <w:tcW w:w="1706" w:type="dxa"/>
            <w:vAlign w:val="center"/>
            <w:tcPrChange w:id="1934" w:author="Pablo Barrero Cruz" w:date="2026-06-26T01:39:00Z" w16du:dateUtc="2026-06-25T23:39:00Z">
              <w:tcPr>
                <w:tcW w:w="1733" w:type="dxa"/>
                <w:vAlign w:val="center"/>
              </w:tcPr>
            </w:tcPrChange>
          </w:tcPr>
          <w:p w14:paraId="14B537CB" w14:textId="77777777" w:rsidR="00D1710C" w:rsidRDefault="00D1710C" w:rsidP="005E1A08">
            <w:pPr>
              <w:jc w:val="left"/>
            </w:pPr>
            <w:r>
              <w:t>R5.1, R5.2, R5.3, R5.4, R5.5, R5.6</w:t>
            </w:r>
          </w:p>
        </w:tc>
      </w:tr>
      <w:tr w:rsidR="00D1710C" w14:paraId="0D3F6F6A" w14:textId="77777777" w:rsidTr="000D6871">
        <w:tblPrEx>
          <w:tblW w:w="0" w:type="auto"/>
          <w:tblPrExChange w:id="1935" w:author="Pablo Barrero Cruz" w:date="2026-06-26T01:39:00Z" w16du:dateUtc="2026-06-25T23:39:00Z">
            <w:tblPrEx>
              <w:tblW w:w="0" w:type="auto"/>
            </w:tblPrEx>
          </w:tblPrExChange>
        </w:tblPrEx>
        <w:tc>
          <w:tcPr>
            <w:tcW w:w="1100" w:type="dxa"/>
            <w:vAlign w:val="center"/>
            <w:tcPrChange w:id="1936" w:author="Pablo Barrero Cruz" w:date="2026-06-26T01:39:00Z" w16du:dateUtc="2026-06-25T23:39:00Z">
              <w:tcPr>
                <w:tcW w:w="1101" w:type="dxa"/>
                <w:vAlign w:val="center"/>
              </w:tcPr>
            </w:tcPrChange>
          </w:tcPr>
          <w:p w14:paraId="78A0E752" w14:textId="77777777" w:rsidR="00D1710C" w:rsidRDefault="00D1710C">
            <w:r>
              <w:t>E-UC12-P</w:t>
            </w:r>
          </w:p>
        </w:tc>
        <w:tc>
          <w:tcPr>
            <w:tcW w:w="2227" w:type="dxa"/>
            <w:vAlign w:val="center"/>
            <w:tcPrChange w:id="1937" w:author="Pablo Barrero Cruz" w:date="2026-06-26T01:39:00Z" w16du:dateUtc="2026-06-25T23:39:00Z">
              <w:tcPr>
                <w:tcW w:w="2268" w:type="dxa"/>
                <w:vAlign w:val="center"/>
              </w:tcPr>
            </w:tcPrChange>
          </w:tcPr>
          <w:p w14:paraId="4FD7239B" w14:textId="77777777" w:rsidR="00D1710C" w:rsidRDefault="00D1710C" w:rsidP="005E1A08">
            <w:pPr>
              <w:jc w:val="left"/>
            </w:pPr>
            <w:r>
              <w:t>UC-12 Consultar analíticas</w:t>
            </w:r>
          </w:p>
        </w:tc>
        <w:tc>
          <w:tcPr>
            <w:tcW w:w="3321" w:type="dxa"/>
            <w:vAlign w:val="center"/>
            <w:tcPrChange w:id="1938" w:author="Pablo Barrero Cruz" w:date="2026-06-26T01:39:00Z" w16du:dateUtc="2026-06-25T23:39:00Z">
              <w:tcPr>
                <w:tcW w:w="3402" w:type="dxa"/>
                <w:vAlign w:val="center"/>
              </w:tcPr>
            </w:tcPrChange>
          </w:tcPr>
          <w:p w14:paraId="0B7DE407" w14:textId="77777777" w:rsidR="00D1710C" w:rsidRDefault="00D1710C">
            <w:r>
              <w:t>Consulta docente de resumen, distribución, estadísticas por pregunta y listado de intentos.</w:t>
            </w:r>
          </w:p>
        </w:tc>
        <w:tc>
          <w:tcPr>
            <w:tcW w:w="1706" w:type="dxa"/>
            <w:vAlign w:val="center"/>
            <w:tcPrChange w:id="1939" w:author="Pablo Barrero Cruz" w:date="2026-06-26T01:39:00Z" w16du:dateUtc="2026-06-25T23:39:00Z">
              <w:tcPr>
                <w:tcW w:w="1733" w:type="dxa"/>
                <w:vAlign w:val="center"/>
              </w:tcPr>
            </w:tcPrChange>
          </w:tcPr>
          <w:p w14:paraId="77A1978A" w14:textId="77777777" w:rsidR="00D1710C" w:rsidRDefault="00D1710C" w:rsidP="005E1A08">
            <w:pPr>
              <w:jc w:val="left"/>
            </w:pPr>
            <w:r>
              <w:t>R6.1, R6.2, R6.3, R6.4, R6.5, R6.7, R6.8</w:t>
            </w:r>
          </w:p>
        </w:tc>
      </w:tr>
      <w:tr w:rsidR="00D1710C" w14:paraId="24E7AB84" w14:textId="77777777" w:rsidTr="000D6871">
        <w:tblPrEx>
          <w:tblW w:w="0" w:type="auto"/>
          <w:tblPrExChange w:id="1940" w:author="Pablo Barrero Cruz" w:date="2026-06-26T01:39:00Z" w16du:dateUtc="2026-06-25T23:39:00Z">
            <w:tblPrEx>
              <w:tblW w:w="0" w:type="auto"/>
            </w:tblPrEx>
          </w:tblPrExChange>
        </w:tblPrEx>
        <w:tc>
          <w:tcPr>
            <w:tcW w:w="1100" w:type="dxa"/>
            <w:vAlign w:val="center"/>
            <w:tcPrChange w:id="1941" w:author="Pablo Barrero Cruz" w:date="2026-06-26T01:39:00Z" w16du:dateUtc="2026-06-25T23:39:00Z">
              <w:tcPr>
                <w:tcW w:w="1101" w:type="dxa"/>
                <w:vAlign w:val="center"/>
              </w:tcPr>
            </w:tcPrChange>
          </w:tcPr>
          <w:p w14:paraId="55A1E6BC" w14:textId="77777777" w:rsidR="00D1710C" w:rsidRDefault="00D1710C">
            <w:r>
              <w:t>E-UC13-P</w:t>
            </w:r>
          </w:p>
        </w:tc>
        <w:tc>
          <w:tcPr>
            <w:tcW w:w="2227" w:type="dxa"/>
            <w:vAlign w:val="center"/>
            <w:tcPrChange w:id="1942" w:author="Pablo Barrero Cruz" w:date="2026-06-26T01:39:00Z" w16du:dateUtc="2026-06-25T23:39:00Z">
              <w:tcPr>
                <w:tcW w:w="2268" w:type="dxa"/>
                <w:vAlign w:val="center"/>
              </w:tcPr>
            </w:tcPrChange>
          </w:tcPr>
          <w:p w14:paraId="3F1DA119" w14:textId="77777777" w:rsidR="00D1710C" w:rsidRDefault="00D1710C" w:rsidP="005E1A08">
            <w:pPr>
              <w:jc w:val="left"/>
            </w:pPr>
            <w:r>
              <w:t>UC-13 Registrarse</w:t>
            </w:r>
          </w:p>
        </w:tc>
        <w:tc>
          <w:tcPr>
            <w:tcW w:w="3321" w:type="dxa"/>
            <w:vAlign w:val="center"/>
            <w:tcPrChange w:id="1943" w:author="Pablo Barrero Cruz" w:date="2026-06-26T01:39:00Z" w16du:dateUtc="2026-06-25T23:39:00Z">
              <w:tcPr>
                <w:tcW w:w="3402" w:type="dxa"/>
                <w:vAlign w:val="center"/>
              </w:tcPr>
            </w:tcPrChange>
          </w:tcPr>
          <w:p w14:paraId="6EBA1E03" w14:textId="77777777" w:rsidR="00D1710C" w:rsidRDefault="00D1710C">
            <w:r>
              <w:t>Registro público de una cuenta de alumno mediante correo institucional válido.</w:t>
            </w:r>
          </w:p>
        </w:tc>
        <w:tc>
          <w:tcPr>
            <w:tcW w:w="1706" w:type="dxa"/>
            <w:vAlign w:val="center"/>
            <w:tcPrChange w:id="1944" w:author="Pablo Barrero Cruz" w:date="2026-06-26T01:39:00Z" w16du:dateUtc="2026-06-25T23:39:00Z">
              <w:tcPr>
                <w:tcW w:w="1733" w:type="dxa"/>
                <w:vAlign w:val="center"/>
              </w:tcPr>
            </w:tcPrChange>
          </w:tcPr>
          <w:p w14:paraId="751E4270" w14:textId="77777777" w:rsidR="00D1710C" w:rsidRDefault="00D1710C" w:rsidP="005E1A08">
            <w:pPr>
              <w:jc w:val="left"/>
            </w:pPr>
            <w:r>
              <w:t>R1.6, R1.10, R1.11</w:t>
            </w:r>
          </w:p>
        </w:tc>
      </w:tr>
      <w:tr w:rsidR="00D1710C" w14:paraId="60021EA4" w14:textId="77777777" w:rsidTr="000D6871">
        <w:tblPrEx>
          <w:tblW w:w="0" w:type="auto"/>
          <w:tblPrExChange w:id="1945" w:author="Pablo Barrero Cruz" w:date="2026-06-26T01:39:00Z" w16du:dateUtc="2026-06-25T23:39:00Z">
            <w:tblPrEx>
              <w:tblW w:w="0" w:type="auto"/>
            </w:tblPrEx>
          </w:tblPrExChange>
        </w:tblPrEx>
        <w:tc>
          <w:tcPr>
            <w:tcW w:w="1100" w:type="dxa"/>
            <w:vAlign w:val="center"/>
            <w:tcPrChange w:id="1946" w:author="Pablo Barrero Cruz" w:date="2026-06-26T01:39:00Z" w16du:dateUtc="2026-06-25T23:39:00Z">
              <w:tcPr>
                <w:tcW w:w="1101" w:type="dxa"/>
                <w:vAlign w:val="center"/>
              </w:tcPr>
            </w:tcPrChange>
          </w:tcPr>
          <w:p w14:paraId="66AB9EEC" w14:textId="77777777" w:rsidR="00D1710C" w:rsidRDefault="00D1710C">
            <w:r>
              <w:t>E-UC14-P</w:t>
            </w:r>
          </w:p>
        </w:tc>
        <w:tc>
          <w:tcPr>
            <w:tcW w:w="2227" w:type="dxa"/>
            <w:vAlign w:val="center"/>
            <w:tcPrChange w:id="1947" w:author="Pablo Barrero Cruz" w:date="2026-06-26T01:39:00Z" w16du:dateUtc="2026-06-25T23:39:00Z">
              <w:tcPr>
                <w:tcW w:w="2268" w:type="dxa"/>
                <w:vAlign w:val="center"/>
              </w:tcPr>
            </w:tcPrChange>
          </w:tcPr>
          <w:p w14:paraId="60FCB7DF" w14:textId="77777777" w:rsidR="00D1710C" w:rsidRDefault="00D1710C" w:rsidP="005E1A08">
            <w:pPr>
              <w:jc w:val="left"/>
            </w:pPr>
            <w:r>
              <w:t>UC-14 Restaurar sesión</w:t>
            </w:r>
          </w:p>
        </w:tc>
        <w:tc>
          <w:tcPr>
            <w:tcW w:w="3321" w:type="dxa"/>
            <w:vAlign w:val="center"/>
            <w:tcPrChange w:id="1948" w:author="Pablo Barrero Cruz" w:date="2026-06-26T01:39:00Z" w16du:dateUtc="2026-06-25T23:39:00Z">
              <w:tcPr>
                <w:tcW w:w="3402" w:type="dxa"/>
                <w:vAlign w:val="center"/>
              </w:tcPr>
            </w:tcPrChange>
          </w:tcPr>
          <w:p w14:paraId="5A26D4AE" w14:textId="77777777" w:rsidR="00D1710C" w:rsidRDefault="00D1710C">
            <w:r>
              <w:t>Restauración controlada de una sesión válida al recargar la aplicación.</w:t>
            </w:r>
          </w:p>
        </w:tc>
        <w:tc>
          <w:tcPr>
            <w:tcW w:w="1706" w:type="dxa"/>
            <w:vAlign w:val="center"/>
            <w:tcPrChange w:id="1949" w:author="Pablo Barrero Cruz" w:date="2026-06-26T01:39:00Z" w16du:dateUtc="2026-06-25T23:39:00Z">
              <w:tcPr>
                <w:tcW w:w="1733" w:type="dxa"/>
                <w:vAlign w:val="center"/>
              </w:tcPr>
            </w:tcPrChange>
          </w:tcPr>
          <w:p w14:paraId="1EB9FBEB" w14:textId="77777777" w:rsidR="00D1710C" w:rsidRDefault="00D1710C" w:rsidP="005E1A08">
            <w:pPr>
              <w:jc w:val="left"/>
            </w:pPr>
            <w:r>
              <w:t>R1.7, R1.8</w:t>
            </w:r>
          </w:p>
        </w:tc>
      </w:tr>
      <w:tr w:rsidR="00D1710C" w14:paraId="0E57F8EA" w14:textId="77777777" w:rsidTr="000D6871">
        <w:tblPrEx>
          <w:tblW w:w="0" w:type="auto"/>
          <w:tblPrExChange w:id="1950" w:author="Pablo Barrero Cruz" w:date="2026-06-26T01:39:00Z" w16du:dateUtc="2026-06-25T23:39:00Z">
            <w:tblPrEx>
              <w:tblW w:w="0" w:type="auto"/>
            </w:tblPrEx>
          </w:tblPrExChange>
        </w:tblPrEx>
        <w:tc>
          <w:tcPr>
            <w:tcW w:w="1100" w:type="dxa"/>
            <w:vAlign w:val="center"/>
            <w:tcPrChange w:id="1951" w:author="Pablo Barrero Cruz" w:date="2026-06-26T01:39:00Z" w16du:dateUtc="2026-06-25T23:39:00Z">
              <w:tcPr>
                <w:tcW w:w="1101" w:type="dxa"/>
                <w:vAlign w:val="center"/>
              </w:tcPr>
            </w:tcPrChange>
          </w:tcPr>
          <w:p w14:paraId="4C5E633A" w14:textId="77777777" w:rsidR="00D1710C" w:rsidRDefault="00D1710C">
            <w:r>
              <w:t>E-UC15-P</w:t>
            </w:r>
          </w:p>
        </w:tc>
        <w:tc>
          <w:tcPr>
            <w:tcW w:w="2227" w:type="dxa"/>
            <w:vAlign w:val="center"/>
            <w:tcPrChange w:id="1952" w:author="Pablo Barrero Cruz" w:date="2026-06-26T01:39:00Z" w16du:dateUtc="2026-06-25T23:39:00Z">
              <w:tcPr>
                <w:tcW w:w="2268" w:type="dxa"/>
                <w:vAlign w:val="center"/>
              </w:tcPr>
            </w:tcPrChange>
          </w:tcPr>
          <w:p w14:paraId="5C118641" w14:textId="77777777" w:rsidR="00D1710C" w:rsidRDefault="00D1710C" w:rsidP="005E1A08">
            <w:pPr>
              <w:jc w:val="left"/>
            </w:pPr>
            <w:r>
              <w:t>UC-15 Consultar perfil</w:t>
            </w:r>
          </w:p>
        </w:tc>
        <w:tc>
          <w:tcPr>
            <w:tcW w:w="3321" w:type="dxa"/>
            <w:vAlign w:val="center"/>
            <w:tcPrChange w:id="1953" w:author="Pablo Barrero Cruz" w:date="2026-06-26T01:39:00Z" w16du:dateUtc="2026-06-25T23:39:00Z">
              <w:tcPr>
                <w:tcW w:w="3402" w:type="dxa"/>
                <w:vAlign w:val="center"/>
              </w:tcPr>
            </w:tcPrChange>
          </w:tcPr>
          <w:p w14:paraId="275851D1" w14:textId="77777777" w:rsidR="00D1710C" w:rsidRDefault="00D1710C">
            <w:r>
              <w:t>Consulta de los datos básicos de la cuenta autenticada.</w:t>
            </w:r>
          </w:p>
        </w:tc>
        <w:tc>
          <w:tcPr>
            <w:tcW w:w="1706" w:type="dxa"/>
            <w:vAlign w:val="center"/>
            <w:tcPrChange w:id="1954" w:author="Pablo Barrero Cruz" w:date="2026-06-26T01:39:00Z" w16du:dateUtc="2026-06-25T23:39:00Z">
              <w:tcPr>
                <w:tcW w:w="1733" w:type="dxa"/>
                <w:vAlign w:val="center"/>
              </w:tcPr>
            </w:tcPrChange>
          </w:tcPr>
          <w:p w14:paraId="02478F7A" w14:textId="77777777" w:rsidR="00D1710C" w:rsidRDefault="00D1710C" w:rsidP="005E1A08">
            <w:pPr>
              <w:jc w:val="left"/>
            </w:pPr>
            <w:r>
              <w:t>R1.7</w:t>
            </w:r>
          </w:p>
        </w:tc>
      </w:tr>
      <w:tr w:rsidR="00D1710C" w14:paraId="753B4E8E" w14:textId="77777777" w:rsidTr="000D6871">
        <w:tblPrEx>
          <w:tblW w:w="0" w:type="auto"/>
          <w:tblPrExChange w:id="1955" w:author="Pablo Barrero Cruz" w:date="2026-06-26T01:39:00Z" w16du:dateUtc="2026-06-25T23:39:00Z">
            <w:tblPrEx>
              <w:tblW w:w="0" w:type="auto"/>
            </w:tblPrEx>
          </w:tblPrExChange>
        </w:tblPrEx>
        <w:tc>
          <w:tcPr>
            <w:tcW w:w="1100" w:type="dxa"/>
            <w:vAlign w:val="center"/>
            <w:tcPrChange w:id="1956" w:author="Pablo Barrero Cruz" w:date="2026-06-26T01:39:00Z" w16du:dateUtc="2026-06-25T23:39:00Z">
              <w:tcPr>
                <w:tcW w:w="1101" w:type="dxa"/>
                <w:vAlign w:val="center"/>
              </w:tcPr>
            </w:tcPrChange>
          </w:tcPr>
          <w:p w14:paraId="5FF4E853" w14:textId="77777777" w:rsidR="00D1710C" w:rsidRDefault="00D1710C">
            <w:r>
              <w:t>E-UC16-P</w:t>
            </w:r>
          </w:p>
        </w:tc>
        <w:tc>
          <w:tcPr>
            <w:tcW w:w="2227" w:type="dxa"/>
            <w:vAlign w:val="center"/>
            <w:tcPrChange w:id="1957" w:author="Pablo Barrero Cruz" w:date="2026-06-26T01:39:00Z" w16du:dateUtc="2026-06-25T23:39:00Z">
              <w:tcPr>
                <w:tcW w:w="2268" w:type="dxa"/>
                <w:vAlign w:val="center"/>
              </w:tcPr>
            </w:tcPrChange>
          </w:tcPr>
          <w:p w14:paraId="5181954A" w14:textId="77777777" w:rsidR="00D1710C" w:rsidRDefault="00D1710C" w:rsidP="005E1A08">
            <w:pPr>
              <w:jc w:val="left"/>
            </w:pPr>
            <w:r>
              <w:t>UC-16 Cambiar contraseña propia</w:t>
            </w:r>
          </w:p>
        </w:tc>
        <w:tc>
          <w:tcPr>
            <w:tcW w:w="3321" w:type="dxa"/>
            <w:vAlign w:val="center"/>
            <w:tcPrChange w:id="1958" w:author="Pablo Barrero Cruz" w:date="2026-06-26T01:39:00Z" w16du:dateUtc="2026-06-25T23:39:00Z">
              <w:tcPr>
                <w:tcW w:w="3402" w:type="dxa"/>
                <w:vAlign w:val="center"/>
              </w:tcPr>
            </w:tcPrChange>
          </w:tcPr>
          <w:p w14:paraId="73490941" w14:textId="77777777" w:rsidR="00D1710C" w:rsidRDefault="00D1710C">
            <w:r>
              <w:t>Cambio de contraseña por parte del usuario autenticado y revocación de sesiones previas.</w:t>
            </w:r>
          </w:p>
        </w:tc>
        <w:tc>
          <w:tcPr>
            <w:tcW w:w="1706" w:type="dxa"/>
            <w:vAlign w:val="center"/>
            <w:tcPrChange w:id="1959" w:author="Pablo Barrero Cruz" w:date="2026-06-26T01:39:00Z" w16du:dateUtc="2026-06-25T23:39:00Z">
              <w:tcPr>
                <w:tcW w:w="1733" w:type="dxa"/>
                <w:vAlign w:val="center"/>
              </w:tcPr>
            </w:tcPrChange>
          </w:tcPr>
          <w:p w14:paraId="53F4E67E" w14:textId="77777777" w:rsidR="00D1710C" w:rsidRDefault="00D1710C" w:rsidP="005E1A08">
            <w:pPr>
              <w:jc w:val="left"/>
            </w:pPr>
            <w:r>
              <w:t>R1.9</w:t>
            </w:r>
          </w:p>
        </w:tc>
      </w:tr>
      <w:tr w:rsidR="00D1710C" w14:paraId="6DA81111" w14:textId="77777777" w:rsidTr="000D6871">
        <w:tblPrEx>
          <w:tblW w:w="0" w:type="auto"/>
          <w:tblPrExChange w:id="1960" w:author="Pablo Barrero Cruz" w:date="2026-06-26T01:39:00Z" w16du:dateUtc="2026-06-25T23:39:00Z">
            <w:tblPrEx>
              <w:tblW w:w="0" w:type="auto"/>
            </w:tblPrEx>
          </w:tblPrExChange>
        </w:tblPrEx>
        <w:tc>
          <w:tcPr>
            <w:tcW w:w="1100" w:type="dxa"/>
            <w:vAlign w:val="center"/>
            <w:tcPrChange w:id="1961" w:author="Pablo Barrero Cruz" w:date="2026-06-26T01:39:00Z" w16du:dateUtc="2026-06-25T23:39:00Z">
              <w:tcPr>
                <w:tcW w:w="1101" w:type="dxa"/>
                <w:vAlign w:val="center"/>
              </w:tcPr>
            </w:tcPrChange>
          </w:tcPr>
          <w:p w14:paraId="7F41952B" w14:textId="77777777" w:rsidR="00D1710C" w:rsidRDefault="00D1710C">
            <w:r>
              <w:t>E-UC17-P</w:t>
            </w:r>
          </w:p>
        </w:tc>
        <w:tc>
          <w:tcPr>
            <w:tcW w:w="2227" w:type="dxa"/>
            <w:vAlign w:val="center"/>
            <w:tcPrChange w:id="1962" w:author="Pablo Barrero Cruz" w:date="2026-06-26T01:39:00Z" w16du:dateUtc="2026-06-25T23:39:00Z">
              <w:tcPr>
                <w:tcW w:w="2268" w:type="dxa"/>
                <w:vAlign w:val="center"/>
              </w:tcPr>
            </w:tcPrChange>
          </w:tcPr>
          <w:p w14:paraId="12048EEE" w14:textId="77777777" w:rsidR="00D1710C" w:rsidRDefault="00D1710C" w:rsidP="005E1A08">
            <w:pPr>
              <w:jc w:val="left"/>
            </w:pPr>
            <w:r>
              <w:t>UC-17 Exportar resultados CSV</w:t>
            </w:r>
          </w:p>
        </w:tc>
        <w:tc>
          <w:tcPr>
            <w:tcW w:w="3321" w:type="dxa"/>
            <w:vAlign w:val="center"/>
            <w:tcPrChange w:id="1963" w:author="Pablo Barrero Cruz" w:date="2026-06-26T01:39:00Z" w16du:dateUtc="2026-06-25T23:39:00Z">
              <w:tcPr>
                <w:tcW w:w="3402" w:type="dxa"/>
                <w:vAlign w:val="center"/>
              </w:tcPr>
            </w:tcPrChange>
          </w:tcPr>
          <w:p w14:paraId="53EC0120" w14:textId="77777777" w:rsidR="00D1710C" w:rsidRDefault="00D1710C">
            <w:r>
              <w:t>Exportación de resultados de un cuestionario para revisión externa.</w:t>
            </w:r>
          </w:p>
        </w:tc>
        <w:tc>
          <w:tcPr>
            <w:tcW w:w="1706" w:type="dxa"/>
            <w:vAlign w:val="center"/>
            <w:tcPrChange w:id="1964" w:author="Pablo Barrero Cruz" w:date="2026-06-26T01:39:00Z" w16du:dateUtc="2026-06-25T23:39:00Z">
              <w:tcPr>
                <w:tcW w:w="1733" w:type="dxa"/>
                <w:vAlign w:val="center"/>
              </w:tcPr>
            </w:tcPrChange>
          </w:tcPr>
          <w:p w14:paraId="1FF3F91A" w14:textId="77777777" w:rsidR="00D1710C" w:rsidRDefault="00D1710C" w:rsidP="005E1A08">
            <w:pPr>
              <w:jc w:val="left"/>
            </w:pPr>
            <w:r>
              <w:t>R6.6</w:t>
            </w:r>
          </w:p>
        </w:tc>
      </w:tr>
      <w:tr w:rsidR="00D1710C" w14:paraId="0F592290" w14:textId="77777777" w:rsidTr="000D6871">
        <w:tblPrEx>
          <w:tblW w:w="0" w:type="auto"/>
          <w:tblPrExChange w:id="1965" w:author="Pablo Barrero Cruz" w:date="2026-06-26T01:39:00Z" w16du:dateUtc="2026-06-25T23:39:00Z">
            <w:tblPrEx>
              <w:tblW w:w="0" w:type="auto"/>
            </w:tblPrEx>
          </w:tblPrExChange>
        </w:tblPrEx>
        <w:tc>
          <w:tcPr>
            <w:tcW w:w="1100" w:type="dxa"/>
            <w:vAlign w:val="center"/>
            <w:tcPrChange w:id="1966" w:author="Pablo Barrero Cruz" w:date="2026-06-26T01:39:00Z" w16du:dateUtc="2026-06-25T23:39:00Z">
              <w:tcPr>
                <w:tcW w:w="1101" w:type="dxa"/>
                <w:vAlign w:val="center"/>
              </w:tcPr>
            </w:tcPrChange>
          </w:tcPr>
          <w:p w14:paraId="63A3A2F9" w14:textId="77777777" w:rsidR="00D1710C" w:rsidRDefault="00D1710C">
            <w:r>
              <w:t>E-UC18-P</w:t>
            </w:r>
          </w:p>
        </w:tc>
        <w:tc>
          <w:tcPr>
            <w:tcW w:w="2227" w:type="dxa"/>
            <w:vAlign w:val="center"/>
            <w:tcPrChange w:id="1967" w:author="Pablo Barrero Cruz" w:date="2026-06-26T01:39:00Z" w16du:dateUtc="2026-06-25T23:39:00Z">
              <w:tcPr>
                <w:tcW w:w="2268" w:type="dxa"/>
                <w:vAlign w:val="center"/>
              </w:tcPr>
            </w:tcPrChange>
          </w:tcPr>
          <w:p w14:paraId="17B01695" w14:textId="77777777" w:rsidR="00D1710C" w:rsidRDefault="00D1710C" w:rsidP="005E1A08">
            <w:pPr>
              <w:jc w:val="left"/>
            </w:pPr>
            <w:r>
              <w:t>UC-18 Consultar historial propio</w:t>
            </w:r>
          </w:p>
        </w:tc>
        <w:tc>
          <w:tcPr>
            <w:tcW w:w="3321" w:type="dxa"/>
            <w:vAlign w:val="center"/>
            <w:tcPrChange w:id="1968" w:author="Pablo Barrero Cruz" w:date="2026-06-26T01:39:00Z" w16du:dateUtc="2026-06-25T23:39:00Z">
              <w:tcPr>
                <w:tcW w:w="3402" w:type="dxa"/>
                <w:vAlign w:val="center"/>
              </w:tcPr>
            </w:tcPrChange>
          </w:tcPr>
          <w:p w14:paraId="595F09B9" w14:textId="77777777" w:rsidR="00D1710C" w:rsidRDefault="00D1710C">
            <w:r>
              <w:t>Consulta del historial de intentos del alumno autenticado.</w:t>
            </w:r>
          </w:p>
        </w:tc>
        <w:tc>
          <w:tcPr>
            <w:tcW w:w="1706" w:type="dxa"/>
            <w:vAlign w:val="center"/>
            <w:tcPrChange w:id="1969" w:author="Pablo Barrero Cruz" w:date="2026-06-26T01:39:00Z" w16du:dateUtc="2026-06-25T23:39:00Z">
              <w:tcPr>
                <w:tcW w:w="1733" w:type="dxa"/>
                <w:vAlign w:val="center"/>
              </w:tcPr>
            </w:tcPrChange>
          </w:tcPr>
          <w:p w14:paraId="2E04F5DE" w14:textId="77777777" w:rsidR="00D1710C" w:rsidRDefault="00D1710C" w:rsidP="005E1A08">
            <w:pPr>
              <w:jc w:val="left"/>
            </w:pPr>
            <w:r>
              <w:t>R5.7</w:t>
            </w:r>
          </w:p>
        </w:tc>
      </w:tr>
      <w:tr w:rsidR="00D1710C" w14:paraId="42549EE4" w14:textId="77777777" w:rsidTr="000D6871">
        <w:tblPrEx>
          <w:tblW w:w="0" w:type="auto"/>
          <w:tblPrExChange w:id="1970" w:author="Pablo Barrero Cruz" w:date="2026-06-26T01:39:00Z" w16du:dateUtc="2026-06-25T23:39:00Z">
            <w:tblPrEx>
              <w:tblW w:w="0" w:type="auto"/>
            </w:tblPrEx>
          </w:tblPrExChange>
        </w:tblPrEx>
        <w:tc>
          <w:tcPr>
            <w:tcW w:w="1100" w:type="dxa"/>
            <w:vAlign w:val="center"/>
            <w:tcPrChange w:id="1971" w:author="Pablo Barrero Cruz" w:date="2026-06-26T01:39:00Z" w16du:dateUtc="2026-06-25T23:39:00Z">
              <w:tcPr>
                <w:tcW w:w="1101" w:type="dxa"/>
                <w:vAlign w:val="center"/>
              </w:tcPr>
            </w:tcPrChange>
          </w:tcPr>
          <w:p w14:paraId="698FAAC7" w14:textId="77777777" w:rsidR="00D1710C" w:rsidRDefault="00D1710C">
            <w:r>
              <w:t>E-UC19-P</w:t>
            </w:r>
          </w:p>
        </w:tc>
        <w:tc>
          <w:tcPr>
            <w:tcW w:w="2227" w:type="dxa"/>
            <w:vAlign w:val="center"/>
            <w:tcPrChange w:id="1972" w:author="Pablo Barrero Cruz" w:date="2026-06-26T01:39:00Z" w16du:dateUtc="2026-06-25T23:39:00Z">
              <w:tcPr>
                <w:tcW w:w="2268" w:type="dxa"/>
                <w:vAlign w:val="center"/>
              </w:tcPr>
            </w:tcPrChange>
          </w:tcPr>
          <w:p w14:paraId="47978489" w14:textId="77777777" w:rsidR="00D1710C" w:rsidRDefault="00D1710C" w:rsidP="005E1A08">
            <w:pPr>
              <w:jc w:val="left"/>
            </w:pPr>
            <w:r>
              <w:t>UC-19 Inspeccionar detalle de intento</w:t>
            </w:r>
          </w:p>
        </w:tc>
        <w:tc>
          <w:tcPr>
            <w:tcW w:w="3321" w:type="dxa"/>
            <w:vAlign w:val="center"/>
            <w:tcPrChange w:id="1973" w:author="Pablo Barrero Cruz" w:date="2026-06-26T01:39:00Z" w16du:dateUtc="2026-06-25T23:39:00Z">
              <w:tcPr>
                <w:tcW w:w="3402" w:type="dxa"/>
                <w:vAlign w:val="center"/>
              </w:tcPr>
            </w:tcPrChange>
          </w:tcPr>
          <w:p w14:paraId="1AC4595C" w14:textId="77777777" w:rsidR="00D1710C" w:rsidRDefault="00D1710C">
            <w:r>
              <w:t>Apertura del detalle de un intento con desglose de respuestas, corrección y “feedback”.</w:t>
            </w:r>
          </w:p>
        </w:tc>
        <w:tc>
          <w:tcPr>
            <w:tcW w:w="1706" w:type="dxa"/>
            <w:vAlign w:val="center"/>
            <w:tcPrChange w:id="1974" w:author="Pablo Barrero Cruz" w:date="2026-06-26T01:39:00Z" w16du:dateUtc="2026-06-25T23:39:00Z">
              <w:tcPr>
                <w:tcW w:w="1733" w:type="dxa"/>
                <w:vAlign w:val="center"/>
              </w:tcPr>
            </w:tcPrChange>
          </w:tcPr>
          <w:p w14:paraId="79A4CCE0" w14:textId="77777777" w:rsidR="00D1710C" w:rsidRDefault="00D1710C" w:rsidP="005E1A08">
            <w:pPr>
              <w:jc w:val="left"/>
            </w:pPr>
            <w:r>
              <w:t>R5.6, R6.7</w:t>
            </w:r>
          </w:p>
        </w:tc>
      </w:tr>
      <w:tr w:rsidR="00D1710C" w14:paraId="1C26F4BB" w14:textId="77777777" w:rsidTr="000D6871">
        <w:tblPrEx>
          <w:tblW w:w="0" w:type="auto"/>
          <w:tblPrExChange w:id="1975" w:author="Pablo Barrero Cruz" w:date="2026-06-26T01:39:00Z" w16du:dateUtc="2026-06-25T23:39:00Z">
            <w:tblPrEx>
              <w:tblW w:w="0" w:type="auto"/>
            </w:tblPrEx>
          </w:tblPrExChange>
        </w:tblPrEx>
        <w:tc>
          <w:tcPr>
            <w:tcW w:w="1100" w:type="dxa"/>
            <w:vAlign w:val="center"/>
            <w:tcPrChange w:id="1976" w:author="Pablo Barrero Cruz" w:date="2026-06-26T01:39:00Z" w16du:dateUtc="2026-06-25T23:39:00Z">
              <w:tcPr>
                <w:tcW w:w="1101" w:type="dxa"/>
                <w:vAlign w:val="center"/>
              </w:tcPr>
            </w:tcPrChange>
          </w:tcPr>
          <w:p w14:paraId="436071DC" w14:textId="77777777" w:rsidR="00D1710C" w:rsidRDefault="00D1710C">
            <w:r>
              <w:t>E-UC20-P</w:t>
            </w:r>
          </w:p>
        </w:tc>
        <w:tc>
          <w:tcPr>
            <w:tcW w:w="2227" w:type="dxa"/>
            <w:vAlign w:val="center"/>
            <w:tcPrChange w:id="1977" w:author="Pablo Barrero Cruz" w:date="2026-06-26T01:39:00Z" w16du:dateUtc="2026-06-25T23:39:00Z">
              <w:tcPr>
                <w:tcW w:w="2268" w:type="dxa"/>
                <w:vAlign w:val="center"/>
              </w:tcPr>
            </w:tcPrChange>
          </w:tcPr>
          <w:p w14:paraId="65FCE760" w14:textId="77777777" w:rsidR="00D1710C" w:rsidRDefault="00D1710C" w:rsidP="005E1A08">
            <w:pPr>
              <w:jc w:val="left"/>
            </w:pPr>
            <w:r>
              <w:t>UC-20 Gestionar grupos</w:t>
            </w:r>
          </w:p>
        </w:tc>
        <w:tc>
          <w:tcPr>
            <w:tcW w:w="3321" w:type="dxa"/>
            <w:vAlign w:val="center"/>
            <w:tcPrChange w:id="1978" w:author="Pablo Barrero Cruz" w:date="2026-06-26T01:39:00Z" w16du:dateUtc="2026-06-25T23:39:00Z">
              <w:tcPr>
                <w:tcW w:w="3402" w:type="dxa"/>
                <w:vAlign w:val="center"/>
              </w:tcPr>
            </w:tcPrChange>
          </w:tcPr>
          <w:p w14:paraId="324541A4" w14:textId="77777777" w:rsidR="00D1710C" w:rsidRDefault="00D1710C">
            <w:r>
              <w:t>Creación y mantenimiento de grupos de alumnos, incluyendo importación de miembros.</w:t>
            </w:r>
          </w:p>
        </w:tc>
        <w:tc>
          <w:tcPr>
            <w:tcW w:w="1706" w:type="dxa"/>
            <w:vAlign w:val="center"/>
            <w:tcPrChange w:id="1979" w:author="Pablo Barrero Cruz" w:date="2026-06-26T01:39:00Z" w16du:dateUtc="2026-06-25T23:39:00Z">
              <w:tcPr>
                <w:tcW w:w="1733" w:type="dxa"/>
                <w:vAlign w:val="center"/>
              </w:tcPr>
            </w:tcPrChange>
          </w:tcPr>
          <w:p w14:paraId="25F3FC68" w14:textId="77777777" w:rsidR="00D1710C" w:rsidRDefault="00D1710C" w:rsidP="005E1A08">
            <w:pPr>
              <w:jc w:val="left"/>
            </w:pPr>
            <w:r>
              <w:t>R7.1, R7.2, R7.3, R7.6</w:t>
            </w:r>
          </w:p>
        </w:tc>
      </w:tr>
      <w:tr w:rsidR="00D1710C" w14:paraId="6E8D9FCF" w14:textId="77777777" w:rsidTr="000D6871">
        <w:tblPrEx>
          <w:tblW w:w="0" w:type="auto"/>
          <w:tblPrExChange w:id="1980" w:author="Pablo Barrero Cruz" w:date="2026-06-26T01:39:00Z" w16du:dateUtc="2026-06-25T23:39:00Z">
            <w:tblPrEx>
              <w:tblW w:w="0" w:type="auto"/>
            </w:tblPrEx>
          </w:tblPrExChange>
        </w:tblPrEx>
        <w:tc>
          <w:tcPr>
            <w:tcW w:w="1100" w:type="dxa"/>
            <w:vAlign w:val="center"/>
            <w:tcPrChange w:id="1981" w:author="Pablo Barrero Cruz" w:date="2026-06-26T01:39:00Z" w16du:dateUtc="2026-06-25T23:39:00Z">
              <w:tcPr>
                <w:tcW w:w="1101" w:type="dxa"/>
                <w:vAlign w:val="center"/>
              </w:tcPr>
            </w:tcPrChange>
          </w:tcPr>
          <w:p w14:paraId="1D876055" w14:textId="77777777" w:rsidR="00D1710C" w:rsidRDefault="00D1710C">
            <w:r>
              <w:t>E-UC21-P</w:t>
            </w:r>
          </w:p>
        </w:tc>
        <w:tc>
          <w:tcPr>
            <w:tcW w:w="2227" w:type="dxa"/>
            <w:vAlign w:val="center"/>
            <w:tcPrChange w:id="1982" w:author="Pablo Barrero Cruz" w:date="2026-06-26T01:39:00Z" w16du:dateUtc="2026-06-25T23:39:00Z">
              <w:tcPr>
                <w:tcW w:w="2268" w:type="dxa"/>
                <w:vAlign w:val="center"/>
              </w:tcPr>
            </w:tcPrChange>
          </w:tcPr>
          <w:p w14:paraId="6D8771C5" w14:textId="77777777" w:rsidR="00D1710C" w:rsidRDefault="00D1710C" w:rsidP="005E1A08">
            <w:pPr>
              <w:jc w:val="left"/>
            </w:pPr>
            <w:r>
              <w:t>UC-21 Asignar cuestionario a grupos</w:t>
            </w:r>
          </w:p>
        </w:tc>
        <w:tc>
          <w:tcPr>
            <w:tcW w:w="3321" w:type="dxa"/>
            <w:vAlign w:val="center"/>
            <w:tcPrChange w:id="1983" w:author="Pablo Barrero Cruz" w:date="2026-06-26T01:39:00Z" w16du:dateUtc="2026-06-25T23:39:00Z">
              <w:tcPr>
                <w:tcW w:w="3402" w:type="dxa"/>
                <w:vAlign w:val="center"/>
              </w:tcPr>
            </w:tcPrChange>
          </w:tcPr>
          <w:p w14:paraId="00248B0E" w14:textId="77777777" w:rsidR="00D1710C" w:rsidRDefault="00D1710C">
            <w:r>
              <w:t>Restricción de la disponibilidad de un cuestionario a uno o varios grupos.</w:t>
            </w:r>
          </w:p>
        </w:tc>
        <w:tc>
          <w:tcPr>
            <w:tcW w:w="1706" w:type="dxa"/>
            <w:vAlign w:val="center"/>
            <w:tcPrChange w:id="1984" w:author="Pablo Barrero Cruz" w:date="2026-06-26T01:39:00Z" w16du:dateUtc="2026-06-25T23:39:00Z">
              <w:tcPr>
                <w:tcW w:w="1733" w:type="dxa"/>
                <w:vAlign w:val="center"/>
              </w:tcPr>
            </w:tcPrChange>
          </w:tcPr>
          <w:p w14:paraId="14F74E90" w14:textId="77777777" w:rsidR="00D1710C" w:rsidRDefault="00D1710C" w:rsidP="005E1A08">
            <w:pPr>
              <w:jc w:val="left"/>
            </w:pPr>
            <w:r>
              <w:t>R7.4, R7.5</w:t>
            </w:r>
          </w:p>
        </w:tc>
      </w:tr>
    </w:tbl>
    <w:p w14:paraId="7AB3CA79" w14:textId="4E5E65F0" w:rsidR="009F1B74" w:rsidRDefault="00630FFA">
      <w:pPr>
        <w:pStyle w:val="PiedeTabla"/>
        <w:pPrChange w:id="1985" w:author="Pablo Barrero Cruz" w:date="2026-06-30T13:22:00Z" w16du:dateUtc="2026-06-30T11:22:00Z">
          <w:pPr>
            <w:pStyle w:val="Descripcin"/>
            <w:spacing w:before="240"/>
          </w:pPr>
        </w:pPrChange>
      </w:pPr>
      <w:bookmarkStart w:id="1986" w:name="_Toc233720858"/>
      <w:r>
        <w:t xml:space="preserve">Tabla </w:t>
      </w:r>
      <w:r w:rsidRPr="00630FFA">
        <w:t>5.6.1. Relación entre escenarios, casos de uso y requisitos</w:t>
      </w:r>
      <w:bookmarkEnd w:id="1986"/>
    </w:p>
    <w:p w14:paraId="40A6B72C" w14:textId="4AD1B8A8" w:rsidR="009F1B74" w:rsidRDefault="009F1B74" w:rsidP="005E1A08">
      <w:r>
        <w:t>Además de los requisitos funcionales indicados en la tabla, existen requisitos no funcionales que afectan de forma transversal a varios escenarios, como la usabilidad, la seguridad, la validación de entradas, la protección de credenciales, el rendimiento y la minimización de datos. Estos requisitos se tendrán en cuenta especialmente en el plan de pruebas y en el diseño técnico del sistema.</w:t>
      </w:r>
    </w:p>
    <w:p w14:paraId="77294D83" w14:textId="1C749C8E" w:rsidR="00301196" w:rsidRDefault="00301196" w:rsidP="0032689A">
      <w:pPr>
        <w:pStyle w:val="Ttulo2"/>
      </w:pPr>
      <w:bookmarkStart w:id="1987" w:name="_Toc233728268"/>
      <w:r>
        <w:lastRenderedPageBreak/>
        <w:t>Análisis de Interfaces de Usuario</w:t>
      </w:r>
      <w:bookmarkEnd w:id="1987"/>
    </w:p>
    <w:p w14:paraId="068F9A59" w14:textId="4548A10C" w:rsidR="009B2CDB" w:rsidRPr="0069169F" w:rsidRDefault="00471201" w:rsidP="00CD632B">
      <w:r w:rsidRPr="00471201">
        <w:t>La interfaz de usuario se ha diseñado con el objetivo de separar claramente las acciones disponibles para cada rol y facilitar los flujos principales de la aplicación. Al tratarse de una herramienta académica, se ha priorizado una navegación sencilla, formularios claros, mensajes de validación comprensibles y una presentación legible del contenido matemático. La interfaz se apoya en componentes reutilizables y adapta la navegación según el estado de</w:t>
      </w:r>
      <w:r>
        <w:rPr>
          <w:b/>
          <w:bCs/>
        </w:rPr>
        <w:t xml:space="preserve"> </w:t>
      </w:r>
      <w:r w:rsidRPr="00471201">
        <w:t>autenticación y el rol del usuario.</w:t>
      </w:r>
    </w:p>
    <w:p w14:paraId="4E20F045" w14:textId="77777777" w:rsidR="00301196" w:rsidRDefault="00301196" w:rsidP="0032689A">
      <w:pPr>
        <w:pStyle w:val="Ttulo3"/>
      </w:pPr>
      <w:bookmarkStart w:id="1988" w:name="_Toc233728269"/>
      <w:r>
        <w:t>Descripción de la Interfaz</w:t>
      </w:r>
      <w:bookmarkEnd w:id="1988"/>
    </w:p>
    <w:p w14:paraId="7F3E68F4" w14:textId="4B1EF911" w:rsidR="00DE577C" w:rsidRDefault="00DE577C" w:rsidP="00DE577C">
      <w:r>
        <w:t>La interfaz se organiza como una aplicación web con navegación superior común y pantallas diferenciadas según el rol del usuario. El objetivo principal de la interfaz es permitir que cada actor acceda de forma directa a las funciones que le corresponden: realización de cuestionarios para el alumnado, autoría y seguimiento para el profesorado, y administración de cuentas para el rol Admin.</w:t>
      </w:r>
    </w:p>
    <w:p w14:paraId="184D61C3" w14:textId="77777777" w:rsidR="00DE577C" w:rsidRDefault="00DE577C" w:rsidP="00DE577C">
      <w:r>
        <w:t>La aplicación utiliza una estructura de rutas protegidas. Algunas pantallas son públicas, como inicio, registro, inicio de sesión y acerca de, mientras que el resto requieren autenticación. Además, determinadas pantallas solo se muestran a usuarios con rol Profesor o Admin.</w:t>
      </w:r>
    </w:p>
    <w:tbl>
      <w:tblPr>
        <w:tblStyle w:val="Tablaconcuadrcula"/>
        <w:tblW w:w="8580" w:type="dxa"/>
        <w:tblLayout w:type="fixed"/>
        <w:tblLook w:val="04A0" w:firstRow="1" w:lastRow="0" w:firstColumn="1" w:lastColumn="0" w:noHBand="0" w:noVBand="1"/>
      </w:tblPr>
      <w:tblGrid>
        <w:gridCol w:w="1666"/>
        <w:gridCol w:w="2553"/>
        <w:gridCol w:w="1843"/>
        <w:gridCol w:w="2518"/>
      </w:tblGrid>
      <w:tr w:rsidR="00F0116F" w14:paraId="216C6BC9" w14:textId="77777777" w:rsidTr="005E1A08">
        <w:trPr>
          <w:trHeight w:val="502"/>
        </w:trPr>
        <w:tc>
          <w:tcPr>
            <w:tcW w:w="8580" w:type="dxa"/>
            <w:gridSpan w:val="4"/>
            <w:shd w:val="clear" w:color="auto" w:fill="DDDDDD" w:themeFill="accent1"/>
            <w:vAlign w:val="center"/>
          </w:tcPr>
          <w:p w14:paraId="3D347B56" w14:textId="0AC8BE59" w:rsidR="00F0116F" w:rsidRDefault="00F0116F" w:rsidP="00DE577C">
            <w:pPr>
              <w:jc w:val="center"/>
              <w:rPr>
                <w:b/>
              </w:rPr>
            </w:pPr>
            <w:r w:rsidRPr="00F0116F">
              <w:rPr>
                <w:b/>
              </w:rPr>
              <w:t>Pantallas principales de la interfaz de usuario.</w:t>
            </w:r>
          </w:p>
        </w:tc>
      </w:tr>
      <w:tr w:rsidR="008D3FC7" w14:paraId="2E453153" w14:textId="77777777" w:rsidTr="005E1A08">
        <w:trPr>
          <w:trHeight w:val="502"/>
        </w:trPr>
        <w:tc>
          <w:tcPr>
            <w:tcW w:w="1666" w:type="dxa"/>
            <w:shd w:val="clear" w:color="auto" w:fill="F2F2F2" w:themeFill="background1" w:themeFillShade="F2"/>
            <w:vAlign w:val="center"/>
          </w:tcPr>
          <w:p w14:paraId="22338C3D" w14:textId="77777777" w:rsidR="00DE577C" w:rsidRPr="005E1A08" w:rsidRDefault="00DE577C" w:rsidP="005E1A08">
            <w:pPr>
              <w:jc w:val="center"/>
              <w:rPr>
                <w:b/>
              </w:rPr>
            </w:pPr>
            <w:r>
              <w:rPr>
                <w:b/>
              </w:rPr>
              <w:t>Pantalla</w:t>
            </w:r>
          </w:p>
        </w:tc>
        <w:tc>
          <w:tcPr>
            <w:tcW w:w="2553" w:type="dxa"/>
            <w:shd w:val="clear" w:color="auto" w:fill="F2F2F2" w:themeFill="background1" w:themeFillShade="F2"/>
            <w:vAlign w:val="center"/>
          </w:tcPr>
          <w:p w14:paraId="2E97B1FD" w14:textId="77777777" w:rsidR="00DE577C" w:rsidRDefault="00DE577C" w:rsidP="005E1A08">
            <w:pPr>
              <w:jc w:val="center"/>
            </w:pPr>
            <w:r>
              <w:rPr>
                <w:b/>
              </w:rPr>
              <w:t>Ruta</w:t>
            </w:r>
          </w:p>
        </w:tc>
        <w:tc>
          <w:tcPr>
            <w:tcW w:w="1843" w:type="dxa"/>
            <w:shd w:val="clear" w:color="auto" w:fill="F2F2F2" w:themeFill="background1" w:themeFillShade="F2"/>
            <w:vAlign w:val="center"/>
          </w:tcPr>
          <w:p w14:paraId="0C9408BC" w14:textId="77777777" w:rsidR="00DE577C" w:rsidRDefault="00DE577C" w:rsidP="005E1A08">
            <w:pPr>
              <w:jc w:val="center"/>
            </w:pPr>
            <w:r>
              <w:rPr>
                <w:b/>
              </w:rPr>
              <w:t>Actores</w:t>
            </w:r>
          </w:p>
        </w:tc>
        <w:tc>
          <w:tcPr>
            <w:tcW w:w="2518" w:type="dxa"/>
            <w:shd w:val="clear" w:color="auto" w:fill="F2F2F2" w:themeFill="background1" w:themeFillShade="F2"/>
            <w:vAlign w:val="center"/>
          </w:tcPr>
          <w:p w14:paraId="261FD543" w14:textId="77777777" w:rsidR="00DE577C" w:rsidRDefault="00DE577C" w:rsidP="005E1A08">
            <w:pPr>
              <w:jc w:val="center"/>
            </w:pPr>
            <w:r>
              <w:rPr>
                <w:b/>
              </w:rPr>
              <w:t>Descripción</w:t>
            </w:r>
          </w:p>
        </w:tc>
      </w:tr>
      <w:tr w:rsidR="00DE577C" w14:paraId="25EAB336" w14:textId="77777777" w:rsidTr="005E1A08">
        <w:trPr>
          <w:trHeight w:val="1119"/>
        </w:trPr>
        <w:tc>
          <w:tcPr>
            <w:tcW w:w="1666" w:type="dxa"/>
            <w:vAlign w:val="center"/>
          </w:tcPr>
          <w:p w14:paraId="2F8209A8" w14:textId="77777777" w:rsidR="00DE577C" w:rsidRDefault="00DE577C" w:rsidP="005E1A08">
            <w:pPr>
              <w:jc w:val="center"/>
            </w:pPr>
            <w:r>
              <w:t>Inicio</w:t>
            </w:r>
          </w:p>
        </w:tc>
        <w:tc>
          <w:tcPr>
            <w:tcW w:w="2553" w:type="dxa"/>
            <w:vAlign w:val="center"/>
          </w:tcPr>
          <w:p w14:paraId="2AB936F8" w14:textId="77777777" w:rsidR="00DE577C" w:rsidRDefault="00DE577C" w:rsidP="00D94BDF">
            <w:r>
              <w:t>/</w:t>
            </w:r>
          </w:p>
        </w:tc>
        <w:tc>
          <w:tcPr>
            <w:tcW w:w="1843" w:type="dxa"/>
            <w:vAlign w:val="center"/>
          </w:tcPr>
          <w:p w14:paraId="1E7E7FC5" w14:textId="77777777" w:rsidR="00DE577C" w:rsidRDefault="00DE577C" w:rsidP="005E1A08">
            <w:pPr>
              <w:jc w:val="center"/>
            </w:pPr>
            <w:r>
              <w:t>Usuario no autenticado / autenticado</w:t>
            </w:r>
          </w:p>
        </w:tc>
        <w:tc>
          <w:tcPr>
            <w:tcW w:w="2518" w:type="dxa"/>
            <w:vAlign w:val="center"/>
          </w:tcPr>
          <w:p w14:paraId="75F85A77" w14:textId="77777777" w:rsidR="00DE577C" w:rsidRDefault="00DE577C" w:rsidP="00D94BDF">
            <w:r>
              <w:t>Presenta la aplicación y muestra accesos rápidos según el estado de sesión.</w:t>
            </w:r>
          </w:p>
        </w:tc>
      </w:tr>
      <w:tr w:rsidR="00DE577C" w14:paraId="65113FB7" w14:textId="77777777" w:rsidTr="005E1A08">
        <w:trPr>
          <w:trHeight w:val="1405"/>
        </w:trPr>
        <w:tc>
          <w:tcPr>
            <w:tcW w:w="1666" w:type="dxa"/>
            <w:vAlign w:val="center"/>
          </w:tcPr>
          <w:p w14:paraId="293740E2" w14:textId="77777777" w:rsidR="00DE577C" w:rsidRDefault="00DE577C" w:rsidP="005E1A08">
            <w:pPr>
              <w:jc w:val="center"/>
            </w:pPr>
            <w:r>
              <w:t>Acerca de</w:t>
            </w:r>
          </w:p>
        </w:tc>
        <w:tc>
          <w:tcPr>
            <w:tcW w:w="2553" w:type="dxa"/>
            <w:vAlign w:val="center"/>
          </w:tcPr>
          <w:p w14:paraId="47C0EB6D" w14:textId="77777777" w:rsidR="00DE577C" w:rsidRDefault="00DE577C" w:rsidP="00D94BDF">
            <w:r>
              <w:t>/about</w:t>
            </w:r>
          </w:p>
        </w:tc>
        <w:tc>
          <w:tcPr>
            <w:tcW w:w="1843" w:type="dxa"/>
            <w:vAlign w:val="center"/>
          </w:tcPr>
          <w:p w14:paraId="4F149FD2" w14:textId="77777777" w:rsidR="00DE577C" w:rsidRDefault="00DE577C" w:rsidP="005E1A08">
            <w:pPr>
              <w:jc w:val="center"/>
            </w:pPr>
            <w:r>
              <w:t>Todos</w:t>
            </w:r>
          </w:p>
        </w:tc>
        <w:tc>
          <w:tcPr>
            <w:tcW w:w="2518" w:type="dxa"/>
            <w:vAlign w:val="center"/>
          </w:tcPr>
          <w:p w14:paraId="6544125B" w14:textId="77777777" w:rsidR="00DE577C" w:rsidRDefault="00DE577C" w:rsidP="00D94BDF">
            <w:r>
              <w:t>Muestra información general del proyecto, tecnologías utilizadas y objetivo de la plataforma.</w:t>
            </w:r>
          </w:p>
        </w:tc>
      </w:tr>
      <w:tr w:rsidR="00DE577C" w14:paraId="337CD809" w14:textId="77777777" w:rsidTr="005E1A08">
        <w:trPr>
          <w:trHeight w:val="1128"/>
        </w:trPr>
        <w:tc>
          <w:tcPr>
            <w:tcW w:w="1666" w:type="dxa"/>
            <w:vAlign w:val="center"/>
          </w:tcPr>
          <w:p w14:paraId="145432D5" w14:textId="77777777" w:rsidR="00DE577C" w:rsidRDefault="00DE577C" w:rsidP="005E1A08">
            <w:pPr>
              <w:jc w:val="center"/>
            </w:pPr>
            <w:r>
              <w:t>Inicio de sesión</w:t>
            </w:r>
          </w:p>
        </w:tc>
        <w:tc>
          <w:tcPr>
            <w:tcW w:w="2553" w:type="dxa"/>
            <w:vAlign w:val="center"/>
          </w:tcPr>
          <w:p w14:paraId="7D2ED5BD" w14:textId="77777777" w:rsidR="00DE577C" w:rsidRDefault="00DE577C" w:rsidP="00D94BDF">
            <w:r>
              <w:t>/“login”</w:t>
            </w:r>
          </w:p>
        </w:tc>
        <w:tc>
          <w:tcPr>
            <w:tcW w:w="1843" w:type="dxa"/>
            <w:vAlign w:val="center"/>
          </w:tcPr>
          <w:p w14:paraId="08CAB4FD" w14:textId="77777777" w:rsidR="00DE577C" w:rsidRDefault="00DE577C" w:rsidP="005E1A08">
            <w:pPr>
              <w:jc w:val="center"/>
            </w:pPr>
            <w:r>
              <w:t>Usuario no autenticado</w:t>
            </w:r>
          </w:p>
        </w:tc>
        <w:tc>
          <w:tcPr>
            <w:tcW w:w="2518" w:type="dxa"/>
            <w:vAlign w:val="center"/>
          </w:tcPr>
          <w:p w14:paraId="638E152A" w14:textId="77777777" w:rsidR="00DE577C" w:rsidRDefault="00DE577C" w:rsidP="00D94BDF">
            <w:r>
              <w:t>Permite introducir credenciales y acceder al sistema.</w:t>
            </w:r>
          </w:p>
        </w:tc>
      </w:tr>
      <w:tr w:rsidR="00DE577C" w14:paraId="1E2D06FF" w14:textId="77777777" w:rsidTr="005E1A08">
        <w:trPr>
          <w:trHeight w:val="1130"/>
        </w:trPr>
        <w:tc>
          <w:tcPr>
            <w:tcW w:w="1666" w:type="dxa"/>
            <w:vAlign w:val="center"/>
          </w:tcPr>
          <w:p w14:paraId="07D3EDBE" w14:textId="77777777" w:rsidR="00DE577C" w:rsidRDefault="00DE577C" w:rsidP="005E1A08">
            <w:pPr>
              <w:jc w:val="center"/>
            </w:pPr>
            <w:r>
              <w:t>Registro</w:t>
            </w:r>
          </w:p>
        </w:tc>
        <w:tc>
          <w:tcPr>
            <w:tcW w:w="2553" w:type="dxa"/>
            <w:vAlign w:val="center"/>
          </w:tcPr>
          <w:p w14:paraId="68545010" w14:textId="77777777" w:rsidR="00DE577C" w:rsidRDefault="00DE577C" w:rsidP="00D94BDF">
            <w:r>
              <w:t>/register</w:t>
            </w:r>
          </w:p>
        </w:tc>
        <w:tc>
          <w:tcPr>
            <w:tcW w:w="1843" w:type="dxa"/>
            <w:vAlign w:val="center"/>
          </w:tcPr>
          <w:p w14:paraId="05905EF1" w14:textId="77777777" w:rsidR="00DE577C" w:rsidRDefault="00DE577C" w:rsidP="005E1A08">
            <w:pPr>
              <w:jc w:val="center"/>
            </w:pPr>
            <w:r>
              <w:t>Usuario no autenticado</w:t>
            </w:r>
          </w:p>
        </w:tc>
        <w:tc>
          <w:tcPr>
            <w:tcW w:w="2518" w:type="dxa"/>
            <w:vAlign w:val="center"/>
          </w:tcPr>
          <w:p w14:paraId="0E96F0F6" w14:textId="77777777" w:rsidR="00DE577C" w:rsidRDefault="00DE577C" w:rsidP="00D94BDF">
            <w:r>
              <w:t>Permite crear una cuenta de alumno mediante correo institucional válido.</w:t>
            </w:r>
          </w:p>
        </w:tc>
      </w:tr>
      <w:tr w:rsidR="00DE577C" w14:paraId="1AE5E730" w14:textId="77777777" w:rsidTr="005E1A08">
        <w:trPr>
          <w:trHeight w:val="1118"/>
        </w:trPr>
        <w:tc>
          <w:tcPr>
            <w:tcW w:w="1666" w:type="dxa"/>
            <w:vAlign w:val="center"/>
          </w:tcPr>
          <w:p w14:paraId="4BAE2B3A" w14:textId="77777777" w:rsidR="00DE577C" w:rsidRDefault="00DE577C" w:rsidP="005E1A08">
            <w:pPr>
              <w:jc w:val="center"/>
            </w:pPr>
            <w:r>
              <w:t>Perfil</w:t>
            </w:r>
          </w:p>
        </w:tc>
        <w:tc>
          <w:tcPr>
            <w:tcW w:w="2553" w:type="dxa"/>
            <w:vAlign w:val="center"/>
          </w:tcPr>
          <w:p w14:paraId="73BD264F" w14:textId="77777777" w:rsidR="00DE577C" w:rsidRDefault="00DE577C" w:rsidP="00D94BDF">
            <w:r>
              <w:t>/profile</w:t>
            </w:r>
          </w:p>
        </w:tc>
        <w:tc>
          <w:tcPr>
            <w:tcW w:w="1843" w:type="dxa"/>
            <w:vAlign w:val="center"/>
          </w:tcPr>
          <w:p w14:paraId="3A73A786" w14:textId="77777777" w:rsidR="00DE577C" w:rsidRDefault="00DE577C" w:rsidP="005E1A08">
            <w:pPr>
              <w:jc w:val="center"/>
            </w:pPr>
            <w:r>
              <w:t>Alumno / Profesor / Admin</w:t>
            </w:r>
          </w:p>
        </w:tc>
        <w:tc>
          <w:tcPr>
            <w:tcW w:w="2518" w:type="dxa"/>
            <w:vAlign w:val="center"/>
          </w:tcPr>
          <w:p w14:paraId="01EE9F38" w14:textId="77777777" w:rsidR="00DE577C" w:rsidRDefault="00DE577C" w:rsidP="00D94BDF">
            <w:r>
              <w:t>Muestra datos de cuenta y permite cambiar la contraseña propia.</w:t>
            </w:r>
          </w:p>
        </w:tc>
      </w:tr>
      <w:tr w:rsidR="00DE577C" w14:paraId="26E57B10" w14:textId="77777777" w:rsidTr="005E1A08">
        <w:trPr>
          <w:trHeight w:val="1701"/>
        </w:trPr>
        <w:tc>
          <w:tcPr>
            <w:tcW w:w="1666" w:type="dxa"/>
            <w:vAlign w:val="center"/>
          </w:tcPr>
          <w:p w14:paraId="61A4B6FE" w14:textId="77777777" w:rsidR="00DE577C" w:rsidRDefault="00DE577C" w:rsidP="005E1A08">
            <w:pPr>
              <w:jc w:val="center"/>
            </w:pPr>
            <w:r>
              <w:lastRenderedPageBreak/>
              <w:t>Acceso a cuestionarios</w:t>
            </w:r>
          </w:p>
        </w:tc>
        <w:tc>
          <w:tcPr>
            <w:tcW w:w="2553" w:type="dxa"/>
            <w:vAlign w:val="center"/>
          </w:tcPr>
          <w:p w14:paraId="070D099D" w14:textId="77777777" w:rsidR="00DE577C" w:rsidRDefault="00DE577C" w:rsidP="00D94BDF">
            <w:r>
              <w:t>/quiz-access</w:t>
            </w:r>
          </w:p>
        </w:tc>
        <w:tc>
          <w:tcPr>
            <w:tcW w:w="1843" w:type="dxa"/>
            <w:vAlign w:val="center"/>
          </w:tcPr>
          <w:p w14:paraId="1A368FA0" w14:textId="77777777" w:rsidR="00DE577C" w:rsidRDefault="00DE577C" w:rsidP="005E1A08">
            <w:pPr>
              <w:jc w:val="center"/>
            </w:pPr>
            <w:r>
              <w:t>Alumno / usuario autenticado</w:t>
            </w:r>
          </w:p>
        </w:tc>
        <w:tc>
          <w:tcPr>
            <w:tcW w:w="2518" w:type="dxa"/>
            <w:vAlign w:val="center"/>
          </w:tcPr>
          <w:p w14:paraId="3A309A75" w14:textId="77777777" w:rsidR="00DE577C" w:rsidRDefault="00DE577C" w:rsidP="00D94BDF">
            <w:r>
              <w:t>Permite consultar cuestionarios disponibles, abrir su ficha, iniciar intentos y revisar resultados cuando procede.</w:t>
            </w:r>
          </w:p>
        </w:tc>
      </w:tr>
      <w:tr w:rsidR="00DE577C" w14:paraId="40C68AEA" w14:textId="77777777" w:rsidTr="005E1A08">
        <w:trPr>
          <w:trHeight w:val="1116"/>
        </w:trPr>
        <w:tc>
          <w:tcPr>
            <w:tcW w:w="1666" w:type="dxa"/>
            <w:vAlign w:val="center"/>
          </w:tcPr>
          <w:p w14:paraId="6EEC6CC0" w14:textId="77777777" w:rsidR="00DE577C" w:rsidRDefault="00DE577C" w:rsidP="005E1A08">
            <w:pPr>
              <w:jc w:val="center"/>
            </w:pPr>
            <w:r>
              <w:t>Acceso directo a cuestionario</w:t>
            </w:r>
          </w:p>
        </w:tc>
        <w:tc>
          <w:tcPr>
            <w:tcW w:w="2553" w:type="dxa"/>
            <w:vAlign w:val="center"/>
          </w:tcPr>
          <w:p w14:paraId="7F14FE0D" w14:textId="77777777" w:rsidR="00DE577C" w:rsidRDefault="00DE577C" w:rsidP="00D94BDF">
            <w:r>
              <w:t>/quiz-access/:quizId</w:t>
            </w:r>
          </w:p>
        </w:tc>
        <w:tc>
          <w:tcPr>
            <w:tcW w:w="1843" w:type="dxa"/>
            <w:vAlign w:val="center"/>
          </w:tcPr>
          <w:p w14:paraId="6363461C" w14:textId="77777777" w:rsidR="00DE577C" w:rsidRDefault="00DE577C" w:rsidP="005E1A08">
            <w:pPr>
              <w:jc w:val="center"/>
            </w:pPr>
            <w:r>
              <w:t>Alumno / usuario autenticado</w:t>
            </w:r>
          </w:p>
        </w:tc>
        <w:tc>
          <w:tcPr>
            <w:tcW w:w="2518" w:type="dxa"/>
            <w:vAlign w:val="center"/>
          </w:tcPr>
          <w:p w14:paraId="72859715" w14:textId="77777777" w:rsidR="00DE577C" w:rsidRDefault="00DE577C" w:rsidP="00D94BDF">
            <w:r>
              <w:t>Abre directamente la ficha de un cuestionario concreto a partir de su identificador.</w:t>
            </w:r>
          </w:p>
        </w:tc>
      </w:tr>
      <w:tr w:rsidR="00DE577C" w14:paraId="21A18C50" w14:textId="77777777" w:rsidTr="005E1A08">
        <w:tc>
          <w:tcPr>
            <w:tcW w:w="1666" w:type="dxa"/>
            <w:vAlign w:val="center"/>
          </w:tcPr>
          <w:p w14:paraId="05AB0DF6" w14:textId="77777777" w:rsidR="00DE577C" w:rsidRDefault="00DE577C" w:rsidP="005E1A08">
            <w:pPr>
              <w:jc w:val="center"/>
            </w:pPr>
            <w:r>
              <w:t>Historial</w:t>
            </w:r>
          </w:p>
        </w:tc>
        <w:tc>
          <w:tcPr>
            <w:tcW w:w="2553" w:type="dxa"/>
            <w:vAlign w:val="center"/>
          </w:tcPr>
          <w:p w14:paraId="0E434414" w14:textId="77777777" w:rsidR="00DE577C" w:rsidRDefault="00DE577C" w:rsidP="00D94BDF">
            <w:r>
              <w:t>/quiz-history</w:t>
            </w:r>
          </w:p>
        </w:tc>
        <w:tc>
          <w:tcPr>
            <w:tcW w:w="1843" w:type="dxa"/>
            <w:vAlign w:val="center"/>
          </w:tcPr>
          <w:p w14:paraId="45975F19" w14:textId="77777777" w:rsidR="00DE577C" w:rsidRDefault="00DE577C" w:rsidP="005E1A08">
            <w:pPr>
              <w:jc w:val="center"/>
            </w:pPr>
            <w:r>
              <w:t>Alumno</w:t>
            </w:r>
          </w:p>
        </w:tc>
        <w:tc>
          <w:tcPr>
            <w:tcW w:w="2518" w:type="dxa"/>
            <w:vAlign w:val="center"/>
          </w:tcPr>
          <w:p w14:paraId="5B2825E3" w14:textId="77777777" w:rsidR="00DE577C" w:rsidRDefault="00DE577C" w:rsidP="00D94BDF">
            <w:r>
              <w:t>Muestra los intentos realizados por el Alumno y permite acceder al detalle o al cuestionario asociado.</w:t>
            </w:r>
          </w:p>
        </w:tc>
      </w:tr>
      <w:tr w:rsidR="00DE577C" w14:paraId="2DFD6D37" w14:textId="77777777" w:rsidTr="005E1A08">
        <w:trPr>
          <w:trHeight w:val="1057"/>
        </w:trPr>
        <w:tc>
          <w:tcPr>
            <w:tcW w:w="1666" w:type="dxa"/>
            <w:vAlign w:val="center"/>
          </w:tcPr>
          <w:p w14:paraId="4098B8A1" w14:textId="77777777" w:rsidR="00DE577C" w:rsidRDefault="00DE577C" w:rsidP="005E1A08">
            <w:pPr>
              <w:jc w:val="center"/>
            </w:pPr>
            <w:r>
              <w:t>Banco de preguntas</w:t>
            </w:r>
          </w:p>
        </w:tc>
        <w:tc>
          <w:tcPr>
            <w:tcW w:w="2553" w:type="dxa"/>
            <w:vAlign w:val="center"/>
          </w:tcPr>
          <w:p w14:paraId="3DEFD22E" w14:textId="77777777" w:rsidR="00DE577C" w:rsidRDefault="00DE577C" w:rsidP="00D94BDF">
            <w:r>
              <w:t>/questions</w:t>
            </w:r>
          </w:p>
        </w:tc>
        <w:tc>
          <w:tcPr>
            <w:tcW w:w="1843" w:type="dxa"/>
            <w:vAlign w:val="center"/>
          </w:tcPr>
          <w:p w14:paraId="345EF272" w14:textId="77777777" w:rsidR="00DE577C" w:rsidRDefault="00DE577C" w:rsidP="005E1A08">
            <w:pPr>
              <w:jc w:val="center"/>
            </w:pPr>
            <w:r>
              <w:t>Profesor / Admin</w:t>
            </w:r>
          </w:p>
        </w:tc>
        <w:tc>
          <w:tcPr>
            <w:tcW w:w="2518" w:type="dxa"/>
            <w:vAlign w:val="center"/>
          </w:tcPr>
          <w:p w14:paraId="3987E10C" w14:textId="77777777" w:rsidR="00DE577C" w:rsidRDefault="00DE577C" w:rsidP="00D94BDF">
            <w:r>
              <w:t>Permite crear, editar, archivar, buscar y filtrar preguntas del banco.</w:t>
            </w:r>
          </w:p>
        </w:tc>
      </w:tr>
      <w:tr w:rsidR="00DE577C" w14:paraId="107AD28E" w14:textId="77777777" w:rsidTr="005E1A08">
        <w:trPr>
          <w:trHeight w:val="1336"/>
        </w:trPr>
        <w:tc>
          <w:tcPr>
            <w:tcW w:w="1666" w:type="dxa"/>
            <w:vAlign w:val="center"/>
          </w:tcPr>
          <w:p w14:paraId="75FD2289" w14:textId="77777777" w:rsidR="00DE577C" w:rsidRDefault="00DE577C" w:rsidP="005E1A08">
            <w:pPr>
              <w:jc w:val="center"/>
            </w:pPr>
            <w:r>
              <w:t>Cuestionarios</w:t>
            </w:r>
          </w:p>
        </w:tc>
        <w:tc>
          <w:tcPr>
            <w:tcW w:w="2553" w:type="dxa"/>
            <w:vAlign w:val="center"/>
          </w:tcPr>
          <w:p w14:paraId="0B22D6F6" w14:textId="77777777" w:rsidR="00DE577C" w:rsidRDefault="00DE577C" w:rsidP="00D94BDF">
            <w:r>
              <w:t>/quizzes</w:t>
            </w:r>
          </w:p>
        </w:tc>
        <w:tc>
          <w:tcPr>
            <w:tcW w:w="1843" w:type="dxa"/>
            <w:vAlign w:val="center"/>
          </w:tcPr>
          <w:p w14:paraId="529D5224" w14:textId="77777777" w:rsidR="00DE577C" w:rsidRDefault="00DE577C" w:rsidP="005E1A08">
            <w:pPr>
              <w:jc w:val="center"/>
            </w:pPr>
            <w:r>
              <w:t>Profesor / Admin</w:t>
            </w:r>
          </w:p>
        </w:tc>
        <w:tc>
          <w:tcPr>
            <w:tcW w:w="2518" w:type="dxa"/>
            <w:vAlign w:val="center"/>
          </w:tcPr>
          <w:p w14:paraId="78650072" w14:textId="77777777" w:rsidR="00DE577C" w:rsidRDefault="00DE577C" w:rsidP="00D94BDF">
            <w:r>
              <w:t>Permite crear, configurar, publicar, despublicar y consultar cuestionarios.</w:t>
            </w:r>
          </w:p>
        </w:tc>
      </w:tr>
      <w:tr w:rsidR="00DE577C" w14:paraId="77338BAE" w14:textId="77777777" w:rsidTr="005E1A08">
        <w:trPr>
          <w:trHeight w:val="1837"/>
        </w:trPr>
        <w:tc>
          <w:tcPr>
            <w:tcW w:w="1666" w:type="dxa"/>
            <w:vAlign w:val="center"/>
          </w:tcPr>
          <w:p w14:paraId="05FE4ED2" w14:textId="77777777" w:rsidR="00DE577C" w:rsidRDefault="00DE577C" w:rsidP="005E1A08">
            <w:pPr>
              <w:jc w:val="center"/>
            </w:pPr>
            <w:r>
              <w:t>Simulación de cuestionario</w:t>
            </w:r>
          </w:p>
        </w:tc>
        <w:tc>
          <w:tcPr>
            <w:tcW w:w="2553" w:type="dxa"/>
            <w:vAlign w:val="center"/>
          </w:tcPr>
          <w:p w14:paraId="08227927" w14:textId="77777777" w:rsidR="00DE577C" w:rsidRDefault="00DE577C" w:rsidP="00D94BDF">
            <w:r>
              <w:t>/quizzes/:quizId/simulate</w:t>
            </w:r>
          </w:p>
        </w:tc>
        <w:tc>
          <w:tcPr>
            <w:tcW w:w="1843" w:type="dxa"/>
            <w:vAlign w:val="center"/>
          </w:tcPr>
          <w:p w14:paraId="2D8E7CC0" w14:textId="77777777" w:rsidR="00DE577C" w:rsidRDefault="00DE577C" w:rsidP="005E1A08">
            <w:pPr>
              <w:jc w:val="center"/>
            </w:pPr>
            <w:r>
              <w:t>Profesor / Admin</w:t>
            </w:r>
          </w:p>
        </w:tc>
        <w:tc>
          <w:tcPr>
            <w:tcW w:w="2518" w:type="dxa"/>
            <w:vAlign w:val="center"/>
          </w:tcPr>
          <w:p w14:paraId="4E549256" w14:textId="77777777" w:rsidR="00DE577C" w:rsidRDefault="00DE577C" w:rsidP="00D94BDF">
            <w:r>
              <w:t>Permite previsualizar o simular el comportamiento de un cuestionario antes de utilizarlo con alumnado.</w:t>
            </w:r>
          </w:p>
        </w:tc>
      </w:tr>
      <w:tr w:rsidR="00DE577C" w14:paraId="51847446" w14:textId="77777777" w:rsidTr="005E1A08">
        <w:trPr>
          <w:trHeight w:val="2260"/>
        </w:trPr>
        <w:tc>
          <w:tcPr>
            <w:tcW w:w="1666" w:type="dxa"/>
            <w:vAlign w:val="center"/>
          </w:tcPr>
          <w:p w14:paraId="26F55C48" w14:textId="77777777" w:rsidR="00DE577C" w:rsidRDefault="00DE577C" w:rsidP="005E1A08">
            <w:pPr>
              <w:jc w:val="center"/>
            </w:pPr>
            <w:r>
              <w:t>Analíticas</w:t>
            </w:r>
          </w:p>
        </w:tc>
        <w:tc>
          <w:tcPr>
            <w:tcW w:w="2553" w:type="dxa"/>
            <w:vAlign w:val="center"/>
          </w:tcPr>
          <w:p w14:paraId="2DE1F938" w14:textId="77777777" w:rsidR="00DE577C" w:rsidRDefault="00DE577C" w:rsidP="00D94BDF">
            <w:r>
              <w:t>/quizzes/:quizId/analytics</w:t>
            </w:r>
          </w:p>
        </w:tc>
        <w:tc>
          <w:tcPr>
            <w:tcW w:w="1843" w:type="dxa"/>
            <w:vAlign w:val="center"/>
          </w:tcPr>
          <w:p w14:paraId="5122A29F" w14:textId="77777777" w:rsidR="00DE577C" w:rsidRDefault="00DE577C" w:rsidP="005E1A08">
            <w:pPr>
              <w:jc w:val="center"/>
            </w:pPr>
            <w:r>
              <w:t>Profesor / Admin</w:t>
            </w:r>
          </w:p>
        </w:tc>
        <w:tc>
          <w:tcPr>
            <w:tcW w:w="2518" w:type="dxa"/>
            <w:vAlign w:val="center"/>
          </w:tcPr>
          <w:p w14:paraId="38C5A054" w14:textId="77777777" w:rsidR="00DE577C" w:rsidRDefault="00DE577C" w:rsidP="00D94BDF">
            <w:r>
              <w:t>Muestra resumen, distribución de calificaciones, estadísticas por pregunta, listado de intentos y exportación CSV.</w:t>
            </w:r>
          </w:p>
        </w:tc>
      </w:tr>
      <w:tr w:rsidR="00DE577C" w14:paraId="76F7DE27" w14:textId="77777777" w:rsidTr="005E1A08">
        <w:trPr>
          <w:trHeight w:val="1683"/>
        </w:trPr>
        <w:tc>
          <w:tcPr>
            <w:tcW w:w="1666" w:type="dxa"/>
            <w:vAlign w:val="center"/>
          </w:tcPr>
          <w:p w14:paraId="12B336B6" w14:textId="77777777" w:rsidR="00DE577C" w:rsidRDefault="00DE577C" w:rsidP="005E1A08">
            <w:pPr>
              <w:jc w:val="center"/>
            </w:pPr>
            <w:r>
              <w:t>Grupos</w:t>
            </w:r>
          </w:p>
        </w:tc>
        <w:tc>
          <w:tcPr>
            <w:tcW w:w="2553" w:type="dxa"/>
            <w:vAlign w:val="center"/>
          </w:tcPr>
          <w:p w14:paraId="00469486" w14:textId="77777777" w:rsidR="00DE577C" w:rsidRDefault="00DE577C" w:rsidP="00D94BDF">
            <w:r>
              <w:t>/groups</w:t>
            </w:r>
          </w:p>
        </w:tc>
        <w:tc>
          <w:tcPr>
            <w:tcW w:w="1843" w:type="dxa"/>
            <w:vAlign w:val="center"/>
          </w:tcPr>
          <w:p w14:paraId="2EBC9932" w14:textId="77777777" w:rsidR="00DE577C" w:rsidRDefault="00DE577C" w:rsidP="005E1A08">
            <w:pPr>
              <w:jc w:val="center"/>
            </w:pPr>
            <w:r>
              <w:t>Profesor / Admin</w:t>
            </w:r>
          </w:p>
        </w:tc>
        <w:tc>
          <w:tcPr>
            <w:tcW w:w="2518" w:type="dxa"/>
            <w:vAlign w:val="center"/>
          </w:tcPr>
          <w:p w14:paraId="144DD5B4" w14:textId="77777777" w:rsidR="00DE577C" w:rsidRDefault="00DE577C" w:rsidP="00D94BDF">
            <w:r>
              <w:t>Permite crear grupos, gestionar miembros e importar alumnos mediante correos institucionales.</w:t>
            </w:r>
          </w:p>
        </w:tc>
      </w:tr>
      <w:tr w:rsidR="00DE577C" w14:paraId="641AA512" w14:textId="77777777" w:rsidTr="005E1A08">
        <w:trPr>
          <w:trHeight w:val="1409"/>
        </w:trPr>
        <w:tc>
          <w:tcPr>
            <w:tcW w:w="1666" w:type="dxa"/>
            <w:vAlign w:val="center"/>
          </w:tcPr>
          <w:p w14:paraId="3259A2D5" w14:textId="77777777" w:rsidR="00DE577C" w:rsidRDefault="00DE577C" w:rsidP="005E1A08">
            <w:pPr>
              <w:jc w:val="center"/>
            </w:pPr>
            <w:r>
              <w:t>Administración</w:t>
            </w:r>
          </w:p>
        </w:tc>
        <w:tc>
          <w:tcPr>
            <w:tcW w:w="2553" w:type="dxa"/>
            <w:vAlign w:val="center"/>
          </w:tcPr>
          <w:p w14:paraId="33C8A091" w14:textId="77777777" w:rsidR="00DE577C" w:rsidRDefault="00DE577C" w:rsidP="00D94BDF">
            <w:r>
              <w:t>/admin</w:t>
            </w:r>
          </w:p>
        </w:tc>
        <w:tc>
          <w:tcPr>
            <w:tcW w:w="1843" w:type="dxa"/>
            <w:vAlign w:val="center"/>
          </w:tcPr>
          <w:p w14:paraId="32C4B6B0" w14:textId="77777777" w:rsidR="00DE577C" w:rsidRDefault="00DE577C" w:rsidP="005E1A08">
            <w:pPr>
              <w:jc w:val="center"/>
            </w:pPr>
            <w:r>
              <w:t>Admin</w:t>
            </w:r>
          </w:p>
        </w:tc>
        <w:tc>
          <w:tcPr>
            <w:tcW w:w="2518" w:type="dxa"/>
            <w:vAlign w:val="center"/>
          </w:tcPr>
          <w:p w14:paraId="3FA159E0" w14:textId="77777777" w:rsidR="00DE577C" w:rsidRDefault="00DE577C" w:rsidP="00D94BDF">
            <w:r>
              <w:t>Permite gestionar cuentas, roles, estados y restablecimiento de contraseñas.</w:t>
            </w:r>
          </w:p>
        </w:tc>
      </w:tr>
      <w:tr w:rsidR="00DE577C" w14:paraId="27C089F4" w14:textId="77777777" w:rsidTr="005E1A08">
        <w:trPr>
          <w:trHeight w:val="1414"/>
        </w:trPr>
        <w:tc>
          <w:tcPr>
            <w:tcW w:w="1666" w:type="dxa"/>
            <w:vAlign w:val="center"/>
          </w:tcPr>
          <w:p w14:paraId="597CF80F" w14:textId="77777777" w:rsidR="00DE577C" w:rsidRDefault="00DE577C" w:rsidP="005E1A08">
            <w:pPr>
              <w:jc w:val="center"/>
            </w:pPr>
            <w:r>
              <w:lastRenderedPageBreak/>
              <w:t>Sin permisos</w:t>
            </w:r>
          </w:p>
        </w:tc>
        <w:tc>
          <w:tcPr>
            <w:tcW w:w="2553" w:type="dxa"/>
            <w:vAlign w:val="center"/>
          </w:tcPr>
          <w:p w14:paraId="2A45302A" w14:textId="77777777" w:rsidR="00DE577C" w:rsidRDefault="00DE577C" w:rsidP="00D94BDF">
            <w:r>
              <w:t>/unauthorized</w:t>
            </w:r>
          </w:p>
        </w:tc>
        <w:tc>
          <w:tcPr>
            <w:tcW w:w="1843" w:type="dxa"/>
            <w:vAlign w:val="center"/>
          </w:tcPr>
          <w:p w14:paraId="3B55977F" w14:textId="77777777" w:rsidR="00DE577C" w:rsidRDefault="00DE577C" w:rsidP="005E1A08">
            <w:pPr>
              <w:jc w:val="center"/>
            </w:pPr>
            <w:r>
              <w:t>Usuarios autenticados sin rol suficiente</w:t>
            </w:r>
          </w:p>
        </w:tc>
        <w:tc>
          <w:tcPr>
            <w:tcW w:w="2518" w:type="dxa"/>
            <w:vAlign w:val="center"/>
          </w:tcPr>
          <w:p w14:paraId="5DA1AD9D" w14:textId="77777777" w:rsidR="00DE577C" w:rsidRDefault="00DE577C" w:rsidP="00D94BDF">
            <w:r>
              <w:t>Informa de que el usuario no tiene permisos para acceder a una ruta protegida.</w:t>
            </w:r>
          </w:p>
        </w:tc>
      </w:tr>
      <w:tr w:rsidR="00DE577C" w14:paraId="0A0B45AA" w14:textId="77777777" w:rsidTr="005E1A08">
        <w:trPr>
          <w:trHeight w:val="826"/>
        </w:trPr>
        <w:tc>
          <w:tcPr>
            <w:tcW w:w="1666" w:type="dxa"/>
            <w:vAlign w:val="center"/>
          </w:tcPr>
          <w:p w14:paraId="5479B393" w14:textId="77777777" w:rsidR="00DE577C" w:rsidRDefault="00DE577C" w:rsidP="005E1A08">
            <w:pPr>
              <w:jc w:val="center"/>
            </w:pPr>
            <w:r>
              <w:t>No encontrado</w:t>
            </w:r>
          </w:p>
        </w:tc>
        <w:tc>
          <w:tcPr>
            <w:tcW w:w="2553" w:type="dxa"/>
            <w:vAlign w:val="center"/>
          </w:tcPr>
          <w:p w14:paraId="5BEB02EA" w14:textId="77777777" w:rsidR="00DE577C" w:rsidRDefault="00DE577C" w:rsidP="00D94BDF">
            <w:r>
              <w:t>/*</w:t>
            </w:r>
          </w:p>
        </w:tc>
        <w:tc>
          <w:tcPr>
            <w:tcW w:w="1843" w:type="dxa"/>
            <w:vAlign w:val="center"/>
          </w:tcPr>
          <w:p w14:paraId="61DBB627" w14:textId="77777777" w:rsidR="00DE577C" w:rsidRDefault="00DE577C" w:rsidP="005E1A08">
            <w:pPr>
              <w:jc w:val="center"/>
            </w:pPr>
            <w:r>
              <w:t>Todos</w:t>
            </w:r>
          </w:p>
        </w:tc>
        <w:tc>
          <w:tcPr>
            <w:tcW w:w="2518" w:type="dxa"/>
            <w:vAlign w:val="center"/>
          </w:tcPr>
          <w:p w14:paraId="44E7ECA1" w14:textId="77777777" w:rsidR="00DE577C" w:rsidRDefault="00DE577C" w:rsidP="00D94BDF">
            <w:r>
              <w:t>Informa de que la ruta solicitada no existe.</w:t>
            </w:r>
          </w:p>
        </w:tc>
      </w:tr>
    </w:tbl>
    <w:p w14:paraId="576BB03A" w14:textId="27951FA6" w:rsidR="00776A3C" w:rsidRPr="0032689A" w:rsidRDefault="00630FFA">
      <w:pPr>
        <w:pStyle w:val="PiedeTabla"/>
        <w:pPrChange w:id="1989" w:author="Pablo Barrero Cruz" w:date="2026-06-30T13:22:00Z" w16du:dateUtc="2026-06-30T11:22:00Z">
          <w:pPr>
            <w:pStyle w:val="Descripcin"/>
            <w:spacing w:before="360"/>
          </w:pPr>
        </w:pPrChange>
      </w:pPr>
      <w:bookmarkStart w:id="1990" w:name="_Toc233720859"/>
      <w:r>
        <w:t xml:space="preserve">Tabla </w:t>
      </w:r>
      <w:r w:rsidRPr="00630FFA">
        <w:t>5.7.1. Pantallas principales de la interfaz de usuario</w:t>
      </w:r>
      <w:bookmarkEnd w:id="1990"/>
      <w:r w:rsidDel="00DE577C">
        <w:t xml:space="preserve"> </w:t>
      </w:r>
    </w:p>
    <w:p w14:paraId="59548CBE" w14:textId="77777777" w:rsidR="00301196" w:rsidRDefault="00301196" w:rsidP="0032689A">
      <w:pPr>
        <w:pStyle w:val="Ttulo3"/>
      </w:pPr>
      <w:bookmarkStart w:id="1991" w:name="_Toc233728270"/>
      <w:r>
        <w:t>Descripción del Comportamiento de la Interfaz</w:t>
      </w:r>
      <w:bookmarkEnd w:id="1991"/>
    </w:p>
    <w:p w14:paraId="2A4FFD1E" w14:textId="77777777" w:rsidR="008D3FC7" w:rsidRDefault="008D3FC7" w:rsidP="008D3FC7">
      <w:r>
        <w:t>El comportamiento de la interfaz está condicionado por el estado de autenticación, el rol del usuario y el estado de los datos con los que se trabaja. La aplicación debe evitar que el usuario acceda a operaciones no permitidas y mostrar mensajes claros cuando una acción no pueda completarse.</w:t>
      </w:r>
    </w:p>
    <w:p w14:paraId="59AE3FDD" w14:textId="77777777" w:rsidR="008D3FC7" w:rsidRDefault="008D3FC7" w:rsidP="008D3FC7">
      <w:r>
        <w:t>Las operaciones principales se realizan mediante formularios, tablas, diálogos de edición y pantallas de detalle. En general, la interfaz intenta mantener al usuario dentro del contexto de trabajo, mostrando validaciones sin redirigir innecesariamente a otra pantalla.</w:t>
      </w:r>
    </w:p>
    <w:tbl>
      <w:tblPr>
        <w:tblStyle w:val="Tablaconcuadrcula"/>
        <w:tblW w:w="0" w:type="auto"/>
        <w:tblLook w:val="04A0" w:firstRow="1" w:lastRow="0" w:firstColumn="1" w:lastColumn="0" w:noHBand="0" w:noVBand="1"/>
      </w:tblPr>
      <w:tblGrid>
        <w:gridCol w:w="3600"/>
        <w:gridCol w:w="4754"/>
      </w:tblGrid>
      <w:tr w:rsidR="00F0116F" w14:paraId="1AADDFDE" w14:textId="77777777" w:rsidTr="005E1A08">
        <w:trPr>
          <w:trHeight w:val="477"/>
        </w:trPr>
        <w:tc>
          <w:tcPr>
            <w:tcW w:w="8354" w:type="dxa"/>
            <w:gridSpan w:val="2"/>
            <w:shd w:val="clear" w:color="auto" w:fill="DDDDDD" w:themeFill="accent1"/>
            <w:vAlign w:val="center"/>
          </w:tcPr>
          <w:p w14:paraId="427EEF44" w14:textId="38A3F123" w:rsidR="00F0116F" w:rsidRDefault="00F0116F" w:rsidP="005E1A08">
            <w:pPr>
              <w:jc w:val="center"/>
              <w:rPr>
                <w:b/>
              </w:rPr>
            </w:pPr>
            <w:r w:rsidRPr="00F0116F">
              <w:rPr>
                <w:b/>
              </w:rPr>
              <w:t>Comportamiento esperado de la interfaz.</w:t>
            </w:r>
          </w:p>
        </w:tc>
      </w:tr>
      <w:tr w:rsidR="008D3FC7" w14:paraId="186E1856" w14:textId="77777777" w:rsidTr="005E1A08">
        <w:trPr>
          <w:trHeight w:val="477"/>
        </w:trPr>
        <w:tc>
          <w:tcPr>
            <w:tcW w:w="3600" w:type="dxa"/>
            <w:shd w:val="clear" w:color="auto" w:fill="F2F2F2" w:themeFill="background1" w:themeFillShade="F2"/>
            <w:vAlign w:val="center"/>
          </w:tcPr>
          <w:p w14:paraId="2E9153DE" w14:textId="77777777" w:rsidR="008D3FC7" w:rsidRDefault="008D3FC7" w:rsidP="00D94BDF">
            <w:r>
              <w:rPr>
                <w:b/>
              </w:rPr>
              <w:t>Aspecto</w:t>
            </w:r>
          </w:p>
        </w:tc>
        <w:tc>
          <w:tcPr>
            <w:tcW w:w="4754" w:type="dxa"/>
            <w:shd w:val="clear" w:color="auto" w:fill="F2F2F2" w:themeFill="background1" w:themeFillShade="F2"/>
            <w:vAlign w:val="center"/>
          </w:tcPr>
          <w:p w14:paraId="184B3648" w14:textId="77777777" w:rsidR="008D3FC7" w:rsidRDefault="008D3FC7" w:rsidP="00D94BDF">
            <w:r>
              <w:rPr>
                <w:b/>
              </w:rPr>
              <w:t>Comportamiento esperado</w:t>
            </w:r>
          </w:p>
        </w:tc>
      </w:tr>
      <w:tr w:rsidR="008D3FC7" w14:paraId="23528CD8" w14:textId="77777777" w:rsidTr="005E1A08">
        <w:tc>
          <w:tcPr>
            <w:tcW w:w="3600" w:type="dxa"/>
            <w:vAlign w:val="center"/>
          </w:tcPr>
          <w:p w14:paraId="52A86D37" w14:textId="77777777" w:rsidR="008D3FC7" w:rsidRDefault="008D3FC7" w:rsidP="00D94BDF">
            <w:r>
              <w:t>Control de acceso</w:t>
            </w:r>
          </w:p>
        </w:tc>
        <w:tc>
          <w:tcPr>
            <w:tcW w:w="4754" w:type="dxa"/>
            <w:vAlign w:val="center"/>
          </w:tcPr>
          <w:p w14:paraId="2272A5E2" w14:textId="77777777" w:rsidR="008D3FC7" w:rsidRDefault="008D3FC7" w:rsidP="00D94BDF">
            <w:r>
              <w:t>Las rutas protegidas exigen sesión activa. Las rutas de profesorado y administración comprueban además el rol del usuario.</w:t>
            </w:r>
          </w:p>
        </w:tc>
      </w:tr>
      <w:tr w:rsidR="008D3FC7" w14:paraId="50A05445" w14:textId="77777777" w:rsidTr="005E1A08">
        <w:tc>
          <w:tcPr>
            <w:tcW w:w="3600" w:type="dxa"/>
            <w:vAlign w:val="center"/>
          </w:tcPr>
          <w:p w14:paraId="30F207B9" w14:textId="77777777" w:rsidR="008D3FC7" w:rsidRDefault="008D3FC7" w:rsidP="00D94BDF">
            <w:r>
              <w:t>Navegación adaptada al rol</w:t>
            </w:r>
          </w:p>
        </w:tc>
        <w:tc>
          <w:tcPr>
            <w:tcW w:w="4754" w:type="dxa"/>
            <w:vAlign w:val="center"/>
          </w:tcPr>
          <w:p w14:paraId="501F0219" w14:textId="77777777" w:rsidR="008D3FC7" w:rsidRDefault="008D3FC7" w:rsidP="00D94BDF">
            <w:r>
              <w:t>El menú muestra opciones distintas según el estado de autenticación y el rol: alumno, profesor o administrador.</w:t>
            </w:r>
          </w:p>
        </w:tc>
      </w:tr>
      <w:tr w:rsidR="008D3FC7" w14:paraId="4DF8DDDC" w14:textId="77777777" w:rsidTr="005E1A08">
        <w:tc>
          <w:tcPr>
            <w:tcW w:w="3600" w:type="dxa"/>
            <w:vAlign w:val="center"/>
          </w:tcPr>
          <w:p w14:paraId="31CDB714" w14:textId="77777777" w:rsidR="008D3FC7" w:rsidRDefault="008D3FC7" w:rsidP="00D94BDF">
            <w:r>
              <w:t>Navegación “responsive”</w:t>
            </w:r>
          </w:p>
        </w:tc>
        <w:tc>
          <w:tcPr>
            <w:tcW w:w="4754" w:type="dxa"/>
            <w:vAlign w:val="center"/>
          </w:tcPr>
          <w:p w14:paraId="3BF55634" w14:textId="77777777" w:rsidR="008D3FC7" w:rsidRDefault="008D3FC7" w:rsidP="00D94BDF">
            <w:r>
              <w:t>En escritorio se utiliza navegación superior con opciones visibles y menú de desbordamiento; en pantallas pequeñas se utiliza un panel lateral móvil.</w:t>
            </w:r>
          </w:p>
        </w:tc>
      </w:tr>
      <w:tr w:rsidR="008D3FC7" w14:paraId="1AEC6413" w14:textId="77777777" w:rsidTr="005E1A08">
        <w:tc>
          <w:tcPr>
            <w:tcW w:w="3600" w:type="dxa"/>
            <w:vAlign w:val="center"/>
          </w:tcPr>
          <w:p w14:paraId="5F641A03" w14:textId="77777777" w:rsidR="008D3FC7" w:rsidRDefault="008D3FC7" w:rsidP="00D94BDF">
            <w:r>
              <w:t>Validación de formularios</w:t>
            </w:r>
          </w:p>
        </w:tc>
        <w:tc>
          <w:tcPr>
            <w:tcW w:w="4754" w:type="dxa"/>
            <w:vAlign w:val="center"/>
          </w:tcPr>
          <w:p w14:paraId="1E46BDCF" w14:textId="77777777" w:rsidR="008D3FC7" w:rsidRDefault="008D3FC7" w:rsidP="00D94BDF">
            <w:r>
              <w:t>Los formularios muestran errores cuando faltan campos obligatorios, los datos no cumplen el formato esperado o el servidor rechaza la operación.</w:t>
            </w:r>
          </w:p>
        </w:tc>
      </w:tr>
      <w:tr w:rsidR="008D3FC7" w14:paraId="103B528C" w14:textId="77777777" w:rsidTr="005E1A08">
        <w:tc>
          <w:tcPr>
            <w:tcW w:w="3600" w:type="dxa"/>
            <w:vAlign w:val="center"/>
          </w:tcPr>
          <w:p w14:paraId="79C7F761" w14:textId="77777777" w:rsidR="008D3FC7" w:rsidRDefault="008D3FC7" w:rsidP="00D94BDF">
            <w:r>
              <w:t>Mensajes de estado</w:t>
            </w:r>
          </w:p>
        </w:tc>
        <w:tc>
          <w:tcPr>
            <w:tcW w:w="4754" w:type="dxa"/>
            <w:vAlign w:val="center"/>
          </w:tcPr>
          <w:p w14:paraId="076A3336" w14:textId="77777777" w:rsidR="008D3FC7" w:rsidRDefault="008D3FC7" w:rsidP="00D94BDF">
            <w:r>
              <w:t>Las operaciones de carga, error, vacío de datos y confirmación se comunican mediante mensajes visibles en la interfaz.</w:t>
            </w:r>
          </w:p>
        </w:tc>
      </w:tr>
      <w:tr w:rsidR="008D3FC7" w14:paraId="5D0A7749" w14:textId="77777777" w:rsidTr="005E1A08">
        <w:tc>
          <w:tcPr>
            <w:tcW w:w="3600" w:type="dxa"/>
            <w:vAlign w:val="center"/>
          </w:tcPr>
          <w:p w14:paraId="4EDA739D" w14:textId="77777777" w:rsidR="008D3FC7" w:rsidRDefault="008D3FC7" w:rsidP="00D94BDF">
            <w:r>
              <w:t>Prevención de acciones no permitidas</w:t>
            </w:r>
          </w:p>
        </w:tc>
        <w:tc>
          <w:tcPr>
            <w:tcW w:w="4754" w:type="dxa"/>
            <w:vAlign w:val="center"/>
          </w:tcPr>
          <w:p w14:paraId="2D923510" w14:textId="77777777" w:rsidR="008D3FC7" w:rsidRDefault="008D3FC7" w:rsidP="00D94BDF">
            <w:r>
              <w:t>La interfaz deshabilita o bloquea operaciones que no son válidas en el estado actual, por ejemplo publicar cuestionarios incompletos o exportar sin intentos.</w:t>
            </w:r>
          </w:p>
        </w:tc>
      </w:tr>
      <w:tr w:rsidR="008D3FC7" w14:paraId="1D460D85" w14:textId="77777777" w:rsidTr="005E1A08">
        <w:tc>
          <w:tcPr>
            <w:tcW w:w="3600" w:type="dxa"/>
            <w:vAlign w:val="center"/>
          </w:tcPr>
          <w:p w14:paraId="758F0881" w14:textId="77777777" w:rsidR="008D3FC7" w:rsidRDefault="008D3FC7" w:rsidP="00D94BDF">
            <w:r>
              <w:lastRenderedPageBreak/>
              <w:t>Soporte matemático</w:t>
            </w:r>
          </w:p>
        </w:tc>
        <w:tc>
          <w:tcPr>
            <w:tcW w:w="4754" w:type="dxa"/>
            <w:vAlign w:val="center"/>
          </w:tcPr>
          <w:p w14:paraId="0B4626AA" w14:textId="77777777" w:rsidR="008D3FC7" w:rsidRDefault="008D3FC7" w:rsidP="00D94BDF">
            <w:r>
              <w:t>Las pantallas de edición y revisión muestran contenido matemático mediante renderizado de notación LaTeX cuando procede.</w:t>
            </w:r>
          </w:p>
        </w:tc>
      </w:tr>
      <w:tr w:rsidR="008D3FC7" w14:paraId="1C027540" w14:textId="77777777" w:rsidTr="005E1A08">
        <w:tc>
          <w:tcPr>
            <w:tcW w:w="3600" w:type="dxa"/>
            <w:vAlign w:val="center"/>
          </w:tcPr>
          <w:p w14:paraId="23815EEA" w14:textId="77777777" w:rsidR="008D3FC7" w:rsidRDefault="008D3FC7" w:rsidP="00D94BDF">
            <w:r>
              <w:t>Internacionalización</w:t>
            </w:r>
          </w:p>
        </w:tc>
        <w:tc>
          <w:tcPr>
            <w:tcW w:w="4754" w:type="dxa"/>
            <w:vAlign w:val="center"/>
          </w:tcPr>
          <w:p w14:paraId="3523084E" w14:textId="77777777" w:rsidR="008D3FC7" w:rsidRDefault="008D3FC7" w:rsidP="00D94BDF">
            <w:r>
              <w:t>La interfaz está preparada para español e inglés mediante recursos de traducción centralizados.</w:t>
            </w:r>
          </w:p>
        </w:tc>
      </w:tr>
    </w:tbl>
    <w:p w14:paraId="3CFDE100" w14:textId="30F20CE4" w:rsidR="00630FFA" w:rsidRDefault="00630FFA">
      <w:pPr>
        <w:pStyle w:val="PiedeTabla"/>
        <w:pPrChange w:id="1992" w:author="Pablo Barrero Cruz" w:date="2026-06-30T13:22:00Z" w16du:dateUtc="2026-06-30T11:22:00Z">
          <w:pPr>
            <w:pStyle w:val="Descripcin"/>
            <w:spacing w:before="360"/>
          </w:pPr>
        </w:pPrChange>
      </w:pPr>
      <w:bookmarkStart w:id="1993" w:name="_Toc233720860"/>
      <w:r>
        <w:t xml:space="preserve">Tabla </w:t>
      </w:r>
      <w:r w:rsidRPr="00630FFA">
        <w:t>5.7.2. Comportamiento esperado de la interfaz</w:t>
      </w:r>
      <w:bookmarkEnd w:id="1993"/>
    </w:p>
    <w:p w14:paraId="1E3484CC" w14:textId="77777777" w:rsidR="00BA4D34" w:rsidRDefault="00BA4D34" w:rsidP="00BA4D34">
      <w:pPr>
        <w:pStyle w:val="Ttulo3"/>
      </w:pPr>
      <w:bookmarkStart w:id="1994" w:name="_Toc233728271"/>
      <w:r w:rsidRPr="00BA4D34">
        <w:t>Diagrama de Navegabilidad</w:t>
      </w:r>
      <w:bookmarkEnd w:id="1994"/>
    </w:p>
    <w:p w14:paraId="1DEA325D" w14:textId="77777777" w:rsidR="008D3FC7" w:rsidRDefault="008D3FC7" w:rsidP="008D3FC7">
      <w:r>
        <w:t>El siguiente diagrama resume la navegación principal de la aplicación. No representa todos los diálogos internos ni acciones secundarias, sino las transiciones más importantes entre pantallas.</w:t>
      </w:r>
    </w:p>
    <w:p w14:paraId="4DDEED38" w14:textId="77DB2147" w:rsidR="0032689A" w:rsidRDefault="008D3FC7" w:rsidP="005E1A08">
      <w:r>
        <w:rPr>
          <w:noProof/>
        </w:rPr>
        <w:drawing>
          <wp:inline distT="0" distB="0" distL="0" distR="0" wp14:anchorId="777B35F1" wp14:editId="61738B8B">
            <wp:extent cx="5311140" cy="2068830"/>
            <wp:effectExtent l="0" t="0" r="0" b="0"/>
            <wp:docPr id="1"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11140" cy="2068830"/>
                    </a:xfrm>
                    <a:prstGeom prst="rect">
                      <a:avLst/>
                    </a:prstGeom>
                    <a:noFill/>
                    <a:ln>
                      <a:noFill/>
                    </a:ln>
                  </pic:spPr>
                </pic:pic>
              </a:graphicData>
            </a:graphic>
          </wp:inline>
        </w:drawing>
      </w:r>
    </w:p>
    <w:p w14:paraId="7C3F4CFD" w14:textId="2C988D97" w:rsidR="0024104A" w:rsidRPr="005E1A08" w:rsidRDefault="00F0116F">
      <w:pPr>
        <w:pStyle w:val="PiedeTabla"/>
        <w:pPrChange w:id="1995" w:author="Pablo Barrero Cruz" w:date="2026-06-30T13:22:00Z" w16du:dateUtc="2026-06-30T11:22:00Z">
          <w:pPr>
            <w:jc w:val="center"/>
          </w:pPr>
        </w:pPrChange>
      </w:pPr>
      <w:bookmarkStart w:id="1996" w:name="_Toc233720861"/>
      <w:r w:rsidRPr="005E1A08">
        <w:rPr>
          <w:rStyle w:val="nfasisintenso"/>
        </w:rPr>
        <w:t>Figura 5.</w:t>
      </w:r>
      <w:r>
        <w:rPr>
          <w:rStyle w:val="nfasisintenso"/>
        </w:rPr>
        <w:t>7.1</w:t>
      </w:r>
      <w:r w:rsidR="007366EF">
        <w:rPr>
          <w:rStyle w:val="nfasisintenso"/>
        </w:rPr>
        <w:t>.</w:t>
      </w:r>
      <w:r w:rsidRPr="005E1A08">
        <w:rPr>
          <w:rStyle w:val="nfasisintenso"/>
        </w:rPr>
        <w:t xml:space="preserve"> Diagrama de navegabilidad de la aplicación.</w:t>
      </w:r>
      <w:bookmarkEnd w:id="1996"/>
    </w:p>
    <w:p w14:paraId="23798956" w14:textId="77777777" w:rsidR="00301196" w:rsidRDefault="00301196" w:rsidP="0032689A">
      <w:pPr>
        <w:pStyle w:val="Ttulo2"/>
      </w:pPr>
      <w:bookmarkStart w:id="1997" w:name="_Toc233728272"/>
      <w:r>
        <w:t>Especificación del Plan de Pruebas</w:t>
      </w:r>
      <w:bookmarkEnd w:id="1997"/>
    </w:p>
    <w:p w14:paraId="091F693C" w14:textId="77777777" w:rsidR="00A67A98" w:rsidRDefault="00A67A98" w:rsidP="00A67A98">
      <w:r>
        <w:rPr>
          <w:lang w:eastAsia="es-ES" w:bidi="es-ES"/>
        </w:rPr>
        <w:t>El plan de pruebas tiene como objetivo comprobar que el sistema desarrollado cumple los requisitos funcionales y no funcionales definidos en el análisis. Para ello se combinan pruebas automatizadas, revisión manual de los flujos principales y pruebas orientadas a usabilidad, accesibilidad y rendimiento básico.</w:t>
      </w:r>
    </w:p>
    <w:p w14:paraId="1514D54E" w14:textId="73126979" w:rsidR="00A67A98" w:rsidRDefault="00A67A98" w:rsidP="00A67A98">
      <w:r>
        <w:rPr>
          <w:lang w:eastAsia="es-ES" w:bidi="es-ES"/>
        </w:rPr>
        <w:t>La aplicación se compone de un “frontend” React y un “backend” NestJS, por lo que las pruebas se organizan por capas. En el “backend” se validan servicios, controladores, utilidades de corrección, reglas de acceso, sesiones y persistencia. En el “frontend” se validan componentes, páginas, servicios de comunicación con la API, formularios, navegación protegida y comportamiento visible para el usuario. Además, se plantean pruebas de integración y sistema para comprobar los flujos completos entre ambos lados de la aplicación.</w:t>
      </w:r>
    </w:p>
    <w:p w14:paraId="5B47BD29" w14:textId="592DF94E" w:rsidR="00A67A98" w:rsidRDefault="00A67A98" w:rsidP="00A67A98">
      <w:r>
        <w:rPr>
          <w:lang w:eastAsia="es-ES" w:bidi="es-ES"/>
        </w:rPr>
        <w:t xml:space="preserve">El entorno de referencia para la ejecución de pruebas es una máquina de desarrollo local con Node.js, npm, MariaDB y MongoDB, o bien el entorno reproducible definido mediante “Docker Compose”. Para las pruebas automatizadas se utilizan Jest en “backend” y Vitest junto con </w:t>
      </w:r>
      <w:r>
        <w:rPr>
          <w:lang w:eastAsia="es-ES" w:bidi="es-ES"/>
        </w:rPr>
        <w:lastRenderedPageBreak/>
        <w:t>Testing Library en “frontend”. Las pruebas de construcción y calidad se complementan con comandos de compilación y “lintado”.</w:t>
      </w:r>
    </w:p>
    <w:p w14:paraId="405EE70E" w14:textId="629F298C" w:rsidR="00A67A98" w:rsidRDefault="00A67A98" w:rsidP="00A67A98">
      <w:r>
        <w:rPr>
          <w:lang w:eastAsia="es-ES" w:bidi="es-ES"/>
        </w:rPr>
        <w:t xml:space="preserve">Las pruebas contempladas se agrupan en </w:t>
      </w:r>
      <w:r w:rsidR="000241A8">
        <w:rPr>
          <w:lang w:eastAsia="es-ES" w:bidi="es-ES"/>
        </w:rPr>
        <w:t>seis</w:t>
      </w:r>
      <w:r>
        <w:rPr>
          <w:lang w:eastAsia="es-ES" w:bidi="es-ES"/>
        </w:rPr>
        <w:t xml:space="preserve"> bloques: </w:t>
      </w:r>
    </w:p>
    <w:p w14:paraId="46BF1D9B" w14:textId="03C10742" w:rsidR="00A67A98" w:rsidRDefault="00A67A98" w:rsidP="005E1A08">
      <w:pPr>
        <w:pStyle w:val="Prrafodelista"/>
        <w:numPr>
          <w:ilvl w:val="0"/>
          <w:numId w:val="53"/>
        </w:numPr>
      </w:pPr>
      <w:r w:rsidRPr="005E1A08">
        <w:rPr>
          <w:b/>
          <w:bCs/>
        </w:rPr>
        <w:t>Pruebas unitarias</w:t>
      </w:r>
      <w:r>
        <w:t>: permiten comprobar funciones, servicios, utilidades y componentes de forma aislada. En el proyecto se aplican sobre la lógica de autenticación, validación de preguntas, corrección automática, generación de preguntas paramétricas, cálculo de analíticas, componentes de interfaz y utilidades compartidas.</w:t>
      </w:r>
    </w:p>
    <w:p w14:paraId="1BCA3364" w14:textId="3D4AFD0D" w:rsidR="00A67A98" w:rsidRDefault="00A67A98">
      <w:pPr>
        <w:pStyle w:val="Prrafodelista"/>
        <w:numPr>
          <w:ilvl w:val="0"/>
          <w:numId w:val="53"/>
        </w:numPr>
      </w:pPr>
      <w:r w:rsidRPr="005E1A08">
        <w:rPr>
          <w:b/>
          <w:bCs/>
        </w:rPr>
        <w:t>Pruebas de integración:</w:t>
      </w:r>
      <w:r>
        <w:t xml:space="preserve"> verifican que varios módulos funcionan correctamente cuando trabajan juntos. Son especialmente importantes en flujos como el inicio de sesión, la creación de cuestionarios, la resolución de intentos, la consulta de resultados o la exportación de datos.</w:t>
      </w:r>
    </w:p>
    <w:p w14:paraId="67CB66E8" w14:textId="374FBF7E" w:rsidR="000241A8" w:rsidRDefault="000241A8" w:rsidP="005E1A08">
      <w:pPr>
        <w:pStyle w:val="Prrafodelista"/>
        <w:numPr>
          <w:ilvl w:val="0"/>
          <w:numId w:val="53"/>
        </w:numPr>
      </w:pPr>
      <w:r w:rsidRPr="005E1A08">
        <w:rPr>
          <w:b/>
          <w:bCs/>
        </w:rPr>
        <w:t xml:space="preserve">Pruebas de </w:t>
      </w:r>
      <w:commentRangeStart w:id="1998"/>
      <w:commentRangeStart w:id="1999"/>
      <w:r w:rsidRPr="005E1A08">
        <w:rPr>
          <w:b/>
          <w:bCs/>
        </w:rPr>
        <w:t>rendimiento</w:t>
      </w:r>
      <w:del w:id="2000" w:author="Pablo Barrero Cruz" w:date="2026-06-17T11:29:00Z" w16du:dateUtc="2026-06-17T09:29:00Z">
        <w:r w:rsidRPr="005E1A08" w:rsidDel="006C64D0">
          <w:rPr>
            <w:b/>
            <w:bCs/>
          </w:rPr>
          <w:delText xml:space="preserve"> básico</w:delText>
        </w:r>
        <w:commentRangeEnd w:id="1998"/>
        <w:r w:rsidR="007F11AB" w:rsidRPr="005E1A08" w:rsidDel="006C64D0">
          <w:rPr>
            <w:rStyle w:val="Refdecomentario"/>
            <w:b/>
            <w:bCs/>
            <w:sz w:val="22"/>
            <w:szCs w:val="22"/>
          </w:rPr>
          <w:commentReference w:id="1998"/>
        </w:r>
        <w:commentRangeEnd w:id="1999"/>
        <w:r w:rsidR="005A1474" w:rsidRPr="005E1A08" w:rsidDel="006C64D0">
          <w:rPr>
            <w:rStyle w:val="Refdecomentario"/>
            <w:b/>
            <w:bCs/>
            <w:sz w:val="22"/>
            <w:szCs w:val="22"/>
          </w:rPr>
          <w:commentReference w:id="1999"/>
        </w:r>
      </w:del>
      <w:r w:rsidRPr="005E1A08">
        <w:rPr>
          <w:b/>
          <w:bCs/>
        </w:rPr>
        <w:t>:</w:t>
      </w:r>
      <w:r w:rsidRPr="000241A8">
        <w:t xml:space="preserve"> comprueban que la aplicación responde de forma razonable en los escenarios habituales, como carga de listados, resolución de cuestionarios, consulta de historial, analíticas y arranque del entorno </w:t>
      </w:r>
      <w:ins w:id="2001" w:author="Pablo Barrero Cruz" w:date="2026-06-17T11:29:00Z" w16du:dateUtc="2026-06-17T09:29:00Z">
        <w:r w:rsidR="00D92D5E">
          <w:t>“</w:t>
        </w:r>
      </w:ins>
      <w:r w:rsidRPr="000241A8">
        <w:t>dockerizado</w:t>
      </w:r>
      <w:ins w:id="2002" w:author="Pablo Barrero Cruz" w:date="2026-06-17T11:29:00Z" w16du:dateUtc="2026-06-17T09:29:00Z">
        <w:r w:rsidR="00D92D5E">
          <w:t>”</w:t>
        </w:r>
      </w:ins>
      <w:r w:rsidRPr="000241A8">
        <w:t>.</w:t>
      </w:r>
    </w:p>
    <w:p w14:paraId="3777C4AE" w14:textId="480CE521" w:rsidR="00A67A98" w:rsidRDefault="00A67A98" w:rsidP="005E1A08">
      <w:pPr>
        <w:pStyle w:val="Prrafodelista"/>
        <w:numPr>
          <w:ilvl w:val="0"/>
          <w:numId w:val="53"/>
        </w:numPr>
      </w:pPr>
      <w:r w:rsidRPr="005E1A08">
        <w:rPr>
          <w:b/>
          <w:bCs/>
        </w:rPr>
        <w:t>Pruebas del sistema:</w:t>
      </w:r>
      <w:r>
        <w:t xml:space="preserve"> validan la aplicación completa desde el punto de vista del usuario final. En este caso se centran en comprobar que los flujos principales del alumnado, profesorado y administración pueden realizarse correctamente en el entorno local o </w:t>
      </w:r>
      <w:ins w:id="2003" w:author="Pablo Barrero Cruz" w:date="2026-06-17T11:29:00Z" w16du:dateUtc="2026-06-17T09:29:00Z">
        <w:r w:rsidR="00D92D5E">
          <w:t>“</w:t>
        </w:r>
      </w:ins>
      <w:r>
        <w:t>dockerizado</w:t>
      </w:r>
      <w:ins w:id="2004" w:author="Pablo Barrero Cruz" w:date="2026-06-17T11:29:00Z" w16du:dateUtc="2026-06-17T09:29:00Z">
        <w:r w:rsidR="00D92D5E">
          <w:t>”</w:t>
        </w:r>
      </w:ins>
      <w:r>
        <w:t>.</w:t>
      </w:r>
    </w:p>
    <w:p w14:paraId="23CB7E4F" w14:textId="77777777" w:rsidR="00A67A98" w:rsidRDefault="00A67A98" w:rsidP="00A67A98">
      <w:pPr>
        <w:pStyle w:val="Prrafodelista"/>
        <w:numPr>
          <w:ilvl w:val="0"/>
          <w:numId w:val="53"/>
        </w:numPr>
      </w:pPr>
      <w:r w:rsidRPr="005E1A08">
        <w:rPr>
          <w:b/>
          <w:bCs/>
        </w:rPr>
        <w:t>Pruebas de usabilidad y accesibilidad:</w:t>
      </w:r>
      <w:r>
        <w:t xml:space="preserve"> revisan si la interfaz es clara, comprensible y adecuada para los perfiles previstos. Se comprueban aspectos como navegación por rol, formularios, mensajes de error, adaptación a distintos tamaños de pantalla, legibilidad y presentación del contenido matemático.</w:t>
      </w:r>
    </w:p>
    <w:p w14:paraId="391B33F3" w14:textId="405E89AB" w:rsidR="00A67A98" w:rsidRDefault="00A67A98" w:rsidP="005E1A08">
      <w:pPr>
        <w:pStyle w:val="Prrafodelista"/>
        <w:numPr>
          <w:ilvl w:val="0"/>
          <w:numId w:val="53"/>
        </w:numPr>
      </w:pPr>
      <w:r>
        <w:rPr>
          <w:b/>
          <w:bCs/>
        </w:rPr>
        <w:t xml:space="preserve">Pruebas de código y validación automática: </w:t>
      </w:r>
      <w:r w:rsidRPr="005E1A08">
        <w:t>permiten detectar errores de compilación, “lintado”, regresiones en pruebas automatizadas y problemas de empaquetado. Incluyen comandos como “build”, “lint”, “test”, pruebas de cobertura, pruebas de extremo a extremo y validación del despliegue con “Docker Compose”.</w:t>
      </w:r>
    </w:p>
    <w:p w14:paraId="370A9CB8" w14:textId="67712323" w:rsidR="00A67A98" w:rsidRDefault="00A67A98" w:rsidP="00A67A98">
      <w:pPr>
        <w:pStyle w:val="Ttulo3"/>
      </w:pPr>
      <w:bookmarkStart w:id="2005" w:name="_Toc233728273"/>
      <w:r>
        <w:rPr>
          <w:lang w:eastAsia="es-ES" w:bidi="es-ES"/>
        </w:rPr>
        <w:t>Pruebas Unitarias</w:t>
      </w:r>
      <w:bookmarkEnd w:id="2005"/>
    </w:p>
    <w:p w14:paraId="2D2B0E0B" w14:textId="2385E8A9" w:rsidR="00A67A98" w:rsidRDefault="00A67A98" w:rsidP="00A67A98">
      <w:r>
        <w:rPr>
          <w:lang w:eastAsia="es-ES" w:bidi="es-ES"/>
        </w:rPr>
        <w:t>Las pruebas unitarias verifican piezas concretas del sistema de forma aislada. En el “backend” se aplican principalmente sobre servicios, controladores, validadores, entidades y utilidades de corrección. En el “frontend” se aplican sobre componentes, “hooks”, páginas, servicios de API, utilidades de validación, navegación y renderizado matemático.</w:t>
      </w:r>
    </w:p>
    <w:p w14:paraId="67C6959C" w14:textId="77777777" w:rsidR="00A67A98" w:rsidRDefault="00A67A98" w:rsidP="00A67A98">
      <w:r>
        <w:rPr>
          <w:lang w:eastAsia="es-ES" w:bidi="es-ES"/>
        </w:rPr>
        <w:t>Este tipo de prueba es especialmente importante porque el sistema contiene reglas con bastante lógica interna: control de roles, caducidad de sesiones, validación de preguntas según tipo, generación de variantes paramétricas, corrección automática, visibilidad del “feedback” y cálculo de analíticas. Al probar estas partes de forma aislada se reduce el riesgo de introducir regresiones al modificar una funcionalidad concreta.</w:t>
      </w:r>
    </w:p>
    <w:p w14:paraId="6E6B3B05" w14:textId="22448DAF" w:rsidR="00A67A98" w:rsidRDefault="00A67A98" w:rsidP="00A67A98">
      <w:pPr>
        <w:rPr>
          <w:lang w:eastAsia="es-ES" w:bidi="es-ES"/>
        </w:rPr>
      </w:pPr>
      <w:r>
        <w:rPr>
          <w:lang w:eastAsia="es-ES" w:bidi="es-ES"/>
        </w:rPr>
        <w:t xml:space="preserve">En el “backend”, las pruebas unitarias se ejecutan mediante Jest. En el “frontend”, se ejecutan mediante Vitest y Testing Library. El repositorio incluye pruebas automatizadas para los </w:t>
      </w:r>
      <w:r>
        <w:rPr>
          <w:lang w:eastAsia="es-ES" w:bidi="es-ES"/>
        </w:rPr>
        <w:lastRenderedPageBreak/>
        <w:t>principales módulos del sistema y estas se ejecutan durante las fases de validación del proyecto.</w:t>
      </w:r>
    </w:p>
    <w:tbl>
      <w:tblPr>
        <w:tblStyle w:val="Tablaconcuadrcula"/>
        <w:tblpPr w:leftFromText="141" w:rightFromText="141" w:vertAnchor="text" w:horzAnchor="margin" w:tblpY="42"/>
        <w:tblW w:w="0" w:type="auto"/>
        <w:tblLook w:val="04A0" w:firstRow="1" w:lastRow="0" w:firstColumn="1" w:lastColumn="0" w:noHBand="0" w:noVBand="1"/>
      </w:tblPr>
      <w:tblGrid>
        <w:gridCol w:w="998"/>
        <w:gridCol w:w="1911"/>
        <w:gridCol w:w="2716"/>
        <w:gridCol w:w="2729"/>
      </w:tblGrid>
      <w:tr w:rsidR="00630FFA" w14:paraId="2B5E26CC" w14:textId="77777777">
        <w:trPr>
          <w:trHeight w:val="562"/>
        </w:trPr>
        <w:tc>
          <w:tcPr>
            <w:tcW w:w="8354" w:type="dxa"/>
            <w:gridSpan w:val="4"/>
            <w:shd w:val="clear" w:color="auto" w:fill="DDDDDD" w:themeFill="accent1"/>
            <w:vAlign w:val="center"/>
          </w:tcPr>
          <w:p w14:paraId="209265F5" w14:textId="2C043A6E" w:rsidR="00630FFA" w:rsidRDefault="00630FFA" w:rsidP="005E1A08">
            <w:pPr>
              <w:jc w:val="center"/>
              <w:rPr>
                <w:b/>
                <w:sz w:val="18"/>
                <w:lang w:eastAsia="es-ES" w:bidi="es-ES"/>
              </w:rPr>
            </w:pPr>
            <w:r w:rsidRPr="00630FFA">
              <w:rPr>
                <w:b/>
                <w:sz w:val="18"/>
                <w:lang w:eastAsia="es-ES" w:bidi="es-ES"/>
              </w:rPr>
              <w:t>Pruebas unitarias del “backend”</w:t>
            </w:r>
          </w:p>
        </w:tc>
      </w:tr>
      <w:tr w:rsidR="00A67A98" w14:paraId="62837148" w14:textId="77777777" w:rsidTr="005E1A08">
        <w:trPr>
          <w:trHeight w:val="562"/>
        </w:trPr>
        <w:tc>
          <w:tcPr>
            <w:tcW w:w="998" w:type="dxa"/>
            <w:shd w:val="clear" w:color="auto" w:fill="F2F2F2" w:themeFill="background1" w:themeFillShade="F2"/>
            <w:vAlign w:val="center"/>
          </w:tcPr>
          <w:p w14:paraId="5F192C38" w14:textId="77777777" w:rsidR="00A67A98" w:rsidRDefault="00A67A98" w:rsidP="005E1A08">
            <w:pPr>
              <w:jc w:val="left"/>
            </w:pPr>
            <w:r>
              <w:rPr>
                <w:b/>
                <w:sz w:val="18"/>
                <w:lang w:eastAsia="es-ES" w:bidi="es-ES"/>
              </w:rPr>
              <w:t>Código</w:t>
            </w:r>
          </w:p>
        </w:tc>
        <w:tc>
          <w:tcPr>
            <w:tcW w:w="1911" w:type="dxa"/>
            <w:shd w:val="clear" w:color="auto" w:fill="F2F2F2" w:themeFill="background1" w:themeFillShade="F2"/>
            <w:vAlign w:val="center"/>
          </w:tcPr>
          <w:p w14:paraId="63C24412" w14:textId="77777777" w:rsidR="00A67A98" w:rsidRDefault="00A67A98" w:rsidP="005E1A08">
            <w:pPr>
              <w:jc w:val="left"/>
            </w:pPr>
            <w:r>
              <w:rPr>
                <w:b/>
                <w:sz w:val="18"/>
                <w:lang w:eastAsia="es-ES" w:bidi="es-ES"/>
              </w:rPr>
              <w:t>Elemento probado</w:t>
            </w:r>
          </w:p>
        </w:tc>
        <w:tc>
          <w:tcPr>
            <w:tcW w:w="2716" w:type="dxa"/>
            <w:shd w:val="clear" w:color="auto" w:fill="F2F2F2" w:themeFill="background1" w:themeFillShade="F2"/>
            <w:vAlign w:val="center"/>
          </w:tcPr>
          <w:p w14:paraId="2EBA5DAD" w14:textId="77777777" w:rsidR="00A67A98" w:rsidRDefault="00A67A98" w:rsidP="005E1A08">
            <w:pPr>
              <w:jc w:val="left"/>
            </w:pPr>
            <w:r>
              <w:rPr>
                <w:b/>
                <w:sz w:val="18"/>
                <w:lang w:eastAsia="es-ES" w:bidi="es-ES"/>
              </w:rPr>
              <w:t>Entrada o situación</w:t>
            </w:r>
          </w:p>
        </w:tc>
        <w:tc>
          <w:tcPr>
            <w:tcW w:w="2729" w:type="dxa"/>
            <w:shd w:val="clear" w:color="auto" w:fill="F2F2F2" w:themeFill="background1" w:themeFillShade="F2"/>
            <w:vAlign w:val="center"/>
          </w:tcPr>
          <w:p w14:paraId="3EA88858" w14:textId="77777777" w:rsidR="00A67A98" w:rsidRDefault="00A67A98" w:rsidP="005E1A08">
            <w:pPr>
              <w:jc w:val="left"/>
            </w:pPr>
            <w:r>
              <w:rPr>
                <w:b/>
                <w:sz w:val="18"/>
                <w:lang w:eastAsia="es-ES" w:bidi="es-ES"/>
              </w:rPr>
              <w:t>Resultado esperado</w:t>
            </w:r>
          </w:p>
        </w:tc>
      </w:tr>
      <w:tr w:rsidR="00A67A98" w14:paraId="0786814D" w14:textId="77777777" w:rsidTr="005E1A08">
        <w:tc>
          <w:tcPr>
            <w:tcW w:w="998" w:type="dxa"/>
            <w:vAlign w:val="center"/>
          </w:tcPr>
          <w:p w14:paraId="679DC4C6" w14:textId="77777777" w:rsidR="00A67A98" w:rsidRDefault="00A67A98" w:rsidP="005E1A08">
            <w:pPr>
              <w:jc w:val="left"/>
            </w:pPr>
            <w:r>
              <w:rPr>
                <w:sz w:val="18"/>
                <w:lang w:eastAsia="es-ES" w:bidi="es-ES"/>
              </w:rPr>
              <w:t>PU-B01</w:t>
            </w:r>
          </w:p>
        </w:tc>
        <w:tc>
          <w:tcPr>
            <w:tcW w:w="1911" w:type="dxa"/>
            <w:vAlign w:val="center"/>
          </w:tcPr>
          <w:p w14:paraId="2A92D62B" w14:textId="77777777" w:rsidR="00A67A98" w:rsidRDefault="00A67A98" w:rsidP="005E1A08">
            <w:pPr>
              <w:jc w:val="left"/>
            </w:pPr>
            <w:r>
              <w:rPr>
                <w:sz w:val="18"/>
                <w:lang w:eastAsia="es-ES" w:bidi="es-ES"/>
              </w:rPr>
              <w:t>Autenticación</w:t>
            </w:r>
          </w:p>
        </w:tc>
        <w:tc>
          <w:tcPr>
            <w:tcW w:w="2716" w:type="dxa"/>
            <w:vAlign w:val="center"/>
          </w:tcPr>
          <w:p w14:paraId="5E2EFB39" w14:textId="77777777" w:rsidR="00A67A98" w:rsidRDefault="00A67A98" w:rsidP="005E1A08">
            <w:pPr>
              <w:jc w:val="left"/>
            </w:pPr>
            <w:r>
              <w:rPr>
                <w:sz w:val="18"/>
                <w:lang w:eastAsia="es-ES" w:bidi="es-ES"/>
              </w:rPr>
              <w:t>Credenciales válidas y usuario activo.</w:t>
            </w:r>
          </w:p>
        </w:tc>
        <w:tc>
          <w:tcPr>
            <w:tcW w:w="2729" w:type="dxa"/>
            <w:vAlign w:val="center"/>
          </w:tcPr>
          <w:p w14:paraId="4B689E1C" w14:textId="77777777" w:rsidR="00A67A98" w:rsidRDefault="00A67A98" w:rsidP="005E1A08">
            <w:pPr>
              <w:jc w:val="left"/>
            </w:pPr>
            <w:r>
              <w:rPr>
                <w:sz w:val="18"/>
                <w:lang w:eastAsia="es-ES" w:bidi="es-ES"/>
              </w:rPr>
              <w:t>Se genera una sesión válida y se devuelve información pública del usuario.</w:t>
            </w:r>
          </w:p>
        </w:tc>
      </w:tr>
      <w:tr w:rsidR="00A67A98" w14:paraId="031506B3" w14:textId="77777777" w:rsidTr="005E1A08">
        <w:tc>
          <w:tcPr>
            <w:tcW w:w="998" w:type="dxa"/>
            <w:vAlign w:val="center"/>
          </w:tcPr>
          <w:p w14:paraId="4E1B1461" w14:textId="77777777" w:rsidR="00A67A98" w:rsidRDefault="00A67A98" w:rsidP="005E1A08">
            <w:pPr>
              <w:jc w:val="left"/>
            </w:pPr>
            <w:r>
              <w:rPr>
                <w:sz w:val="18"/>
                <w:lang w:eastAsia="es-ES" w:bidi="es-ES"/>
              </w:rPr>
              <w:t>PU-B02</w:t>
            </w:r>
          </w:p>
        </w:tc>
        <w:tc>
          <w:tcPr>
            <w:tcW w:w="1911" w:type="dxa"/>
            <w:vAlign w:val="center"/>
          </w:tcPr>
          <w:p w14:paraId="7FE9A9EC" w14:textId="77777777" w:rsidR="00A67A98" w:rsidRDefault="00A67A98" w:rsidP="005E1A08">
            <w:pPr>
              <w:jc w:val="left"/>
            </w:pPr>
            <w:r>
              <w:rPr>
                <w:sz w:val="18"/>
                <w:lang w:eastAsia="es-ES" w:bidi="es-ES"/>
              </w:rPr>
              <w:t>Autenticación</w:t>
            </w:r>
          </w:p>
        </w:tc>
        <w:tc>
          <w:tcPr>
            <w:tcW w:w="2716" w:type="dxa"/>
            <w:vAlign w:val="center"/>
          </w:tcPr>
          <w:p w14:paraId="4228B706" w14:textId="77777777" w:rsidR="00A67A98" w:rsidRDefault="00A67A98" w:rsidP="005E1A08">
            <w:pPr>
              <w:jc w:val="left"/>
            </w:pPr>
            <w:r>
              <w:rPr>
                <w:sz w:val="18"/>
                <w:lang w:eastAsia="es-ES" w:bidi="es-ES"/>
              </w:rPr>
              <w:t>Credenciales incorrectas o usuario desactivado.</w:t>
            </w:r>
          </w:p>
        </w:tc>
        <w:tc>
          <w:tcPr>
            <w:tcW w:w="2729" w:type="dxa"/>
            <w:vAlign w:val="center"/>
          </w:tcPr>
          <w:p w14:paraId="2F02376C" w14:textId="77777777" w:rsidR="00A67A98" w:rsidRDefault="00A67A98" w:rsidP="005E1A08">
            <w:pPr>
              <w:jc w:val="left"/>
            </w:pPr>
            <w:r>
              <w:rPr>
                <w:sz w:val="18"/>
                <w:lang w:eastAsia="es-ES" w:bidi="es-ES"/>
              </w:rPr>
              <w:t>Se rechaza el acceso y se devuelve un error controlado.</w:t>
            </w:r>
          </w:p>
        </w:tc>
      </w:tr>
      <w:tr w:rsidR="00A67A98" w14:paraId="6324D0C0" w14:textId="77777777" w:rsidTr="005E1A08">
        <w:tc>
          <w:tcPr>
            <w:tcW w:w="998" w:type="dxa"/>
            <w:vAlign w:val="center"/>
          </w:tcPr>
          <w:p w14:paraId="58AEBA0C" w14:textId="77777777" w:rsidR="00A67A98" w:rsidRDefault="00A67A98" w:rsidP="005E1A08">
            <w:pPr>
              <w:jc w:val="left"/>
            </w:pPr>
            <w:r>
              <w:rPr>
                <w:sz w:val="18"/>
                <w:lang w:eastAsia="es-ES" w:bidi="es-ES"/>
              </w:rPr>
              <w:t>PU-B03</w:t>
            </w:r>
          </w:p>
        </w:tc>
        <w:tc>
          <w:tcPr>
            <w:tcW w:w="1911" w:type="dxa"/>
            <w:vAlign w:val="center"/>
          </w:tcPr>
          <w:p w14:paraId="422440F8" w14:textId="77777777" w:rsidR="00A67A98" w:rsidRDefault="00A67A98" w:rsidP="005E1A08">
            <w:pPr>
              <w:jc w:val="left"/>
            </w:pPr>
            <w:r>
              <w:rPr>
                <w:sz w:val="18"/>
                <w:lang w:eastAsia="es-ES" w:bidi="es-ES"/>
              </w:rPr>
              <w:t>Gestión de sesiones</w:t>
            </w:r>
          </w:p>
        </w:tc>
        <w:tc>
          <w:tcPr>
            <w:tcW w:w="2716" w:type="dxa"/>
            <w:vAlign w:val="center"/>
          </w:tcPr>
          <w:p w14:paraId="03DD3613" w14:textId="77777777" w:rsidR="00A67A98" w:rsidRPr="00C17751" w:rsidRDefault="00A67A98" w:rsidP="005E1A08">
            <w:pPr>
              <w:jc w:val="left"/>
              <w:rPr>
                <w:lang w:val="pt-PT"/>
              </w:rPr>
            </w:pPr>
            <w:r w:rsidRPr="00C17751">
              <w:rPr>
                <w:sz w:val="18"/>
                <w:lang w:val="pt-PT" w:eastAsia="es-ES" w:bidi="es-ES"/>
              </w:rPr>
              <w:t>Refresh token válido, expirado o revocado.</w:t>
            </w:r>
          </w:p>
        </w:tc>
        <w:tc>
          <w:tcPr>
            <w:tcW w:w="2729" w:type="dxa"/>
            <w:vAlign w:val="center"/>
          </w:tcPr>
          <w:p w14:paraId="5870316C" w14:textId="77777777" w:rsidR="00A67A98" w:rsidRDefault="00A67A98" w:rsidP="005E1A08">
            <w:pPr>
              <w:jc w:val="left"/>
            </w:pPr>
            <w:r>
              <w:rPr>
                <w:sz w:val="18"/>
                <w:lang w:eastAsia="es-ES" w:bidi="es-ES"/>
              </w:rPr>
              <w:t>La sesión se restaura solo cuando el token y la sesión son válidos.</w:t>
            </w:r>
          </w:p>
        </w:tc>
      </w:tr>
      <w:tr w:rsidR="00A67A98" w14:paraId="73398A3C" w14:textId="77777777" w:rsidTr="005E1A08">
        <w:tc>
          <w:tcPr>
            <w:tcW w:w="998" w:type="dxa"/>
            <w:vAlign w:val="center"/>
          </w:tcPr>
          <w:p w14:paraId="166951C2" w14:textId="77777777" w:rsidR="00A67A98" w:rsidRDefault="00A67A98" w:rsidP="005E1A08">
            <w:pPr>
              <w:jc w:val="left"/>
            </w:pPr>
            <w:r>
              <w:rPr>
                <w:sz w:val="18"/>
                <w:lang w:eastAsia="es-ES" w:bidi="es-ES"/>
              </w:rPr>
              <w:t>PU-B04</w:t>
            </w:r>
          </w:p>
        </w:tc>
        <w:tc>
          <w:tcPr>
            <w:tcW w:w="1911" w:type="dxa"/>
            <w:vAlign w:val="center"/>
          </w:tcPr>
          <w:p w14:paraId="61724A8E" w14:textId="77777777" w:rsidR="00A67A98" w:rsidRDefault="00A67A98" w:rsidP="005E1A08">
            <w:pPr>
              <w:jc w:val="left"/>
            </w:pPr>
            <w:r>
              <w:rPr>
                <w:sz w:val="18"/>
                <w:lang w:eastAsia="es-ES" w:bidi="es-ES"/>
              </w:rPr>
              <w:t>Gestión de usuarios</w:t>
            </w:r>
          </w:p>
        </w:tc>
        <w:tc>
          <w:tcPr>
            <w:tcW w:w="2716" w:type="dxa"/>
            <w:vAlign w:val="center"/>
          </w:tcPr>
          <w:p w14:paraId="78A30392" w14:textId="77777777" w:rsidR="00A67A98" w:rsidRDefault="00A67A98" w:rsidP="005E1A08">
            <w:pPr>
              <w:jc w:val="left"/>
            </w:pPr>
            <w:r>
              <w:rPr>
                <w:sz w:val="18"/>
                <w:lang w:eastAsia="es-ES" w:bidi="es-ES"/>
              </w:rPr>
              <w:t>Cambio de rol, estado o contraseña por Admin.</w:t>
            </w:r>
          </w:p>
        </w:tc>
        <w:tc>
          <w:tcPr>
            <w:tcW w:w="2729" w:type="dxa"/>
            <w:vAlign w:val="center"/>
          </w:tcPr>
          <w:p w14:paraId="20CCFE03" w14:textId="77777777" w:rsidR="00A67A98" w:rsidRDefault="00A67A98" w:rsidP="005E1A08">
            <w:pPr>
              <w:jc w:val="left"/>
            </w:pPr>
            <w:r>
              <w:rPr>
                <w:sz w:val="18"/>
                <w:lang w:eastAsia="es-ES" w:bidi="es-ES"/>
              </w:rPr>
              <w:t>Se actualiza el usuario y se revocan sesiones cuando corresponde.</w:t>
            </w:r>
          </w:p>
        </w:tc>
      </w:tr>
      <w:tr w:rsidR="00A67A98" w14:paraId="574F4EC9" w14:textId="77777777" w:rsidTr="005E1A08">
        <w:tc>
          <w:tcPr>
            <w:tcW w:w="998" w:type="dxa"/>
            <w:vAlign w:val="center"/>
          </w:tcPr>
          <w:p w14:paraId="01791524" w14:textId="77777777" w:rsidR="00A67A98" w:rsidRDefault="00A67A98" w:rsidP="005E1A08">
            <w:pPr>
              <w:jc w:val="left"/>
            </w:pPr>
            <w:r>
              <w:rPr>
                <w:sz w:val="18"/>
                <w:lang w:eastAsia="es-ES" w:bidi="es-ES"/>
              </w:rPr>
              <w:t>PU-B05</w:t>
            </w:r>
          </w:p>
        </w:tc>
        <w:tc>
          <w:tcPr>
            <w:tcW w:w="1911" w:type="dxa"/>
            <w:vAlign w:val="center"/>
          </w:tcPr>
          <w:p w14:paraId="1D2CA494" w14:textId="77777777" w:rsidR="00A67A98" w:rsidRDefault="00A67A98" w:rsidP="005E1A08">
            <w:pPr>
              <w:jc w:val="left"/>
            </w:pPr>
            <w:r>
              <w:rPr>
                <w:sz w:val="18"/>
                <w:lang w:eastAsia="es-ES" w:bidi="es-ES"/>
              </w:rPr>
              <w:t>Validación de preguntas</w:t>
            </w:r>
          </w:p>
        </w:tc>
        <w:tc>
          <w:tcPr>
            <w:tcW w:w="2716" w:type="dxa"/>
            <w:vAlign w:val="center"/>
          </w:tcPr>
          <w:p w14:paraId="54B27278" w14:textId="77777777" w:rsidR="00A67A98" w:rsidRDefault="00A67A98" w:rsidP="005E1A08">
            <w:pPr>
              <w:jc w:val="left"/>
            </w:pPr>
            <w:r>
              <w:rPr>
                <w:sz w:val="18"/>
                <w:lang w:eastAsia="es-ES" w:bidi="es-ES"/>
              </w:rPr>
              <w:t>Pregunta con campos obligatorios incompletos o configuración incoherente.</w:t>
            </w:r>
          </w:p>
        </w:tc>
        <w:tc>
          <w:tcPr>
            <w:tcW w:w="2729" w:type="dxa"/>
            <w:vAlign w:val="center"/>
          </w:tcPr>
          <w:p w14:paraId="5CDE4D7B" w14:textId="77777777" w:rsidR="00A67A98" w:rsidRDefault="00A67A98" w:rsidP="005E1A08">
            <w:pPr>
              <w:jc w:val="left"/>
            </w:pPr>
            <w:r>
              <w:rPr>
                <w:sz w:val="18"/>
                <w:lang w:eastAsia="es-ES" w:bidi="es-ES"/>
              </w:rPr>
              <w:t>El sistema rechaza la pregunta y devuelve errores de validación.</w:t>
            </w:r>
          </w:p>
        </w:tc>
      </w:tr>
      <w:tr w:rsidR="00A67A98" w14:paraId="03A24881" w14:textId="77777777" w:rsidTr="005E1A08">
        <w:tc>
          <w:tcPr>
            <w:tcW w:w="998" w:type="dxa"/>
            <w:vAlign w:val="center"/>
          </w:tcPr>
          <w:p w14:paraId="188E4C77" w14:textId="77777777" w:rsidR="00A67A98" w:rsidRDefault="00A67A98" w:rsidP="005E1A08">
            <w:pPr>
              <w:jc w:val="left"/>
            </w:pPr>
            <w:r>
              <w:rPr>
                <w:sz w:val="18"/>
                <w:lang w:eastAsia="es-ES" w:bidi="es-ES"/>
              </w:rPr>
              <w:t>PU-B06</w:t>
            </w:r>
          </w:p>
        </w:tc>
        <w:tc>
          <w:tcPr>
            <w:tcW w:w="1911" w:type="dxa"/>
            <w:vAlign w:val="center"/>
          </w:tcPr>
          <w:p w14:paraId="261823BC" w14:textId="77777777" w:rsidR="00A67A98" w:rsidRDefault="00A67A98" w:rsidP="005E1A08">
            <w:pPr>
              <w:jc w:val="left"/>
            </w:pPr>
            <w:r>
              <w:rPr>
                <w:sz w:val="18"/>
                <w:lang w:eastAsia="es-ES" w:bidi="es-ES"/>
              </w:rPr>
              <w:t>Tipos de pregunta</w:t>
            </w:r>
          </w:p>
        </w:tc>
        <w:tc>
          <w:tcPr>
            <w:tcW w:w="2716" w:type="dxa"/>
            <w:vAlign w:val="center"/>
          </w:tcPr>
          <w:p w14:paraId="071FA71C" w14:textId="77777777" w:rsidR="00A67A98" w:rsidRDefault="00A67A98" w:rsidP="005E1A08">
            <w:pPr>
              <w:jc w:val="left"/>
            </w:pPr>
            <w:r>
              <w:rPr>
                <w:sz w:val="18"/>
                <w:lang w:eastAsia="es-ES" w:bidi="es-ES"/>
              </w:rPr>
              <w:t>Configuraciones verdadero/falso, opción única y opción múltiple.</w:t>
            </w:r>
          </w:p>
        </w:tc>
        <w:tc>
          <w:tcPr>
            <w:tcW w:w="2729" w:type="dxa"/>
            <w:vAlign w:val="center"/>
          </w:tcPr>
          <w:p w14:paraId="645A9F68" w14:textId="77777777" w:rsidR="00A67A98" w:rsidRDefault="00A67A98" w:rsidP="005E1A08">
            <w:pPr>
              <w:jc w:val="left"/>
            </w:pPr>
            <w:r>
              <w:rPr>
                <w:sz w:val="18"/>
                <w:lang w:eastAsia="es-ES" w:bidi="es-ES"/>
              </w:rPr>
              <w:t>Cada configuración se valida según las reglas del tipo correspondiente.</w:t>
            </w:r>
          </w:p>
        </w:tc>
      </w:tr>
      <w:tr w:rsidR="00A67A98" w14:paraId="3367E6E3" w14:textId="77777777" w:rsidTr="005E1A08">
        <w:tc>
          <w:tcPr>
            <w:tcW w:w="998" w:type="dxa"/>
            <w:vAlign w:val="center"/>
          </w:tcPr>
          <w:p w14:paraId="03C429AD" w14:textId="77777777" w:rsidR="00A67A98" w:rsidRDefault="00A67A98" w:rsidP="005E1A08">
            <w:pPr>
              <w:jc w:val="left"/>
            </w:pPr>
            <w:r>
              <w:rPr>
                <w:sz w:val="18"/>
                <w:lang w:eastAsia="es-ES" w:bidi="es-ES"/>
              </w:rPr>
              <w:t>PU-B07</w:t>
            </w:r>
          </w:p>
        </w:tc>
        <w:tc>
          <w:tcPr>
            <w:tcW w:w="1911" w:type="dxa"/>
            <w:vAlign w:val="center"/>
          </w:tcPr>
          <w:p w14:paraId="177F76CA" w14:textId="77777777" w:rsidR="00A67A98" w:rsidRDefault="00A67A98" w:rsidP="005E1A08">
            <w:pPr>
              <w:jc w:val="left"/>
            </w:pPr>
            <w:r>
              <w:rPr>
                <w:sz w:val="18"/>
                <w:lang w:eastAsia="es-ES" w:bidi="es-ES"/>
              </w:rPr>
              <w:t>Preguntas paramétricas</w:t>
            </w:r>
          </w:p>
        </w:tc>
        <w:tc>
          <w:tcPr>
            <w:tcW w:w="2716" w:type="dxa"/>
            <w:vAlign w:val="center"/>
          </w:tcPr>
          <w:p w14:paraId="0FFCEBEB" w14:textId="77777777" w:rsidR="00A67A98" w:rsidRDefault="00A67A98" w:rsidP="005E1A08">
            <w:pPr>
              <w:jc w:val="left"/>
            </w:pPr>
            <w:r>
              <w:rPr>
                <w:sz w:val="18"/>
                <w:lang w:eastAsia="es-ES" w:bidi="es-ES"/>
              </w:rPr>
              <w:t>Plantilla cerrada, cantidad de variantes y tolerancia.</w:t>
            </w:r>
          </w:p>
        </w:tc>
        <w:tc>
          <w:tcPr>
            <w:tcW w:w="2729" w:type="dxa"/>
            <w:vAlign w:val="center"/>
          </w:tcPr>
          <w:p w14:paraId="74F34340" w14:textId="77777777" w:rsidR="00A67A98" w:rsidRDefault="00A67A98" w:rsidP="005E1A08">
            <w:pPr>
              <w:jc w:val="left"/>
            </w:pPr>
            <w:r>
              <w:rPr>
                <w:sz w:val="18"/>
                <w:lang w:eastAsia="es-ES" w:bidi="es-ES"/>
              </w:rPr>
              <w:t>Se generan variantes válidas y se aplica la tolerancia configurada.</w:t>
            </w:r>
          </w:p>
        </w:tc>
      </w:tr>
      <w:tr w:rsidR="00A67A98" w14:paraId="4B722F95" w14:textId="77777777" w:rsidTr="005E1A08">
        <w:tc>
          <w:tcPr>
            <w:tcW w:w="998" w:type="dxa"/>
            <w:vAlign w:val="center"/>
          </w:tcPr>
          <w:p w14:paraId="34115706" w14:textId="77777777" w:rsidR="00A67A98" w:rsidRDefault="00A67A98" w:rsidP="005E1A08">
            <w:pPr>
              <w:jc w:val="left"/>
            </w:pPr>
            <w:r>
              <w:rPr>
                <w:sz w:val="18"/>
                <w:lang w:eastAsia="es-ES" w:bidi="es-ES"/>
              </w:rPr>
              <w:t>PU-B08</w:t>
            </w:r>
          </w:p>
        </w:tc>
        <w:tc>
          <w:tcPr>
            <w:tcW w:w="1911" w:type="dxa"/>
            <w:vAlign w:val="center"/>
          </w:tcPr>
          <w:p w14:paraId="184462BD" w14:textId="77777777" w:rsidR="00A67A98" w:rsidRDefault="00A67A98" w:rsidP="005E1A08">
            <w:pPr>
              <w:jc w:val="left"/>
            </w:pPr>
            <w:r>
              <w:rPr>
                <w:sz w:val="18"/>
                <w:lang w:eastAsia="es-ES" w:bidi="es-ES"/>
              </w:rPr>
              <w:t>Corrección automática</w:t>
            </w:r>
          </w:p>
        </w:tc>
        <w:tc>
          <w:tcPr>
            <w:tcW w:w="2716" w:type="dxa"/>
            <w:vAlign w:val="center"/>
          </w:tcPr>
          <w:p w14:paraId="128CB32C" w14:textId="77777777" w:rsidR="00A67A98" w:rsidRDefault="00A67A98" w:rsidP="005E1A08">
            <w:pPr>
              <w:jc w:val="left"/>
            </w:pPr>
            <w:r>
              <w:rPr>
                <w:sz w:val="18"/>
                <w:lang w:eastAsia="es-ES" w:bidi="es-ES"/>
              </w:rPr>
              <w:t>Respuestas correctas, incorrectas, parciales y sin responder.</w:t>
            </w:r>
          </w:p>
        </w:tc>
        <w:tc>
          <w:tcPr>
            <w:tcW w:w="2729" w:type="dxa"/>
            <w:vAlign w:val="center"/>
          </w:tcPr>
          <w:p w14:paraId="3AC24F8A" w14:textId="77777777" w:rsidR="00A67A98" w:rsidRDefault="00A67A98" w:rsidP="005E1A08">
            <w:pPr>
              <w:jc w:val="left"/>
            </w:pPr>
            <w:r>
              <w:rPr>
                <w:sz w:val="18"/>
                <w:lang w:eastAsia="es-ES" w:bidi="es-ES"/>
              </w:rPr>
              <w:t>Se calculan puntos, estado de corrección y “feedback” esperado.</w:t>
            </w:r>
          </w:p>
        </w:tc>
      </w:tr>
      <w:tr w:rsidR="00A67A98" w14:paraId="593819A2" w14:textId="77777777" w:rsidTr="005E1A08">
        <w:tc>
          <w:tcPr>
            <w:tcW w:w="998" w:type="dxa"/>
            <w:vAlign w:val="center"/>
          </w:tcPr>
          <w:p w14:paraId="769847C9" w14:textId="77777777" w:rsidR="00A67A98" w:rsidRDefault="00A67A98" w:rsidP="005E1A08">
            <w:pPr>
              <w:jc w:val="left"/>
            </w:pPr>
            <w:r>
              <w:rPr>
                <w:sz w:val="18"/>
                <w:lang w:eastAsia="es-ES" w:bidi="es-ES"/>
              </w:rPr>
              <w:t>PU-B09</w:t>
            </w:r>
          </w:p>
        </w:tc>
        <w:tc>
          <w:tcPr>
            <w:tcW w:w="1911" w:type="dxa"/>
            <w:vAlign w:val="center"/>
          </w:tcPr>
          <w:p w14:paraId="4B06CFFF" w14:textId="77777777" w:rsidR="00A67A98" w:rsidRDefault="00A67A98" w:rsidP="005E1A08">
            <w:pPr>
              <w:jc w:val="left"/>
            </w:pPr>
            <w:r>
              <w:rPr>
                <w:sz w:val="18"/>
                <w:lang w:eastAsia="es-ES" w:bidi="es-ES"/>
              </w:rPr>
              <w:t>Cuestionarios</w:t>
            </w:r>
          </w:p>
        </w:tc>
        <w:tc>
          <w:tcPr>
            <w:tcW w:w="2716" w:type="dxa"/>
            <w:vAlign w:val="center"/>
          </w:tcPr>
          <w:p w14:paraId="5F664BB7" w14:textId="77777777" w:rsidR="00A67A98" w:rsidRDefault="00A67A98" w:rsidP="005E1A08">
            <w:pPr>
              <w:jc w:val="left"/>
            </w:pPr>
            <w:r>
              <w:rPr>
                <w:sz w:val="18"/>
                <w:lang w:eastAsia="es-ES" w:bidi="es-ES"/>
              </w:rPr>
              <w:t>Publicación, despublicación y edición con intentos existentes.</w:t>
            </w:r>
          </w:p>
        </w:tc>
        <w:tc>
          <w:tcPr>
            <w:tcW w:w="2729" w:type="dxa"/>
            <w:vAlign w:val="center"/>
          </w:tcPr>
          <w:p w14:paraId="7273A2C3" w14:textId="77777777" w:rsidR="00A67A98" w:rsidRDefault="00A67A98" w:rsidP="005E1A08">
            <w:pPr>
              <w:jc w:val="left"/>
            </w:pPr>
            <w:r>
              <w:rPr>
                <w:sz w:val="18"/>
                <w:lang w:eastAsia="es-ES" w:bidi="es-ES"/>
              </w:rPr>
              <w:t>Se aplican restricciones para preservar la coherencia histórica.</w:t>
            </w:r>
          </w:p>
        </w:tc>
      </w:tr>
      <w:tr w:rsidR="00A67A98" w14:paraId="4A838153" w14:textId="77777777" w:rsidTr="005E1A08">
        <w:tc>
          <w:tcPr>
            <w:tcW w:w="998" w:type="dxa"/>
            <w:vAlign w:val="center"/>
          </w:tcPr>
          <w:p w14:paraId="583C535C" w14:textId="77777777" w:rsidR="00A67A98" w:rsidRDefault="00A67A98" w:rsidP="005E1A08">
            <w:pPr>
              <w:jc w:val="left"/>
            </w:pPr>
            <w:r>
              <w:rPr>
                <w:sz w:val="18"/>
                <w:lang w:eastAsia="es-ES" w:bidi="es-ES"/>
              </w:rPr>
              <w:t>PU-B10</w:t>
            </w:r>
          </w:p>
        </w:tc>
        <w:tc>
          <w:tcPr>
            <w:tcW w:w="1911" w:type="dxa"/>
            <w:vAlign w:val="center"/>
          </w:tcPr>
          <w:p w14:paraId="1D56E5C3" w14:textId="77777777" w:rsidR="00A67A98" w:rsidRDefault="00A67A98" w:rsidP="005E1A08">
            <w:pPr>
              <w:jc w:val="left"/>
            </w:pPr>
            <w:r>
              <w:rPr>
                <w:sz w:val="18"/>
                <w:lang w:eastAsia="es-ES" w:bidi="es-ES"/>
              </w:rPr>
              <w:t>Analíticas</w:t>
            </w:r>
          </w:p>
        </w:tc>
        <w:tc>
          <w:tcPr>
            <w:tcW w:w="2716" w:type="dxa"/>
            <w:vAlign w:val="center"/>
          </w:tcPr>
          <w:p w14:paraId="29B92E8D" w14:textId="77777777" w:rsidR="00A67A98" w:rsidRDefault="00A67A98" w:rsidP="005E1A08">
            <w:pPr>
              <w:jc w:val="left"/>
            </w:pPr>
            <w:r>
              <w:rPr>
                <w:sz w:val="18"/>
                <w:lang w:eastAsia="es-ES" w:bidi="es-ES"/>
              </w:rPr>
              <w:t>Intentos registrados en un cuestionario.</w:t>
            </w:r>
          </w:p>
        </w:tc>
        <w:tc>
          <w:tcPr>
            <w:tcW w:w="2729" w:type="dxa"/>
            <w:vAlign w:val="center"/>
          </w:tcPr>
          <w:p w14:paraId="403BA05A" w14:textId="77777777" w:rsidR="00A67A98" w:rsidRDefault="00A67A98" w:rsidP="005E1A08">
            <w:pPr>
              <w:jc w:val="left"/>
            </w:pPr>
            <w:r>
              <w:rPr>
                <w:sz w:val="18"/>
                <w:lang w:eastAsia="es-ES" w:bidi="es-ES"/>
              </w:rPr>
              <w:t>Se calculan métricas agregadas, distribución, estadísticas por pregunta y listado de intentos.</w:t>
            </w:r>
          </w:p>
        </w:tc>
      </w:tr>
      <w:tr w:rsidR="00A67A98" w14:paraId="77C0F070" w14:textId="77777777" w:rsidTr="005E1A08">
        <w:tc>
          <w:tcPr>
            <w:tcW w:w="998" w:type="dxa"/>
            <w:vAlign w:val="center"/>
          </w:tcPr>
          <w:p w14:paraId="320524D2" w14:textId="77777777" w:rsidR="00A67A98" w:rsidRDefault="00A67A98" w:rsidP="005E1A08">
            <w:pPr>
              <w:jc w:val="left"/>
            </w:pPr>
            <w:r>
              <w:rPr>
                <w:sz w:val="18"/>
                <w:lang w:eastAsia="es-ES" w:bidi="es-ES"/>
              </w:rPr>
              <w:t>PU-B11</w:t>
            </w:r>
          </w:p>
        </w:tc>
        <w:tc>
          <w:tcPr>
            <w:tcW w:w="1911" w:type="dxa"/>
            <w:vAlign w:val="center"/>
          </w:tcPr>
          <w:p w14:paraId="0A6253B3" w14:textId="77777777" w:rsidR="00A67A98" w:rsidRDefault="00A67A98" w:rsidP="005E1A08">
            <w:pPr>
              <w:jc w:val="left"/>
            </w:pPr>
            <w:r>
              <w:rPr>
                <w:sz w:val="18"/>
                <w:lang w:eastAsia="es-ES" w:bidi="es-ES"/>
              </w:rPr>
              <w:t>Grupos</w:t>
            </w:r>
          </w:p>
        </w:tc>
        <w:tc>
          <w:tcPr>
            <w:tcW w:w="2716" w:type="dxa"/>
            <w:vAlign w:val="center"/>
          </w:tcPr>
          <w:p w14:paraId="7931B179" w14:textId="77777777" w:rsidR="00A67A98" w:rsidRDefault="00A67A98" w:rsidP="005E1A08">
            <w:pPr>
              <w:jc w:val="left"/>
            </w:pPr>
            <w:r>
              <w:rPr>
                <w:sz w:val="18"/>
                <w:lang w:eastAsia="es-ES" w:bidi="es-ES"/>
              </w:rPr>
              <w:t>Creación e importación de miembros por correo institucional.</w:t>
            </w:r>
          </w:p>
        </w:tc>
        <w:tc>
          <w:tcPr>
            <w:tcW w:w="2729" w:type="dxa"/>
            <w:vAlign w:val="center"/>
          </w:tcPr>
          <w:p w14:paraId="027258AF" w14:textId="77777777" w:rsidR="00A67A98" w:rsidRDefault="00A67A98" w:rsidP="005E1A08">
            <w:pPr>
              <w:jc w:val="left"/>
            </w:pPr>
            <w:r>
              <w:rPr>
                <w:sz w:val="18"/>
                <w:lang w:eastAsia="es-ES" w:bidi="es-ES"/>
              </w:rPr>
              <w:t>Se valida la entrada, se incorporan alumnos existentes y se informa de no encontrados.</w:t>
            </w:r>
          </w:p>
        </w:tc>
      </w:tr>
    </w:tbl>
    <w:p w14:paraId="376C4886" w14:textId="5212AD1C" w:rsidR="00A67A98" w:rsidRPr="005E1A08" w:rsidRDefault="00A67A98">
      <w:pPr>
        <w:pStyle w:val="PiedeTabla"/>
        <w:pPrChange w:id="2006" w:author="Pablo Barrero Cruz" w:date="2026-06-30T13:22:00Z" w16du:dateUtc="2026-06-30T11:22:00Z">
          <w:pPr>
            <w:pStyle w:val="Descripcin"/>
            <w:spacing w:before="240"/>
          </w:pPr>
        </w:pPrChange>
      </w:pPr>
      <w:bookmarkStart w:id="2007" w:name="_Toc233720862"/>
      <w:r w:rsidRPr="005E1A08">
        <w:rPr>
          <w:rStyle w:val="nfasisintenso"/>
        </w:rPr>
        <w:t>Tabla</w:t>
      </w:r>
      <w:r>
        <w:rPr>
          <w:lang w:eastAsia="es-ES" w:bidi="es-ES"/>
        </w:rPr>
        <w:t xml:space="preserve"> 5.8.</w:t>
      </w:r>
      <w:r w:rsidR="00167D8C">
        <w:rPr>
          <w:lang w:eastAsia="es-ES" w:bidi="es-ES"/>
        </w:rPr>
        <w:t>1</w:t>
      </w:r>
      <w:r>
        <w:rPr>
          <w:lang w:eastAsia="es-ES" w:bidi="es-ES"/>
        </w:rPr>
        <w:t>. Pruebas unitarias previstas para el “backend”.</w:t>
      </w:r>
      <w:bookmarkEnd w:id="2007"/>
    </w:p>
    <w:tbl>
      <w:tblPr>
        <w:tblStyle w:val="Tablaconcuadrcula"/>
        <w:tblpPr w:leftFromText="141" w:rightFromText="141" w:vertAnchor="text" w:horzAnchor="margin" w:tblpY="196"/>
        <w:tblW w:w="0" w:type="auto"/>
        <w:tblLook w:val="04A0" w:firstRow="1" w:lastRow="0" w:firstColumn="1" w:lastColumn="0" w:noHBand="0" w:noVBand="1"/>
      </w:tblPr>
      <w:tblGrid>
        <w:gridCol w:w="992"/>
        <w:gridCol w:w="2071"/>
        <w:gridCol w:w="2621"/>
        <w:gridCol w:w="2670"/>
      </w:tblGrid>
      <w:tr w:rsidR="00630FFA" w14:paraId="71655708" w14:textId="77777777" w:rsidTr="005E1A08">
        <w:trPr>
          <w:trHeight w:val="558"/>
        </w:trPr>
        <w:tc>
          <w:tcPr>
            <w:tcW w:w="8354" w:type="dxa"/>
            <w:gridSpan w:val="4"/>
            <w:shd w:val="clear" w:color="auto" w:fill="DDDDDD" w:themeFill="accent1"/>
            <w:vAlign w:val="center"/>
          </w:tcPr>
          <w:p w14:paraId="26FA74F3" w14:textId="3014FA17" w:rsidR="00630FFA" w:rsidRDefault="00630FFA" w:rsidP="005E1A08">
            <w:pPr>
              <w:jc w:val="center"/>
              <w:rPr>
                <w:b/>
                <w:sz w:val="18"/>
                <w:lang w:eastAsia="es-ES" w:bidi="es-ES"/>
              </w:rPr>
            </w:pPr>
            <w:r w:rsidRPr="00630FFA">
              <w:rPr>
                <w:b/>
                <w:sz w:val="18"/>
                <w:lang w:eastAsia="es-ES" w:bidi="es-ES"/>
              </w:rPr>
              <w:t>Pruebas unitarias del “frontend”</w:t>
            </w:r>
          </w:p>
        </w:tc>
      </w:tr>
      <w:tr w:rsidR="00A67A98" w14:paraId="3582EB8A" w14:textId="77777777" w:rsidTr="005E1A08">
        <w:trPr>
          <w:trHeight w:val="414"/>
        </w:trPr>
        <w:tc>
          <w:tcPr>
            <w:tcW w:w="992" w:type="dxa"/>
            <w:shd w:val="clear" w:color="auto" w:fill="F2F2F2" w:themeFill="background1" w:themeFillShade="F2"/>
            <w:vAlign w:val="center"/>
          </w:tcPr>
          <w:p w14:paraId="4C7E4EC9" w14:textId="77777777" w:rsidR="00A67A98" w:rsidRDefault="00A67A98" w:rsidP="005E1A08">
            <w:pPr>
              <w:jc w:val="left"/>
            </w:pPr>
            <w:r>
              <w:rPr>
                <w:b/>
                <w:sz w:val="18"/>
                <w:lang w:eastAsia="es-ES" w:bidi="es-ES"/>
              </w:rPr>
              <w:t>Código</w:t>
            </w:r>
          </w:p>
        </w:tc>
        <w:tc>
          <w:tcPr>
            <w:tcW w:w="2071" w:type="dxa"/>
            <w:shd w:val="clear" w:color="auto" w:fill="F2F2F2" w:themeFill="background1" w:themeFillShade="F2"/>
            <w:vAlign w:val="center"/>
          </w:tcPr>
          <w:p w14:paraId="24A1451F" w14:textId="77777777" w:rsidR="00A67A98" w:rsidRDefault="00A67A98" w:rsidP="005E1A08">
            <w:pPr>
              <w:jc w:val="left"/>
            </w:pPr>
            <w:r>
              <w:rPr>
                <w:b/>
                <w:sz w:val="18"/>
                <w:lang w:eastAsia="es-ES" w:bidi="es-ES"/>
              </w:rPr>
              <w:t>Elemento probado</w:t>
            </w:r>
          </w:p>
        </w:tc>
        <w:tc>
          <w:tcPr>
            <w:tcW w:w="2621" w:type="dxa"/>
            <w:shd w:val="clear" w:color="auto" w:fill="F2F2F2" w:themeFill="background1" w:themeFillShade="F2"/>
            <w:vAlign w:val="center"/>
          </w:tcPr>
          <w:p w14:paraId="59E57068" w14:textId="77777777" w:rsidR="00A67A98" w:rsidRDefault="00A67A98" w:rsidP="005E1A08">
            <w:pPr>
              <w:jc w:val="left"/>
            </w:pPr>
            <w:r>
              <w:rPr>
                <w:b/>
                <w:sz w:val="18"/>
                <w:lang w:eastAsia="es-ES" w:bidi="es-ES"/>
              </w:rPr>
              <w:t>Entrada o situación</w:t>
            </w:r>
          </w:p>
        </w:tc>
        <w:tc>
          <w:tcPr>
            <w:tcW w:w="2670" w:type="dxa"/>
            <w:shd w:val="clear" w:color="auto" w:fill="F2F2F2" w:themeFill="background1" w:themeFillShade="F2"/>
            <w:vAlign w:val="center"/>
          </w:tcPr>
          <w:p w14:paraId="52161DD2" w14:textId="77777777" w:rsidR="00A67A98" w:rsidRDefault="00A67A98" w:rsidP="005E1A08">
            <w:pPr>
              <w:jc w:val="left"/>
            </w:pPr>
            <w:r>
              <w:rPr>
                <w:b/>
                <w:sz w:val="18"/>
                <w:lang w:eastAsia="es-ES" w:bidi="es-ES"/>
              </w:rPr>
              <w:t>Resultado esperado</w:t>
            </w:r>
          </w:p>
        </w:tc>
      </w:tr>
      <w:tr w:rsidR="00A67A98" w14:paraId="41592AF0" w14:textId="77777777" w:rsidTr="005E1A08">
        <w:tc>
          <w:tcPr>
            <w:tcW w:w="992" w:type="dxa"/>
            <w:vAlign w:val="center"/>
          </w:tcPr>
          <w:p w14:paraId="7A92D656" w14:textId="77777777" w:rsidR="00A67A98" w:rsidRDefault="00A67A98" w:rsidP="005E1A08">
            <w:pPr>
              <w:jc w:val="left"/>
            </w:pPr>
            <w:r>
              <w:rPr>
                <w:sz w:val="18"/>
                <w:lang w:eastAsia="es-ES" w:bidi="es-ES"/>
              </w:rPr>
              <w:t>PU-F01</w:t>
            </w:r>
          </w:p>
        </w:tc>
        <w:tc>
          <w:tcPr>
            <w:tcW w:w="2071" w:type="dxa"/>
            <w:vAlign w:val="center"/>
          </w:tcPr>
          <w:p w14:paraId="6E358CD6" w14:textId="77777777" w:rsidR="00A67A98" w:rsidRDefault="00A67A98" w:rsidP="005E1A08">
            <w:pPr>
              <w:jc w:val="left"/>
            </w:pPr>
            <w:r>
              <w:rPr>
                <w:sz w:val="18"/>
                <w:lang w:eastAsia="es-ES" w:bidi="es-ES"/>
              </w:rPr>
              <w:t>Rutas protegidas</w:t>
            </w:r>
          </w:p>
        </w:tc>
        <w:tc>
          <w:tcPr>
            <w:tcW w:w="2621" w:type="dxa"/>
            <w:vAlign w:val="center"/>
          </w:tcPr>
          <w:p w14:paraId="1768E7A7" w14:textId="77777777" w:rsidR="00A67A98" w:rsidRDefault="00A67A98" w:rsidP="005E1A08">
            <w:pPr>
              <w:jc w:val="left"/>
            </w:pPr>
            <w:r>
              <w:rPr>
                <w:sz w:val="18"/>
                <w:lang w:eastAsia="es-ES" w:bidi="es-ES"/>
              </w:rPr>
              <w:t>Usuario sin sesión o con rol insuficiente.</w:t>
            </w:r>
          </w:p>
        </w:tc>
        <w:tc>
          <w:tcPr>
            <w:tcW w:w="2670" w:type="dxa"/>
            <w:vAlign w:val="center"/>
          </w:tcPr>
          <w:p w14:paraId="2E8BB987" w14:textId="77777777" w:rsidR="00A67A98" w:rsidRDefault="00A67A98" w:rsidP="005E1A08">
            <w:pPr>
              <w:jc w:val="left"/>
            </w:pPr>
            <w:r>
              <w:rPr>
                <w:sz w:val="18"/>
                <w:lang w:eastAsia="es-ES" w:bidi="es-ES"/>
              </w:rPr>
              <w:t>Se redirige a “login” o a la pantalla de sin permisos.</w:t>
            </w:r>
          </w:p>
        </w:tc>
      </w:tr>
      <w:tr w:rsidR="00A67A98" w14:paraId="3BE962DF" w14:textId="77777777" w:rsidTr="005E1A08">
        <w:tc>
          <w:tcPr>
            <w:tcW w:w="992" w:type="dxa"/>
            <w:vAlign w:val="center"/>
          </w:tcPr>
          <w:p w14:paraId="14D10A30" w14:textId="77777777" w:rsidR="00A67A98" w:rsidRDefault="00A67A98" w:rsidP="005E1A08">
            <w:pPr>
              <w:jc w:val="left"/>
            </w:pPr>
            <w:r>
              <w:rPr>
                <w:sz w:val="18"/>
                <w:lang w:eastAsia="es-ES" w:bidi="es-ES"/>
              </w:rPr>
              <w:t>PU-F02</w:t>
            </w:r>
          </w:p>
        </w:tc>
        <w:tc>
          <w:tcPr>
            <w:tcW w:w="2071" w:type="dxa"/>
            <w:vAlign w:val="center"/>
          </w:tcPr>
          <w:p w14:paraId="3280947A" w14:textId="77777777" w:rsidR="00A67A98" w:rsidRDefault="00A67A98" w:rsidP="005E1A08">
            <w:pPr>
              <w:jc w:val="left"/>
            </w:pPr>
            <w:r>
              <w:rPr>
                <w:sz w:val="18"/>
                <w:lang w:eastAsia="es-ES" w:bidi="es-ES"/>
              </w:rPr>
              <w:t>“Login” y registro</w:t>
            </w:r>
          </w:p>
        </w:tc>
        <w:tc>
          <w:tcPr>
            <w:tcW w:w="2621" w:type="dxa"/>
            <w:vAlign w:val="center"/>
          </w:tcPr>
          <w:p w14:paraId="09CCD946" w14:textId="77777777" w:rsidR="00A67A98" w:rsidRDefault="00A67A98" w:rsidP="005E1A08">
            <w:pPr>
              <w:jc w:val="left"/>
            </w:pPr>
            <w:r>
              <w:rPr>
                <w:sz w:val="18"/>
                <w:lang w:eastAsia="es-ES" w:bidi="es-ES"/>
              </w:rPr>
              <w:t>Datos válidos, inválidos o correo no institucional.</w:t>
            </w:r>
          </w:p>
        </w:tc>
        <w:tc>
          <w:tcPr>
            <w:tcW w:w="2670" w:type="dxa"/>
            <w:vAlign w:val="center"/>
          </w:tcPr>
          <w:p w14:paraId="12B81AD0" w14:textId="77777777" w:rsidR="00A67A98" w:rsidRDefault="00A67A98" w:rsidP="005E1A08">
            <w:pPr>
              <w:jc w:val="left"/>
            </w:pPr>
            <w:r>
              <w:rPr>
                <w:sz w:val="18"/>
                <w:lang w:eastAsia="es-ES" w:bidi="es-ES"/>
              </w:rPr>
              <w:t>Se muestran validaciones y se invoca la API solo cuando procede.</w:t>
            </w:r>
          </w:p>
        </w:tc>
      </w:tr>
      <w:tr w:rsidR="00A67A98" w14:paraId="19BD86FF" w14:textId="77777777" w:rsidTr="005E1A08">
        <w:tc>
          <w:tcPr>
            <w:tcW w:w="992" w:type="dxa"/>
            <w:vAlign w:val="center"/>
          </w:tcPr>
          <w:p w14:paraId="0382DF87" w14:textId="77777777" w:rsidR="00A67A98" w:rsidRDefault="00A67A98" w:rsidP="005E1A08">
            <w:pPr>
              <w:jc w:val="left"/>
            </w:pPr>
            <w:r>
              <w:rPr>
                <w:sz w:val="18"/>
                <w:lang w:eastAsia="es-ES" w:bidi="es-ES"/>
              </w:rPr>
              <w:t>PU-F03</w:t>
            </w:r>
          </w:p>
        </w:tc>
        <w:tc>
          <w:tcPr>
            <w:tcW w:w="2071" w:type="dxa"/>
            <w:vAlign w:val="center"/>
          </w:tcPr>
          <w:p w14:paraId="4EC601B4" w14:textId="77777777" w:rsidR="00A67A98" w:rsidRDefault="00A67A98" w:rsidP="005E1A08">
            <w:pPr>
              <w:jc w:val="left"/>
            </w:pPr>
            <w:r>
              <w:rPr>
                <w:sz w:val="18"/>
                <w:lang w:eastAsia="es-ES" w:bidi="es-ES"/>
              </w:rPr>
              <w:t>Banco de preguntas</w:t>
            </w:r>
          </w:p>
        </w:tc>
        <w:tc>
          <w:tcPr>
            <w:tcW w:w="2621" w:type="dxa"/>
            <w:vAlign w:val="center"/>
          </w:tcPr>
          <w:p w14:paraId="1D3C310E" w14:textId="77777777" w:rsidR="00A67A98" w:rsidRDefault="00A67A98" w:rsidP="005E1A08">
            <w:pPr>
              <w:jc w:val="left"/>
            </w:pPr>
            <w:r>
              <w:rPr>
                <w:sz w:val="18"/>
                <w:lang w:eastAsia="es-ES" w:bidi="es-ES"/>
              </w:rPr>
              <w:t>Filtros por texto, tipo y etiquetas.</w:t>
            </w:r>
          </w:p>
        </w:tc>
        <w:tc>
          <w:tcPr>
            <w:tcW w:w="2670" w:type="dxa"/>
            <w:vAlign w:val="center"/>
          </w:tcPr>
          <w:p w14:paraId="2932B7AF" w14:textId="77777777" w:rsidR="00A67A98" w:rsidRDefault="00A67A98" w:rsidP="005E1A08">
            <w:pPr>
              <w:jc w:val="left"/>
            </w:pPr>
            <w:r>
              <w:rPr>
                <w:sz w:val="18"/>
                <w:lang w:eastAsia="es-ES" w:bidi="es-ES"/>
              </w:rPr>
              <w:t>La interfaz actualiza el listado y mantiene estados de carga/error.</w:t>
            </w:r>
          </w:p>
        </w:tc>
      </w:tr>
      <w:tr w:rsidR="00A67A98" w14:paraId="1CEEC567" w14:textId="77777777" w:rsidTr="005E1A08">
        <w:tc>
          <w:tcPr>
            <w:tcW w:w="992" w:type="dxa"/>
            <w:vAlign w:val="center"/>
          </w:tcPr>
          <w:p w14:paraId="16F0B6FC" w14:textId="77777777" w:rsidR="00A67A98" w:rsidRDefault="00A67A98" w:rsidP="005E1A08">
            <w:pPr>
              <w:jc w:val="left"/>
            </w:pPr>
            <w:r>
              <w:rPr>
                <w:sz w:val="18"/>
                <w:lang w:eastAsia="es-ES" w:bidi="es-ES"/>
              </w:rPr>
              <w:t>PU-F04</w:t>
            </w:r>
          </w:p>
        </w:tc>
        <w:tc>
          <w:tcPr>
            <w:tcW w:w="2071" w:type="dxa"/>
            <w:vAlign w:val="center"/>
          </w:tcPr>
          <w:p w14:paraId="2BA8ACED" w14:textId="77777777" w:rsidR="00A67A98" w:rsidRDefault="00A67A98" w:rsidP="005E1A08">
            <w:pPr>
              <w:jc w:val="left"/>
            </w:pPr>
            <w:r>
              <w:rPr>
                <w:sz w:val="18"/>
                <w:lang w:eastAsia="es-ES" w:bidi="es-ES"/>
              </w:rPr>
              <w:t>Editor de preguntas</w:t>
            </w:r>
          </w:p>
        </w:tc>
        <w:tc>
          <w:tcPr>
            <w:tcW w:w="2621" w:type="dxa"/>
            <w:vAlign w:val="center"/>
          </w:tcPr>
          <w:p w14:paraId="00FECF9A" w14:textId="77777777" w:rsidR="00A67A98" w:rsidRDefault="00A67A98" w:rsidP="005E1A08">
            <w:pPr>
              <w:jc w:val="left"/>
            </w:pPr>
            <w:r>
              <w:rPr>
                <w:sz w:val="18"/>
                <w:lang w:eastAsia="es-ES" w:bidi="es-ES"/>
              </w:rPr>
              <w:t>Cambio de tipo de pregunta y campos obligatorios.</w:t>
            </w:r>
          </w:p>
        </w:tc>
        <w:tc>
          <w:tcPr>
            <w:tcW w:w="2670" w:type="dxa"/>
            <w:vAlign w:val="center"/>
          </w:tcPr>
          <w:p w14:paraId="4A6EEFB5" w14:textId="77777777" w:rsidR="00A67A98" w:rsidRDefault="00A67A98" w:rsidP="005E1A08">
            <w:pPr>
              <w:jc w:val="left"/>
            </w:pPr>
            <w:r>
              <w:rPr>
                <w:sz w:val="18"/>
                <w:lang w:eastAsia="es-ES" w:bidi="es-ES"/>
              </w:rPr>
              <w:t>Se muestran controles adecuados y errores de validación.</w:t>
            </w:r>
          </w:p>
        </w:tc>
      </w:tr>
      <w:tr w:rsidR="00A67A98" w14:paraId="7BC69E28" w14:textId="77777777" w:rsidTr="005E1A08">
        <w:tc>
          <w:tcPr>
            <w:tcW w:w="992" w:type="dxa"/>
            <w:vAlign w:val="center"/>
          </w:tcPr>
          <w:p w14:paraId="0F17CCC6" w14:textId="77777777" w:rsidR="00A67A98" w:rsidRDefault="00A67A98" w:rsidP="005E1A08">
            <w:pPr>
              <w:jc w:val="left"/>
            </w:pPr>
            <w:r>
              <w:rPr>
                <w:sz w:val="18"/>
                <w:lang w:eastAsia="es-ES" w:bidi="es-ES"/>
              </w:rPr>
              <w:t>PU-F05</w:t>
            </w:r>
          </w:p>
        </w:tc>
        <w:tc>
          <w:tcPr>
            <w:tcW w:w="2071" w:type="dxa"/>
            <w:vAlign w:val="center"/>
          </w:tcPr>
          <w:p w14:paraId="1F177EEE" w14:textId="77777777" w:rsidR="00A67A98" w:rsidRDefault="00A67A98" w:rsidP="005E1A08">
            <w:pPr>
              <w:jc w:val="left"/>
            </w:pPr>
            <w:r>
              <w:rPr>
                <w:sz w:val="18"/>
                <w:lang w:eastAsia="es-ES" w:bidi="es-ES"/>
              </w:rPr>
              <w:t>Campos matemáticos</w:t>
            </w:r>
          </w:p>
        </w:tc>
        <w:tc>
          <w:tcPr>
            <w:tcW w:w="2621" w:type="dxa"/>
            <w:vAlign w:val="center"/>
          </w:tcPr>
          <w:p w14:paraId="636D305F" w14:textId="77777777" w:rsidR="00A67A98" w:rsidRDefault="00A67A98" w:rsidP="005E1A08">
            <w:pPr>
              <w:jc w:val="left"/>
            </w:pPr>
            <w:r>
              <w:rPr>
                <w:sz w:val="18"/>
                <w:lang w:eastAsia="es-ES" w:bidi="es-ES"/>
              </w:rPr>
              <w:t>Texto con notación LaTeX válida o inválida.</w:t>
            </w:r>
          </w:p>
        </w:tc>
        <w:tc>
          <w:tcPr>
            <w:tcW w:w="2670" w:type="dxa"/>
            <w:vAlign w:val="center"/>
          </w:tcPr>
          <w:p w14:paraId="6EE5AA64" w14:textId="77777777" w:rsidR="00A67A98" w:rsidRDefault="00A67A98" w:rsidP="005E1A08">
            <w:pPr>
              <w:jc w:val="left"/>
            </w:pPr>
            <w:r>
              <w:rPr>
                <w:sz w:val="18"/>
                <w:lang w:eastAsia="es-ES" w:bidi="es-ES"/>
              </w:rPr>
              <w:t>Se renderiza la previsualización o se informa del problema sin bloquear el formulario.</w:t>
            </w:r>
          </w:p>
        </w:tc>
      </w:tr>
      <w:tr w:rsidR="00A67A98" w14:paraId="4E1838A4" w14:textId="77777777" w:rsidTr="005E1A08">
        <w:tc>
          <w:tcPr>
            <w:tcW w:w="992" w:type="dxa"/>
            <w:vAlign w:val="center"/>
          </w:tcPr>
          <w:p w14:paraId="0DAE7106" w14:textId="77777777" w:rsidR="00A67A98" w:rsidRDefault="00A67A98" w:rsidP="005E1A08">
            <w:pPr>
              <w:jc w:val="left"/>
            </w:pPr>
            <w:r>
              <w:rPr>
                <w:sz w:val="18"/>
                <w:lang w:eastAsia="es-ES" w:bidi="es-ES"/>
              </w:rPr>
              <w:lastRenderedPageBreak/>
              <w:t>PU-F06</w:t>
            </w:r>
          </w:p>
        </w:tc>
        <w:tc>
          <w:tcPr>
            <w:tcW w:w="2071" w:type="dxa"/>
            <w:vAlign w:val="center"/>
          </w:tcPr>
          <w:p w14:paraId="7832BCD5" w14:textId="77777777" w:rsidR="00A67A98" w:rsidRDefault="00A67A98" w:rsidP="005E1A08">
            <w:pPr>
              <w:jc w:val="left"/>
            </w:pPr>
            <w:r>
              <w:rPr>
                <w:sz w:val="18"/>
                <w:lang w:eastAsia="es-ES" w:bidi="es-ES"/>
              </w:rPr>
              <w:t>Cuestionarios</w:t>
            </w:r>
          </w:p>
        </w:tc>
        <w:tc>
          <w:tcPr>
            <w:tcW w:w="2621" w:type="dxa"/>
            <w:vAlign w:val="center"/>
          </w:tcPr>
          <w:p w14:paraId="4D83266C" w14:textId="77777777" w:rsidR="00A67A98" w:rsidRDefault="00A67A98" w:rsidP="005E1A08">
            <w:pPr>
              <w:jc w:val="left"/>
            </w:pPr>
            <w:r>
              <w:rPr>
                <w:sz w:val="18"/>
                <w:lang w:eastAsia="es-ES" w:bidi="es-ES"/>
              </w:rPr>
              <w:t>Selección de preguntas, puntos, fechas, intentos y código.</w:t>
            </w:r>
          </w:p>
        </w:tc>
        <w:tc>
          <w:tcPr>
            <w:tcW w:w="2670" w:type="dxa"/>
            <w:vAlign w:val="center"/>
          </w:tcPr>
          <w:p w14:paraId="3B65DE91" w14:textId="77777777" w:rsidR="00A67A98" w:rsidRDefault="00A67A98" w:rsidP="005E1A08">
            <w:pPr>
              <w:jc w:val="left"/>
            </w:pPr>
            <w:r>
              <w:rPr>
                <w:sz w:val="18"/>
                <w:lang w:eastAsia="es-ES" w:bidi="es-ES"/>
              </w:rPr>
              <w:t>El formulario construye una configuración válida antes de guardar.</w:t>
            </w:r>
          </w:p>
        </w:tc>
      </w:tr>
      <w:tr w:rsidR="00A67A98" w14:paraId="2C7E9403" w14:textId="77777777" w:rsidTr="005E1A08">
        <w:tc>
          <w:tcPr>
            <w:tcW w:w="992" w:type="dxa"/>
            <w:vAlign w:val="center"/>
          </w:tcPr>
          <w:p w14:paraId="1241CEDC" w14:textId="77777777" w:rsidR="00A67A98" w:rsidRDefault="00A67A98" w:rsidP="005E1A08">
            <w:pPr>
              <w:jc w:val="left"/>
            </w:pPr>
            <w:r>
              <w:rPr>
                <w:sz w:val="18"/>
                <w:lang w:eastAsia="es-ES" w:bidi="es-ES"/>
              </w:rPr>
              <w:t>PU-F07</w:t>
            </w:r>
          </w:p>
        </w:tc>
        <w:tc>
          <w:tcPr>
            <w:tcW w:w="2071" w:type="dxa"/>
            <w:vAlign w:val="center"/>
          </w:tcPr>
          <w:p w14:paraId="01A99B41" w14:textId="77777777" w:rsidR="00A67A98" w:rsidRDefault="00A67A98" w:rsidP="005E1A08">
            <w:pPr>
              <w:jc w:val="left"/>
            </w:pPr>
            <w:r>
              <w:rPr>
                <w:sz w:val="18"/>
                <w:lang w:eastAsia="es-ES" w:bidi="es-ES"/>
              </w:rPr>
              <w:t>Acceso de alumno</w:t>
            </w:r>
          </w:p>
        </w:tc>
        <w:tc>
          <w:tcPr>
            <w:tcW w:w="2621" w:type="dxa"/>
            <w:vAlign w:val="center"/>
          </w:tcPr>
          <w:p w14:paraId="62B5AB1B" w14:textId="77777777" w:rsidR="00A67A98" w:rsidRDefault="00A67A98" w:rsidP="005E1A08">
            <w:pPr>
              <w:jc w:val="left"/>
            </w:pPr>
            <w:r>
              <w:rPr>
                <w:sz w:val="18"/>
                <w:lang w:eastAsia="es-ES" w:bidi="es-ES"/>
              </w:rPr>
              <w:t>Catálogo vacío, cuestionarios disponibles o restringidos.</w:t>
            </w:r>
          </w:p>
        </w:tc>
        <w:tc>
          <w:tcPr>
            <w:tcW w:w="2670" w:type="dxa"/>
            <w:vAlign w:val="center"/>
          </w:tcPr>
          <w:p w14:paraId="6E72283D" w14:textId="77777777" w:rsidR="00A67A98" w:rsidRDefault="00A67A98" w:rsidP="005E1A08">
            <w:pPr>
              <w:jc w:val="left"/>
            </w:pPr>
            <w:r>
              <w:rPr>
                <w:sz w:val="18"/>
                <w:lang w:eastAsia="es-ES" w:bidi="es-ES"/>
              </w:rPr>
              <w:t>Se muestran tarjetas, estados vacíos y acciones permitidas.</w:t>
            </w:r>
          </w:p>
        </w:tc>
      </w:tr>
      <w:tr w:rsidR="00A67A98" w14:paraId="7CDA913E" w14:textId="77777777" w:rsidTr="005E1A08">
        <w:tc>
          <w:tcPr>
            <w:tcW w:w="992" w:type="dxa"/>
            <w:vAlign w:val="center"/>
          </w:tcPr>
          <w:p w14:paraId="0F0107A4" w14:textId="77777777" w:rsidR="00A67A98" w:rsidRDefault="00A67A98" w:rsidP="005E1A08">
            <w:pPr>
              <w:jc w:val="left"/>
            </w:pPr>
            <w:r>
              <w:rPr>
                <w:sz w:val="18"/>
                <w:lang w:eastAsia="es-ES" w:bidi="es-ES"/>
              </w:rPr>
              <w:t>PU-F08</w:t>
            </w:r>
          </w:p>
        </w:tc>
        <w:tc>
          <w:tcPr>
            <w:tcW w:w="2071" w:type="dxa"/>
            <w:vAlign w:val="center"/>
          </w:tcPr>
          <w:p w14:paraId="358EDC2C" w14:textId="77777777" w:rsidR="00A67A98" w:rsidRDefault="00A67A98" w:rsidP="005E1A08">
            <w:pPr>
              <w:jc w:val="left"/>
            </w:pPr>
            <w:r>
              <w:rPr>
                <w:sz w:val="18"/>
                <w:lang w:eastAsia="es-ES" w:bidi="es-ES"/>
              </w:rPr>
              <w:t>Realización de intento</w:t>
            </w:r>
          </w:p>
        </w:tc>
        <w:tc>
          <w:tcPr>
            <w:tcW w:w="2621" w:type="dxa"/>
            <w:vAlign w:val="center"/>
          </w:tcPr>
          <w:p w14:paraId="44A1434C" w14:textId="77777777" w:rsidR="00A67A98" w:rsidRDefault="00A67A98" w:rsidP="005E1A08">
            <w:pPr>
              <w:jc w:val="left"/>
            </w:pPr>
            <w:r>
              <w:rPr>
                <w:sz w:val="18"/>
                <w:lang w:eastAsia="es-ES" w:bidi="es-ES"/>
              </w:rPr>
              <w:t>Respuestas de distintos tipos y temporizador.</w:t>
            </w:r>
          </w:p>
        </w:tc>
        <w:tc>
          <w:tcPr>
            <w:tcW w:w="2670" w:type="dxa"/>
            <w:vAlign w:val="center"/>
          </w:tcPr>
          <w:p w14:paraId="799FA71A" w14:textId="77777777" w:rsidR="00A67A98" w:rsidRDefault="00A67A98" w:rsidP="005E1A08">
            <w:pPr>
              <w:jc w:val="left"/>
            </w:pPr>
            <w:r>
              <w:rPr>
                <w:sz w:val="18"/>
                <w:lang w:eastAsia="es-ES" w:bidi="es-ES"/>
              </w:rPr>
              <w:t>Se recoge la respuesta del usuario y se prepara el envío correcto.</w:t>
            </w:r>
          </w:p>
        </w:tc>
      </w:tr>
      <w:tr w:rsidR="00A67A98" w14:paraId="39E10582" w14:textId="77777777" w:rsidTr="005E1A08">
        <w:tc>
          <w:tcPr>
            <w:tcW w:w="992" w:type="dxa"/>
            <w:vAlign w:val="center"/>
          </w:tcPr>
          <w:p w14:paraId="68030104" w14:textId="77777777" w:rsidR="00A67A98" w:rsidRDefault="00A67A98" w:rsidP="005E1A08">
            <w:pPr>
              <w:jc w:val="left"/>
            </w:pPr>
            <w:r>
              <w:rPr>
                <w:sz w:val="18"/>
                <w:lang w:eastAsia="es-ES" w:bidi="es-ES"/>
              </w:rPr>
              <w:t>PU-F09</w:t>
            </w:r>
          </w:p>
        </w:tc>
        <w:tc>
          <w:tcPr>
            <w:tcW w:w="2071" w:type="dxa"/>
            <w:vAlign w:val="center"/>
          </w:tcPr>
          <w:p w14:paraId="564ADC48" w14:textId="77777777" w:rsidR="00A67A98" w:rsidRDefault="00A67A98" w:rsidP="005E1A08">
            <w:pPr>
              <w:jc w:val="left"/>
            </w:pPr>
            <w:r>
              <w:rPr>
                <w:sz w:val="18"/>
                <w:lang w:eastAsia="es-ES" w:bidi="es-ES"/>
              </w:rPr>
              <w:t>Resultados y revisión</w:t>
            </w:r>
          </w:p>
        </w:tc>
        <w:tc>
          <w:tcPr>
            <w:tcW w:w="2621" w:type="dxa"/>
            <w:vAlign w:val="center"/>
          </w:tcPr>
          <w:p w14:paraId="10F18A3B" w14:textId="77777777" w:rsidR="00A67A98" w:rsidRDefault="00A67A98" w:rsidP="005E1A08">
            <w:pPr>
              <w:jc w:val="left"/>
            </w:pPr>
            <w:r>
              <w:rPr>
                <w:sz w:val="18"/>
                <w:lang w:eastAsia="es-ES" w:bidi="es-ES"/>
              </w:rPr>
              <w:t>“Feedback” visible, diferido o bloqueado hasta cierre.</w:t>
            </w:r>
          </w:p>
        </w:tc>
        <w:tc>
          <w:tcPr>
            <w:tcW w:w="2670" w:type="dxa"/>
            <w:vAlign w:val="center"/>
          </w:tcPr>
          <w:p w14:paraId="1D50A545" w14:textId="77777777" w:rsidR="00A67A98" w:rsidRDefault="00A67A98" w:rsidP="005E1A08">
            <w:pPr>
              <w:jc w:val="left"/>
            </w:pPr>
            <w:r>
              <w:rPr>
                <w:sz w:val="18"/>
                <w:lang w:eastAsia="es-ES" w:bidi="es-ES"/>
              </w:rPr>
              <w:t>La interfaz muestra solo la información permitida.</w:t>
            </w:r>
          </w:p>
        </w:tc>
      </w:tr>
      <w:tr w:rsidR="00A67A98" w14:paraId="0BF9AB40" w14:textId="77777777" w:rsidTr="005E1A08">
        <w:tc>
          <w:tcPr>
            <w:tcW w:w="992" w:type="dxa"/>
            <w:vAlign w:val="center"/>
          </w:tcPr>
          <w:p w14:paraId="089D23F9" w14:textId="77777777" w:rsidR="00A67A98" w:rsidRDefault="00A67A98" w:rsidP="005E1A08">
            <w:pPr>
              <w:jc w:val="left"/>
            </w:pPr>
            <w:r>
              <w:rPr>
                <w:sz w:val="18"/>
                <w:lang w:eastAsia="es-ES" w:bidi="es-ES"/>
              </w:rPr>
              <w:t>PU-F10</w:t>
            </w:r>
          </w:p>
        </w:tc>
        <w:tc>
          <w:tcPr>
            <w:tcW w:w="2071" w:type="dxa"/>
            <w:vAlign w:val="center"/>
          </w:tcPr>
          <w:p w14:paraId="0F79AF79" w14:textId="77777777" w:rsidR="00A67A98" w:rsidRDefault="00A67A98" w:rsidP="005E1A08">
            <w:pPr>
              <w:jc w:val="left"/>
            </w:pPr>
            <w:r>
              <w:rPr>
                <w:sz w:val="18"/>
                <w:lang w:eastAsia="es-ES" w:bidi="es-ES"/>
              </w:rPr>
              <w:t>Analíticas</w:t>
            </w:r>
          </w:p>
        </w:tc>
        <w:tc>
          <w:tcPr>
            <w:tcW w:w="2621" w:type="dxa"/>
            <w:vAlign w:val="center"/>
          </w:tcPr>
          <w:p w14:paraId="4A4D6848" w14:textId="77777777" w:rsidR="00A67A98" w:rsidRDefault="00A67A98" w:rsidP="005E1A08">
            <w:pPr>
              <w:jc w:val="left"/>
            </w:pPr>
            <w:r>
              <w:rPr>
                <w:sz w:val="18"/>
                <w:lang w:eastAsia="es-ES" w:bidi="es-ES"/>
              </w:rPr>
              <w:t>Datos agregados, intentos y exportación.</w:t>
            </w:r>
          </w:p>
        </w:tc>
        <w:tc>
          <w:tcPr>
            <w:tcW w:w="2670" w:type="dxa"/>
            <w:vAlign w:val="center"/>
          </w:tcPr>
          <w:p w14:paraId="16A67C42" w14:textId="77777777" w:rsidR="00A67A98" w:rsidRDefault="00A67A98" w:rsidP="005E1A08">
            <w:pPr>
              <w:jc w:val="left"/>
            </w:pPr>
            <w:r>
              <w:rPr>
                <w:sz w:val="18"/>
                <w:lang w:eastAsia="es-ES" w:bidi="es-ES"/>
              </w:rPr>
              <w:t>Se muestran métricas, tablas, distribución y botón CSV en el estado adecuado.</w:t>
            </w:r>
          </w:p>
        </w:tc>
      </w:tr>
      <w:tr w:rsidR="00A67A98" w14:paraId="3DE4A5AA" w14:textId="77777777" w:rsidTr="005E1A08">
        <w:tc>
          <w:tcPr>
            <w:tcW w:w="992" w:type="dxa"/>
            <w:vAlign w:val="center"/>
          </w:tcPr>
          <w:p w14:paraId="042B5D5E" w14:textId="77777777" w:rsidR="00A67A98" w:rsidRDefault="00A67A98" w:rsidP="005E1A08">
            <w:pPr>
              <w:jc w:val="left"/>
            </w:pPr>
            <w:r>
              <w:rPr>
                <w:sz w:val="18"/>
                <w:lang w:eastAsia="es-ES" w:bidi="es-ES"/>
              </w:rPr>
              <w:t>PU-F11</w:t>
            </w:r>
          </w:p>
        </w:tc>
        <w:tc>
          <w:tcPr>
            <w:tcW w:w="2071" w:type="dxa"/>
            <w:vAlign w:val="center"/>
          </w:tcPr>
          <w:p w14:paraId="0EA98B96" w14:textId="77777777" w:rsidR="00A67A98" w:rsidRDefault="00A67A98" w:rsidP="005E1A08">
            <w:pPr>
              <w:jc w:val="left"/>
            </w:pPr>
            <w:r>
              <w:rPr>
                <w:sz w:val="18"/>
                <w:lang w:eastAsia="es-ES" w:bidi="es-ES"/>
              </w:rPr>
              <w:t>Internacionalización</w:t>
            </w:r>
          </w:p>
        </w:tc>
        <w:tc>
          <w:tcPr>
            <w:tcW w:w="2621" w:type="dxa"/>
            <w:vAlign w:val="center"/>
          </w:tcPr>
          <w:p w14:paraId="195CA1F5" w14:textId="77777777" w:rsidR="00A67A98" w:rsidRDefault="00A67A98" w:rsidP="005E1A08">
            <w:pPr>
              <w:jc w:val="left"/>
            </w:pPr>
            <w:r>
              <w:rPr>
                <w:sz w:val="18"/>
                <w:lang w:eastAsia="es-ES" w:bidi="es-ES"/>
              </w:rPr>
              <w:t>Cambio de idioma ES/EN.</w:t>
            </w:r>
          </w:p>
        </w:tc>
        <w:tc>
          <w:tcPr>
            <w:tcW w:w="2670" w:type="dxa"/>
            <w:vAlign w:val="center"/>
          </w:tcPr>
          <w:p w14:paraId="11BDEAC8" w14:textId="77777777" w:rsidR="00A67A98" w:rsidRDefault="00A67A98" w:rsidP="005E1A08">
            <w:pPr>
              <w:jc w:val="left"/>
            </w:pPr>
            <w:r>
              <w:rPr>
                <w:sz w:val="18"/>
                <w:lang w:eastAsia="es-ES" w:bidi="es-ES"/>
              </w:rPr>
              <w:t>Los textos visibles se resuelven mediante recursos centralizados.</w:t>
            </w:r>
          </w:p>
        </w:tc>
      </w:tr>
    </w:tbl>
    <w:p w14:paraId="201B2C73" w14:textId="53A4F7D2" w:rsidR="00A67A98" w:rsidRPr="005E1A08" w:rsidRDefault="00A67A98">
      <w:pPr>
        <w:pStyle w:val="PiedeTabla"/>
        <w:rPr>
          <w:rStyle w:val="nfasisintenso"/>
          <w:b w:val="0"/>
          <w:bCs/>
          <w:i/>
          <w:szCs w:val="22"/>
        </w:rPr>
        <w:pPrChange w:id="2008" w:author="Pablo Barrero Cruz" w:date="2026-06-30T13:22:00Z" w16du:dateUtc="2026-06-30T11:22:00Z">
          <w:pPr>
            <w:pStyle w:val="Descripcin"/>
            <w:spacing w:before="240"/>
          </w:pPr>
        </w:pPrChange>
      </w:pPr>
      <w:bookmarkStart w:id="2009" w:name="_Toc233720863"/>
      <w:r w:rsidRPr="005E1A08">
        <w:rPr>
          <w:rStyle w:val="nfasisintenso"/>
        </w:rPr>
        <w:t>Tabla 5.8.</w:t>
      </w:r>
      <w:r w:rsidR="00167D8C">
        <w:rPr>
          <w:rStyle w:val="nfasisintenso"/>
        </w:rPr>
        <w:t>2</w:t>
      </w:r>
      <w:r w:rsidRPr="005E1A08">
        <w:rPr>
          <w:rStyle w:val="nfasisintenso"/>
        </w:rPr>
        <w:t xml:space="preserve">. Pruebas unitarias previstas para el </w:t>
      </w:r>
      <w:r w:rsidR="00167D8C">
        <w:rPr>
          <w:rStyle w:val="nfasisintenso"/>
        </w:rPr>
        <w:t>“</w:t>
      </w:r>
      <w:r w:rsidRPr="005E1A08">
        <w:rPr>
          <w:rStyle w:val="nfasisintenso"/>
        </w:rPr>
        <w:t>“frontend”</w:t>
      </w:r>
      <w:r w:rsidR="00167D8C">
        <w:rPr>
          <w:rStyle w:val="nfasisintenso"/>
        </w:rPr>
        <w:t>”</w:t>
      </w:r>
      <w:r w:rsidRPr="005E1A08">
        <w:rPr>
          <w:rStyle w:val="nfasisintenso"/>
        </w:rPr>
        <w:t>.</w:t>
      </w:r>
      <w:bookmarkEnd w:id="2009"/>
    </w:p>
    <w:p w14:paraId="57692E27" w14:textId="2919E28C" w:rsidR="00A67A98" w:rsidRDefault="00A67A98" w:rsidP="00A67A98">
      <w:pPr>
        <w:pStyle w:val="Ttulo3"/>
      </w:pPr>
      <w:bookmarkStart w:id="2010" w:name="_Toc233728274"/>
      <w:r>
        <w:rPr>
          <w:lang w:eastAsia="es-ES" w:bidi="es-ES"/>
        </w:rPr>
        <w:t>Pruebas de Integración y del Sistema</w:t>
      </w:r>
      <w:bookmarkEnd w:id="2010"/>
    </w:p>
    <w:p w14:paraId="791C65FB" w14:textId="2B7E8B34" w:rsidR="00A67A98" w:rsidRDefault="00A67A98" w:rsidP="00A67A98">
      <w:r>
        <w:rPr>
          <w:lang w:eastAsia="es-ES" w:bidi="es-ES"/>
        </w:rPr>
        <w:t xml:space="preserve">Las pruebas de integración comprueban que varios módulos colaboran correctamente. En este proyecto son necesarias porque los flujos principales atraviesan </w:t>
      </w:r>
      <w:r w:rsidR="00167D8C">
        <w:rPr>
          <w:lang w:eastAsia="es-ES" w:bidi="es-ES"/>
        </w:rPr>
        <w:t>“</w:t>
      </w:r>
      <w:r>
        <w:rPr>
          <w:lang w:eastAsia="es-ES" w:bidi="es-ES"/>
        </w:rPr>
        <w:t>“frontend”</w:t>
      </w:r>
      <w:r w:rsidR="00167D8C">
        <w:rPr>
          <w:lang w:eastAsia="es-ES" w:bidi="es-ES"/>
        </w:rPr>
        <w:t>”</w:t>
      </w:r>
      <w:r>
        <w:rPr>
          <w:lang w:eastAsia="es-ES" w:bidi="es-ES"/>
        </w:rPr>
        <w:t>, API, validación de permisos, lógica de negocio y persistencia. Por ejemplo, realizar un cuestionario implica consultar disponibilidad, validar intentos restantes, generar las preguntas servidas, guardar respuestas, corregirlas y mostrar resultados.</w:t>
      </w:r>
    </w:p>
    <w:p w14:paraId="39DD8B06" w14:textId="088E8DC1" w:rsidR="00A67A98" w:rsidRDefault="00A67A98" w:rsidP="005E1A08">
      <w:r>
        <w:rPr>
          <w:lang w:eastAsia="es-ES" w:bidi="es-ES"/>
        </w:rPr>
        <w:t>Las pruebas del sistema se plantean sobre la aplicación completa. Su objetivo es comprobar que los casos de uso principales definidos en el análisis pueden ejecutarse de extremo a extremo en el entorno de referencia. En estas pruebas se combinan ejecuciones automatizadas con validación manual guiada.</w:t>
      </w:r>
    </w:p>
    <w:tbl>
      <w:tblPr>
        <w:tblStyle w:val="Tablaconcuadrcula"/>
        <w:tblpPr w:leftFromText="141" w:rightFromText="141" w:vertAnchor="text" w:horzAnchor="margin" w:tblpY="432"/>
        <w:tblW w:w="0" w:type="auto"/>
        <w:tblLook w:val="04A0" w:firstRow="1" w:lastRow="0" w:firstColumn="1" w:lastColumn="0" w:noHBand="0" w:noVBand="1"/>
      </w:tblPr>
      <w:tblGrid>
        <w:gridCol w:w="1010"/>
        <w:gridCol w:w="2007"/>
        <w:gridCol w:w="2578"/>
        <w:gridCol w:w="2759"/>
      </w:tblGrid>
      <w:tr w:rsidR="00630FFA" w14:paraId="5C90F041" w14:textId="77777777">
        <w:trPr>
          <w:trHeight w:val="553"/>
        </w:trPr>
        <w:tc>
          <w:tcPr>
            <w:tcW w:w="8354" w:type="dxa"/>
            <w:gridSpan w:val="4"/>
            <w:shd w:val="clear" w:color="auto" w:fill="DDDDDD" w:themeFill="accent1"/>
            <w:vAlign w:val="center"/>
          </w:tcPr>
          <w:p w14:paraId="1D764064" w14:textId="1A8329AB" w:rsidR="00630FFA" w:rsidRDefault="00630FFA" w:rsidP="005E1A08">
            <w:pPr>
              <w:jc w:val="center"/>
              <w:rPr>
                <w:b/>
                <w:sz w:val="18"/>
                <w:lang w:eastAsia="es-ES" w:bidi="es-ES"/>
              </w:rPr>
            </w:pPr>
            <w:r w:rsidRPr="00630FFA">
              <w:rPr>
                <w:b/>
                <w:sz w:val="18"/>
                <w:lang w:eastAsia="es-ES" w:bidi="es-ES"/>
              </w:rPr>
              <w:t>Pruebas de integración asociadas a casos de uso</w:t>
            </w:r>
          </w:p>
        </w:tc>
      </w:tr>
      <w:tr w:rsidR="00A67A98" w14:paraId="46F6AD1F" w14:textId="77777777" w:rsidTr="005E1A08">
        <w:trPr>
          <w:trHeight w:val="553"/>
        </w:trPr>
        <w:tc>
          <w:tcPr>
            <w:tcW w:w="1010" w:type="dxa"/>
            <w:shd w:val="clear" w:color="auto" w:fill="F2F2F2" w:themeFill="background1" w:themeFillShade="F2"/>
            <w:vAlign w:val="center"/>
          </w:tcPr>
          <w:p w14:paraId="4E6299D5" w14:textId="77777777" w:rsidR="00A67A98" w:rsidRDefault="00A67A98" w:rsidP="005E1A08">
            <w:pPr>
              <w:jc w:val="left"/>
            </w:pPr>
            <w:r>
              <w:rPr>
                <w:b/>
                <w:sz w:val="18"/>
                <w:lang w:eastAsia="es-ES" w:bidi="es-ES"/>
              </w:rPr>
              <w:t>Código</w:t>
            </w:r>
          </w:p>
        </w:tc>
        <w:tc>
          <w:tcPr>
            <w:tcW w:w="2007" w:type="dxa"/>
            <w:shd w:val="clear" w:color="auto" w:fill="F2F2F2" w:themeFill="background1" w:themeFillShade="F2"/>
            <w:vAlign w:val="center"/>
          </w:tcPr>
          <w:p w14:paraId="37B4537A" w14:textId="77777777" w:rsidR="00A67A98" w:rsidRDefault="00A67A98" w:rsidP="005E1A08">
            <w:pPr>
              <w:jc w:val="left"/>
            </w:pPr>
            <w:r>
              <w:rPr>
                <w:b/>
                <w:sz w:val="18"/>
                <w:lang w:eastAsia="es-ES" w:bidi="es-ES"/>
              </w:rPr>
              <w:t>Caso de uso relacionado</w:t>
            </w:r>
          </w:p>
        </w:tc>
        <w:tc>
          <w:tcPr>
            <w:tcW w:w="2578" w:type="dxa"/>
            <w:shd w:val="clear" w:color="auto" w:fill="F2F2F2" w:themeFill="background1" w:themeFillShade="F2"/>
            <w:vAlign w:val="center"/>
          </w:tcPr>
          <w:p w14:paraId="1BF333A8" w14:textId="77777777" w:rsidR="00A67A98" w:rsidRDefault="00A67A98" w:rsidP="005E1A08">
            <w:pPr>
              <w:jc w:val="left"/>
            </w:pPr>
            <w:r>
              <w:rPr>
                <w:b/>
                <w:sz w:val="18"/>
                <w:lang w:eastAsia="es-ES" w:bidi="es-ES"/>
              </w:rPr>
              <w:t>Prueba</w:t>
            </w:r>
          </w:p>
        </w:tc>
        <w:tc>
          <w:tcPr>
            <w:tcW w:w="2759" w:type="dxa"/>
            <w:shd w:val="clear" w:color="auto" w:fill="F2F2F2" w:themeFill="background1" w:themeFillShade="F2"/>
            <w:vAlign w:val="center"/>
          </w:tcPr>
          <w:p w14:paraId="5C1180AE" w14:textId="77777777" w:rsidR="00A67A98" w:rsidRDefault="00A67A98" w:rsidP="005E1A08">
            <w:pPr>
              <w:jc w:val="left"/>
            </w:pPr>
            <w:r>
              <w:rPr>
                <w:b/>
                <w:sz w:val="18"/>
                <w:lang w:eastAsia="es-ES" w:bidi="es-ES"/>
              </w:rPr>
              <w:t>Resultado esperado</w:t>
            </w:r>
          </w:p>
        </w:tc>
      </w:tr>
      <w:tr w:rsidR="00A67A98" w14:paraId="3768D7B6" w14:textId="77777777" w:rsidTr="005E1A08">
        <w:tc>
          <w:tcPr>
            <w:tcW w:w="1010" w:type="dxa"/>
            <w:vAlign w:val="center"/>
          </w:tcPr>
          <w:p w14:paraId="7952C734" w14:textId="77777777" w:rsidR="00A67A98" w:rsidRDefault="00A67A98" w:rsidP="005E1A08">
            <w:pPr>
              <w:jc w:val="left"/>
            </w:pPr>
            <w:r>
              <w:rPr>
                <w:sz w:val="18"/>
                <w:lang w:eastAsia="es-ES" w:bidi="es-ES"/>
              </w:rPr>
              <w:t>PI-01</w:t>
            </w:r>
          </w:p>
        </w:tc>
        <w:tc>
          <w:tcPr>
            <w:tcW w:w="2007" w:type="dxa"/>
            <w:vAlign w:val="center"/>
          </w:tcPr>
          <w:p w14:paraId="77B11544" w14:textId="77777777" w:rsidR="00A67A98" w:rsidRDefault="00A67A98" w:rsidP="005E1A08">
            <w:pPr>
              <w:jc w:val="left"/>
            </w:pPr>
            <w:r>
              <w:rPr>
                <w:sz w:val="18"/>
                <w:lang w:eastAsia="es-ES" w:bidi="es-ES"/>
              </w:rPr>
              <w:t>UC-01, UC-14</w:t>
            </w:r>
          </w:p>
        </w:tc>
        <w:tc>
          <w:tcPr>
            <w:tcW w:w="2578" w:type="dxa"/>
            <w:vAlign w:val="center"/>
          </w:tcPr>
          <w:p w14:paraId="5F89C9D0" w14:textId="77777777" w:rsidR="00A67A98" w:rsidRDefault="00A67A98" w:rsidP="00A67A98">
            <w:r>
              <w:rPr>
                <w:sz w:val="18"/>
                <w:lang w:eastAsia="es-ES" w:bidi="es-ES"/>
              </w:rPr>
              <w:t>Iniciar sesión, recargar la aplicación y restaurar sesión.</w:t>
            </w:r>
          </w:p>
        </w:tc>
        <w:tc>
          <w:tcPr>
            <w:tcW w:w="2759" w:type="dxa"/>
            <w:vAlign w:val="center"/>
          </w:tcPr>
          <w:p w14:paraId="441010FF" w14:textId="77777777" w:rsidR="00A67A98" w:rsidRDefault="00A67A98" w:rsidP="00A67A98">
            <w:r>
              <w:rPr>
                <w:sz w:val="18"/>
                <w:lang w:eastAsia="es-ES" w:bidi="es-ES"/>
              </w:rPr>
              <w:t>El usuario conserva una sesión válida si el refresh token no ha expirado ni ha sido revocado.</w:t>
            </w:r>
          </w:p>
        </w:tc>
      </w:tr>
      <w:tr w:rsidR="00A67A98" w14:paraId="247CC9E6" w14:textId="77777777" w:rsidTr="005E1A08">
        <w:tc>
          <w:tcPr>
            <w:tcW w:w="1010" w:type="dxa"/>
            <w:vAlign w:val="center"/>
          </w:tcPr>
          <w:p w14:paraId="4C28291F" w14:textId="77777777" w:rsidR="00A67A98" w:rsidRDefault="00A67A98" w:rsidP="005E1A08">
            <w:pPr>
              <w:jc w:val="left"/>
            </w:pPr>
            <w:r>
              <w:rPr>
                <w:sz w:val="18"/>
                <w:lang w:eastAsia="es-ES" w:bidi="es-ES"/>
              </w:rPr>
              <w:t>PI-02</w:t>
            </w:r>
          </w:p>
        </w:tc>
        <w:tc>
          <w:tcPr>
            <w:tcW w:w="2007" w:type="dxa"/>
            <w:vAlign w:val="center"/>
          </w:tcPr>
          <w:p w14:paraId="3BBE7975" w14:textId="77777777" w:rsidR="00A67A98" w:rsidRDefault="00A67A98" w:rsidP="005E1A08">
            <w:pPr>
              <w:jc w:val="left"/>
            </w:pPr>
            <w:r>
              <w:rPr>
                <w:sz w:val="18"/>
                <w:lang w:eastAsia="es-ES" w:bidi="es-ES"/>
              </w:rPr>
              <w:t>UC-03</w:t>
            </w:r>
          </w:p>
        </w:tc>
        <w:tc>
          <w:tcPr>
            <w:tcW w:w="2578" w:type="dxa"/>
            <w:vAlign w:val="center"/>
          </w:tcPr>
          <w:p w14:paraId="15464643" w14:textId="77777777" w:rsidR="00A67A98" w:rsidRDefault="00A67A98" w:rsidP="00A67A98">
            <w:r>
              <w:rPr>
                <w:sz w:val="18"/>
                <w:lang w:eastAsia="es-ES" w:bidi="es-ES"/>
              </w:rPr>
              <w:t>Gestionar un usuario desde el panel Admin.</w:t>
            </w:r>
          </w:p>
        </w:tc>
        <w:tc>
          <w:tcPr>
            <w:tcW w:w="2759" w:type="dxa"/>
            <w:vAlign w:val="center"/>
          </w:tcPr>
          <w:p w14:paraId="44023A21" w14:textId="77777777" w:rsidR="00A67A98" w:rsidRDefault="00A67A98" w:rsidP="00A67A98">
            <w:r>
              <w:rPr>
                <w:sz w:val="18"/>
                <w:lang w:eastAsia="es-ES" w:bidi="es-ES"/>
              </w:rPr>
              <w:t>Los cambios de datos, rol, estado o contraseña quedan persistidos y reflejados en la interfaz.</w:t>
            </w:r>
          </w:p>
        </w:tc>
      </w:tr>
      <w:tr w:rsidR="00A67A98" w14:paraId="37B37D3C" w14:textId="77777777" w:rsidTr="005E1A08">
        <w:tc>
          <w:tcPr>
            <w:tcW w:w="1010" w:type="dxa"/>
            <w:vAlign w:val="center"/>
          </w:tcPr>
          <w:p w14:paraId="625A4216" w14:textId="77777777" w:rsidR="00A67A98" w:rsidRDefault="00A67A98" w:rsidP="005E1A08">
            <w:pPr>
              <w:jc w:val="left"/>
            </w:pPr>
            <w:r>
              <w:rPr>
                <w:sz w:val="18"/>
                <w:lang w:eastAsia="es-ES" w:bidi="es-ES"/>
              </w:rPr>
              <w:t>PI-03</w:t>
            </w:r>
          </w:p>
        </w:tc>
        <w:tc>
          <w:tcPr>
            <w:tcW w:w="2007" w:type="dxa"/>
            <w:vAlign w:val="center"/>
          </w:tcPr>
          <w:p w14:paraId="3BA63569" w14:textId="77777777" w:rsidR="00A67A98" w:rsidRDefault="00A67A98" w:rsidP="005E1A08">
            <w:pPr>
              <w:jc w:val="left"/>
            </w:pPr>
            <w:r>
              <w:rPr>
                <w:sz w:val="18"/>
                <w:lang w:eastAsia="es-ES" w:bidi="es-ES"/>
              </w:rPr>
              <w:t>UC-04, UC-05</w:t>
            </w:r>
          </w:p>
        </w:tc>
        <w:tc>
          <w:tcPr>
            <w:tcW w:w="2578" w:type="dxa"/>
            <w:vAlign w:val="center"/>
          </w:tcPr>
          <w:p w14:paraId="725BDACD" w14:textId="77777777" w:rsidR="00A67A98" w:rsidRDefault="00A67A98" w:rsidP="00A67A98">
            <w:r>
              <w:rPr>
                <w:sz w:val="18"/>
                <w:lang w:eastAsia="es-ES" w:bidi="es-ES"/>
              </w:rPr>
              <w:t>Crear una pregunta, editarla, filtrarla y archivarla.</w:t>
            </w:r>
          </w:p>
        </w:tc>
        <w:tc>
          <w:tcPr>
            <w:tcW w:w="2759" w:type="dxa"/>
            <w:vAlign w:val="center"/>
          </w:tcPr>
          <w:p w14:paraId="48E5EC9F" w14:textId="77777777" w:rsidR="00A67A98" w:rsidRDefault="00A67A98" w:rsidP="00A67A98">
            <w:r>
              <w:rPr>
                <w:sz w:val="18"/>
                <w:lang w:eastAsia="es-ES" w:bidi="es-ES"/>
              </w:rPr>
              <w:t>La pregunta aparece en el banco, se actualiza correctamente y deja de estar disponible tras archivarse.</w:t>
            </w:r>
          </w:p>
        </w:tc>
      </w:tr>
      <w:tr w:rsidR="00A67A98" w14:paraId="179CB3F5" w14:textId="77777777" w:rsidTr="005E1A08">
        <w:tc>
          <w:tcPr>
            <w:tcW w:w="1010" w:type="dxa"/>
            <w:vAlign w:val="center"/>
          </w:tcPr>
          <w:p w14:paraId="7BD828BB" w14:textId="77777777" w:rsidR="00A67A98" w:rsidRDefault="00A67A98" w:rsidP="005E1A08">
            <w:pPr>
              <w:jc w:val="left"/>
            </w:pPr>
            <w:r>
              <w:rPr>
                <w:sz w:val="18"/>
                <w:lang w:eastAsia="es-ES" w:bidi="es-ES"/>
              </w:rPr>
              <w:t>PI-04</w:t>
            </w:r>
          </w:p>
        </w:tc>
        <w:tc>
          <w:tcPr>
            <w:tcW w:w="2007" w:type="dxa"/>
            <w:vAlign w:val="center"/>
          </w:tcPr>
          <w:p w14:paraId="2E9F8825" w14:textId="77777777" w:rsidR="00A67A98" w:rsidRDefault="00A67A98" w:rsidP="005E1A08">
            <w:pPr>
              <w:jc w:val="left"/>
            </w:pPr>
            <w:r>
              <w:rPr>
                <w:sz w:val="18"/>
                <w:lang w:eastAsia="es-ES" w:bidi="es-ES"/>
              </w:rPr>
              <w:t>UC-06, UC-07, UC-08</w:t>
            </w:r>
          </w:p>
        </w:tc>
        <w:tc>
          <w:tcPr>
            <w:tcW w:w="2578" w:type="dxa"/>
            <w:vAlign w:val="center"/>
          </w:tcPr>
          <w:p w14:paraId="3936B0CF" w14:textId="77777777" w:rsidR="00A67A98" w:rsidRDefault="00A67A98" w:rsidP="00A67A98">
            <w:r>
              <w:rPr>
                <w:sz w:val="18"/>
                <w:lang w:eastAsia="es-ES" w:bidi="es-ES"/>
              </w:rPr>
              <w:t>Crear un cuestionario, configurarlo y publicarlo.</w:t>
            </w:r>
          </w:p>
        </w:tc>
        <w:tc>
          <w:tcPr>
            <w:tcW w:w="2759" w:type="dxa"/>
            <w:vAlign w:val="center"/>
          </w:tcPr>
          <w:p w14:paraId="0229C5FA" w14:textId="77777777" w:rsidR="00A67A98" w:rsidRDefault="00A67A98" w:rsidP="00A67A98">
            <w:r>
              <w:rPr>
                <w:sz w:val="18"/>
                <w:lang w:eastAsia="es-ES" w:bidi="es-ES"/>
              </w:rPr>
              <w:t>El cuestionario pasa de borrador a publicado solo si cumple las validaciones necesarias.</w:t>
            </w:r>
          </w:p>
        </w:tc>
      </w:tr>
      <w:tr w:rsidR="00A67A98" w14:paraId="06948FB8" w14:textId="77777777" w:rsidTr="005E1A08">
        <w:tc>
          <w:tcPr>
            <w:tcW w:w="1010" w:type="dxa"/>
            <w:vAlign w:val="center"/>
          </w:tcPr>
          <w:p w14:paraId="71B070F4" w14:textId="77777777" w:rsidR="00A67A98" w:rsidRDefault="00A67A98" w:rsidP="005E1A08">
            <w:pPr>
              <w:jc w:val="left"/>
            </w:pPr>
            <w:r>
              <w:rPr>
                <w:sz w:val="18"/>
                <w:lang w:eastAsia="es-ES" w:bidi="es-ES"/>
              </w:rPr>
              <w:t>PI-05</w:t>
            </w:r>
          </w:p>
        </w:tc>
        <w:tc>
          <w:tcPr>
            <w:tcW w:w="2007" w:type="dxa"/>
            <w:vAlign w:val="center"/>
          </w:tcPr>
          <w:p w14:paraId="18EA4544" w14:textId="77777777" w:rsidR="00A67A98" w:rsidRDefault="00A67A98" w:rsidP="005E1A08">
            <w:pPr>
              <w:jc w:val="left"/>
            </w:pPr>
            <w:r>
              <w:rPr>
                <w:sz w:val="18"/>
                <w:lang w:eastAsia="es-ES" w:bidi="es-ES"/>
              </w:rPr>
              <w:t>UC-20, UC-21</w:t>
            </w:r>
          </w:p>
        </w:tc>
        <w:tc>
          <w:tcPr>
            <w:tcW w:w="2578" w:type="dxa"/>
            <w:vAlign w:val="center"/>
          </w:tcPr>
          <w:p w14:paraId="6E7008A8" w14:textId="77777777" w:rsidR="00A67A98" w:rsidRDefault="00A67A98" w:rsidP="00A67A98">
            <w:r>
              <w:rPr>
                <w:sz w:val="18"/>
                <w:lang w:eastAsia="es-ES" w:bidi="es-ES"/>
              </w:rPr>
              <w:t>Crear grupo, importar miembros y asignar cuestionario al grupo.</w:t>
            </w:r>
          </w:p>
        </w:tc>
        <w:tc>
          <w:tcPr>
            <w:tcW w:w="2759" w:type="dxa"/>
            <w:vAlign w:val="center"/>
          </w:tcPr>
          <w:p w14:paraId="5B0915C2" w14:textId="77777777" w:rsidR="00A67A98" w:rsidRDefault="00A67A98" w:rsidP="00A67A98">
            <w:r>
              <w:rPr>
                <w:sz w:val="18"/>
                <w:lang w:eastAsia="es-ES" w:bidi="es-ES"/>
              </w:rPr>
              <w:t>Solo los alumnos pertenecientes al grupo visualizan el cuestionario asignado.</w:t>
            </w:r>
          </w:p>
        </w:tc>
      </w:tr>
      <w:tr w:rsidR="00A67A98" w14:paraId="3780A200" w14:textId="77777777" w:rsidTr="005E1A08">
        <w:tc>
          <w:tcPr>
            <w:tcW w:w="1010" w:type="dxa"/>
            <w:vAlign w:val="center"/>
          </w:tcPr>
          <w:p w14:paraId="0C5A29F6" w14:textId="77777777" w:rsidR="00A67A98" w:rsidRDefault="00A67A98" w:rsidP="005E1A08">
            <w:pPr>
              <w:jc w:val="left"/>
            </w:pPr>
            <w:r>
              <w:rPr>
                <w:sz w:val="18"/>
                <w:lang w:eastAsia="es-ES" w:bidi="es-ES"/>
              </w:rPr>
              <w:t>PI-06</w:t>
            </w:r>
          </w:p>
        </w:tc>
        <w:tc>
          <w:tcPr>
            <w:tcW w:w="2007" w:type="dxa"/>
            <w:vAlign w:val="center"/>
          </w:tcPr>
          <w:p w14:paraId="7A088AF8" w14:textId="77777777" w:rsidR="00A67A98" w:rsidRDefault="00A67A98" w:rsidP="005E1A08">
            <w:pPr>
              <w:jc w:val="left"/>
            </w:pPr>
            <w:r>
              <w:rPr>
                <w:sz w:val="18"/>
                <w:lang w:eastAsia="es-ES" w:bidi="es-ES"/>
              </w:rPr>
              <w:t>UC-09, UC-10</w:t>
            </w:r>
          </w:p>
        </w:tc>
        <w:tc>
          <w:tcPr>
            <w:tcW w:w="2578" w:type="dxa"/>
            <w:vAlign w:val="center"/>
          </w:tcPr>
          <w:p w14:paraId="34C84CAC" w14:textId="77777777" w:rsidR="00A67A98" w:rsidRDefault="00A67A98" w:rsidP="00A67A98">
            <w:r>
              <w:rPr>
                <w:sz w:val="18"/>
                <w:lang w:eastAsia="es-ES" w:bidi="es-ES"/>
              </w:rPr>
              <w:t>Alumno consulta catálogo, inicia intento y envía respuestas.</w:t>
            </w:r>
          </w:p>
        </w:tc>
        <w:tc>
          <w:tcPr>
            <w:tcW w:w="2759" w:type="dxa"/>
            <w:vAlign w:val="center"/>
          </w:tcPr>
          <w:p w14:paraId="033230A3" w14:textId="77777777" w:rsidR="00A67A98" w:rsidRDefault="00A67A98" w:rsidP="00A67A98">
            <w:r>
              <w:rPr>
                <w:sz w:val="18"/>
                <w:lang w:eastAsia="es-ES" w:bidi="es-ES"/>
              </w:rPr>
              <w:t>El sistema registra el intento, corrige respuestas y actualiza intentos restantes.</w:t>
            </w:r>
          </w:p>
        </w:tc>
      </w:tr>
      <w:tr w:rsidR="00A67A98" w14:paraId="3BBC7281" w14:textId="77777777" w:rsidTr="005E1A08">
        <w:tc>
          <w:tcPr>
            <w:tcW w:w="1010" w:type="dxa"/>
            <w:vAlign w:val="center"/>
          </w:tcPr>
          <w:p w14:paraId="5CD3AA19" w14:textId="77777777" w:rsidR="00A67A98" w:rsidRDefault="00A67A98" w:rsidP="005E1A08">
            <w:pPr>
              <w:jc w:val="left"/>
            </w:pPr>
            <w:r>
              <w:rPr>
                <w:sz w:val="18"/>
                <w:lang w:eastAsia="es-ES" w:bidi="es-ES"/>
              </w:rPr>
              <w:lastRenderedPageBreak/>
              <w:t>PI-07</w:t>
            </w:r>
          </w:p>
        </w:tc>
        <w:tc>
          <w:tcPr>
            <w:tcW w:w="2007" w:type="dxa"/>
            <w:vAlign w:val="center"/>
          </w:tcPr>
          <w:p w14:paraId="3F317898" w14:textId="77777777" w:rsidR="00A67A98" w:rsidRDefault="00A67A98" w:rsidP="005E1A08">
            <w:pPr>
              <w:jc w:val="left"/>
            </w:pPr>
            <w:r>
              <w:rPr>
                <w:sz w:val="18"/>
                <w:lang w:eastAsia="es-ES" w:bidi="es-ES"/>
              </w:rPr>
              <w:t>UC-10</w:t>
            </w:r>
          </w:p>
        </w:tc>
        <w:tc>
          <w:tcPr>
            <w:tcW w:w="2578" w:type="dxa"/>
            <w:vAlign w:val="center"/>
          </w:tcPr>
          <w:p w14:paraId="67EC2E31" w14:textId="77777777" w:rsidR="00A67A98" w:rsidRDefault="00A67A98" w:rsidP="00A67A98">
            <w:r>
              <w:rPr>
                <w:sz w:val="18"/>
                <w:lang w:eastAsia="es-ES" w:bidi="es-ES"/>
              </w:rPr>
              <w:t>Alumno realiza pregunta paramétrica con expresión aritmética equivalente.</w:t>
            </w:r>
          </w:p>
        </w:tc>
        <w:tc>
          <w:tcPr>
            <w:tcW w:w="2759" w:type="dxa"/>
            <w:vAlign w:val="center"/>
          </w:tcPr>
          <w:p w14:paraId="6AB4F8DF" w14:textId="77777777" w:rsidR="00A67A98" w:rsidRDefault="00A67A98" w:rsidP="00A67A98">
            <w:r>
              <w:rPr>
                <w:sz w:val="18"/>
                <w:lang w:eastAsia="es-ES" w:bidi="es-ES"/>
              </w:rPr>
              <w:t>La respuesta se evalúa numéricamente y se acepta si está dentro de la tolerancia.</w:t>
            </w:r>
          </w:p>
        </w:tc>
      </w:tr>
      <w:tr w:rsidR="00A67A98" w14:paraId="308B8ACA" w14:textId="77777777" w:rsidTr="005E1A08">
        <w:tc>
          <w:tcPr>
            <w:tcW w:w="1010" w:type="dxa"/>
            <w:vAlign w:val="center"/>
          </w:tcPr>
          <w:p w14:paraId="4781A37E" w14:textId="77777777" w:rsidR="00A67A98" w:rsidRDefault="00A67A98" w:rsidP="005E1A08">
            <w:pPr>
              <w:jc w:val="left"/>
            </w:pPr>
            <w:r>
              <w:rPr>
                <w:sz w:val="18"/>
                <w:lang w:eastAsia="es-ES" w:bidi="es-ES"/>
              </w:rPr>
              <w:t>PI-08</w:t>
            </w:r>
          </w:p>
        </w:tc>
        <w:tc>
          <w:tcPr>
            <w:tcW w:w="2007" w:type="dxa"/>
            <w:vAlign w:val="center"/>
          </w:tcPr>
          <w:p w14:paraId="5369F070" w14:textId="77777777" w:rsidR="00A67A98" w:rsidRDefault="00A67A98" w:rsidP="005E1A08">
            <w:pPr>
              <w:jc w:val="left"/>
            </w:pPr>
            <w:r>
              <w:rPr>
                <w:sz w:val="18"/>
                <w:lang w:eastAsia="es-ES" w:bidi="es-ES"/>
              </w:rPr>
              <w:t>UC-11, UC-18, UC-19</w:t>
            </w:r>
          </w:p>
        </w:tc>
        <w:tc>
          <w:tcPr>
            <w:tcW w:w="2578" w:type="dxa"/>
            <w:vAlign w:val="center"/>
          </w:tcPr>
          <w:p w14:paraId="2239E676" w14:textId="77777777" w:rsidR="00A67A98" w:rsidRDefault="00A67A98" w:rsidP="00A67A98">
            <w:r>
              <w:rPr>
                <w:sz w:val="18"/>
                <w:lang w:eastAsia="es-ES" w:bidi="es-ES"/>
              </w:rPr>
              <w:t>Alumno consulta resultado, historial y detalle cuando procede.</w:t>
            </w:r>
          </w:p>
        </w:tc>
        <w:tc>
          <w:tcPr>
            <w:tcW w:w="2759" w:type="dxa"/>
            <w:vAlign w:val="center"/>
          </w:tcPr>
          <w:p w14:paraId="224AF451" w14:textId="77777777" w:rsidR="00A67A98" w:rsidRDefault="00A67A98" w:rsidP="00A67A98">
            <w:r>
              <w:rPr>
                <w:sz w:val="18"/>
                <w:lang w:eastAsia="es-ES" w:bidi="es-ES"/>
              </w:rPr>
              <w:t>El sistema respeta la política de “feedback” y muestra únicamente datos autorizados.</w:t>
            </w:r>
          </w:p>
        </w:tc>
      </w:tr>
      <w:tr w:rsidR="00A67A98" w14:paraId="4FB912C9" w14:textId="77777777" w:rsidTr="005E1A08">
        <w:tc>
          <w:tcPr>
            <w:tcW w:w="1010" w:type="dxa"/>
            <w:vAlign w:val="center"/>
          </w:tcPr>
          <w:p w14:paraId="7458262B" w14:textId="77777777" w:rsidR="00A67A98" w:rsidRDefault="00A67A98" w:rsidP="005E1A08">
            <w:pPr>
              <w:jc w:val="left"/>
            </w:pPr>
            <w:r>
              <w:rPr>
                <w:sz w:val="18"/>
                <w:lang w:eastAsia="es-ES" w:bidi="es-ES"/>
              </w:rPr>
              <w:t>PI-09</w:t>
            </w:r>
          </w:p>
        </w:tc>
        <w:tc>
          <w:tcPr>
            <w:tcW w:w="2007" w:type="dxa"/>
            <w:vAlign w:val="center"/>
          </w:tcPr>
          <w:p w14:paraId="74BD4810" w14:textId="77777777" w:rsidR="00A67A98" w:rsidRDefault="00A67A98" w:rsidP="005E1A08">
            <w:pPr>
              <w:jc w:val="left"/>
            </w:pPr>
            <w:r>
              <w:rPr>
                <w:sz w:val="18"/>
                <w:lang w:eastAsia="es-ES" w:bidi="es-ES"/>
              </w:rPr>
              <w:t>UC-12, UC-17, UC-19</w:t>
            </w:r>
          </w:p>
        </w:tc>
        <w:tc>
          <w:tcPr>
            <w:tcW w:w="2578" w:type="dxa"/>
            <w:vAlign w:val="center"/>
          </w:tcPr>
          <w:p w14:paraId="1C82852D" w14:textId="77777777" w:rsidR="00A67A98" w:rsidRDefault="00A67A98" w:rsidP="00A67A98">
            <w:r>
              <w:rPr>
                <w:sz w:val="18"/>
                <w:lang w:eastAsia="es-ES" w:bidi="es-ES"/>
              </w:rPr>
              <w:t>Profesor consulta analíticas, abre detalle y exporta CSV.</w:t>
            </w:r>
          </w:p>
        </w:tc>
        <w:tc>
          <w:tcPr>
            <w:tcW w:w="2759" w:type="dxa"/>
            <w:vAlign w:val="center"/>
          </w:tcPr>
          <w:p w14:paraId="563BD076" w14:textId="77777777" w:rsidR="00A67A98" w:rsidRDefault="00A67A98" w:rsidP="00A67A98">
            <w:r>
              <w:rPr>
                <w:sz w:val="18"/>
                <w:lang w:eastAsia="es-ES" w:bidi="es-ES"/>
              </w:rPr>
              <w:t>Se muestran métricas coherentes y se descarga un CSV legible.</w:t>
            </w:r>
          </w:p>
        </w:tc>
      </w:tr>
      <w:tr w:rsidR="00A67A98" w14:paraId="02541AF7" w14:textId="77777777" w:rsidTr="005E1A08">
        <w:tc>
          <w:tcPr>
            <w:tcW w:w="1010" w:type="dxa"/>
            <w:vAlign w:val="center"/>
          </w:tcPr>
          <w:p w14:paraId="0A1293A5" w14:textId="77777777" w:rsidR="00A67A98" w:rsidRDefault="00A67A98" w:rsidP="005E1A08">
            <w:pPr>
              <w:jc w:val="left"/>
            </w:pPr>
            <w:r>
              <w:rPr>
                <w:sz w:val="18"/>
                <w:lang w:eastAsia="es-ES" w:bidi="es-ES"/>
              </w:rPr>
              <w:t>PI-10</w:t>
            </w:r>
          </w:p>
        </w:tc>
        <w:tc>
          <w:tcPr>
            <w:tcW w:w="2007" w:type="dxa"/>
            <w:vAlign w:val="center"/>
          </w:tcPr>
          <w:p w14:paraId="05B6E6A1" w14:textId="77777777" w:rsidR="00A67A98" w:rsidRDefault="00A67A98" w:rsidP="005E1A08">
            <w:pPr>
              <w:jc w:val="left"/>
            </w:pPr>
            <w:r>
              <w:rPr>
                <w:sz w:val="18"/>
                <w:lang w:eastAsia="es-ES" w:bidi="es-ES"/>
              </w:rPr>
              <w:t>Transversal</w:t>
            </w:r>
          </w:p>
        </w:tc>
        <w:tc>
          <w:tcPr>
            <w:tcW w:w="2578" w:type="dxa"/>
            <w:vAlign w:val="center"/>
          </w:tcPr>
          <w:p w14:paraId="54BA5F1E" w14:textId="77777777" w:rsidR="00A67A98" w:rsidRDefault="00A67A98" w:rsidP="00A67A98">
            <w:r>
              <w:rPr>
                <w:sz w:val="18"/>
                <w:lang w:eastAsia="es-ES" w:bidi="es-ES"/>
              </w:rPr>
              <w:t>Acceder a rutas protegidas con rol incorrecto.</w:t>
            </w:r>
          </w:p>
        </w:tc>
        <w:tc>
          <w:tcPr>
            <w:tcW w:w="2759" w:type="dxa"/>
            <w:vAlign w:val="center"/>
          </w:tcPr>
          <w:p w14:paraId="0CDFD752" w14:textId="77777777" w:rsidR="00A67A98" w:rsidRDefault="00A67A98" w:rsidP="00A67A98">
            <w:r>
              <w:rPr>
                <w:sz w:val="18"/>
                <w:lang w:eastAsia="es-ES" w:bidi="es-ES"/>
              </w:rPr>
              <w:t>La aplicación bloquea el acceso y muestra la pantalla de sin permisos.</w:t>
            </w:r>
          </w:p>
        </w:tc>
      </w:tr>
    </w:tbl>
    <w:p w14:paraId="79CE6259" w14:textId="760803A4" w:rsidR="00A67A98" w:rsidRPr="005E1A08" w:rsidRDefault="00A67A98">
      <w:pPr>
        <w:pStyle w:val="PiedeTabla"/>
        <w:pPrChange w:id="2011" w:author="Pablo Barrero Cruz" w:date="2026-06-30T13:23:00Z" w16du:dateUtc="2026-06-30T11:23:00Z">
          <w:pPr>
            <w:pStyle w:val="Descripcin"/>
            <w:spacing w:before="240" w:after="120"/>
          </w:pPr>
        </w:pPrChange>
      </w:pPr>
      <w:bookmarkStart w:id="2012" w:name="_Toc233720864"/>
      <w:r w:rsidRPr="005E1A08">
        <w:rPr>
          <w:rStyle w:val="nfasisintenso"/>
        </w:rPr>
        <w:t>Tabla 5.8.</w:t>
      </w:r>
      <w:r w:rsidR="00167D8C">
        <w:rPr>
          <w:rStyle w:val="nfasisintenso"/>
        </w:rPr>
        <w:t>3</w:t>
      </w:r>
      <w:r w:rsidRPr="005E1A08">
        <w:rPr>
          <w:rStyle w:val="nfasisintenso"/>
        </w:rPr>
        <w:t>. Pruebas de integración y sistema asociadas a casos de uso.</w:t>
      </w:r>
      <w:bookmarkEnd w:id="2012"/>
    </w:p>
    <w:tbl>
      <w:tblPr>
        <w:tblStyle w:val="Tablaconcuadrcula"/>
        <w:tblpPr w:leftFromText="141" w:rightFromText="141" w:vertAnchor="text" w:horzAnchor="margin" w:tblpY="276"/>
        <w:tblW w:w="0" w:type="auto"/>
        <w:tblLook w:val="04A0" w:firstRow="1" w:lastRow="0" w:firstColumn="1" w:lastColumn="0" w:noHBand="0" w:noVBand="1"/>
      </w:tblPr>
      <w:tblGrid>
        <w:gridCol w:w="1006"/>
        <w:gridCol w:w="2070"/>
        <w:gridCol w:w="2470"/>
        <w:gridCol w:w="2808"/>
      </w:tblGrid>
      <w:tr w:rsidR="00630FFA" w14:paraId="22C233C2" w14:textId="77777777" w:rsidTr="005E1A08">
        <w:trPr>
          <w:trHeight w:val="555"/>
        </w:trPr>
        <w:tc>
          <w:tcPr>
            <w:tcW w:w="8354" w:type="dxa"/>
            <w:gridSpan w:val="4"/>
            <w:shd w:val="clear" w:color="auto" w:fill="DDDDDD" w:themeFill="accent1"/>
            <w:vAlign w:val="center"/>
          </w:tcPr>
          <w:p w14:paraId="73BFDE5B" w14:textId="65A4D90E" w:rsidR="00630FFA" w:rsidRDefault="00630FFA" w:rsidP="005E1A08">
            <w:pPr>
              <w:jc w:val="center"/>
              <w:rPr>
                <w:b/>
                <w:sz w:val="18"/>
                <w:lang w:eastAsia="es-ES" w:bidi="es-ES"/>
              </w:rPr>
            </w:pPr>
            <w:r w:rsidRPr="00630FFA">
              <w:rPr>
                <w:b/>
                <w:sz w:val="18"/>
                <w:lang w:eastAsia="es-ES" w:bidi="es-ES"/>
              </w:rPr>
              <w:t>Pruebas de sistema sobre flujos completos</w:t>
            </w:r>
          </w:p>
        </w:tc>
      </w:tr>
      <w:tr w:rsidR="00630FFA" w14:paraId="4A476C8B" w14:textId="77777777" w:rsidTr="005E1A08">
        <w:trPr>
          <w:trHeight w:val="420"/>
        </w:trPr>
        <w:tc>
          <w:tcPr>
            <w:tcW w:w="1006" w:type="dxa"/>
            <w:shd w:val="clear" w:color="auto" w:fill="F2F2F2" w:themeFill="background1" w:themeFillShade="F2"/>
            <w:vAlign w:val="center"/>
          </w:tcPr>
          <w:p w14:paraId="79D13F77" w14:textId="77777777" w:rsidR="00630FFA" w:rsidRDefault="00630FFA" w:rsidP="00630FFA">
            <w:r>
              <w:rPr>
                <w:b/>
                <w:sz w:val="18"/>
                <w:lang w:eastAsia="es-ES" w:bidi="es-ES"/>
              </w:rPr>
              <w:t>Código</w:t>
            </w:r>
          </w:p>
        </w:tc>
        <w:tc>
          <w:tcPr>
            <w:tcW w:w="2070" w:type="dxa"/>
            <w:shd w:val="clear" w:color="auto" w:fill="F2F2F2" w:themeFill="background1" w:themeFillShade="F2"/>
            <w:vAlign w:val="center"/>
          </w:tcPr>
          <w:p w14:paraId="6B7CA88C" w14:textId="77777777" w:rsidR="00630FFA" w:rsidRDefault="00630FFA" w:rsidP="00630FFA">
            <w:r>
              <w:rPr>
                <w:b/>
                <w:sz w:val="18"/>
                <w:lang w:eastAsia="es-ES" w:bidi="es-ES"/>
              </w:rPr>
              <w:t>Flujo completo</w:t>
            </w:r>
          </w:p>
        </w:tc>
        <w:tc>
          <w:tcPr>
            <w:tcW w:w="2470" w:type="dxa"/>
            <w:shd w:val="clear" w:color="auto" w:fill="F2F2F2" w:themeFill="background1" w:themeFillShade="F2"/>
            <w:vAlign w:val="center"/>
          </w:tcPr>
          <w:p w14:paraId="285AE77D" w14:textId="77777777" w:rsidR="00630FFA" w:rsidRDefault="00630FFA" w:rsidP="00630FFA">
            <w:r>
              <w:rPr>
                <w:b/>
                <w:sz w:val="18"/>
                <w:lang w:eastAsia="es-ES" w:bidi="es-ES"/>
              </w:rPr>
              <w:t>Datos de prueba</w:t>
            </w:r>
          </w:p>
        </w:tc>
        <w:tc>
          <w:tcPr>
            <w:tcW w:w="2808" w:type="dxa"/>
            <w:shd w:val="clear" w:color="auto" w:fill="F2F2F2" w:themeFill="background1" w:themeFillShade="F2"/>
            <w:vAlign w:val="center"/>
          </w:tcPr>
          <w:p w14:paraId="426F7E27" w14:textId="77777777" w:rsidR="00630FFA" w:rsidRDefault="00630FFA" w:rsidP="00630FFA">
            <w:r>
              <w:rPr>
                <w:b/>
                <w:sz w:val="18"/>
                <w:lang w:eastAsia="es-ES" w:bidi="es-ES"/>
              </w:rPr>
              <w:t>Criterio de aceptación</w:t>
            </w:r>
          </w:p>
        </w:tc>
      </w:tr>
      <w:tr w:rsidR="00630FFA" w14:paraId="6BE58A2B" w14:textId="77777777" w:rsidTr="00630FFA">
        <w:tc>
          <w:tcPr>
            <w:tcW w:w="1006" w:type="dxa"/>
            <w:vAlign w:val="center"/>
          </w:tcPr>
          <w:p w14:paraId="311BEA30" w14:textId="77777777" w:rsidR="00630FFA" w:rsidRDefault="00630FFA" w:rsidP="00630FFA">
            <w:r>
              <w:rPr>
                <w:sz w:val="18"/>
                <w:lang w:eastAsia="es-ES" w:bidi="es-ES"/>
              </w:rPr>
              <w:t>PS-01</w:t>
            </w:r>
          </w:p>
        </w:tc>
        <w:tc>
          <w:tcPr>
            <w:tcW w:w="2070" w:type="dxa"/>
            <w:vAlign w:val="center"/>
          </w:tcPr>
          <w:p w14:paraId="16F3F72D" w14:textId="77777777" w:rsidR="00630FFA" w:rsidRDefault="00630FFA" w:rsidP="00630FFA">
            <w:r>
              <w:rPr>
                <w:sz w:val="18"/>
                <w:lang w:eastAsia="es-ES" w:bidi="es-ES"/>
              </w:rPr>
              <w:t>Flujo de profesor: crear pregunta y cuestionario.</w:t>
            </w:r>
          </w:p>
        </w:tc>
        <w:tc>
          <w:tcPr>
            <w:tcW w:w="2470" w:type="dxa"/>
            <w:vAlign w:val="center"/>
          </w:tcPr>
          <w:p w14:paraId="285E349E" w14:textId="77777777" w:rsidR="00630FFA" w:rsidRDefault="00630FFA" w:rsidP="00630FFA">
            <w:r>
              <w:rPr>
                <w:sz w:val="18"/>
                <w:lang w:eastAsia="es-ES" w:bidi="es-ES"/>
              </w:rPr>
              <w:t>Usuario profesor, preguntas de varios tipos, cuestionario en borrador.</w:t>
            </w:r>
          </w:p>
        </w:tc>
        <w:tc>
          <w:tcPr>
            <w:tcW w:w="2808" w:type="dxa"/>
            <w:vAlign w:val="center"/>
          </w:tcPr>
          <w:p w14:paraId="41155EE0" w14:textId="77777777" w:rsidR="00630FFA" w:rsidRDefault="00630FFA" w:rsidP="00630FFA">
            <w:r>
              <w:rPr>
                <w:sz w:val="18"/>
                <w:lang w:eastAsia="es-ES" w:bidi="es-ES"/>
              </w:rPr>
              <w:t>El Profesor crea contenido, configura el cuestionario y lo publica sin errores.</w:t>
            </w:r>
          </w:p>
        </w:tc>
      </w:tr>
      <w:tr w:rsidR="00630FFA" w14:paraId="6C62F775" w14:textId="77777777" w:rsidTr="00630FFA">
        <w:tc>
          <w:tcPr>
            <w:tcW w:w="1006" w:type="dxa"/>
            <w:vAlign w:val="center"/>
          </w:tcPr>
          <w:p w14:paraId="5FF288CF" w14:textId="77777777" w:rsidR="00630FFA" w:rsidRDefault="00630FFA" w:rsidP="00630FFA">
            <w:r>
              <w:rPr>
                <w:sz w:val="18"/>
                <w:lang w:eastAsia="es-ES" w:bidi="es-ES"/>
              </w:rPr>
              <w:t>PS-02</w:t>
            </w:r>
          </w:p>
        </w:tc>
        <w:tc>
          <w:tcPr>
            <w:tcW w:w="2070" w:type="dxa"/>
            <w:vAlign w:val="center"/>
          </w:tcPr>
          <w:p w14:paraId="76774A55" w14:textId="77777777" w:rsidR="00630FFA" w:rsidRDefault="00630FFA" w:rsidP="00630FFA">
            <w:r>
              <w:rPr>
                <w:sz w:val="18"/>
                <w:lang w:eastAsia="es-ES" w:bidi="es-ES"/>
              </w:rPr>
              <w:t>Flujo de alumno: resolver cuestionario.</w:t>
            </w:r>
          </w:p>
        </w:tc>
        <w:tc>
          <w:tcPr>
            <w:tcW w:w="2470" w:type="dxa"/>
            <w:vAlign w:val="center"/>
          </w:tcPr>
          <w:p w14:paraId="596B969D" w14:textId="77777777" w:rsidR="00630FFA" w:rsidRDefault="00630FFA" w:rsidP="00630FFA">
            <w:r>
              <w:rPr>
                <w:sz w:val="18"/>
                <w:lang w:eastAsia="es-ES" w:bidi="es-ES"/>
              </w:rPr>
              <w:t>Usuario alumno, cuestionario publicado, intentos disponibles.</w:t>
            </w:r>
          </w:p>
        </w:tc>
        <w:tc>
          <w:tcPr>
            <w:tcW w:w="2808" w:type="dxa"/>
            <w:vAlign w:val="center"/>
          </w:tcPr>
          <w:p w14:paraId="0F7DE911" w14:textId="77777777" w:rsidR="00630FFA" w:rsidRDefault="00630FFA" w:rsidP="00630FFA">
            <w:r>
              <w:rPr>
                <w:sz w:val="18"/>
                <w:lang w:eastAsia="es-ES" w:bidi="es-ES"/>
              </w:rPr>
              <w:t>El Alumno inicia, responde, envía y obtiene resultado según configuración.</w:t>
            </w:r>
          </w:p>
        </w:tc>
      </w:tr>
      <w:tr w:rsidR="00630FFA" w14:paraId="24E63155" w14:textId="77777777" w:rsidTr="00630FFA">
        <w:tc>
          <w:tcPr>
            <w:tcW w:w="1006" w:type="dxa"/>
            <w:vAlign w:val="center"/>
          </w:tcPr>
          <w:p w14:paraId="2BBC2BE1" w14:textId="77777777" w:rsidR="00630FFA" w:rsidRDefault="00630FFA" w:rsidP="00630FFA">
            <w:r>
              <w:rPr>
                <w:sz w:val="18"/>
                <w:lang w:eastAsia="es-ES" w:bidi="es-ES"/>
              </w:rPr>
              <w:t>PS-03</w:t>
            </w:r>
          </w:p>
        </w:tc>
        <w:tc>
          <w:tcPr>
            <w:tcW w:w="2070" w:type="dxa"/>
            <w:vAlign w:val="center"/>
          </w:tcPr>
          <w:p w14:paraId="6CEC31A0" w14:textId="77777777" w:rsidR="00630FFA" w:rsidRDefault="00630FFA" w:rsidP="00630FFA">
            <w:r>
              <w:rPr>
                <w:sz w:val="18"/>
                <w:lang w:eastAsia="es-ES" w:bidi="es-ES"/>
              </w:rPr>
              <w:t>Flujo de revisión docente.</w:t>
            </w:r>
          </w:p>
        </w:tc>
        <w:tc>
          <w:tcPr>
            <w:tcW w:w="2470" w:type="dxa"/>
            <w:vAlign w:val="center"/>
          </w:tcPr>
          <w:p w14:paraId="3C38ADA1" w14:textId="77777777" w:rsidR="00630FFA" w:rsidRDefault="00630FFA" w:rsidP="00630FFA">
            <w:r>
              <w:rPr>
                <w:sz w:val="18"/>
                <w:lang w:eastAsia="es-ES" w:bidi="es-ES"/>
              </w:rPr>
              <w:t>Cuestionario con varios intentos registrados.</w:t>
            </w:r>
          </w:p>
        </w:tc>
        <w:tc>
          <w:tcPr>
            <w:tcW w:w="2808" w:type="dxa"/>
            <w:vAlign w:val="center"/>
          </w:tcPr>
          <w:p w14:paraId="6569BF8B" w14:textId="77777777" w:rsidR="00630FFA" w:rsidRDefault="00630FFA" w:rsidP="00630FFA">
            <w:r>
              <w:rPr>
                <w:sz w:val="18"/>
                <w:lang w:eastAsia="es-ES" w:bidi="es-ES"/>
              </w:rPr>
              <w:t>El Profesor consulta analíticas, detalle de intentos y exportación CSV.</w:t>
            </w:r>
          </w:p>
        </w:tc>
      </w:tr>
      <w:tr w:rsidR="00630FFA" w14:paraId="5C1AC2AC" w14:textId="77777777" w:rsidTr="00630FFA">
        <w:tc>
          <w:tcPr>
            <w:tcW w:w="1006" w:type="dxa"/>
            <w:vAlign w:val="center"/>
          </w:tcPr>
          <w:p w14:paraId="2DFF4AB1" w14:textId="77777777" w:rsidR="00630FFA" w:rsidRDefault="00630FFA" w:rsidP="00630FFA">
            <w:r>
              <w:rPr>
                <w:sz w:val="18"/>
                <w:lang w:eastAsia="es-ES" w:bidi="es-ES"/>
              </w:rPr>
              <w:t>PS-04</w:t>
            </w:r>
          </w:p>
        </w:tc>
        <w:tc>
          <w:tcPr>
            <w:tcW w:w="2070" w:type="dxa"/>
            <w:vAlign w:val="center"/>
          </w:tcPr>
          <w:p w14:paraId="35E146B6" w14:textId="77777777" w:rsidR="00630FFA" w:rsidRDefault="00630FFA" w:rsidP="00630FFA">
            <w:r>
              <w:rPr>
                <w:sz w:val="18"/>
                <w:lang w:eastAsia="es-ES" w:bidi="es-ES"/>
              </w:rPr>
              <w:t>Flujo de grupos.</w:t>
            </w:r>
          </w:p>
        </w:tc>
        <w:tc>
          <w:tcPr>
            <w:tcW w:w="2470" w:type="dxa"/>
            <w:vAlign w:val="center"/>
          </w:tcPr>
          <w:p w14:paraId="1E6288DD" w14:textId="77777777" w:rsidR="00630FFA" w:rsidRDefault="00630FFA" w:rsidP="00630FFA">
            <w:r>
              <w:rPr>
                <w:sz w:val="18"/>
                <w:lang w:eastAsia="es-ES" w:bidi="es-ES"/>
              </w:rPr>
              <w:t>Grupo con alumnos importados y cuestionario restringido.</w:t>
            </w:r>
          </w:p>
        </w:tc>
        <w:tc>
          <w:tcPr>
            <w:tcW w:w="2808" w:type="dxa"/>
            <w:vAlign w:val="center"/>
          </w:tcPr>
          <w:p w14:paraId="45294A78" w14:textId="77777777" w:rsidR="00630FFA" w:rsidRDefault="00630FFA" w:rsidP="00630FFA">
            <w:r>
              <w:rPr>
                <w:sz w:val="18"/>
                <w:lang w:eastAsia="es-ES" w:bidi="es-ES"/>
              </w:rPr>
              <w:t>La visibilidad del cuestionario se limita correctamente a miembros del grupo.</w:t>
            </w:r>
          </w:p>
        </w:tc>
      </w:tr>
      <w:tr w:rsidR="00630FFA" w14:paraId="092A7EBC" w14:textId="77777777" w:rsidTr="00630FFA">
        <w:tc>
          <w:tcPr>
            <w:tcW w:w="1006" w:type="dxa"/>
            <w:vAlign w:val="center"/>
          </w:tcPr>
          <w:p w14:paraId="09AB1B9A" w14:textId="77777777" w:rsidR="00630FFA" w:rsidRDefault="00630FFA" w:rsidP="00630FFA">
            <w:r>
              <w:rPr>
                <w:sz w:val="18"/>
                <w:lang w:eastAsia="es-ES" w:bidi="es-ES"/>
              </w:rPr>
              <w:t>PS-05</w:t>
            </w:r>
          </w:p>
        </w:tc>
        <w:tc>
          <w:tcPr>
            <w:tcW w:w="2070" w:type="dxa"/>
            <w:vAlign w:val="center"/>
          </w:tcPr>
          <w:p w14:paraId="044E91A1" w14:textId="77777777" w:rsidR="00630FFA" w:rsidRDefault="00630FFA" w:rsidP="00630FFA">
            <w:r>
              <w:rPr>
                <w:sz w:val="18"/>
                <w:lang w:eastAsia="es-ES" w:bidi="es-ES"/>
              </w:rPr>
              <w:t>Flujo de administración.</w:t>
            </w:r>
          </w:p>
        </w:tc>
        <w:tc>
          <w:tcPr>
            <w:tcW w:w="2470" w:type="dxa"/>
            <w:vAlign w:val="center"/>
          </w:tcPr>
          <w:p w14:paraId="5535872F" w14:textId="77777777" w:rsidR="00630FFA" w:rsidRDefault="00630FFA" w:rsidP="00630FFA">
            <w:r>
              <w:rPr>
                <w:sz w:val="18"/>
                <w:lang w:eastAsia="es-ES" w:bidi="es-ES"/>
              </w:rPr>
              <w:t>Usuario Admin y cuentas de prueba.</w:t>
            </w:r>
          </w:p>
        </w:tc>
        <w:tc>
          <w:tcPr>
            <w:tcW w:w="2808" w:type="dxa"/>
            <w:vAlign w:val="center"/>
          </w:tcPr>
          <w:p w14:paraId="018FEAAC" w14:textId="77777777" w:rsidR="00630FFA" w:rsidRDefault="00630FFA" w:rsidP="00630FFA">
            <w:r>
              <w:rPr>
                <w:sz w:val="18"/>
                <w:lang w:eastAsia="es-ES" w:bidi="es-ES"/>
              </w:rPr>
              <w:t>El Admin modifica roles, estados y contraseñas respetando restricciones.</w:t>
            </w:r>
          </w:p>
        </w:tc>
      </w:tr>
      <w:tr w:rsidR="00630FFA" w14:paraId="3DD3ED77" w14:textId="77777777" w:rsidTr="00630FFA">
        <w:tc>
          <w:tcPr>
            <w:tcW w:w="1006" w:type="dxa"/>
            <w:vAlign w:val="center"/>
          </w:tcPr>
          <w:p w14:paraId="3E4CB941" w14:textId="77777777" w:rsidR="00630FFA" w:rsidRDefault="00630FFA" w:rsidP="00630FFA">
            <w:r>
              <w:rPr>
                <w:sz w:val="18"/>
                <w:lang w:eastAsia="es-ES" w:bidi="es-ES"/>
              </w:rPr>
              <w:t>PS-06</w:t>
            </w:r>
          </w:p>
        </w:tc>
        <w:tc>
          <w:tcPr>
            <w:tcW w:w="2070" w:type="dxa"/>
            <w:vAlign w:val="center"/>
          </w:tcPr>
          <w:p w14:paraId="206BD87B" w14:textId="77777777" w:rsidR="00630FFA" w:rsidRDefault="00630FFA" w:rsidP="00630FFA">
            <w:r>
              <w:rPr>
                <w:sz w:val="18"/>
                <w:lang w:eastAsia="es-ES" w:bidi="es-ES"/>
              </w:rPr>
              <w:t>Flujo de despliegue local.</w:t>
            </w:r>
          </w:p>
        </w:tc>
        <w:tc>
          <w:tcPr>
            <w:tcW w:w="2470" w:type="dxa"/>
            <w:vAlign w:val="center"/>
          </w:tcPr>
          <w:p w14:paraId="645CAB04" w14:textId="77777777" w:rsidR="00630FFA" w:rsidRDefault="00630FFA" w:rsidP="00630FFA">
            <w:r>
              <w:rPr>
                <w:sz w:val="18"/>
                <w:lang w:eastAsia="es-ES" w:bidi="es-ES"/>
              </w:rPr>
              <w:t>Archivo de entorno y Docker Compose.</w:t>
            </w:r>
          </w:p>
        </w:tc>
        <w:tc>
          <w:tcPr>
            <w:tcW w:w="2808" w:type="dxa"/>
            <w:vAlign w:val="center"/>
          </w:tcPr>
          <w:p w14:paraId="5219AB78" w14:textId="77777777" w:rsidR="00630FFA" w:rsidRDefault="00630FFA" w:rsidP="00630FFA">
            <w:r>
              <w:rPr>
                <w:sz w:val="18"/>
                <w:lang w:eastAsia="es-ES" w:bidi="es-ES"/>
              </w:rPr>
              <w:t>El stack arranca con “frontend”, “backend”, MariaDB y MongoDB accesibles.</w:t>
            </w:r>
          </w:p>
        </w:tc>
      </w:tr>
    </w:tbl>
    <w:p w14:paraId="35F8F3A0" w14:textId="3A6F4B62" w:rsidR="00A67A98" w:rsidRPr="005E1A08" w:rsidRDefault="00A67A98">
      <w:pPr>
        <w:pStyle w:val="PiedeTabla"/>
        <w:rPr>
          <w:rStyle w:val="nfasisintenso"/>
          <w:b w:val="0"/>
          <w:bCs/>
          <w:i/>
          <w:szCs w:val="22"/>
        </w:rPr>
        <w:pPrChange w:id="2013" w:author="Pablo Barrero Cruz" w:date="2026-06-30T13:23:00Z" w16du:dateUtc="2026-06-30T11:23:00Z">
          <w:pPr>
            <w:pStyle w:val="Descripcin"/>
            <w:spacing w:before="240"/>
          </w:pPr>
        </w:pPrChange>
      </w:pPr>
      <w:bookmarkStart w:id="2014" w:name="_Toc233720865"/>
      <w:r w:rsidRPr="005E1A08">
        <w:rPr>
          <w:rStyle w:val="nfasisintenso"/>
        </w:rPr>
        <w:t>Tabla 5.8.</w:t>
      </w:r>
      <w:r w:rsidR="00167D8C">
        <w:rPr>
          <w:rStyle w:val="nfasisintenso"/>
        </w:rPr>
        <w:t>4</w:t>
      </w:r>
      <w:r w:rsidRPr="005E1A08">
        <w:rPr>
          <w:rStyle w:val="nfasisintenso"/>
        </w:rPr>
        <w:t>. Pruebas de sistema sobre flujos completos.</w:t>
      </w:r>
      <w:bookmarkEnd w:id="2014"/>
    </w:p>
    <w:p w14:paraId="46243A0F" w14:textId="51B4C48B" w:rsidR="00A67A98" w:rsidRDefault="00A67A98" w:rsidP="00A67A98">
      <w:pPr>
        <w:pStyle w:val="Ttulo3"/>
      </w:pPr>
      <w:bookmarkStart w:id="2015" w:name="_Toc233728275"/>
      <w:r>
        <w:rPr>
          <w:lang w:eastAsia="es-ES" w:bidi="es-ES"/>
        </w:rPr>
        <w:t>Pruebas de Usabilidad y Accesibilidad</w:t>
      </w:r>
      <w:bookmarkEnd w:id="2015"/>
    </w:p>
    <w:p w14:paraId="76D41D59" w14:textId="77777777" w:rsidR="00A67A98" w:rsidRDefault="00A67A98" w:rsidP="00A67A98">
      <w:r>
        <w:rPr>
          <w:lang w:eastAsia="es-ES" w:bidi="es-ES"/>
        </w:rPr>
        <w:t>Las pruebas de usabilidad se centran en comprobar que los usuarios pueden realizar las tareas principales sin una carga excesiva de aprendizaje. En el contexto del proyecto, los perfiles más importantes son profesorado y alumnado. El profesorado debe poder crear preguntas y cuestionarios de forma clara, mientras que el alumnado debe poder localizar cuestionarios, resolverlos y consultar resultados sin perderse en la interfaz.</w:t>
      </w:r>
    </w:p>
    <w:p w14:paraId="59110828" w14:textId="3FC53D84" w:rsidR="00A67A98" w:rsidRPr="005E1A08" w:rsidRDefault="00A67A98" w:rsidP="005E1A08">
      <w:r>
        <w:rPr>
          <w:lang w:eastAsia="es-ES" w:bidi="es-ES"/>
        </w:rPr>
        <w:t>La accesibilidad se revisa de forma básica, teniendo en cuenta aspectos como contraste visual, tamaño de texto, navegación “responsive”, mensajes comprensibles, etiquetas de formulario y ausencia de dependencias innecesarias de color. No se plantea una auditoría de accesibilidad completa, pero sí una revisión razonable para un proyecto académico.</w:t>
      </w:r>
    </w:p>
    <w:tbl>
      <w:tblPr>
        <w:tblStyle w:val="Tablaconcuadrcula"/>
        <w:tblpPr w:leftFromText="141" w:rightFromText="141" w:vertAnchor="text" w:horzAnchor="margin" w:tblpY="34"/>
        <w:tblW w:w="0" w:type="auto"/>
        <w:tblLook w:val="04A0" w:firstRow="1" w:lastRow="0" w:firstColumn="1" w:lastColumn="0" w:noHBand="0" w:noVBand="1"/>
      </w:tblPr>
      <w:tblGrid>
        <w:gridCol w:w="1009"/>
        <w:gridCol w:w="1238"/>
        <w:gridCol w:w="2779"/>
        <w:gridCol w:w="3328"/>
      </w:tblGrid>
      <w:tr w:rsidR="00630FFA" w14:paraId="6F87315D" w14:textId="77777777">
        <w:trPr>
          <w:trHeight w:val="503"/>
        </w:trPr>
        <w:tc>
          <w:tcPr>
            <w:tcW w:w="8354" w:type="dxa"/>
            <w:gridSpan w:val="4"/>
            <w:shd w:val="clear" w:color="auto" w:fill="DDDDDD" w:themeFill="accent1"/>
            <w:vAlign w:val="center"/>
          </w:tcPr>
          <w:p w14:paraId="187C3197" w14:textId="69E4F677" w:rsidR="00630FFA" w:rsidRDefault="00630FFA" w:rsidP="005E1A08">
            <w:pPr>
              <w:jc w:val="center"/>
              <w:rPr>
                <w:b/>
                <w:sz w:val="18"/>
                <w:lang w:eastAsia="es-ES" w:bidi="es-ES"/>
              </w:rPr>
            </w:pPr>
            <w:r w:rsidRPr="00630FFA">
              <w:rPr>
                <w:b/>
                <w:sz w:val="18"/>
                <w:lang w:eastAsia="es-ES" w:bidi="es-ES"/>
              </w:rPr>
              <w:lastRenderedPageBreak/>
              <w:t>Tareas propuestas para pruebas de usabilidad</w:t>
            </w:r>
          </w:p>
        </w:tc>
      </w:tr>
      <w:tr w:rsidR="00A67A98" w14:paraId="5BD5563E" w14:textId="77777777" w:rsidTr="005E1A08">
        <w:trPr>
          <w:trHeight w:val="503"/>
        </w:trPr>
        <w:tc>
          <w:tcPr>
            <w:tcW w:w="1009" w:type="dxa"/>
            <w:shd w:val="clear" w:color="auto" w:fill="F2F2F2" w:themeFill="background1" w:themeFillShade="F2"/>
            <w:vAlign w:val="center"/>
          </w:tcPr>
          <w:p w14:paraId="60571F70" w14:textId="77777777" w:rsidR="00A67A98" w:rsidRDefault="00A67A98" w:rsidP="00A67A98">
            <w:pPr>
              <w:jc w:val="left"/>
            </w:pPr>
            <w:r>
              <w:rPr>
                <w:b/>
                <w:sz w:val="18"/>
                <w:lang w:eastAsia="es-ES" w:bidi="es-ES"/>
              </w:rPr>
              <w:t>Código</w:t>
            </w:r>
          </w:p>
        </w:tc>
        <w:tc>
          <w:tcPr>
            <w:tcW w:w="1238" w:type="dxa"/>
            <w:shd w:val="clear" w:color="auto" w:fill="F2F2F2" w:themeFill="background1" w:themeFillShade="F2"/>
            <w:vAlign w:val="center"/>
          </w:tcPr>
          <w:p w14:paraId="095DF3EB" w14:textId="77777777" w:rsidR="00A67A98" w:rsidRDefault="00A67A98" w:rsidP="00A67A98">
            <w:pPr>
              <w:jc w:val="left"/>
            </w:pPr>
            <w:r>
              <w:rPr>
                <w:b/>
                <w:sz w:val="18"/>
                <w:lang w:eastAsia="es-ES" w:bidi="es-ES"/>
              </w:rPr>
              <w:t>Perfil</w:t>
            </w:r>
          </w:p>
        </w:tc>
        <w:tc>
          <w:tcPr>
            <w:tcW w:w="2779" w:type="dxa"/>
            <w:shd w:val="clear" w:color="auto" w:fill="F2F2F2" w:themeFill="background1" w:themeFillShade="F2"/>
            <w:vAlign w:val="center"/>
          </w:tcPr>
          <w:p w14:paraId="746324E2" w14:textId="77777777" w:rsidR="00A67A98" w:rsidRDefault="00A67A98" w:rsidP="00A67A98">
            <w:pPr>
              <w:jc w:val="left"/>
            </w:pPr>
            <w:r>
              <w:rPr>
                <w:b/>
                <w:sz w:val="18"/>
                <w:lang w:eastAsia="es-ES" w:bidi="es-ES"/>
              </w:rPr>
              <w:t>Tarea</w:t>
            </w:r>
          </w:p>
        </w:tc>
        <w:tc>
          <w:tcPr>
            <w:tcW w:w="3328" w:type="dxa"/>
            <w:shd w:val="clear" w:color="auto" w:fill="F2F2F2" w:themeFill="background1" w:themeFillShade="F2"/>
            <w:vAlign w:val="center"/>
          </w:tcPr>
          <w:p w14:paraId="1A8AD9E1" w14:textId="77777777" w:rsidR="00A67A98" w:rsidRDefault="00A67A98" w:rsidP="00A67A98">
            <w:pPr>
              <w:jc w:val="left"/>
            </w:pPr>
            <w:r>
              <w:rPr>
                <w:b/>
                <w:sz w:val="18"/>
                <w:lang w:eastAsia="es-ES" w:bidi="es-ES"/>
              </w:rPr>
              <w:t>Aspectos observados</w:t>
            </w:r>
          </w:p>
        </w:tc>
      </w:tr>
      <w:tr w:rsidR="00A67A98" w14:paraId="3EC3ADEA" w14:textId="77777777" w:rsidTr="005E1A08">
        <w:tc>
          <w:tcPr>
            <w:tcW w:w="1009" w:type="dxa"/>
            <w:vAlign w:val="center"/>
          </w:tcPr>
          <w:p w14:paraId="225A69A2" w14:textId="77777777" w:rsidR="00A67A98" w:rsidRDefault="00A67A98" w:rsidP="005E1A08">
            <w:pPr>
              <w:jc w:val="left"/>
            </w:pPr>
            <w:r>
              <w:rPr>
                <w:sz w:val="18"/>
                <w:lang w:eastAsia="es-ES" w:bidi="es-ES"/>
              </w:rPr>
              <w:t>PUX-01</w:t>
            </w:r>
          </w:p>
        </w:tc>
        <w:tc>
          <w:tcPr>
            <w:tcW w:w="1238" w:type="dxa"/>
            <w:vAlign w:val="center"/>
          </w:tcPr>
          <w:p w14:paraId="01932EEB" w14:textId="77777777" w:rsidR="00A67A98" w:rsidRDefault="00A67A98" w:rsidP="005E1A08">
            <w:pPr>
              <w:jc w:val="left"/>
            </w:pPr>
            <w:r>
              <w:rPr>
                <w:sz w:val="18"/>
                <w:lang w:eastAsia="es-ES" w:bidi="es-ES"/>
              </w:rPr>
              <w:t>Alumno</w:t>
            </w:r>
          </w:p>
        </w:tc>
        <w:tc>
          <w:tcPr>
            <w:tcW w:w="2779" w:type="dxa"/>
          </w:tcPr>
          <w:p w14:paraId="067B904B" w14:textId="77777777" w:rsidR="00A67A98" w:rsidRDefault="00A67A98" w:rsidP="00A67A98">
            <w:r>
              <w:rPr>
                <w:sz w:val="18"/>
                <w:lang w:eastAsia="es-ES" w:bidi="es-ES"/>
              </w:rPr>
              <w:t>Registrarse con correo institucional e iniciar sesión.</w:t>
            </w:r>
          </w:p>
        </w:tc>
        <w:tc>
          <w:tcPr>
            <w:tcW w:w="3328" w:type="dxa"/>
          </w:tcPr>
          <w:p w14:paraId="4D5B3316" w14:textId="77777777" w:rsidR="00A67A98" w:rsidRDefault="00A67A98" w:rsidP="00A67A98">
            <w:r>
              <w:rPr>
                <w:sz w:val="18"/>
                <w:lang w:eastAsia="es-ES" w:bidi="es-ES"/>
              </w:rPr>
              <w:t>Claridad del formulario, mensajes de validación y acceso posterior.</w:t>
            </w:r>
          </w:p>
        </w:tc>
      </w:tr>
      <w:tr w:rsidR="00A67A98" w14:paraId="708C0B75" w14:textId="77777777" w:rsidTr="005E1A08">
        <w:tc>
          <w:tcPr>
            <w:tcW w:w="1009" w:type="dxa"/>
            <w:vAlign w:val="center"/>
          </w:tcPr>
          <w:p w14:paraId="73F3B934" w14:textId="77777777" w:rsidR="00A67A98" w:rsidRDefault="00A67A98" w:rsidP="005E1A08">
            <w:pPr>
              <w:jc w:val="left"/>
            </w:pPr>
            <w:r>
              <w:rPr>
                <w:sz w:val="18"/>
                <w:lang w:eastAsia="es-ES" w:bidi="es-ES"/>
              </w:rPr>
              <w:t>PUX-02</w:t>
            </w:r>
          </w:p>
        </w:tc>
        <w:tc>
          <w:tcPr>
            <w:tcW w:w="1238" w:type="dxa"/>
            <w:vAlign w:val="center"/>
          </w:tcPr>
          <w:p w14:paraId="6814FFDE" w14:textId="77777777" w:rsidR="00A67A98" w:rsidRDefault="00A67A98" w:rsidP="005E1A08">
            <w:pPr>
              <w:jc w:val="left"/>
            </w:pPr>
            <w:r>
              <w:rPr>
                <w:sz w:val="18"/>
                <w:lang w:eastAsia="es-ES" w:bidi="es-ES"/>
              </w:rPr>
              <w:t>Alumno</w:t>
            </w:r>
          </w:p>
        </w:tc>
        <w:tc>
          <w:tcPr>
            <w:tcW w:w="2779" w:type="dxa"/>
          </w:tcPr>
          <w:p w14:paraId="08A8CAC8" w14:textId="77777777" w:rsidR="00A67A98" w:rsidRDefault="00A67A98" w:rsidP="00A67A98">
            <w:r>
              <w:rPr>
                <w:sz w:val="18"/>
                <w:lang w:eastAsia="es-ES" w:bidi="es-ES"/>
              </w:rPr>
              <w:t>Localizar un cuestionario disponible e iniciar intento.</w:t>
            </w:r>
          </w:p>
        </w:tc>
        <w:tc>
          <w:tcPr>
            <w:tcW w:w="3328" w:type="dxa"/>
          </w:tcPr>
          <w:p w14:paraId="4E781A0C" w14:textId="77777777" w:rsidR="00A67A98" w:rsidRDefault="00A67A98" w:rsidP="00A67A98">
            <w:r>
              <w:rPr>
                <w:sz w:val="18"/>
                <w:lang w:eastAsia="es-ES" w:bidi="es-ES"/>
              </w:rPr>
              <w:t>Comprensión de catálogo, ficha del cuestionario, intentos restantes y código de acceso.</w:t>
            </w:r>
          </w:p>
        </w:tc>
      </w:tr>
      <w:tr w:rsidR="00A67A98" w14:paraId="429B21DE" w14:textId="77777777" w:rsidTr="005E1A08">
        <w:tc>
          <w:tcPr>
            <w:tcW w:w="1009" w:type="dxa"/>
            <w:vAlign w:val="center"/>
          </w:tcPr>
          <w:p w14:paraId="47A0842F" w14:textId="77777777" w:rsidR="00A67A98" w:rsidRDefault="00A67A98" w:rsidP="005E1A08">
            <w:pPr>
              <w:jc w:val="left"/>
            </w:pPr>
            <w:r>
              <w:rPr>
                <w:sz w:val="18"/>
                <w:lang w:eastAsia="es-ES" w:bidi="es-ES"/>
              </w:rPr>
              <w:t>PUX-03</w:t>
            </w:r>
          </w:p>
        </w:tc>
        <w:tc>
          <w:tcPr>
            <w:tcW w:w="1238" w:type="dxa"/>
            <w:vAlign w:val="center"/>
          </w:tcPr>
          <w:p w14:paraId="73FBE280" w14:textId="77777777" w:rsidR="00A67A98" w:rsidRDefault="00A67A98" w:rsidP="005E1A08">
            <w:pPr>
              <w:jc w:val="left"/>
            </w:pPr>
            <w:r>
              <w:rPr>
                <w:sz w:val="18"/>
                <w:lang w:eastAsia="es-ES" w:bidi="es-ES"/>
              </w:rPr>
              <w:t>Alumno</w:t>
            </w:r>
          </w:p>
        </w:tc>
        <w:tc>
          <w:tcPr>
            <w:tcW w:w="2779" w:type="dxa"/>
          </w:tcPr>
          <w:p w14:paraId="212D4A21" w14:textId="77777777" w:rsidR="00A67A98" w:rsidRDefault="00A67A98" w:rsidP="00A67A98">
            <w:r>
              <w:rPr>
                <w:sz w:val="18"/>
                <w:lang w:eastAsia="es-ES" w:bidi="es-ES"/>
              </w:rPr>
              <w:t>Responder un cuestionario con distintos tipos de pregunta.</w:t>
            </w:r>
          </w:p>
        </w:tc>
        <w:tc>
          <w:tcPr>
            <w:tcW w:w="3328" w:type="dxa"/>
          </w:tcPr>
          <w:p w14:paraId="618190C1" w14:textId="77777777" w:rsidR="00A67A98" w:rsidRDefault="00A67A98" w:rsidP="00A67A98">
            <w:r>
              <w:rPr>
                <w:sz w:val="18"/>
                <w:lang w:eastAsia="es-ES" w:bidi="es-ES"/>
              </w:rPr>
              <w:t>Facilidad para seleccionar respuestas, introducir valores paramétricos y enviar el intento.</w:t>
            </w:r>
          </w:p>
        </w:tc>
      </w:tr>
      <w:tr w:rsidR="00A67A98" w14:paraId="426A0605" w14:textId="77777777" w:rsidTr="005E1A08">
        <w:tc>
          <w:tcPr>
            <w:tcW w:w="1009" w:type="dxa"/>
            <w:vAlign w:val="center"/>
          </w:tcPr>
          <w:p w14:paraId="546F0EC0" w14:textId="77777777" w:rsidR="00A67A98" w:rsidRDefault="00A67A98" w:rsidP="005E1A08">
            <w:pPr>
              <w:jc w:val="left"/>
            </w:pPr>
            <w:r>
              <w:rPr>
                <w:sz w:val="18"/>
                <w:lang w:eastAsia="es-ES" w:bidi="es-ES"/>
              </w:rPr>
              <w:t>PUX-04</w:t>
            </w:r>
          </w:p>
        </w:tc>
        <w:tc>
          <w:tcPr>
            <w:tcW w:w="1238" w:type="dxa"/>
            <w:vAlign w:val="center"/>
          </w:tcPr>
          <w:p w14:paraId="4395B211" w14:textId="77777777" w:rsidR="00A67A98" w:rsidRDefault="00A67A98" w:rsidP="005E1A08">
            <w:pPr>
              <w:jc w:val="left"/>
            </w:pPr>
            <w:r>
              <w:rPr>
                <w:sz w:val="18"/>
                <w:lang w:eastAsia="es-ES" w:bidi="es-ES"/>
              </w:rPr>
              <w:t>Alumno</w:t>
            </w:r>
          </w:p>
        </w:tc>
        <w:tc>
          <w:tcPr>
            <w:tcW w:w="2779" w:type="dxa"/>
          </w:tcPr>
          <w:p w14:paraId="60DD199B" w14:textId="77777777" w:rsidR="00A67A98" w:rsidRPr="00C17751" w:rsidRDefault="00A67A98" w:rsidP="00A67A98">
            <w:pPr>
              <w:rPr>
                <w:lang w:val="pt-PT"/>
              </w:rPr>
            </w:pPr>
            <w:r w:rsidRPr="00C17751">
              <w:rPr>
                <w:sz w:val="18"/>
                <w:lang w:val="pt-PT" w:eastAsia="es-ES" w:bidi="es-ES"/>
              </w:rPr>
              <w:t>Consultar resultado, “feedback” e historial.</w:t>
            </w:r>
          </w:p>
        </w:tc>
        <w:tc>
          <w:tcPr>
            <w:tcW w:w="3328" w:type="dxa"/>
          </w:tcPr>
          <w:p w14:paraId="1D2C2A93" w14:textId="77777777" w:rsidR="00A67A98" w:rsidRDefault="00A67A98" w:rsidP="00A67A98">
            <w:r>
              <w:rPr>
                <w:sz w:val="18"/>
                <w:lang w:eastAsia="es-ES" w:bidi="es-ES"/>
              </w:rPr>
              <w:t>Comprensión de puntuación, revisión, mensajes de “feedback” diferido e historial.</w:t>
            </w:r>
          </w:p>
        </w:tc>
      </w:tr>
      <w:tr w:rsidR="00A67A98" w14:paraId="202099EF" w14:textId="77777777" w:rsidTr="005E1A08">
        <w:tc>
          <w:tcPr>
            <w:tcW w:w="1009" w:type="dxa"/>
            <w:vAlign w:val="center"/>
          </w:tcPr>
          <w:p w14:paraId="7875C5A1" w14:textId="77777777" w:rsidR="00A67A98" w:rsidRDefault="00A67A98" w:rsidP="005E1A08">
            <w:pPr>
              <w:jc w:val="left"/>
            </w:pPr>
            <w:r>
              <w:rPr>
                <w:sz w:val="18"/>
                <w:lang w:eastAsia="es-ES" w:bidi="es-ES"/>
              </w:rPr>
              <w:t>PUX-05</w:t>
            </w:r>
          </w:p>
        </w:tc>
        <w:tc>
          <w:tcPr>
            <w:tcW w:w="1238" w:type="dxa"/>
            <w:vAlign w:val="center"/>
          </w:tcPr>
          <w:p w14:paraId="592BAD32" w14:textId="77777777" w:rsidR="00A67A98" w:rsidRDefault="00A67A98" w:rsidP="005E1A08">
            <w:pPr>
              <w:jc w:val="left"/>
            </w:pPr>
            <w:r>
              <w:rPr>
                <w:sz w:val="18"/>
                <w:lang w:eastAsia="es-ES" w:bidi="es-ES"/>
              </w:rPr>
              <w:t>Profesor</w:t>
            </w:r>
          </w:p>
        </w:tc>
        <w:tc>
          <w:tcPr>
            <w:tcW w:w="2779" w:type="dxa"/>
          </w:tcPr>
          <w:p w14:paraId="7BA02CCE" w14:textId="77777777" w:rsidR="00A67A98" w:rsidRDefault="00A67A98" w:rsidP="00A67A98">
            <w:r>
              <w:rPr>
                <w:sz w:val="18"/>
                <w:lang w:eastAsia="es-ES" w:bidi="es-ES"/>
              </w:rPr>
              <w:t>Crear una pregunta con contenido matemático.</w:t>
            </w:r>
          </w:p>
        </w:tc>
        <w:tc>
          <w:tcPr>
            <w:tcW w:w="3328" w:type="dxa"/>
          </w:tcPr>
          <w:p w14:paraId="4AE3CC47" w14:textId="77777777" w:rsidR="00A67A98" w:rsidRDefault="00A67A98" w:rsidP="00A67A98">
            <w:r>
              <w:rPr>
                <w:sz w:val="18"/>
                <w:lang w:eastAsia="es-ES" w:bidi="es-ES"/>
              </w:rPr>
              <w:t>Claridad del editor, previsualización LaTeX, etiquetas y configuración específica.</w:t>
            </w:r>
          </w:p>
        </w:tc>
      </w:tr>
      <w:tr w:rsidR="00A67A98" w14:paraId="3C12339C" w14:textId="77777777" w:rsidTr="005E1A08">
        <w:tc>
          <w:tcPr>
            <w:tcW w:w="1009" w:type="dxa"/>
            <w:vAlign w:val="center"/>
          </w:tcPr>
          <w:p w14:paraId="1DBE2D02" w14:textId="77777777" w:rsidR="00A67A98" w:rsidRDefault="00A67A98" w:rsidP="005E1A08">
            <w:pPr>
              <w:jc w:val="left"/>
            </w:pPr>
            <w:r>
              <w:rPr>
                <w:sz w:val="18"/>
                <w:lang w:eastAsia="es-ES" w:bidi="es-ES"/>
              </w:rPr>
              <w:t>PUX-06</w:t>
            </w:r>
          </w:p>
        </w:tc>
        <w:tc>
          <w:tcPr>
            <w:tcW w:w="1238" w:type="dxa"/>
            <w:vAlign w:val="center"/>
          </w:tcPr>
          <w:p w14:paraId="23D16EA2" w14:textId="77777777" w:rsidR="00A67A98" w:rsidRDefault="00A67A98" w:rsidP="005E1A08">
            <w:pPr>
              <w:jc w:val="left"/>
            </w:pPr>
            <w:r>
              <w:rPr>
                <w:sz w:val="18"/>
                <w:lang w:eastAsia="es-ES" w:bidi="es-ES"/>
              </w:rPr>
              <w:t>Profesor</w:t>
            </w:r>
          </w:p>
        </w:tc>
        <w:tc>
          <w:tcPr>
            <w:tcW w:w="2779" w:type="dxa"/>
          </w:tcPr>
          <w:p w14:paraId="348E0C94" w14:textId="77777777" w:rsidR="00A67A98" w:rsidRDefault="00A67A98" w:rsidP="00A67A98">
            <w:r>
              <w:rPr>
                <w:sz w:val="18"/>
                <w:lang w:eastAsia="es-ES" w:bidi="es-ES"/>
              </w:rPr>
              <w:t>Crear y publicar un cuestionario.</w:t>
            </w:r>
          </w:p>
        </w:tc>
        <w:tc>
          <w:tcPr>
            <w:tcW w:w="3328" w:type="dxa"/>
          </w:tcPr>
          <w:p w14:paraId="4885476E" w14:textId="77777777" w:rsidR="00A67A98" w:rsidRDefault="00A67A98" w:rsidP="00A67A98">
            <w:r>
              <w:rPr>
                <w:sz w:val="18"/>
                <w:lang w:eastAsia="es-ES" w:bidi="es-ES"/>
              </w:rPr>
              <w:t>Facilidad para seleccionar preguntas, asignar puntos, fechas, intentos y publicación.</w:t>
            </w:r>
          </w:p>
        </w:tc>
      </w:tr>
      <w:tr w:rsidR="00A67A98" w14:paraId="1ED7582E" w14:textId="77777777" w:rsidTr="005E1A08">
        <w:tc>
          <w:tcPr>
            <w:tcW w:w="1009" w:type="dxa"/>
            <w:vAlign w:val="center"/>
          </w:tcPr>
          <w:p w14:paraId="2152A9B0" w14:textId="77777777" w:rsidR="00A67A98" w:rsidRDefault="00A67A98" w:rsidP="005E1A08">
            <w:pPr>
              <w:jc w:val="left"/>
            </w:pPr>
            <w:r>
              <w:rPr>
                <w:sz w:val="18"/>
                <w:lang w:eastAsia="es-ES" w:bidi="es-ES"/>
              </w:rPr>
              <w:t>PUX-07</w:t>
            </w:r>
          </w:p>
        </w:tc>
        <w:tc>
          <w:tcPr>
            <w:tcW w:w="1238" w:type="dxa"/>
            <w:vAlign w:val="center"/>
          </w:tcPr>
          <w:p w14:paraId="7B447962" w14:textId="77777777" w:rsidR="00A67A98" w:rsidRDefault="00A67A98" w:rsidP="005E1A08">
            <w:pPr>
              <w:jc w:val="left"/>
            </w:pPr>
            <w:r>
              <w:rPr>
                <w:sz w:val="18"/>
                <w:lang w:eastAsia="es-ES" w:bidi="es-ES"/>
              </w:rPr>
              <w:t>Profesor</w:t>
            </w:r>
          </w:p>
        </w:tc>
        <w:tc>
          <w:tcPr>
            <w:tcW w:w="2779" w:type="dxa"/>
          </w:tcPr>
          <w:p w14:paraId="0CF1AA80" w14:textId="77777777" w:rsidR="00A67A98" w:rsidRDefault="00A67A98" w:rsidP="00A67A98">
            <w:r>
              <w:rPr>
                <w:sz w:val="18"/>
                <w:lang w:eastAsia="es-ES" w:bidi="es-ES"/>
              </w:rPr>
              <w:t>Consultar analíticas y exportar resultados.</w:t>
            </w:r>
          </w:p>
        </w:tc>
        <w:tc>
          <w:tcPr>
            <w:tcW w:w="3328" w:type="dxa"/>
          </w:tcPr>
          <w:p w14:paraId="2E26BAC1" w14:textId="77777777" w:rsidR="00A67A98" w:rsidRDefault="00A67A98" w:rsidP="00A67A98">
            <w:r>
              <w:rPr>
                <w:sz w:val="18"/>
                <w:lang w:eastAsia="es-ES" w:bidi="es-ES"/>
              </w:rPr>
              <w:t>Comprensión de métricas, distribución, detalle de intento y descarga CSV.</w:t>
            </w:r>
          </w:p>
        </w:tc>
      </w:tr>
      <w:tr w:rsidR="00A67A98" w14:paraId="245A5A9E" w14:textId="77777777" w:rsidTr="005E1A08">
        <w:tc>
          <w:tcPr>
            <w:tcW w:w="1009" w:type="dxa"/>
            <w:vAlign w:val="center"/>
          </w:tcPr>
          <w:p w14:paraId="465E9CED" w14:textId="77777777" w:rsidR="00A67A98" w:rsidRDefault="00A67A98" w:rsidP="005E1A08">
            <w:pPr>
              <w:jc w:val="left"/>
            </w:pPr>
            <w:r>
              <w:rPr>
                <w:sz w:val="18"/>
                <w:lang w:eastAsia="es-ES" w:bidi="es-ES"/>
              </w:rPr>
              <w:t>PUX-08</w:t>
            </w:r>
          </w:p>
        </w:tc>
        <w:tc>
          <w:tcPr>
            <w:tcW w:w="1238" w:type="dxa"/>
            <w:vAlign w:val="center"/>
          </w:tcPr>
          <w:p w14:paraId="36B6FD20" w14:textId="77777777" w:rsidR="00A67A98" w:rsidRDefault="00A67A98" w:rsidP="005E1A08">
            <w:pPr>
              <w:jc w:val="left"/>
            </w:pPr>
            <w:r>
              <w:rPr>
                <w:sz w:val="18"/>
                <w:lang w:eastAsia="es-ES" w:bidi="es-ES"/>
              </w:rPr>
              <w:t>Profesor</w:t>
            </w:r>
          </w:p>
        </w:tc>
        <w:tc>
          <w:tcPr>
            <w:tcW w:w="2779" w:type="dxa"/>
          </w:tcPr>
          <w:p w14:paraId="251983FA" w14:textId="77777777" w:rsidR="00A67A98" w:rsidRDefault="00A67A98" w:rsidP="00A67A98">
            <w:r>
              <w:rPr>
                <w:sz w:val="18"/>
                <w:lang w:eastAsia="es-ES" w:bidi="es-ES"/>
              </w:rPr>
              <w:t>Crear un grupo e importar miembros.</w:t>
            </w:r>
          </w:p>
        </w:tc>
        <w:tc>
          <w:tcPr>
            <w:tcW w:w="3328" w:type="dxa"/>
          </w:tcPr>
          <w:p w14:paraId="5EE8CF02" w14:textId="77777777" w:rsidR="00A67A98" w:rsidRDefault="00A67A98" w:rsidP="00A67A98">
            <w:r>
              <w:rPr>
                <w:sz w:val="18"/>
                <w:lang w:eastAsia="es-ES" w:bidi="es-ES"/>
              </w:rPr>
              <w:t>Claridad del flujo de importación y mensajes sobre alumnos encontrados o no encontrados.</w:t>
            </w:r>
          </w:p>
        </w:tc>
      </w:tr>
      <w:tr w:rsidR="00A67A98" w14:paraId="05ED0503" w14:textId="77777777" w:rsidTr="005E1A08">
        <w:tc>
          <w:tcPr>
            <w:tcW w:w="1009" w:type="dxa"/>
            <w:vAlign w:val="center"/>
          </w:tcPr>
          <w:p w14:paraId="39531F8A" w14:textId="77777777" w:rsidR="00A67A98" w:rsidRDefault="00A67A98" w:rsidP="005E1A08">
            <w:pPr>
              <w:jc w:val="left"/>
            </w:pPr>
            <w:r>
              <w:rPr>
                <w:sz w:val="18"/>
                <w:lang w:eastAsia="es-ES" w:bidi="es-ES"/>
              </w:rPr>
              <w:t>PUX-09</w:t>
            </w:r>
          </w:p>
        </w:tc>
        <w:tc>
          <w:tcPr>
            <w:tcW w:w="1238" w:type="dxa"/>
            <w:vAlign w:val="center"/>
          </w:tcPr>
          <w:p w14:paraId="44EDB731" w14:textId="77777777" w:rsidR="00A67A98" w:rsidRDefault="00A67A98" w:rsidP="005E1A08">
            <w:pPr>
              <w:jc w:val="left"/>
            </w:pPr>
            <w:r>
              <w:rPr>
                <w:sz w:val="18"/>
                <w:lang w:eastAsia="es-ES" w:bidi="es-ES"/>
              </w:rPr>
              <w:t>Admin</w:t>
            </w:r>
          </w:p>
        </w:tc>
        <w:tc>
          <w:tcPr>
            <w:tcW w:w="2779" w:type="dxa"/>
          </w:tcPr>
          <w:p w14:paraId="6E99A645" w14:textId="77777777" w:rsidR="00A67A98" w:rsidRDefault="00A67A98" w:rsidP="00A67A98">
            <w:r>
              <w:rPr>
                <w:sz w:val="18"/>
                <w:lang w:eastAsia="es-ES" w:bidi="es-ES"/>
              </w:rPr>
              <w:t>Modificar rol, estado o contraseña de un usuario.</w:t>
            </w:r>
          </w:p>
        </w:tc>
        <w:tc>
          <w:tcPr>
            <w:tcW w:w="3328" w:type="dxa"/>
          </w:tcPr>
          <w:p w14:paraId="178C8C3F" w14:textId="77777777" w:rsidR="00A67A98" w:rsidRDefault="00A67A98" w:rsidP="00A67A98">
            <w:r>
              <w:rPr>
                <w:sz w:val="18"/>
                <w:lang w:eastAsia="es-ES" w:bidi="es-ES"/>
              </w:rPr>
              <w:t>Comprensión de acciones administrativas y confirmaciones de seguridad.</w:t>
            </w:r>
          </w:p>
        </w:tc>
      </w:tr>
    </w:tbl>
    <w:p w14:paraId="656D3C4F" w14:textId="38B21DDC" w:rsidR="00A67A98" w:rsidRPr="005E1A08" w:rsidRDefault="00A67A98">
      <w:pPr>
        <w:pStyle w:val="PiedeTabla"/>
        <w:rPr>
          <w:rStyle w:val="nfasisintenso"/>
          <w:b w:val="0"/>
          <w:bCs/>
          <w:i/>
          <w:szCs w:val="22"/>
        </w:rPr>
        <w:pPrChange w:id="2016" w:author="Pablo Barrero Cruz" w:date="2026-06-30T13:23:00Z" w16du:dateUtc="2026-06-30T11:23:00Z">
          <w:pPr>
            <w:pStyle w:val="Descripcin"/>
            <w:spacing w:before="240"/>
          </w:pPr>
        </w:pPrChange>
      </w:pPr>
      <w:bookmarkStart w:id="2017" w:name="_Toc233720866"/>
      <w:r w:rsidRPr="005E1A08">
        <w:rPr>
          <w:rStyle w:val="nfasisintenso"/>
        </w:rPr>
        <w:t>Tabla 5.8.</w:t>
      </w:r>
      <w:r w:rsidR="00167D8C">
        <w:rPr>
          <w:rStyle w:val="nfasisintenso"/>
        </w:rPr>
        <w:t>5</w:t>
      </w:r>
      <w:r w:rsidRPr="005E1A08">
        <w:rPr>
          <w:rStyle w:val="nfasisintenso"/>
        </w:rPr>
        <w:t>. Tareas propuestas para pruebas de usabilidad.</w:t>
      </w:r>
      <w:bookmarkEnd w:id="2017"/>
    </w:p>
    <w:tbl>
      <w:tblPr>
        <w:tblStyle w:val="Tablaconcuadrcula"/>
        <w:tblpPr w:leftFromText="141" w:rightFromText="141" w:vertAnchor="text" w:horzAnchor="margin" w:tblpY="304"/>
        <w:tblW w:w="0" w:type="auto"/>
        <w:tblLook w:val="04A0" w:firstRow="1" w:lastRow="0" w:firstColumn="1" w:lastColumn="0" w:noHBand="0" w:noVBand="1"/>
      </w:tblPr>
      <w:tblGrid>
        <w:gridCol w:w="1018"/>
        <w:gridCol w:w="2500"/>
        <w:gridCol w:w="4836"/>
      </w:tblGrid>
      <w:tr w:rsidR="00630FFA" w14:paraId="74BD35E7" w14:textId="77777777">
        <w:trPr>
          <w:trHeight w:val="410"/>
        </w:trPr>
        <w:tc>
          <w:tcPr>
            <w:tcW w:w="8354" w:type="dxa"/>
            <w:gridSpan w:val="3"/>
            <w:shd w:val="clear" w:color="auto" w:fill="DDDDDD" w:themeFill="accent1"/>
            <w:vAlign w:val="center"/>
          </w:tcPr>
          <w:p w14:paraId="6871E724" w14:textId="0AE74AF8" w:rsidR="00630FFA" w:rsidRDefault="00630FFA" w:rsidP="005E1A08">
            <w:pPr>
              <w:jc w:val="center"/>
              <w:rPr>
                <w:b/>
                <w:sz w:val="18"/>
                <w:lang w:eastAsia="es-ES" w:bidi="es-ES"/>
              </w:rPr>
            </w:pPr>
            <w:r w:rsidRPr="00630FFA">
              <w:rPr>
                <w:b/>
                <w:sz w:val="18"/>
                <w:lang w:eastAsia="es-ES" w:bidi="es-ES"/>
              </w:rPr>
              <w:t>Checklist básico de accesibilidad y experiencia de usuario</w:t>
            </w:r>
          </w:p>
        </w:tc>
      </w:tr>
      <w:tr w:rsidR="00A67A98" w14:paraId="302A672B" w14:textId="77777777" w:rsidTr="005E1A08">
        <w:trPr>
          <w:trHeight w:val="410"/>
        </w:trPr>
        <w:tc>
          <w:tcPr>
            <w:tcW w:w="1018" w:type="dxa"/>
            <w:shd w:val="clear" w:color="auto" w:fill="F2F2F2" w:themeFill="background1" w:themeFillShade="F2"/>
            <w:vAlign w:val="center"/>
          </w:tcPr>
          <w:p w14:paraId="74B54DF7" w14:textId="77777777" w:rsidR="00A67A98" w:rsidRDefault="00A67A98" w:rsidP="005E1A08">
            <w:pPr>
              <w:jc w:val="left"/>
            </w:pPr>
            <w:r>
              <w:rPr>
                <w:b/>
                <w:sz w:val="18"/>
                <w:lang w:eastAsia="es-ES" w:bidi="es-ES"/>
              </w:rPr>
              <w:t>Código</w:t>
            </w:r>
          </w:p>
        </w:tc>
        <w:tc>
          <w:tcPr>
            <w:tcW w:w="2500" w:type="dxa"/>
            <w:shd w:val="clear" w:color="auto" w:fill="F2F2F2" w:themeFill="background1" w:themeFillShade="F2"/>
            <w:vAlign w:val="center"/>
          </w:tcPr>
          <w:p w14:paraId="6A7CE9E6" w14:textId="77777777" w:rsidR="00A67A98" w:rsidRDefault="00A67A98" w:rsidP="005E1A08">
            <w:pPr>
              <w:jc w:val="left"/>
            </w:pPr>
            <w:r>
              <w:rPr>
                <w:b/>
                <w:sz w:val="18"/>
                <w:lang w:eastAsia="es-ES" w:bidi="es-ES"/>
              </w:rPr>
              <w:t>Criterio</w:t>
            </w:r>
          </w:p>
        </w:tc>
        <w:tc>
          <w:tcPr>
            <w:tcW w:w="4836" w:type="dxa"/>
            <w:shd w:val="clear" w:color="auto" w:fill="F2F2F2" w:themeFill="background1" w:themeFillShade="F2"/>
            <w:vAlign w:val="center"/>
          </w:tcPr>
          <w:p w14:paraId="55260F6B" w14:textId="77777777" w:rsidR="00A67A98" w:rsidRDefault="00A67A98" w:rsidP="005E1A08">
            <w:pPr>
              <w:jc w:val="left"/>
            </w:pPr>
            <w:r>
              <w:rPr>
                <w:b/>
                <w:sz w:val="18"/>
                <w:lang w:eastAsia="es-ES" w:bidi="es-ES"/>
              </w:rPr>
              <w:t>Comprobación esperada</w:t>
            </w:r>
          </w:p>
        </w:tc>
      </w:tr>
      <w:tr w:rsidR="00A67A98" w14:paraId="25848743" w14:textId="77777777" w:rsidTr="005E1A08">
        <w:tc>
          <w:tcPr>
            <w:tcW w:w="1018" w:type="dxa"/>
            <w:vAlign w:val="center"/>
          </w:tcPr>
          <w:p w14:paraId="65C4BAA7" w14:textId="77777777" w:rsidR="00A67A98" w:rsidRDefault="00A67A98" w:rsidP="005E1A08">
            <w:pPr>
              <w:jc w:val="left"/>
            </w:pPr>
            <w:r>
              <w:rPr>
                <w:sz w:val="18"/>
                <w:lang w:eastAsia="es-ES" w:bidi="es-ES"/>
              </w:rPr>
              <w:t>AUX-01</w:t>
            </w:r>
          </w:p>
        </w:tc>
        <w:tc>
          <w:tcPr>
            <w:tcW w:w="2500" w:type="dxa"/>
            <w:vAlign w:val="center"/>
          </w:tcPr>
          <w:p w14:paraId="4739974C" w14:textId="77777777" w:rsidR="00A67A98" w:rsidRDefault="00A67A98" w:rsidP="005E1A08">
            <w:pPr>
              <w:jc w:val="left"/>
            </w:pPr>
            <w:r>
              <w:rPr>
                <w:sz w:val="18"/>
                <w:lang w:eastAsia="es-ES" w:bidi="es-ES"/>
              </w:rPr>
              <w:t>Navegación por rol</w:t>
            </w:r>
          </w:p>
        </w:tc>
        <w:tc>
          <w:tcPr>
            <w:tcW w:w="4836" w:type="dxa"/>
            <w:vAlign w:val="center"/>
          </w:tcPr>
          <w:p w14:paraId="076E1767" w14:textId="77777777" w:rsidR="00A67A98" w:rsidRDefault="00A67A98" w:rsidP="00A67A98">
            <w:r>
              <w:rPr>
                <w:sz w:val="18"/>
                <w:lang w:eastAsia="es-ES" w:bidi="es-ES"/>
              </w:rPr>
              <w:t>El menú muestra solo acciones coherentes con el perfil autenticado.</w:t>
            </w:r>
          </w:p>
        </w:tc>
      </w:tr>
      <w:tr w:rsidR="00A67A98" w14:paraId="73CF62C7" w14:textId="77777777" w:rsidTr="005E1A08">
        <w:trPr>
          <w:trHeight w:val="252"/>
        </w:trPr>
        <w:tc>
          <w:tcPr>
            <w:tcW w:w="1018" w:type="dxa"/>
            <w:vAlign w:val="center"/>
          </w:tcPr>
          <w:p w14:paraId="6845DBB2" w14:textId="77777777" w:rsidR="00A67A98" w:rsidRDefault="00A67A98" w:rsidP="005E1A08">
            <w:pPr>
              <w:jc w:val="left"/>
            </w:pPr>
            <w:r>
              <w:rPr>
                <w:sz w:val="18"/>
                <w:lang w:eastAsia="es-ES" w:bidi="es-ES"/>
              </w:rPr>
              <w:t>AUX-02</w:t>
            </w:r>
          </w:p>
        </w:tc>
        <w:tc>
          <w:tcPr>
            <w:tcW w:w="2500" w:type="dxa"/>
            <w:vAlign w:val="center"/>
          </w:tcPr>
          <w:p w14:paraId="5B0A2B02" w14:textId="77777777" w:rsidR="00A67A98" w:rsidRDefault="00A67A98" w:rsidP="005E1A08">
            <w:pPr>
              <w:jc w:val="left"/>
            </w:pPr>
            <w:r>
              <w:rPr>
                <w:sz w:val="18"/>
                <w:lang w:eastAsia="es-ES" w:bidi="es-ES"/>
              </w:rPr>
              <w:t>“Responsive”</w:t>
            </w:r>
          </w:p>
        </w:tc>
        <w:tc>
          <w:tcPr>
            <w:tcW w:w="4836" w:type="dxa"/>
            <w:vAlign w:val="center"/>
          </w:tcPr>
          <w:p w14:paraId="3020C26B" w14:textId="77777777" w:rsidR="00A67A98" w:rsidRDefault="00A67A98" w:rsidP="00A67A98">
            <w:r>
              <w:rPr>
                <w:sz w:val="18"/>
                <w:lang w:eastAsia="es-ES" w:bidi="es-ES"/>
              </w:rPr>
              <w:t>Las pantallas principales son utilizables en escritorio y móvil.</w:t>
            </w:r>
          </w:p>
        </w:tc>
      </w:tr>
      <w:tr w:rsidR="00A67A98" w14:paraId="23D9A803" w14:textId="77777777" w:rsidTr="005E1A08">
        <w:tc>
          <w:tcPr>
            <w:tcW w:w="1018" w:type="dxa"/>
            <w:vAlign w:val="center"/>
          </w:tcPr>
          <w:p w14:paraId="760D5950" w14:textId="77777777" w:rsidR="00A67A98" w:rsidRDefault="00A67A98" w:rsidP="005E1A08">
            <w:pPr>
              <w:jc w:val="left"/>
            </w:pPr>
            <w:r>
              <w:rPr>
                <w:sz w:val="18"/>
                <w:lang w:eastAsia="es-ES" w:bidi="es-ES"/>
              </w:rPr>
              <w:t>AUX-03</w:t>
            </w:r>
          </w:p>
        </w:tc>
        <w:tc>
          <w:tcPr>
            <w:tcW w:w="2500" w:type="dxa"/>
            <w:vAlign w:val="center"/>
          </w:tcPr>
          <w:p w14:paraId="792836FD" w14:textId="77777777" w:rsidR="00A67A98" w:rsidRDefault="00A67A98" w:rsidP="005E1A08">
            <w:pPr>
              <w:jc w:val="left"/>
            </w:pPr>
            <w:r>
              <w:rPr>
                <w:sz w:val="18"/>
                <w:lang w:eastAsia="es-ES" w:bidi="es-ES"/>
              </w:rPr>
              <w:t>Estados visibles</w:t>
            </w:r>
          </w:p>
        </w:tc>
        <w:tc>
          <w:tcPr>
            <w:tcW w:w="4836" w:type="dxa"/>
            <w:vAlign w:val="center"/>
          </w:tcPr>
          <w:p w14:paraId="16D27B87" w14:textId="77777777" w:rsidR="00A67A98" w:rsidRDefault="00A67A98" w:rsidP="00A67A98">
            <w:r>
              <w:rPr>
                <w:sz w:val="18"/>
                <w:lang w:eastAsia="es-ES" w:bidi="es-ES"/>
              </w:rPr>
              <w:t>Carga, error, éxito y ausencia de datos se comunican claramente.</w:t>
            </w:r>
          </w:p>
        </w:tc>
      </w:tr>
      <w:tr w:rsidR="00A67A98" w14:paraId="7E7712CE" w14:textId="77777777" w:rsidTr="005E1A08">
        <w:tc>
          <w:tcPr>
            <w:tcW w:w="1018" w:type="dxa"/>
            <w:vAlign w:val="center"/>
          </w:tcPr>
          <w:p w14:paraId="700F36E1" w14:textId="77777777" w:rsidR="00A67A98" w:rsidRDefault="00A67A98" w:rsidP="005E1A08">
            <w:pPr>
              <w:jc w:val="left"/>
            </w:pPr>
            <w:r>
              <w:rPr>
                <w:sz w:val="18"/>
                <w:lang w:eastAsia="es-ES" w:bidi="es-ES"/>
              </w:rPr>
              <w:t>AUX-04</w:t>
            </w:r>
          </w:p>
        </w:tc>
        <w:tc>
          <w:tcPr>
            <w:tcW w:w="2500" w:type="dxa"/>
            <w:vAlign w:val="center"/>
          </w:tcPr>
          <w:p w14:paraId="12B953FF" w14:textId="77777777" w:rsidR="00A67A98" w:rsidRDefault="00A67A98" w:rsidP="005E1A08">
            <w:pPr>
              <w:jc w:val="left"/>
            </w:pPr>
            <w:r>
              <w:rPr>
                <w:sz w:val="18"/>
                <w:lang w:eastAsia="es-ES" w:bidi="es-ES"/>
              </w:rPr>
              <w:t>Formularios</w:t>
            </w:r>
          </w:p>
        </w:tc>
        <w:tc>
          <w:tcPr>
            <w:tcW w:w="4836" w:type="dxa"/>
            <w:vAlign w:val="center"/>
          </w:tcPr>
          <w:p w14:paraId="6AD813A8" w14:textId="77777777" w:rsidR="00A67A98" w:rsidRDefault="00A67A98" w:rsidP="00A67A98">
            <w:r>
              <w:rPr>
                <w:sz w:val="18"/>
                <w:lang w:eastAsia="es-ES" w:bidi="es-ES"/>
              </w:rPr>
              <w:t>Los campos obligatorios y errores de validación son comprensibles.</w:t>
            </w:r>
          </w:p>
        </w:tc>
      </w:tr>
      <w:tr w:rsidR="00A67A98" w14:paraId="7E86658F" w14:textId="77777777" w:rsidTr="005E1A08">
        <w:tc>
          <w:tcPr>
            <w:tcW w:w="1018" w:type="dxa"/>
            <w:vAlign w:val="center"/>
          </w:tcPr>
          <w:p w14:paraId="391975ED" w14:textId="77777777" w:rsidR="00A67A98" w:rsidRDefault="00A67A98" w:rsidP="005E1A08">
            <w:pPr>
              <w:jc w:val="left"/>
            </w:pPr>
            <w:r>
              <w:rPr>
                <w:sz w:val="18"/>
                <w:lang w:eastAsia="es-ES" w:bidi="es-ES"/>
              </w:rPr>
              <w:t>AUX-05</w:t>
            </w:r>
          </w:p>
        </w:tc>
        <w:tc>
          <w:tcPr>
            <w:tcW w:w="2500" w:type="dxa"/>
            <w:vAlign w:val="center"/>
          </w:tcPr>
          <w:p w14:paraId="20CDE023" w14:textId="77777777" w:rsidR="00A67A98" w:rsidRDefault="00A67A98" w:rsidP="005E1A08">
            <w:pPr>
              <w:jc w:val="left"/>
            </w:pPr>
            <w:r>
              <w:rPr>
                <w:sz w:val="18"/>
                <w:lang w:eastAsia="es-ES" w:bidi="es-ES"/>
              </w:rPr>
              <w:t>Contraste y legibilidad</w:t>
            </w:r>
          </w:p>
        </w:tc>
        <w:tc>
          <w:tcPr>
            <w:tcW w:w="4836" w:type="dxa"/>
            <w:vAlign w:val="center"/>
          </w:tcPr>
          <w:p w14:paraId="151C6CCB" w14:textId="77777777" w:rsidR="00A67A98" w:rsidRDefault="00A67A98" w:rsidP="00A67A98">
            <w:r>
              <w:rPr>
                <w:sz w:val="18"/>
                <w:lang w:eastAsia="es-ES" w:bidi="es-ES"/>
              </w:rPr>
              <w:t>Los textos, botones y tablas se leen correctamente en condiciones normales.</w:t>
            </w:r>
          </w:p>
        </w:tc>
      </w:tr>
      <w:tr w:rsidR="00A67A98" w14:paraId="690CD04D" w14:textId="77777777" w:rsidTr="005E1A08">
        <w:tc>
          <w:tcPr>
            <w:tcW w:w="1018" w:type="dxa"/>
            <w:vAlign w:val="center"/>
          </w:tcPr>
          <w:p w14:paraId="04F31989" w14:textId="77777777" w:rsidR="00A67A98" w:rsidRDefault="00A67A98" w:rsidP="005E1A08">
            <w:pPr>
              <w:jc w:val="left"/>
            </w:pPr>
            <w:r>
              <w:rPr>
                <w:sz w:val="18"/>
                <w:lang w:eastAsia="es-ES" w:bidi="es-ES"/>
              </w:rPr>
              <w:t>AUX-06</w:t>
            </w:r>
          </w:p>
        </w:tc>
        <w:tc>
          <w:tcPr>
            <w:tcW w:w="2500" w:type="dxa"/>
            <w:vAlign w:val="center"/>
          </w:tcPr>
          <w:p w14:paraId="7D275689" w14:textId="77777777" w:rsidR="00A67A98" w:rsidRDefault="00A67A98" w:rsidP="005E1A08">
            <w:pPr>
              <w:jc w:val="left"/>
            </w:pPr>
            <w:r>
              <w:rPr>
                <w:sz w:val="18"/>
                <w:lang w:eastAsia="es-ES" w:bidi="es-ES"/>
              </w:rPr>
              <w:t>Contenido matemático</w:t>
            </w:r>
          </w:p>
        </w:tc>
        <w:tc>
          <w:tcPr>
            <w:tcW w:w="4836" w:type="dxa"/>
            <w:vAlign w:val="center"/>
          </w:tcPr>
          <w:p w14:paraId="692FC7B1" w14:textId="77777777" w:rsidR="00A67A98" w:rsidRDefault="00A67A98" w:rsidP="00A67A98">
            <w:r>
              <w:rPr>
                <w:sz w:val="18"/>
                <w:lang w:eastAsia="es-ES" w:bidi="es-ES"/>
              </w:rPr>
              <w:t>Las expresiones LaTeX se visualizan de forma clara en edición, resolución y revisión.</w:t>
            </w:r>
          </w:p>
        </w:tc>
      </w:tr>
      <w:tr w:rsidR="00A67A98" w14:paraId="2AA8CA1D" w14:textId="77777777" w:rsidTr="005E1A08">
        <w:tc>
          <w:tcPr>
            <w:tcW w:w="1018" w:type="dxa"/>
            <w:vAlign w:val="center"/>
          </w:tcPr>
          <w:p w14:paraId="2BA0159B" w14:textId="77777777" w:rsidR="00A67A98" w:rsidRDefault="00A67A98" w:rsidP="005E1A08">
            <w:pPr>
              <w:jc w:val="left"/>
            </w:pPr>
            <w:r>
              <w:rPr>
                <w:sz w:val="18"/>
                <w:lang w:eastAsia="es-ES" w:bidi="es-ES"/>
              </w:rPr>
              <w:t>AUX-07</w:t>
            </w:r>
          </w:p>
        </w:tc>
        <w:tc>
          <w:tcPr>
            <w:tcW w:w="2500" w:type="dxa"/>
            <w:vAlign w:val="center"/>
          </w:tcPr>
          <w:p w14:paraId="3769A9E9" w14:textId="77777777" w:rsidR="00A67A98" w:rsidRDefault="00A67A98" w:rsidP="005E1A08">
            <w:pPr>
              <w:jc w:val="left"/>
            </w:pPr>
            <w:r>
              <w:rPr>
                <w:sz w:val="18"/>
                <w:lang w:eastAsia="es-ES" w:bidi="es-ES"/>
              </w:rPr>
              <w:t>Prevención de errores</w:t>
            </w:r>
          </w:p>
        </w:tc>
        <w:tc>
          <w:tcPr>
            <w:tcW w:w="4836" w:type="dxa"/>
            <w:vAlign w:val="center"/>
          </w:tcPr>
          <w:p w14:paraId="6BA817E0" w14:textId="77777777" w:rsidR="00A67A98" w:rsidRDefault="00A67A98" w:rsidP="00A67A98">
            <w:r>
              <w:rPr>
                <w:sz w:val="18"/>
                <w:lang w:eastAsia="es-ES" w:bidi="es-ES"/>
              </w:rPr>
              <w:t>Las acciones peligrosas o no permitidas se bloquean o requieren confirmación.</w:t>
            </w:r>
          </w:p>
        </w:tc>
      </w:tr>
      <w:tr w:rsidR="00A67A98" w14:paraId="423651FE" w14:textId="77777777" w:rsidTr="005E1A08">
        <w:trPr>
          <w:trHeight w:val="512"/>
        </w:trPr>
        <w:tc>
          <w:tcPr>
            <w:tcW w:w="1018" w:type="dxa"/>
            <w:vAlign w:val="center"/>
          </w:tcPr>
          <w:p w14:paraId="285E7701" w14:textId="77777777" w:rsidR="00A67A98" w:rsidRDefault="00A67A98" w:rsidP="005E1A08">
            <w:pPr>
              <w:jc w:val="left"/>
            </w:pPr>
            <w:r>
              <w:rPr>
                <w:sz w:val="18"/>
                <w:lang w:eastAsia="es-ES" w:bidi="es-ES"/>
              </w:rPr>
              <w:t>AUX-08</w:t>
            </w:r>
          </w:p>
        </w:tc>
        <w:tc>
          <w:tcPr>
            <w:tcW w:w="2500" w:type="dxa"/>
            <w:vAlign w:val="center"/>
          </w:tcPr>
          <w:p w14:paraId="4B082B3E" w14:textId="77777777" w:rsidR="00A67A98" w:rsidRDefault="00A67A98" w:rsidP="005E1A08">
            <w:pPr>
              <w:jc w:val="left"/>
            </w:pPr>
            <w:r>
              <w:rPr>
                <w:sz w:val="18"/>
                <w:lang w:eastAsia="es-ES" w:bidi="es-ES"/>
              </w:rPr>
              <w:t>Internacionalización</w:t>
            </w:r>
          </w:p>
        </w:tc>
        <w:tc>
          <w:tcPr>
            <w:tcW w:w="4836" w:type="dxa"/>
            <w:vAlign w:val="center"/>
          </w:tcPr>
          <w:p w14:paraId="136FC71D" w14:textId="77777777" w:rsidR="00A67A98" w:rsidRDefault="00A67A98" w:rsidP="00A67A98">
            <w:r>
              <w:rPr>
                <w:sz w:val="18"/>
                <w:lang w:eastAsia="es-ES" w:bidi="es-ES"/>
              </w:rPr>
              <w:t>El cambio de idioma no rompe navegación ni textos principales.</w:t>
            </w:r>
          </w:p>
        </w:tc>
      </w:tr>
    </w:tbl>
    <w:p w14:paraId="4FBF0F61" w14:textId="676B770B" w:rsidR="00A67A98" w:rsidRPr="005E1A08" w:rsidRDefault="00A67A98" w:rsidP="0086480A">
      <w:pPr>
        <w:pStyle w:val="PiedeTabla"/>
        <w:spacing w:before="240"/>
        <w:rPr>
          <w:rStyle w:val="nfasisintenso"/>
        </w:rPr>
      </w:pPr>
      <w:bookmarkStart w:id="2018" w:name="_Toc233720867"/>
      <w:r w:rsidRPr="005E1A08">
        <w:rPr>
          <w:rStyle w:val="nfasisintenso"/>
        </w:rPr>
        <w:t>Tabla 5.8.</w:t>
      </w:r>
      <w:r w:rsidR="00167D8C">
        <w:rPr>
          <w:rStyle w:val="nfasisintenso"/>
        </w:rPr>
        <w:t>6</w:t>
      </w:r>
      <w:r w:rsidRPr="005E1A08">
        <w:rPr>
          <w:rStyle w:val="nfasisintenso"/>
        </w:rPr>
        <w:t>. Checklist básico de accesibilidad y experiencia de usuario.</w:t>
      </w:r>
      <w:bookmarkEnd w:id="2018"/>
    </w:p>
    <w:p w14:paraId="626E522C" w14:textId="3DF639EB" w:rsidR="00A67A98" w:rsidRDefault="00A67A98" w:rsidP="00A67A98">
      <w:pPr>
        <w:pStyle w:val="Ttulo3"/>
      </w:pPr>
      <w:bookmarkStart w:id="2019" w:name="_Toc233728276"/>
      <w:r>
        <w:rPr>
          <w:lang w:eastAsia="es-ES" w:bidi="es-ES"/>
        </w:rPr>
        <w:t>Pruebas de Rendimiento Básico</w:t>
      </w:r>
      <w:bookmarkEnd w:id="2019"/>
    </w:p>
    <w:p w14:paraId="3D535287" w14:textId="77777777" w:rsidR="00A67A98" w:rsidRDefault="00A67A98" w:rsidP="00A67A98">
      <w:r>
        <w:rPr>
          <w:lang w:eastAsia="es-ES" w:bidi="es-ES"/>
        </w:rPr>
        <w:t xml:space="preserve">Las pruebas de rendimiento del proyecto se plantean con un alcance moderado, coherente con una aplicación académica utilizada por grupos de alumnos. No se busca demostrar </w:t>
      </w:r>
      <w:r>
        <w:rPr>
          <w:lang w:eastAsia="es-ES" w:bidi="es-ES"/>
        </w:rPr>
        <w:lastRenderedPageBreak/>
        <w:t>escalabilidad empresarial, sino comprobar que la aplicación responde de forma fluida en los escenarios habituales: consulta de listados, edición de formularios, resolución de cuestionarios, cálculo de resultados y consulta de analíticas.</w:t>
      </w:r>
    </w:p>
    <w:p w14:paraId="4091D824" w14:textId="77777777" w:rsidR="00A67A98" w:rsidRDefault="00A67A98" w:rsidP="00A67A98">
      <w:r>
        <w:rPr>
          <w:lang w:eastAsia="es-ES" w:bidi="es-ES"/>
        </w:rPr>
        <w:t>El sistema incorpora mecanismos que ayudan al rendimiento, como paginación o filtrado en listados, renderizado en cliente de fórmulas matemáticas mediante KaTeX y separación entre “frontend”, “backend” y bases de datos. Las pruebas se orientan a detectar bloqueos visibles, cargas excesivas o errores en escenarios con un volumen razonable de datos.</w:t>
      </w:r>
    </w:p>
    <w:tbl>
      <w:tblPr>
        <w:tblStyle w:val="Tablaconcuadrcula"/>
        <w:tblpPr w:leftFromText="141" w:rightFromText="141" w:vertAnchor="text" w:horzAnchor="margin" w:tblpY="319"/>
        <w:tblW w:w="0" w:type="auto"/>
        <w:tblLook w:val="04A0" w:firstRow="1" w:lastRow="0" w:firstColumn="1" w:lastColumn="0" w:noHBand="0" w:noVBand="1"/>
      </w:tblPr>
      <w:tblGrid>
        <w:gridCol w:w="812"/>
        <w:gridCol w:w="2286"/>
        <w:gridCol w:w="2724"/>
        <w:gridCol w:w="2532"/>
      </w:tblGrid>
      <w:tr w:rsidR="00630FFA" w14:paraId="5005E2BF" w14:textId="77777777">
        <w:trPr>
          <w:trHeight w:val="529"/>
        </w:trPr>
        <w:tc>
          <w:tcPr>
            <w:tcW w:w="8354" w:type="dxa"/>
            <w:gridSpan w:val="4"/>
            <w:shd w:val="clear" w:color="auto" w:fill="DDDDDD" w:themeFill="accent1"/>
            <w:vAlign w:val="center"/>
          </w:tcPr>
          <w:p w14:paraId="584E5453" w14:textId="21416E88" w:rsidR="00630FFA" w:rsidRDefault="00630FFA" w:rsidP="005E1A08">
            <w:pPr>
              <w:jc w:val="center"/>
              <w:rPr>
                <w:b/>
                <w:sz w:val="18"/>
                <w:lang w:eastAsia="es-ES" w:bidi="es-ES"/>
              </w:rPr>
            </w:pPr>
            <w:r w:rsidRPr="00630FFA">
              <w:rPr>
                <w:b/>
                <w:sz w:val="18"/>
                <w:lang w:eastAsia="es-ES" w:bidi="es-ES"/>
              </w:rPr>
              <w:t>Pruebas de rendimiento básico</w:t>
            </w:r>
          </w:p>
        </w:tc>
      </w:tr>
      <w:tr w:rsidR="00A67A98" w14:paraId="17981C2C" w14:textId="77777777" w:rsidTr="005E1A08">
        <w:trPr>
          <w:trHeight w:val="529"/>
        </w:trPr>
        <w:tc>
          <w:tcPr>
            <w:tcW w:w="812" w:type="dxa"/>
            <w:shd w:val="clear" w:color="auto" w:fill="F2F2F2" w:themeFill="background1" w:themeFillShade="F2"/>
            <w:vAlign w:val="center"/>
          </w:tcPr>
          <w:p w14:paraId="443AAB4B" w14:textId="77777777" w:rsidR="00A67A98" w:rsidRDefault="00A67A98" w:rsidP="00A67A98">
            <w:pPr>
              <w:jc w:val="left"/>
            </w:pPr>
            <w:r>
              <w:rPr>
                <w:b/>
                <w:sz w:val="18"/>
                <w:lang w:eastAsia="es-ES" w:bidi="es-ES"/>
              </w:rPr>
              <w:t>Código</w:t>
            </w:r>
          </w:p>
        </w:tc>
        <w:tc>
          <w:tcPr>
            <w:tcW w:w="2286" w:type="dxa"/>
            <w:shd w:val="clear" w:color="auto" w:fill="F2F2F2" w:themeFill="background1" w:themeFillShade="F2"/>
            <w:vAlign w:val="center"/>
          </w:tcPr>
          <w:p w14:paraId="19CA42AD" w14:textId="77777777" w:rsidR="00A67A98" w:rsidRDefault="00A67A98" w:rsidP="00A67A98">
            <w:pPr>
              <w:jc w:val="left"/>
            </w:pPr>
            <w:r>
              <w:rPr>
                <w:b/>
                <w:sz w:val="18"/>
                <w:lang w:eastAsia="es-ES" w:bidi="es-ES"/>
              </w:rPr>
              <w:t>Escenario</w:t>
            </w:r>
          </w:p>
        </w:tc>
        <w:tc>
          <w:tcPr>
            <w:tcW w:w="2724" w:type="dxa"/>
            <w:shd w:val="clear" w:color="auto" w:fill="F2F2F2" w:themeFill="background1" w:themeFillShade="F2"/>
            <w:vAlign w:val="center"/>
          </w:tcPr>
          <w:p w14:paraId="7F6CA5EF" w14:textId="77777777" w:rsidR="00A67A98" w:rsidRDefault="00A67A98" w:rsidP="00A67A98">
            <w:pPr>
              <w:jc w:val="left"/>
            </w:pPr>
            <w:r>
              <w:rPr>
                <w:b/>
                <w:sz w:val="18"/>
                <w:lang w:eastAsia="es-ES" w:bidi="es-ES"/>
              </w:rPr>
              <w:t>Comprobación</w:t>
            </w:r>
          </w:p>
        </w:tc>
        <w:tc>
          <w:tcPr>
            <w:tcW w:w="2532" w:type="dxa"/>
            <w:shd w:val="clear" w:color="auto" w:fill="F2F2F2" w:themeFill="background1" w:themeFillShade="F2"/>
            <w:vAlign w:val="center"/>
          </w:tcPr>
          <w:p w14:paraId="0626BFC8" w14:textId="77777777" w:rsidR="00A67A98" w:rsidRDefault="00A67A98" w:rsidP="00A67A98">
            <w:pPr>
              <w:jc w:val="left"/>
            </w:pPr>
            <w:r>
              <w:rPr>
                <w:b/>
                <w:sz w:val="18"/>
                <w:lang w:eastAsia="es-ES" w:bidi="es-ES"/>
              </w:rPr>
              <w:t>Resultado esperado</w:t>
            </w:r>
          </w:p>
        </w:tc>
      </w:tr>
      <w:tr w:rsidR="00A67A98" w14:paraId="00DC6935" w14:textId="77777777" w:rsidTr="00630FFA">
        <w:tc>
          <w:tcPr>
            <w:tcW w:w="812" w:type="dxa"/>
            <w:vAlign w:val="center"/>
          </w:tcPr>
          <w:p w14:paraId="417D8685" w14:textId="77777777" w:rsidR="00A67A98" w:rsidRDefault="00A67A98" w:rsidP="00A67A98">
            <w:pPr>
              <w:jc w:val="left"/>
            </w:pPr>
            <w:r>
              <w:rPr>
                <w:sz w:val="18"/>
                <w:lang w:eastAsia="es-ES" w:bidi="es-ES"/>
              </w:rPr>
              <w:t>PR-01</w:t>
            </w:r>
          </w:p>
        </w:tc>
        <w:tc>
          <w:tcPr>
            <w:tcW w:w="2286" w:type="dxa"/>
            <w:vAlign w:val="center"/>
          </w:tcPr>
          <w:p w14:paraId="079E818C" w14:textId="77777777" w:rsidR="00A67A98" w:rsidRDefault="00A67A98" w:rsidP="00A67A98">
            <w:pPr>
              <w:jc w:val="left"/>
            </w:pPr>
            <w:r>
              <w:rPr>
                <w:sz w:val="18"/>
                <w:lang w:eastAsia="es-ES" w:bidi="es-ES"/>
              </w:rPr>
              <w:t>Carga inicial de la aplicación</w:t>
            </w:r>
          </w:p>
        </w:tc>
        <w:tc>
          <w:tcPr>
            <w:tcW w:w="2724" w:type="dxa"/>
            <w:vAlign w:val="center"/>
          </w:tcPr>
          <w:p w14:paraId="66DC9A8B" w14:textId="77777777" w:rsidR="00A67A98" w:rsidRDefault="00A67A98" w:rsidP="00A67A98">
            <w:r>
              <w:rPr>
                <w:sz w:val="18"/>
                <w:lang w:eastAsia="es-ES" w:bidi="es-ES"/>
              </w:rPr>
              <w:t>Abrir la pantalla principal en entorno local.</w:t>
            </w:r>
          </w:p>
        </w:tc>
        <w:tc>
          <w:tcPr>
            <w:tcW w:w="2532" w:type="dxa"/>
          </w:tcPr>
          <w:p w14:paraId="3821B9A9" w14:textId="77777777" w:rsidR="00A67A98" w:rsidRDefault="00A67A98" w:rsidP="00A67A98">
            <w:r>
              <w:rPr>
                <w:sz w:val="18"/>
                <w:lang w:eastAsia="es-ES" w:bidi="es-ES"/>
              </w:rPr>
              <w:t>La interfaz carga sin errores y permite navegar en un tiempo razonable.</w:t>
            </w:r>
          </w:p>
        </w:tc>
      </w:tr>
      <w:tr w:rsidR="00A67A98" w14:paraId="6EAF3300" w14:textId="77777777" w:rsidTr="00630FFA">
        <w:tc>
          <w:tcPr>
            <w:tcW w:w="812" w:type="dxa"/>
            <w:vAlign w:val="center"/>
          </w:tcPr>
          <w:p w14:paraId="22BCBD72" w14:textId="77777777" w:rsidR="00A67A98" w:rsidRDefault="00A67A98" w:rsidP="00A67A98">
            <w:pPr>
              <w:jc w:val="left"/>
            </w:pPr>
            <w:r>
              <w:rPr>
                <w:sz w:val="18"/>
                <w:lang w:eastAsia="es-ES" w:bidi="es-ES"/>
              </w:rPr>
              <w:t>PR-02</w:t>
            </w:r>
          </w:p>
        </w:tc>
        <w:tc>
          <w:tcPr>
            <w:tcW w:w="2286" w:type="dxa"/>
            <w:vAlign w:val="center"/>
          </w:tcPr>
          <w:p w14:paraId="3DBC71D1" w14:textId="77777777" w:rsidR="00A67A98" w:rsidRDefault="00A67A98" w:rsidP="00A67A98">
            <w:pPr>
              <w:jc w:val="left"/>
            </w:pPr>
            <w:r>
              <w:rPr>
                <w:sz w:val="18"/>
                <w:lang w:eastAsia="es-ES" w:bidi="es-ES"/>
              </w:rPr>
              <w:t>Banco de preguntas</w:t>
            </w:r>
          </w:p>
        </w:tc>
        <w:tc>
          <w:tcPr>
            <w:tcW w:w="2724" w:type="dxa"/>
            <w:vAlign w:val="center"/>
          </w:tcPr>
          <w:p w14:paraId="01673523" w14:textId="77777777" w:rsidR="00A67A98" w:rsidRDefault="00A67A98" w:rsidP="00A67A98">
            <w:r>
              <w:rPr>
                <w:sz w:val="18"/>
                <w:lang w:eastAsia="es-ES" w:bidi="es-ES"/>
              </w:rPr>
              <w:t>Consultar listado con múltiples preguntas y aplicar filtros.</w:t>
            </w:r>
          </w:p>
        </w:tc>
        <w:tc>
          <w:tcPr>
            <w:tcW w:w="2532" w:type="dxa"/>
          </w:tcPr>
          <w:p w14:paraId="6F6E1F2F" w14:textId="77777777" w:rsidR="00A67A98" w:rsidRDefault="00A67A98" w:rsidP="00A67A98">
            <w:r>
              <w:rPr>
                <w:sz w:val="18"/>
                <w:lang w:eastAsia="es-ES" w:bidi="es-ES"/>
              </w:rPr>
              <w:t>El listado responde de forma fluida y mantiene paginación o filtrado correcto.</w:t>
            </w:r>
          </w:p>
        </w:tc>
      </w:tr>
      <w:tr w:rsidR="00A67A98" w14:paraId="63AD2530" w14:textId="77777777" w:rsidTr="00630FFA">
        <w:tc>
          <w:tcPr>
            <w:tcW w:w="812" w:type="dxa"/>
            <w:vAlign w:val="center"/>
          </w:tcPr>
          <w:p w14:paraId="52448627" w14:textId="77777777" w:rsidR="00A67A98" w:rsidRDefault="00A67A98" w:rsidP="00A67A98">
            <w:pPr>
              <w:jc w:val="left"/>
            </w:pPr>
            <w:r>
              <w:rPr>
                <w:sz w:val="18"/>
                <w:lang w:eastAsia="es-ES" w:bidi="es-ES"/>
              </w:rPr>
              <w:t>PR-03</w:t>
            </w:r>
          </w:p>
        </w:tc>
        <w:tc>
          <w:tcPr>
            <w:tcW w:w="2286" w:type="dxa"/>
            <w:vAlign w:val="center"/>
          </w:tcPr>
          <w:p w14:paraId="29DB6973" w14:textId="77777777" w:rsidR="00A67A98" w:rsidRDefault="00A67A98" w:rsidP="00A67A98">
            <w:pPr>
              <w:jc w:val="left"/>
            </w:pPr>
            <w:r>
              <w:rPr>
                <w:sz w:val="18"/>
                <w:lang w:eastAsia="es-ES" w:bidi="es-ES"/>
              </w:rPr>
              <w:t>Editor con contenido LaTeX</w:t>
            </w:r>
          </w:p>
        </w:tc>
        <w:tc>
          <w:tcPr>
            <w:tcW w:w="2724" w:type="dxa"/>
            <w:vAlign w:val="center"/>
          </w:tcPr>
          <w:p w14:paraId="61692E1A" w14:textId="77777777" w:rsidR="00A67A98" w:rsidRDefault="00A67A98" w:rsidP="00A67A98">
            <w:r>
              <w:rPr>
                <w:sz w:val="18"/>
                <w:lang w:eastAsia="es-ES" w:bidi="es-ES"/>
              </w:rPr>
              <w:t>Editar enunciados y previsualizar fórmulas.</w:t>
            </w:r>
          </w:p>
        </w:tc>
        <w:tc>
          <w:tcPr>
            <w:tcW w:w="2532" w:type="dxa"/>
          </w:tcPr>
          <w:p w14:paraId="1B1A86AC" w14:textId="77777777" w:rsidR="00A67A98" w:rsidRDefault="00A67A98" w:rsidP="00A67A98">
            <w:r>
              <w:rPr>
                <w:sz w:val="18"/>
                <w:lang w:eastAsia="es-ES" w:bidi="es-ES"/>
              </w:rPr>
              <w:t>El renderizado matemático no bloquea la edición.</w:t>
            </w:r>
          </w:p>
        </w:tc>
      </w:tr>
      <w:tr w:rsidR="00A67A98" w14:paraId="766EF035" w14:textId="77777777" w:rsidTr="00630FFA">
        <w:tc>
          <w:tcPr>
            <w:tcW w:w="812" w:type="dxa"/>
            <w:vAlign w:val="center"/>
          </w:tcPr>
          <w:p w14:paraId="04787ED4" w14:textId="77777777" w:rsidR="00A67A98" w:rsidRDefault="00A67A98" w:rsidP="00A67A98">
            <w:pPr>
              <w:jc w:val="left"/>
            </w:pPr>
            <w:r>
              <w:rPr>
                <w:sz w:val="18"/>
                <w:lang w:eastAsia="es-ES" w:bidi="es-ES"/>
              </w:rPr>
              <w:t>PR-04</w:t>
            </w:r>
          </w:p>
        </w:tc>
        <w:tc>
          <w:tcPr>
            <w:tcW w:w="2286" w:type="dxa"/>
            <w:vAlign w:val="center"/>
          </w:tcPr>
          <w:p w14:paraId="1DA63D12" w14:textId="77777777" w:rsidR="00A67A98" w:rsidRDefault="00A67A98" w:rsidP="00A67A98">
            <w:pPr>
              <w:jc w:val="left"/>
            </w:pPr>
            <w:r>
              <w:rPr>
                <w:sz w:val="18"/>
                <w:lang w:eastAsia="es-ES" w:bidi="es-ES"/>
              </w:rPr>
              <w:t>Resolución de cuestionario</w:t>
            </w:r>
          </w:p>
        </w:tc>
        <w:tc>
          <w:tcPr>
            <w:tcW w:w="2724" w:type="dxa"/>
            <w:vAlign w:val="center"/>
          </w:tcPr>
          <w:p w14:paraId="0D819BE8" w14:textId="77777777" w:rsidR="00A67A98" w:rsidRDefault="00A67A98" w:rsidP="00A67A98">
            <w:r>
              <w:rPr>
                <w:sz w:val="18"/>
                <w:lang w:eastAsia="es-ES" w:bidi="es-ES"/>
              </w:rPr>
              <w:t>Responder un cuestionario con varias preguntas y temporizador.</w:t>
            </w:r>
          </w:p>
        </w:tc>
        <w:tc>
          <w:tcPr>
            <w:tcW w:w="2532" w:type="dxa"/>
          </w:tcPr>
          <w:p w14:paraId="4046C7E2" w14:textId="77777777" w:rsidR="00A67A98" w:rsidRDefault="00A67A98" w:rsidP="00A67A98">
            <w:r>
              <w:rPr>
                <w:sz w:val="18"/>
                <w:lang w:eastAsia="es-ES" w:bidi="es-ES"/>
              </w:rPr>
              <w:t>La interacción permanece fluida hasta el envío.</w:t>
            </w:r>
          </w:p>
        </w:tc>
      </w:tr>
      <w:tr w:rsidR="00A67A98" w14:paraId="05411341" w14:textId="77777777" w:rsidTr="00630FFA">
        <w:tc>
          <w:tcPr>
            <w:tcW w:w="812" w:type="dxa"/>
            <w:vAlign w:val="center"/>
          </w:tcPr>
          <w:p w14:paraId="1902098F" w14:textId="77777777" w:rsidR="00A67A98" w:rsidRDefault="00A67A98" w:rsidP="00A67A98">
            <w:pPr>
              <w:jc w:val="left"/>
            </w:pPr>
            <w:r>
              <w:rPr>
                <w:sz w:val="18"/>
                <w:lang w:eastAsia="es-ES" w:bidi="es-ES"/>
              </w:rPr>
              <w:t>PR-05</w:t>
            </w:r>
          </w:p>
        </w:tc>
        <w:tc>
          <w:tcPr>
            <w:tcW w:w="2286" w:type="dxa"/>
            <w:vAlign w:val="center"/>
          </w:tcPr>
          <w:p w14:paraId="7E35606D" w14:textId="77777777" w:rsidR="00A67A98" w:rsidRDefault="00A67A98" w:rsidP="00A67A98">
            <w:pPr>
              <w:jc w:val="left"/>
            </w:pPr>
            <w:r>
              <w:rPr>
                <w:sz w:val="18"/>
                <w:lang w:eastAsia="es-ES" w:bidi="es-ES"/>
              </w:rPr>
              <w:t>Analíticas</w:t>
            </w:r>
          </w:p>
        </w:tc>
        <w:tc>
          <w:tcPr>
            <w:tcW w:w="2724" w:type="dxa"/>
            <w:vAlign w:val="center"/>
          </w:tcPr>
          <w:p w14:paraId="60C13F9D" w14:textId="77777777" w:rsidR="00A67A98" w:rsidRDefault="00A67A98" w:rsidP="00A67A98">
            <w:r>
              <w:rPr>
                <w:sz w:val="18"/>
                <w:lang w:eastAsia="es-ES" w:bidi="es-ES"/>
              </w:rPr>
              <w:t>Cargar métricas de cuestionario con varios intentos.</w:t>
            </w:r>
          </w:p>
        </w:tc>
        <w:tc>
          <w:tcPr>
            <w:tcW w:w="2532" w:type="dxa"/>
          </w:tcPr>
          <w:p w14:paraId="70B25A5A" w14:textId="77777777" w:rsidR="00A67A98" w:rsidRDefault="00A67A98" w:rsidP="00A67A98">
            <w:r>
              <w:rPr>
                <w:sz w:val="18"/>
                <w:lang w:eastAsia="es-ES" w:bidi="es-ES"/>
              </w:rPr>
              <w:t>Se muestran resumen, distribución y tabla sin tiempos excesivos.</w:t>
            </w:r>
          </w:p>
        </w:tc>
      </w:tr>
      <w:tr w:rsidR="00A67A98" w14:paraId="11548633" w14:textId="77777777" w:rsidTr="00630FFA">
        <w:tc>
          <w:tcPr>
            <w:tcW w:w="812" w:type="dxa"/>
            <w:vAlign w:val="center"/>
          </w:tcPr>
          <w:p w14:paraId="2C8C4F19" w14:textId="77777777" w:rsidR="00A67A98" w:rsidRDefault="00A67A98" w:rsidP="00A67A98">
            <w:pPr>
              <w:jc w:val="left"/>
            </w:pPr>
            <w:r>
              <w:rPr>
                <w:sz w:val="18"/>
                <w:lang w:eastAsia="es-ES" w:bidi="es-ES"/>
              </w:rPr>
              <w:t>PR-06</w:t>
            </w:r>
          </w:p>
        </w:tc>
        <w:tc>
          <w:tcPr>
            <w:tcW w:w="2286" w:type="dxa"/>
            <w:vAlign w:val="center"/>
          </w:tcPr>
          <w:p w14:paraId="1DC34B8C" w14:textId="77777777" w:rsidR="00A67A98" w:rsidRDefault="00A67A98" w:rsidP="00A67A98">
            <w:pPr>
              <w:jc w:val="left"/>
            </w:pPr>
            <w:r>
              <w:rPr>
                <w:sz w:val="18"/>
                <w:lang w:eastAsia="es-ES" w:bidi="es-ES"/>
              </w:rPr>
              <w:t>Exportación CSV</w:t>
            </w:r>
          </w:p>
        </w:tc>
        <w:tc>
          <w:tcPr>
            <w:tcW w:w="2724" w:type="dxa"/>
            <w:vAlign w:val="center"/>
          </w:tcPr>
          <w:p w14:paraId="68360F0D" w14:textId="77777777" w:rsidR="00A67A98" w:rsidRDefault="00A67A98" w:rsidP="00A67A98">
            <w:r>
              <w:rPr>
                <w:sz w:val="18"/>
                <w:lang w:eastAsia="es-ES" w:bidi="es-ES"/>
              </w:rPr>
              <w:t>Generar descarga de resultados.</w:t>
            </w:r>
          </w:p>
        </w:tc>
        <w:tc>
          <w:tcPr>
            <w:tcW w:w="2532" w:type="dxa"/>
          </w:tcPr>
          <w:p w14:paraId="7CEC53B7" w14:textId="77777777" w:rsidR="00A67A98" w:rsidRDefault="00A67A98" w:rsidP="00A67A98">
            <w:r>
              <w:rPr>
                <w:sz w:val="18"/>
                <w:lang w:eastAsia="es-ES" w:bidi="es-ES"/>
              </w:rPr>
              <w:t>El archivo se genera correctamente y sin bloquear la interfaz de forma apreciable.</w:t>
            </w:r>
          </w:p>
        </w:tc>
      </w:tr>
      <w:tr w:rsidR="00A67A98" w14:paraId="5058B1E1" w14:textId="77777777" w:rsidTr="00630FFA">
        <w:tc>
          <w:tcPr>
            <w:tcW w:w="812" w:type="dxa"/>
            <w:vAlign w:val="center"/>
          </w:tcPr>
          <w:p w14:paraId="72AD0999" w14:textId="77777777" w:rsidR="00A67A98" w:rsidRDefault="00A67A98" w:rsidP="00A67A98">
            <w:pPr>
              <w:jc w:val="left"/>
            </w:pPr>
            <w:r>
              <w:rPr>
                <w:sz w:val="18"/>
                <w:lang w:eastAsia="es-ES" w:bidi="es-ES"/>
              </w:rPr>
              <w:t>PR-07</w:t>
            </w:r>
          </w:p>
        </w:tc>
        <w:tc>
          <w:tcPr>
            <w:tcW w:w="2286" w:type="dxa"/>
            <w:vAlign w:val="center"/>
          </w:tcPr>
          <w:p w14:paraId="73561FD3" w14:textId="77777777" w:rsidR="00A67A98" w:rsidRDefault="00A67A98" w:rsidP="00A67A98">
            <w:pPr>
              <w:jc w:val="left"/>
            </w:pPr>
            <w:r>
              <w:rPr>
                <w:sz w:val="18"/>
                <w:lang w:eastAsia="es-ES" w:bidi="es-ES"/>
              </w:rPr>
              <w:t>Docker Compose</w:t>
            </w:r>
          </w:p>
        </w:tc>
        <w:tc>
          <w:tcPr>
            <w:tcW w:w="2724" w:type="dxa"/>
            <w:vAlign w:val="center"/>
          </w:tcPr>
          <w:p w14:paraId="4A0FDB8F" w14:textId="77777777" w:rsidR="00A67A98" w:rsidRDefault="00A67A98" w:rsidP="00A67A98">
            <w:r>
              <w:rPr>
                <w:sz w:val="18"/>
                <w:lang w:eastAsia="es-ES" w:bidi="es-ES"/>
              </w:rPr>
              <w:t>Arrancar servicios del stack completo.</w:t>
            </w:r>
          </w:p>
        </w:tc>
        <w:tc>
          <w:tcPr>
            <w:tcW w:w="2532" w:type="dxa"/>
          </w:tcPr>
          <w:p w14:paraId="5D66EB2B" w14:textId="4A630074" w:rsidR="00A67A98" w:rsidRDefault="00167D8C" w:rsidP="00A67A98">
            <w:r>
              <w:rPr>
                <w:sz w:val="18"/>
                <w:lang w:eastAsia="es-ES" w:bidi="es-ES"/>
              </w:rPr>
              <w:t>“Frontend”, “backend” y bases de datos quedan disponibles en los puertos definidos.</w:t>
            </w:r>
          </w:p>
        </w:tc>
      </w:tr>
    </w:tbl>
    <w:p w14:paraId="361DA16A" w14:textId="62C8A28E" w:rsidR="00A67A98" w:rsidRPr="005E1A08" w:rsidRDefault="00A67A98">
      <w:pPr>
        <w:pStyle w:val="PiedeTabla"/>
        <w:rPr>
          <w:rStyle w:val="nfasisintenso"/>
          <w:b w:val="0"/>
          <w:bCs/>
          <w:i/>
          <w:szCs w:val="22"/>
        </w:rPr>
        <w:pPrChange w:id="2020" w:author="Pablo Barrero Cruz" w:date="2026-06-30T13:23:00Z" w16du:dateUtc="2026-06-30T11:23:00Z">
          <w:pPr>
            <w:pStyle w:val="Descripcin"/>
            <w:spacing w:before="240"/>
          </w:pPr>
        </w:pPrChange>
      </w:pPr>
      <w:bookmarkStart w:id="2021" w:name="_Toc233720868"/>
      <w:r w:rsidRPr="005E1A08">
        <w:rPr>
          <w:rStyle w:val="nfasisintenso"/>
        </w:rPr>
        <w:t>Tabla 5.8.</w:t>
      </w:r>
      <w:r w:rsidR="00167D8C">
        <w:rPr>
          <w:rStyle w:val="nfasisintenso"/>
        </w:rPr>
        <w:t>7</w:t>
      </w:r>
      <w:r w:rsidRPr="005E1A08">
        <w:rPr>
          <w:rStyle w:val="nfasisintenso"/>
        </w:rPr>
        <w:t>. Pruebas de rendimiento básico.</w:t>
      </w:r>
      <w:bookmarkEnd w:id="2021"/>
    </w:p>
    <w:p w14:paraId="600935CB" w14:textId="5AEBADA7" w:rsidR="00A67A98" w:rsidRDefault="00A67A98" w:rsidP="00A67A98">
      <w:pPr>
        <w:pStyle w:val="Ttulo3"/>
      </w:pPr>
      <w:bookmarkStart w:id="2022" w:name="_Toc233728277"/>
      <w:r>
        <w:rPr>
          <w:lang w:eastAsia="es-ES" w:bidi="es-ES"/>
        </w:rPr>
        <w:t>Pruebas de Código y Validación Automática</w:t>
      </w:r>
      <w:bookmarkEnd w:id="2022"/>
    </w:p>
    <w:p w14:paraId="5C61A754" w14:textId="119C981C" w:rsidR="00A67A98" w:rsidRDefault="00A67A98" w:rsidP="00A67A98">
      <w:r>
        <w:rPr>
          <w:lang w:eastAsia="es-ES" w:bidi="es-ES"/>
        </w:rPr>
        <w:t xml:space="preserve">Además de las pruebas funcionales, el proyecto incluye validaciones automáticas de código. Estas pruebas permiten detectar errores de compilación, problemas de “lintado”, fallos en </w:t>
      </w:r>
      <w:ins w:id="2023" w:author="Pablo Barrero Cruz" w:date="2026-06-20T10:34:00Z" w16du:dateUtc="2026-06-20T08:34:00Z">
        <w:r w:rsidR="00E864A8">
          <w:rPr>
            <w:lang w:eastAsia="es-ES" w:bidi="es-ES"/>
          </w:rPr>
          <w:t>“</w:t>
        </w:r>
      </w:ins>
      <w:r>
        <w:rPr>
          <w:lang w:eastAsia="es-ES" w:bidi="es-ES"/>
        </w:rPr>
        <w:t>suites</w:t>
      </w:r>
      <w:ins w:id="2024" w:author="Pablo Barrero Cruz" w:date="2026-06-20T10:34:00Z" w16du:dateUtc="2026-06-20T08:34:00Z">
        <w:r w:rsidR="00E864A8">
          <w:rPr>
            <w:lang w:eastAsia="es-ES" w:bidi="es-ES"/>
          </w:rPr>
          <w:t>”</w:t>
        </w:r>
      </w:ins>
      <w:r>
        <w:rPr>
          <w:lang w:eastAsia="es-ES" w:bidi="es-ES"/>
        </w:rPr>
        <w:t xml:space="preserve"> automatizadas y problemas de empaquetado antes de considerar cerrado un bloque de trabajo.</w:t>
      </w:r>
    </w:p>
    <w:p w14:paraId="6ABC91F1" w14:textId="66F91212" w:rsidR="00A67A98" w:rsidRDefault="00A67A98" w:rsidP="00A67A98">
      <w:pPr>
        <w:rPr>
          <w:lang w:eastAsia="es-ES" w:bidi="es-ES"/>
        </w:rPr>
      </w:pPr>
      <w:r>
        <w:rPr>
          <w:lang w:eastAsia="es-ES" w:bidi="es-ES"/>
        </w:rPr>
        <w:t>En el “backend” se emplean comandos de construcción, pruebas unitarias, pruebas con cobertura y pruebas de extremo a extremo. En el “frontend” se emplean construcción, “lintado” y ejecución de pruebas con Vitest. Para la entrega reproducible se utiliza “Docker Compose”, que permite levantar la aplicación completa junto con MariaDB y MongoDB.</w:t>
      </w:r>
    </w:p>
    <w:p w14:paraId="0469614D" w14:textId="37BBA25D" w:rsidR="00A67A98" w:rsidRPr="005E1A08" w:rsidRDefault="00A67A98" w:rsidP="005E1A08">
      <w:r>
        <w:rPr>
          <w:lang w:eastAsia="es-ES" w:bidi="es-ES"/>
        </w:rPr>
        <w:t>Como criterio general de aceptación, una funcionalidad se considera validada cuando compila correctamente, supera sus pruebas automatizadas asociadas, no introduce regresiones visibles en los flujos relacionados y puede ejecutarse en el entorno local o dockerizado definido para el proyecto.</w:t>
      </w:r>
    </w:p>
    <w:tbl>
      <w:tblPr>
        <w:tblStyle w:val="Tablaconcuadrcula"/>
        <w:tblpPr w:leftFromText="141" w:rightFromText="141" w:vertAnchor="text" w:horzAnchor="margin" w:tblpY="-81"/>
        <w:tblW w:w="0" w:type="auto"/>
        <w:tblLook w:val="04A0" w:firstRow="1" w:lastRow="0" w:firstColumn="1" w:lastColumn="0" w:noHBand="0" w:noVBand="1"/>
      </w:tblPr>
      <w:tblGrid>
        <w:gridCol w:w="1019"/>
        <w:gridCol w:w="1363"/>
        <w:gridCol w:w="2991"/>
        <w:gridCol w:w="2981"/>
      </w:tblGrid>
      <w:tr w:rsidR="00630FFA" w14:paraId="7451CE80" w14:textId="77777777" w:rsidTr="005E1A08">
        <w:trPr>
          <w:trHeight w:val="458"/>
        </w:trPr>
        <w:tc>
          <w:tcPr>
            <w:tcW w:w="8354" w:type="dxa"/>
            <w:gridSpan w:val="4"/>
            <w:shd w:val="clear" w:color="auto" w:fill="DDDDDD" w:themeFill="accent1"/>
            <w:vAlign w:val="center"/>
          </w:tcPr>
          <w:p w14:paraId="0CE62623" w14:textId="6279A6A6" w:rsidR="00630FFA" w:rsidRDefault="00630FFA" w:rsidP="005E1A08">
            <w:pPr>
              <w:jc w:val="center"/>
              <w:rPr>
                <w:b/>
                <w:sz w:val="18"/>
                <w:lang w:eastAsia="es-ES" w:bidi="es-ES"/>
              </w:rPr>
            </w:pPr>
            <w:r w:rsidRPr="00630FFA">
              <w:rPr>
                <w:b/>
                <w:sz w:val="18"/>
                <w:lang w:eastAsia="es-ES" w:bidi="es-ES"/>
              </w:rPr>
              <w:lastRenderedPageBreak/>
              <w:t>Comandos de validación automática del proyecto</w:t>
            </w:r>
          </w:p>
        </w:tc>
      </w:tr>
      <w:tr w:rsidR="00A67A98" w14:paraId="047E8DAA" w14:textId="77777777" w:rsidTr="005E1A08">
        <w:trPr>
          <w:trHeight w:val="458"/>
        </w:trPr>
        <w:tc>
          <w:tcPr>
            <w:tcW w:w="1019" w:type="dxa"/>
            <w:shd w:val="clear" w:color="auto" w:fill="F2F2F2" w:themeFill="background1" w:themeFillShade="F2"/>
            <w:vAlign w:val="center"/>
          </w:tcPr>
          <w:p w14:paraId="6B8CF744" w14:textId="77777777" w:rsidR="00A67A98" w:rsidRDefault="00A67A98" w:rsidP="00630FFA">
            <w:pPr>
              <w:jc w:val="left"/>
            </w:pPr>
            <w:r>
              <w:rPr>
                <w:b/>
                <w:sz w:val="18"/>
                <w:lang w:eastAsia="es-ES" w:bidi="es-ES"/>
              </w:rPr>
              <w:t>Código</w:t>
            </w:r>
          </w:p>
        </w:tc>
        <w:tc>
          <w:tcPr>
            <w:tcW w:w="1363" w:type="dxa"/>
            <w:shd w:val="clear" w:color="auto" w:fill="F2F2F2" w:themeFill="background1" w:themeFillShade="F2"/>
            <w:vAlign w:val="center"/>
          </w:tcPr>
          <w:p w14:paraId="19F6CF5C" w14:textId="77777777" w:rsidR="00A67A98" w:rsidRDefault="00A67A98" w:rsidP="00630FFA">
            <w:pPr>
              <w:jc w:val="left"/>
            </w:pPr>
            <w:r>
              <w:rPr>
                <w:b/>
                <w:sz w:val="18"/>
                <w:lang w:eastAsia="es-ES" w:bidi="es-ES"/>
              </w:rPr>
              <w:t>Parte</w:t>
            </w:r>
          </w:p>
        </w:tc>
        <w:tc>
          <w:tcPr>
            <w:tcW w:w="2991" w:type="dxa"/>
            <w:shd w:val="clear" w:color="auto" w:fill="F2F2F2" w:themeFill="background1" w:themeFillShade="F2"/>
            <w:vAlign w:val="center"/>
          </w:tcPr>
          <w:p w14:paraId="2C7DC661" w14:textId="77777777" w:rsidR="00A67A98" w:rsidRDefault="00A67A98" w:rsidP="00630FFA">
            <w:pPr>
              <w:jc w:val="left"/>
            </w:pPr>
            <w:r>
              <w:rPr>
                <w:b/>
                <w:sz w:val="18"/>
                <w:lang w:eastAsia="es-ES" w:bidi="es-ES"/>
              </w:rPr>
              <w:t>Comando</w:t>
            </w:r>
          </w:p>
        </w:tc>
        <w:tc>
          <w:tcPr>
            <w:tcW w:w="2981" w:type="dxa"/>
            <w:shd w:val="clear" w:color="auto" w:fill="F2F2F2" w:themeFill="background1" w:themeFillShade="F2"/>
            <w:vAlign w:val="center"/>
          </w:tcPr>
          <w:p w14:paraId="7030356D" w14:textId="77777777" w:rsidR="00A67A98" w:rsidRDefault="00A67A98" w:rsidP="00630FFA">
            <w:pPr>
              <w:jc w:val="left"/>
            </w:pPr>
            <w:r>
              <w:rPr>
                <w:b/>
                <w:sz w:val="18"/>
                <w:lang w:eastAsia="es-ES" w:bidi="es-ES"/>
              </w:rPr>
              <w:t>Finalidad</w:t>
            </w:r>
          </w:p>
        </w:tc>
      </w:tr>
      <w:tr w:rsidR="00A67A98" w14:paraId="0F871194" w14:textId="77777777" w:rsidTr="005E1A08">
        <w:tc>
          <w:tcPr>
            <w:tcW w:w="1019" w:type="dxa"/>
            <w:vAlign w:val="center"/>
          </w:tcPr>
          <w:p w14:paraId="060D5800" w14:textId="77777777" w:rsidR="00A67A98" w:rsidRDefault="00A67A98" w:rsidP="00630FFA">
            <w:pPr>
              <w:jc w:val="left"/>
            </w:pPr>
            <w:r>
              <w:rPr>
                <w:sz w:val="18"/>
                <w:lang w:eastAsia="es-ES" w:bidi="es-ES"/>
              </w:rPr>
              <w:t>VA-01</w:t>
            </w:r>
          </w:p>
        </w:tc>
        <w:tc>
          <w:tcPr>
            <w:tcW w:w="1363" w:type="dxa"/>
            <w:vAlign w:val="center"/>
          </w:tcPr>
          <w:p w14:paraId="48F5B60A" w14:textId="77777777" w:rsidR="00A67A98" w:rsidRDefault="00A67A98" w:rsidP="00630FFA">
            <w:pPr>
              <w:jc w:val="left"/>
            </w:pPr>
            <w:r>
              <w:rPr>
                <w:sz w:val="18"/>
                <w:lang w:eastAsia="es-ES" w:bidi="es-ES"/>
              </w:rPr>
              <w:t>“Backend”</w:t>
            </w:r>
          </w:p>
        </w:tc>
        <w:tc>
          <w:tcPr>
            <w:tcW w:w="2991" w:type="dxa"/>
            <w:vAlign w:val="center"/>
          </w:tcPr>
          <w:p w14:paraId="155586C3" w14:textId="77777777" w:rsidR="00A67A98" w:rsidRDefault="00A67A98" w:rsidP="00630FFA">
            <w:pPr>
              <w:jc w:val="left"/>
            </w:pPr>
            <w:r>
              <w:rPr>
                <w:sz w:val="18"/>
                <w:lang w:eastAsia="es-ES" w:bidi="es-ES"/>
              </w:rPr>
              <w:t>npm run build</w:t>
            </w:r>
          </w:p>
        </w:tc>
        <w:tc>
          <w:tcPr>
            <w:tcW w:w="2981" w:type="dxa"/>
            <w:vAlign w:val="center"/>
          </w:tcPr>
          <w:p w14:paraId="0D1F9440" w14:textId="77777777" w:rsidR="00A67A98" w:rsidRDefault="00A67A98" w:rsidP="00630FFA">
            <w:r>
              <w:rPr>
                <w:sz w:val="18"/>
                <w:lang w:eastAsia="es-ES" w:bidi="es-ES"/>
              </w:rPr>
              <w:t>Comprobar que el “backend” compila correctamente.</w:t>
            </w:r>
          </w:p>
        </w:tc>
      </w:tr>
      <w:tr w:rsidR="00A67A98" w14:paraId="67CF1DB8" w14:textId="77777777" w:rsidTr="005E1A08">
        <w:tc>
          <w:tcPr>
            <w:tcW w:w="1019" w:type="dxa"/>
            <w:vAlign w:val="center"/>
          </w:tcPr>
          <w:p w14:paraId="4BBA0254" w14:textId="77777777" w:rsidR="00A67A98" w:rsidRDefault="00A67A98" w:rsidP="00630FFA">
            <w:pPr>
              <w:jc w:val="left"/>
            </w:pPr>
            <w:r>
              <w:rPr>
                <w:sz w:val="18"/>
                <w:lang w:eastAsia="es-ES" w:bidi="es-ES"/>
              </w:rPr>
              <w:t>VA-02</w:t>
            </w:r>
          </w:p>
        </w:tc>
        <w:tc>
          <w:tcPr>
            <w:tcW w:w="1363" w:type="dxa"/>
            <w:vAlign w:val="center"/>
          </w:tcPr>
          <w:p w14:paraId="39F826C2" w14:textId="77777777" w:rsidR="00A67A98" w:rsidRDefault="00A67A98" w:rsidP="00630FFA">
            <w:pPr>
              <w:jc w:val="left"/>
            </w:pPr>
            <w:r>
              <w:rPr>
                <w:sz w:val="18"/>
                <w:lang w:eastAsia="es-ES" w:bidi="es-ES"/>
              </w:rPr>
              <w:t>“Backend”</w:t>
            </w:r>
          </w:p>
        </w:tc>
        <w:tc>
          <w:tcPr>
            <w:tcW w:w="2991" w:type="dxa"/>
            <w:vAlign w:val="center"/>
          </w:tcPr>
          <w:p w14:paraId="7FF3BCEF" w14:textId="77777777" w:rsidR="00A67A98" w:rsidRDefault="00A67A98" w:rsidP="00630FFA">
            <w:pPr>
              <w:jc w:val="left"/>
            </w:pPr>
            <w:r>
              <w:rPr>
                <w:sz w:val="18"/>
                <w:lang w:eastAsia="es-ES" w:bidi="es-ES"/>
              </w:rPr>
              <w:t>npm run test</w:t>
            </w:r>
          </w:p>
        </w:tc>
        <w:tc>
          <w:tcPr>
            <w:tcW w:w="2981" w:type="dxa"/>
            <w:vAlign w:val="center"/>
          </w:tcPr>
          <w:p w14:paraId="44A42292" w14:textId="77777777" w:rsidR="00A67A98" w:rsidRDefault="00A67A98" w:rsidP="00630FFA">
            <w:r>
              <w:rPr>
                <w:sz w:val="18"/>
                <w:lang w:eastAsia="es-ES" w:bidi="es-ES"/>
              </w:rPr>
              <w:t>Ejecutar pruebas unitarias del “backend”.</w:t>
            </w:r>
          </w:p>
        </w:tc>
      </w:tr>
      <w:tr w:rsidR="00A67A98" w14:paraId="3C785C57" w14:textId="77777777" w:rsidTr="005E1A08">
        <w:tc>
          <w:tcPr>
            <w:tcW w:w="1019" w:type="dxa"/>
            <w:vAlign w:val="center"/>
          </w:tcPr>
          <w:p w14:paraId="0FB3FE27" w14:textId="77777777" w:rsidR="00A67A98" w:rsidRDefault="00A67A98" w:rsidP="00630FFA">
            <w:pPr>
              <w:jc w:val="left"/>
            </w:pPr>
            <w:r>
              <w:rPr>
                <w:sz w:val="18"/>
                <w:lang w:eastAsia="es-ES" w:bidi="es-ES"/>
              </w:rPr>
              <w:t>VA-03</w:t>
            </w:r>
          </w:p>
        </w:tc>
        <w:tc>
          <w:tcPr>
            <w:tcW w:w="1363" w:type="dxa"/>
            <w:vAlign w:val="center"/>
          </w:tcPr>
          <w:p w14:paraId="0729DDA3" w14:textId="77777777" w:rsidR="00A67A98" w:rsidRDefault="00A67A98" w:rsidP="00630FFA">
            <w:pPr>
              <w:jc w:val="left"/>
            </w:pPr>
            <w:r>
              <w:rPr>
                <w:sz w:val="18"/>
                <w:lang w:eastAsia="es-ES" w:bidi="es-ES"/>
              </w:rPr>
              <w:t>“Backend”</w:t>
            </w:r>
          </w:p>
        </w:tc>
        <w:tc>
          <w:tcPr>
            <w:tcW w:w="2991" w:type="dxa"/>
            <w:vAlign w:val="center"/>
          </w:tcPr>
          <w:p w14:paraId="6C2863EB" w14:textId="77777777" w:rsidR="00A67A98" w:rsidRDefault="00A67A98" w:rsidP="00630FFA">
            <w:pPr>
              <w:jc w:val="left"/>
            </w:pPr>
            <w:r>
              <w:rPr>
                <w:sz w:val="18"/>
                <w:lang w:eastAsia="es-ES" w:bidi="es-ES"/>
              </w:rPr>
              <w:t>npm run test:cov</w:t>
            </w:r>
          </w:p>
        </w:tc>
        <w:tc>
          <w:tcPr>
            <w:tcW w:w="2981" w:type="dxa"/>
            <w:vAlign w:val="center"/>
          </w:tcPr>
          <w:p w14:paraId="648E26EE" w14:textId="77777777" w:rsidR="00A67A98" w:rsidRDefault="00A67A98" w:rsidP="00630FFA">
            <w:r>
              <w:rPr>
                <w:sz w:val="18"/>
                <w:lang w:eastAsia="es-ES" w:bidi="es-ES"/>
              </w:rPr>
              <w:t>Ejecutar pruebas unitarias con informe de cobertura.</w:t>
            </w:r>
          </w:p>
        </w:tc>
      </w:tr>
      <w:tr w:rsidR="00A67A98" w14:paraId="065421A6" w14:textId="77777777" w:rsidTr="005E1A08">
        <w:tc>
          <w:tcPr>
            <w:tcW w:w="1019" w:type="dxa"/>
            <w:vAlign w:val="center"/>
          </w:tcPr>
          <w:p w14:paraId="707B5450" w14:textId="77777777" w:rsidR="00A67A98" w:rsidRDefault="00A67A98" w:rsidP="00630FFA">
            <w:pPr>
              <w:jc w:val="left"/>
            </w:pPr>
            <w:r>
              <w:rPr>
                <w:sz w:val="18"/>
                <w:lang w:eastAsia="es-ES" w:bidi="es-ES"/>
              </w:rPr>
              <w:t>VA-04</w:t>
            </w:r>
          </w:p>
        </w:tc>
        <w:tc>
          <w:tcPr>
            <w:tcW w:w="1363" w:type="dxa"/>
            <w:vAlign w:val="center"/>
          </w:tcPr>
          <w:p w14:paraId="465E71AE" w14:textId="77777777" w:rsidR="00A67A98" w:rsidRDefault="00A67A98" w:rsidP="00630FFA">
            <w:pPr>
              <w:jc w:val="left"/>
            </w:pPr>
            <w:r>
              <w:rPr>
                <w:sz w:val="18"/>
                <w:lang w:eastAsia="es-ES" w:bidi="es-ES"/>
              </w:rPr>
              <w:t>“Backend”</w:t>
            </w:r>
          </w:p>
        </w:tc>
        <w:tc>
          <w:tcPr>
            <w:tcW w:w="2991" w:type="dxa"/>
            <w:vAlign w:val="center"/>
          </w:tcPr>
          <w:p w14:paraId="303BFA5A" w14:textId="77777777" w:rsidR="00A67A98" w:rsidRDefault="00A67A98" w:rsidP="00630FFA">
            <w:pPr>
              <w:jc w:val="left"/>
            </w:pPr>
            <w:r>
              <w:rPr>
                <w:sz w:val="18"/>
                <w:lang w:eastAsia="es-ES" w:bidi="es-ES"/>
              </w:rPr>
              <w:t>npm run test:e2e</w:t>
            </w:r>
          </w:p>
        </w:tc>
        <w:tc>
          <w:tcPr>
            <w:tcW w:w="2981" w:type="dxa"/>
            <w:vAlign w:val="center"/>
          </w:tcPr>
          <w:p w14:paraId="080015E2" w14:textId="77777777" w:rsidR="00A67A98" w:rsidRDefault="00A67A98" w:rsidP="00630FFA">
            <w:r>
              <w:rPr>
                <w:sz w:val="18"/>
                <w:lang w:eastAsia="es-ES" w:bidi="es-ES"/>
              </w:rPr>
              <w:t>Ejecutar pruebas de extremo a extremo definidas para la API.</w:t>
            </w:r>
          </w:p>
        </w:tc>
      </w:tr>
      <w:tr w:rsidR="00A67A98" w14:paraId="18C4673E" w14:textId="77777777" w:rsidTr="005E1A08">
        <w:tc>
          <w:tcPr>
            <w:tcW w:w="1019" w:type="dxa"/>
            <w:vAlign w:val="center"/>
          </w:tcPr>
          <w:p w14:paraId="649B86AA" w14:textId="77777777" w:rsidR="00A67A98" w:rsidRDefault="00A67A98" w:rsidP="00630FFA">
            <w:pPr>
              <w:jc w:val="left"/>
            </w:pPr>
            <w:r>
              <w:rPr>
                <w:sz w:val="18"/>
                <w:lang w:eastAsia="es-ES" w:bidi="es-ES"/>
              </w:rPr>
              <w:t>VA-05</w:t>
            </w:r>
          </w:p>
        </w:tc>
        <w:tc>
          <w:tcPr>
            <w:tcW w:w="1363" w:type="dxa"/>
            <w:vAlign w:val="center"/>
          </w:tcPr>
          <w:p w14:paraId="3D8A0BCA" w14:textId="77777777" w:rsidR="00A67A98" w:rsidRDefault="00A67A98" w:rsidP="00630FFA">
            <w:pPr>
              <w:jc w:val="left"/>
            </w:pPr>
            <w:r>
              <w:rPr>
                <w:sz w:val="18"/>
                <w:lang w:eastAsia="es-ES" w:bidi="es-ES"/>
              </w:rPr>
              <w:t>“Frontend”</w:t>
            </w:r>
          </w:p>
        </w:tc>
        <w:tc>
          <w:tcPr>
            <w:tcW w:w="2991" w:type="dxa"/>
            <w:vAlign w:val="center"/>
          </w:tcPr>
          <w:p w14:paraId="73F30AAA" w14:textId="77777777" w:rsidR="00A67A98" w:rsidRDefault="00A67A98" w:rsidP="00630FFA">
            <w:pPr>
              <w:jc w:val="left"/>
            </w:pPr>
            <w:r>
              <w:rPr>
                <w:sz w:val="18"/>
                <w:lang w:eastAsia="es-ES" w:bidi="es-ES"/>
              </w:rPr>
              <w:t>npm run build</w:t>
            </w:r>
          </w:p>
        </w:tc>
        <w:tc>
          <w:tcPr>
            <w:tcW w:w="2981" w:type="dxa"/>
            <w:vAlign w:val="center"/>
          </w:tcPr>
          <w:p w14:paraId="4DED0422" w14:textId="77777777" w:rsidR="00A67A98" w:rsidRDefault="00A67A98" w:rsidP="00630FFA">
            <w:r>
              <w:rPr>
                <w:sz w:val="18"/>
                <w:lang w:eastAsia="es-ES" w:bidi="es-ES"/>
              </w:rPr>
              <w:t>Comprobar compilación TypeScript y generación de estáticos con Vite.</w:t>
            </w:r>
          </w:p>
        </w:tc>
      </w:tr>
      <w:tr w:rsidR="00A67A98" w14:paraId="62204C0F" w14:textId="77777777" w:rsidTr="005E1A08">
        <w:tc>
          <w:tcPr>
            <w:tcW w:w="1019" w:type="dxa"/>
            <w:vAlign w:val="center"/>
          </w:tcPr>
          <w:p w14:paraId="41B975AA" w14:textId="77777777" w:rsidR="00A67A98" w:rsidRDefault="00A67A98" w:rsidP="00630FFA">
            <w:pPr>
              <w:jc w:val="left"/>
            </w:pPr>
            <w:r>
              <w:rPr>
                <w:sz w:val="18"/>
                <w:lang w:eastAsia="es-ES" w:bidi="es-ES"/>
              </w:rPr>
              <w:t>VA-06</w:t>
            </w:r>
          </w:p>
        </w:tc>
        <w:tc>
          <w:tcPr>
            <w:tcW w:w="1363" w:type="dxa"/>
            <w:vAlign w:val="center"/>
          </w:tcPr>
          <w:p w14:paraId="02E3C0D2" w14:textId="77777777" w:rsidR="00A67A98" w:rsidRDefault="00A67A98" w:rsidP="00630FFA">
            <w:pPr>
              <w:jc w:val="left"/>
            </w:pPr>
            <w:r>
              <w:rPr>
                <w:sz w:val="18"/>
                <w:lang w:eastAsia="es-ES" w:bidi="es-ES"/>
              </w:rPr>
              <w:t>“Frontend”</w:t>
            </w:r>
          </w:p>
        </w:tc>
        <w:tc>
          <w:tcPr>
            <w:tcW w:w="2991" w:type="dxa"/>
            <w:vAlign w:val="center"/>
          </w:tcPr>
          <w:p w14:paraId="7668E565" w14:textId="77777777" w:rsidR="00A67A98" w:rsidRDefault="00A67A98" w:rsidP="00630FFA">
            <w:pPr>
              <w:jc w:val="left"/>
            </w:pPr>
            <w:r>
              <w:rPr>
                <w:sz w:val="18"/>
                <w:lang w:eastAsia="es-ES" w:bidi="es-ES"/>
              </w:rPr>
              <w:t>npm run lint</w:t>
            </w:r>
          </w:p>
        </w:tc>
        <w:tc>
          <w:tcPr>
            <w:tcW w:w="2981" w:type="dxa"/>
            <w:vAlign w:val="center"/>
          </w:tcPr>
          <w:p w14:paraId="31353ADF" w14:textId="77777777" w:rsidR="00A67A98" w:rsidRDefault="00A67A98" w:rsidP="00630FFA">
            <w:r>
              <w:rPr>
                <w:sz w:val="18"/>
                <w:lang w:eastAsia="es-ES" w:bidi="es-ES"/>
              </w:rPr>
              <w:t>Comprobar reglas de estilo y errores detectables por ESLint.</w:t>
            </w:r>
          </w:p>
        </w:tc>
      </w:tr>
      <w:tr w:rsidR="00A67A98" w14:paraId="1DBAD260" w14:textId="77777777" w:rsidTr="005E1A08">
        <w:tc>
          <w:tcPr>
            <w:tcW w:w="1019" w:type="dxa"/>
            <w:vAlign w:val="center"/>
          </w:tcPr>
          <w:p w14:paraId="0C12CD7E" w14:textId="77777777" w:rsidR="00A67A98" w:rsidRDefault="00A67A98" w:rsidP="00630FFA">
            <w:pPr>
              <w:jc w:val="left"/>
            </w:pPr>
            <w:r>
              <w:rPr>
                <w:sz w:val="18"/>
                <w:lang w:eastAsia="es-ES" w:bidi="es-ES"/>
              </w:rPr>
              <w:t>VA-07</w:t>
            </w:r>
          </w:p>
        </w:tc>
        <w:tc>
          <w:tcPr>
            <w:tcW w:w="1363" w:type="dxa"/>
            <w:vAlign w:val="center"/>
          </w:tcPr>
          <w:p w14:paraId="48621FC8" w14:textId="77777777" w:rsidR="00A67A98" w:rsidRDefault="00A67A98" w:rsidP="00630FFA">
            <w:pPr>
              <w:jc w:val="left"/>
            </w:pPr>
            <w:r>
              <w:rPr>
                <w:sz w:val="18"/>
                <w:lang w:eastAsia="es-ES" w:bidi="es-ES"/>
              </w:rPr>
              <w:t>“Frontend”</w:t>
            </w:r>
          </w:p>
        </w:tc>
        <w:tc>
          <w:tcPr>
            <w:tcW w:w="2991" w:type="dxa"/>
            <w:vAlign w:val="center"/>
          </w:tcPr>
          <w:p w14:paraId="776A20A8" w14:textId="77777777" w:rsidR="00A67A98" w:rsidRDefault="00A67A98" w:rsidP="00630FFA">
            <w:pPr>
              <w:jc w:val="left"/>
            </w:pPr>
            <w:r>
              <w:rPr>
                <w:sz w:val="18"/>
                <w:lang w:eastAsia="es-ES" w:bidi="es-ES"/>
              </w:rPr>
              <w:t>npx vitest run --coverage</w:t>
            </w:r>
          </w:p>
        </w:tc>
        <w:tc>
          <w:tcPr>
            <w:tcW w:w="2981" w:type="dxa"/>
            <w:vAlign w:val="center"/>
          </w:tcPr>
          <w:p w14:paraId="3D73C78A" w14:textId="0D254B85" w:rsidR="00A67A98" w:rsidRDefault="00A67A98" w:rsidP="00630FFA">
            <w:r>
              <w:rPr>
                <w:sz w:val="18"/>
                <w:lang w:eastAsia="es-ES" w:bidi="es-ES"/>
              </w:rPr>
              <w:t>Ejecutar pruebas unitarias de “frontend” y cobertura.</w:t>
            </w:r>
          </w:p>
        </w:tc>
      </w:tr>
      <w:tr w:rsidR="00A67A98" w14:paraId="714C0A45" w14:textId="77777777" w:rsidTr="005E1A08">
        <w:tc>
          <w:tcPr>
            <w:tcW w:w="1019" w:type="dxa"/>
            <w:vAlign w:val="center"/>
          </w:tcPr>
          <w:p w14:paraId="23256D2A" w14:textId="77777777" w:rsidR="00A67A98" w:rsidRDefault="00A67A98" w:rsidP="00630FFA">
            <w:pPr>
              <w:jc w:val="left"/>
            </w:pPr>
            <w:r>
              <w:rPr>
                <w:sz w:val="18"/>
                <w:lang w:eastAsia="es-ES" w:bidi="es-ES"/>
              </w:rPr>
              <w:t>VA-08</w:t>
            </w:r>
          </w:p>
        </w:tc>
        <w:tc>
          <w:tcPr>
            <w:tcW w:w="1363" w:type="dxa"/>
            <w:vAlign w:val="center"/>
          </w:tcPr>
          <w:p w14:paraId="6DD9B840" w14:textId="77777777" w:rsidR="00A67A98" w:rsidRDefault="00A67A98" w:rsidP="00630FFA">
            <w:pPr>
              <w:jc w:val="left"/>
            </w:pPr>
            <w:r>
              <w:rPr>
                <w:sz w:val="18"/>
                <w:lang w:eastAsia="es-ES" w:bidi="es-ES"/>
              </w:rPr>
              <w:t>Sistema</w:t>
            </w:r>
          </w:p>
        </w:tc>
        <w:tc>
          <w:tcPr>
            <w:tcW w:w="2991" w:type="dxa"/>
            <w:vAlign w:val="center"/>
          </w:tcPr>
          <w:p w14:paraId="547E60D7" w14:textId="77777777" w:rsidR="00A67A98" w:rsidRPr="00C17751" w:rsidRDefault="00A67A98" w:rsidP="00630FFA">
            <w:pPr>
              <w:jc w:val="left"/>
              <w:rPr>
                <w:lang w:val="pt-PT"/>
              </w:rPr>
            </w:pPr>
            <w:r w:rsidRPr="00C17751">
              <w:rPr>
                <w:sz w:val="18"/>
                <w:lang w:val="pt-PT" w:eastAsia="es-ES" w:bidi="es-ES"/>
              </w:rPr>
              <w:t>docker compose --env-file .env.docker up --build</w:t>
            </w:r>
          </w:p>
        </w:tc>
        <w:tc>
          <w:tcPr>
            <w:tcW w:w="2981" w:type="dxa"/>
            <w:vAlign w:val="center"/>
          </w:tcPr>
          <w:p w14:paraId="0F560009" w14:textId="77777777" w:rsidR="00A67A98" w:rsidRDefault="00A67A98" w:rsidP="00630FFA">
            <w:r>
              <w:rPr>
                <w:sz w:val="18"/>
                <w:lang w:eastAsia="es-ES" w:bidi="es-ES"/>
              </w:rPr>
              <w:t>Construir y arrancar el stack completo para validación local.</w:t>
            </w:r>
          </w:p>
        </w:tc>
      </w:tr>
    </w:tbl>
    <w:p w14:paraId="74E0B8DD" w14:textId="3933AC52" w:rsidR="00A67A98" w:rsidRPr="005E1A08" w:rsidRDefault="00A67A98">
      <w:pPr>
        <w:pStyle w:val="PiedeTabla"/>
        <w:rPr>
          <w:rStyle w:val="nfasisintenso"/>
          <w:b w:val="0"/>
          <w:bCs/>
          <w:i/>
          <w:szCs w:val="22"/>
        </w:rPr>
        <w:pPrChange w:id="2025" w:author="Pablo Barrero Cruz" w:date="2026-06-30T13:23:00Z" w16du:dateUtc="2026-06-30T11:23:00Z">
          <w:pPr>
            <w:pStyle w:val="Descripcin"/>
            <w:spacing w:before="240"/>
          </w:pPr>
        </w:pPrChange>
      </w:pPr>
      <w:bookmarkStart w:id="2026" w:name="_Toc233720869"/>
      <w:r w:rsidRPr="005E1A08">
        <w:rPr>
          <w:rStyle w:val="nfasisintenso"/>
        </w:rPr>
        <w:t>Tabla 5.8.</w:t>
      </w:r>
      <w:r w:rsidR="00167D8C">
        <w:rPr>
          <w:rStyle w:val="nfasisintenso"/>
        </w:rPr>
        <w:t>8</w:t>
      </w:r>
      <w:r w:rsidRPr="005E1A08">
        <w:rPr>
          <w:rStyle w:val="nfasisintenso"/>
        </w:rPr>
        <w:t>. Comandos de validación automática del proyecto.</w:t>
      </w:r>
      <w:bookmarkEnd w:id="2026"/>
    </w:p>
    <w:p w14:paraId="2CBA2CE0" w14:textId="43745CC4" w:rsidR="00DD408A" w:rsidRPr="00703BA3" w:rsidRDefault="00DD408A" w:rsidP="006B61B6"/>
    <w:p w14:paraId="1C1F6FD1" w14:textId="02F50612" w:rsidR="0032689A" w:rsidRDefault="0032689A" w:rsidP="005E1A08">
      <w:pPr>
        <w:tabs>
          <w:tab w:val="left" w:pos="611"/>
        </w:tabs>
      </w:pPr>
    </w:p>
    <w:p w14:paraId="7D116356"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1F1CE636" w14:textId="77777777" w:rsidR="005C0ACA" w:rsidRDefault="005C0ACA" w:rsidP="005C0ACA">
      <w:pPr>
        <w:pStyle w:val="Ttulo1"/>
      </w:pPr>
      <w:bookmarkStart w:id="2027" w:name="_Toc233728278"/>
      <w:commentRangeStart w:id="2028"/>
      <w:r>
        <w:lastRenderedPageBreak/>
        <w:t>Diseño</w:t>
      </w:r>
      <w:commentRangeEnd w:id="2028"/>
      <w:r w:rsidR="007F11AB">
        <w:rPr>
          <w:rStyle w:val="Refdecomentario"/>
          <w:sz w:val="48"/>
          <w:szCs w:val="28"/>
        </w:rPr>
        <w:commentReference w:id="2028"/>
      </w:r>
      <w:r>
        <w:t xml:space="preserve"> del Sistema</w:t>
      </w:r>
      <w:bookmarkEnd w:id="2027"/>
    </w:p>
    <w:p w14:paraId="6FFD09C9" w14:textId="77777777" w:rsidR="00651F21" w:rsidRDefault="00651F21">
      <w:pPr>
        <w:rPr>
          <w:ins w:id="2029" w:author="Pablo Barrero Cruz" w:date="2026-06-17T11:30:00Z" w16du:dateUtc="2026-06-17T09:30:00Z"/>
        </w:rPr>
        <w:pPrChange w:id="2030" w:author="Pablo Barrero Cruz" w:date="2026-06-17T11:30:00Z" w16du:dateUtc="2026-06-17T09:30:00Z">
          <w:pPr>
            <w:pStyle w:val="NormalWeb"/>
          </w:pPr>
        </w:pPrChange>
      </w:pPr>
      <w:ins w:id="2031" w:author="Pablo Barrero Cruz" w:date="2026-06-17T11:30:00Z" w16du:dateUtc="2026-06-17T09:30:00Z">
        <w:r w:rsidRPr="00651F21">
          <w:rPr>
            <w:rPrChange w:id="2032" w:author="Pablo Barrero Cruz" w:date="2026-06-17T11:30:00Z" w16du:dateUtc="2026-06-17T09:30:00Z">
              <w:rPr>
                <w:rStyle w:val="CdigoHTML"/>
              </w:rPr>
            </w:rPrChange>
          </w:rPr>
          <w:t>En este capítulo se describe el diseño del sistema a partir del análisis realizado en el capítulo anterior. Primero se presenta la arquitectura general de la aplicación, indicando cómo se organizan sus principales componentes y cómo se despliegan. Después se aborda el diseño de clases, los diagramas de interacción y actividades, el diseño de la base de datos, el diseño de la interfaz y la especificación técnica del plan de pruebas.</w:t>
        </w:r>
      </w:ins>
    </w:p>
    <w:p w14:paraId="559779C1" w14:textId="3A90CCE1" w:rsidR="00651F21" w:rsidRDefault="00651F21">
      <w:pPr>
        <w:rPr>
          <w:ins w:id="2033" w:author="Pablo Barrero Cruz" w:date="2026-06-17T11:30:00Z" w16du:dateUtc="2026-06-17T09:30:00Z"/>
        </w:rPr>
        <w:pPrChange w:id="2034" w:author="Pablo Barrero Cruz" w:date="2026-06-17T11:31:00Z" w16du:dateUtc="2026-06-17T09:31:00Z">
          <w:pPr>
            <w:pStyle w:val="Ttulo2"/>
          </w:pPr>
        </w:pPrChange>
      </w:pPr>
      <w:ins w:id="2035" w:author="Pablo Barrero Cruz" w:date="2026-06-17T11:30:00Z" w16du:dateUtc="2026-06-17T09:30:00Z">
        <w:r w:rsidRPr="00651F21">
          <w:rPr>
            <w:rPrChange w:id="2036" w:author="Pablo Barrero Cruz" w:date="2026-06-17T11:30:00Z" w16du:dateUtc="2026-06-17T09:30:00Z">
              <w:rPr>
                <w:rStyle w:val="CdigoHTML"/>
                <w:rFonts w:eastAsiaTheme="minorHAnsi"/>
                <w:b w:val="0"/>
                <w:bCs w:val="0"/>
              </w:rPr>
            </w:rPrChange>
          </w:rPr>
          <w:t>El objetivo de este capítulo es concretar cómo se estructura la solución antes de entrar en los detalles de implementación. Por ello, se recogen decisiones de diseño relacionadas con la separación entre “frontend” y “backend”, la persistencia relacional y documental, la comunicación entre componentes y la organización de las pruebas.</w:t>
        </w:r>
      </w:ins>
    </w:p>
    <w:p w14:paraId="32B864C8" w14:textId="1A65FC94" w:rsidR="0065023C" w:rsidRDefault="0065023C" w:rsidP="0065023C">
      <w:pPr>
        <w:pStyle w:val="Ttulo2"/>
      </w:pPr>
      <w:bookmarkStart w:id="2037" w:name="_Toc233728279"/>
      <w:r>
        <w:t>Arquitectura del Sistema</w:t>
      </w:r>
      <w:bookmarkEnd w:id="2037"/>
    </w:p>
    <w:p w14:paraId="1F2AA25C" w14:textId="77777777" w:rsidR="00EE44F0" w:rsidRDefault="00EE44F0" w:rsidP="00EE44F0">
      <w:r>
        <w:t>En este apartado se describe la arquitectura diseñada para la aplicación, partiendo de la organización lógica del código y llegando hasta su distribución física en contenedores. El sistema se ha planteado como una aplicación web con separación clara entre cliente, servidor y almacenamiento de datos, de forma que cada parte tenga una responsabilidad concreta y pueda evolucionar sin afectar de manera innecesaria al resto.</w:t>
      </w:r>
    </w:p>
    <w:p w14:paraId="41A353D3" w14:textId="77777777" w:rsidR="00EE44F0" w:rsidRDefault="00EE44F0" w:rsidP="00EE44F0">
      <w:r>
        <w:t>La solución se apoya en un “frontend” desarrollado con React y TypeScript, un “backend” desarrollado con NestJS y dos sistemas de persistencia: MariaDB para la información relacional y MongoDB para la información documental vinculada a preguntas, cuestionarios e intentos. Esta división permite mantener una estructura comprensible para el desarrollo, facilita la validación de permisos y mantiene separado el contenido flexible del banco de preguntas de los datos más estructurados del sistema.</w:t>
      </w:r>
    </w:p>
    <w:p w14:paraId="13963DD5" w14:textId="31D3AC88" w:rsidR="00EE44F0" w:rsidRPr="00EE44F0" w:rsidRDefault="00EE44F0" w:rsidP="00FF7724">
      <w:r>
        <w:t>Desde el punto de vista de diseño, la arquitectura busca cubrir las necesidades principales detectadas en el análisis: gestión de usuarios y roles, mantenimiento del banco de preguntas, creación y publicación de cuestionarios, realización de intentos por parte del alumnado, corrección automática, control de visibilidad del “feedback” y consulta de resultados y analíticas por parte del profesorado.</w:t>
      </w:r>
    </w:p>
    <w:p w14:paraId="66FF2B37" w14:textId="77777777" w:rsidR="002E3A62" w:rsidRDefault="002E3A62" w:rsidP="002E3A62">
      <w:pPr>
        <w:pStyle w:val="Ttulo3"/>
      </w:pPr>
      <w:bookmarkStart w:id="2038" w:name="_Toc233728280"/>
      <w:r>
        <w:t>Diagramas de Paquetes</w:t>
      </w:r>
      <w:bookmarkEnd w:id="2038"/>
    </w:p>
    <w:p w14:paraId="0F52BF4B" w14:textId="77777777" w:rsidR="00EE44F0" w:rsidRDefault="00EE44F0" w:rsidP="00EE44F0">
      <w:r>
        <w:t>El diagrama de paquetes representa la organización lógica del sistema. No muestra ficheros concretos, sino agrupaciones de responsabilidad que permiten entender cómo se divide la aplicación. En este proyecto se distinguen paquetes relacionados con la presentación web, la API, la autenticación, el dominio docente y la persistencia.</w:t>
      </w:r>
    </w:p>
    <w:p w14:paraId="24D0D5CF" w14:textId="2DE2FB81" w:rsidR="00EE44F0" w:rsidRPr="00EE44F0" w:rsidRDefault="00EE44F0" w:rsidP="00EE44F0">
      <w:r>
        <w:rPr>
          <w:noProof/>
          <w:color w:val="DDDDDD" w:themeColor="accent1"/>
          <w:szCs w:val="18"/>
        </w:rPr>
        <w:lastRenderedPageBreak/>
        <w:drawing>
          <wp:inline distT="0" distB="0" distL="0" distR="0" wp14:anchorId="2F530825" wp14:editId="71FBBC4B">
            <wp:extent cx="5311140" cy="2322830"/>
            <wp:effectExtent l="0" t="0" r="3810" b="1270"/>
            <wp:docPr id="4"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11140" cy="2322830"/>
                    </a:xfrm>
                    <a:prstGeom prst="rect">
                      <a:avLst/>
                    </a:prstGeom>
                    <a:noFill/>
                    <a:ln>
                      <a:noFill/>
                    </a:ln>
                  </pic:spPr>
                </pic:pic>
              </a:graphicData>
            </a:graphic>
          </wp:inline>
        </w:drawing>
      </w:r>
    </w:p>
    <w:p w14:paraId="404342EB" w14:textId="77777777" w:rsidR="00EE44F0" w:rsidRDefault="00EE44F0">
      <w:pPr>
        <w:pStyle w:val="PiedeTabla"/>
        <w:pPrChange w:id="2039" w:author="Pablo Barrero Cruz" w:date="2026-06-30T13:23:00Z" w16du:dateUtc="2026-06-30T11:23:00Z">
          <w:pPr>
            <w:pStyle w:val="Descripcin"/>
          </w:pPr>
        </w:pPrChange>
      </w:pPr>
      <w:bookmarkStart w:id="2040" w:name="_Toc233720870"/>
      <w:r>
        <w:t>Figura 6.1. Diagrama de paquetes del sistema.</w:t>
      </w:r>
      <w:bookmarkEnd w:id="2040"/>
    </w:p>
    <w:p w14:paraId="3FD03BC2" w14:textId="77777777" w:rsidR="00EE44F0" w:rsidRDefault="00EE44F0" w:rsidP="00EE44F0">
      <w:r>
        <w:t>El paquete de presentación web contiene las páginas, componentes, rutas protegidas, formularios y servicios de comunicación con la API. Su responsabilidad es ofrecer una interfaz usable para cada perfil de usuario y transformar las acciones del usuario en peticiones HTTP hacia el servidor.</w:t>
      </w:r>
    </w:p>
    <w:p w14:paraId="3291589F" w14:textId="77777777" w:rsidR="00EE44F0" w:rsidRDefault="00EE44F0" w:rsidP="00EE44F0">
      <w:r>
        <w:t>El paquete de API y autenticación concentra los controladores REST, DTOs, validadores, guardas de seguridad y utilidades de sesión. Esta capa actúa como punto de entrada al sistema y evita que el cliente acceda directamente a las reglas de negocio o a las bases de datos.</w:t>
      </w:r>
    </w:p>
    <w:p w14:paraId="0D0188C2" w14:textId="77777777" w:rsidR="00EE44F0" w:rsidRDefault="00EE44F0" w:rsidP="00EE44F0">
      <w:r>
        <w:t>El paquete de dominio docente agrupa la lógica propia de la aplicación: usuarios, grupos, preguntas, cuestionarios, intentos, corrección y analíticas. A partir de estos módulos se resuelven los casos de uso principales descritos en el análisis.</w:t>
      </w:r>
    </w:p>
    <w:p w14:paraId="2D471973" w14:textId="1482BE29" w:rsidR="002E3A62" w:rsidRDefault="00EE44F0" w:rsidP="002E3A62">
      <w:r>
        <w:t>Por último, los paquetes de persistencia separan el acceso a MariaDB y MongoDB. MariaDB se utiliza para la información estructurada y relacional, mientras que MongoDB se reserva para los documentos de preguntas, cuestionarios e intentos, donde la flexibilidad del esquema resulta más útil.</w:t>
      </w:r>
    </w:p>
    <w:p w14:paraId="1BA82AD8" w14:textId="77777777" w:rsidR="00D55F4B" w:rsidRDefault="00D55F4B" w:rsidP="00D55F4B">
      <w:pPr>
        <w:pStyle w:val="Ttulo3"/>
      </w:pPr>
      <w:bookmarkStart w:id="2041" w:name="_Toc233728281"/>
      <w:r>
        <w:t>Diagramas de Componentes</w:t>
      </w:r>
      <w:bookmarkEnd w:id="2041"/>
    </w:p>
    <w:p w14:paraId="26FC2DEF" w14:textId="77777777" w:rsidR="00EE44F0" w:rsidRDefault="00EE44F0" w:rsidP="00EE44F0">
      <w:r>
        <w:t>El diagrama de componentes describe la distribución física del código en módulos ejecutables o desplegables. En este caso, el sistema se compone de un cliente web, una API REST, varios módulos de dominio dentro del servidor y dos componentes de almacenamiento.</w:t>
      </w:r>
    </w:p>
    <w:p w14:paraId="337AE206" w14:textId="0A48DB59" w:rsidR="00EE44F0" w:rsidRDefault="00EE44F0" w:rsidP="00FF7724">
      <w:pPr>
        <w:jc w:val="center"/>
      </w:pPr>
      <w:r>
        <w:rPr>
          <w:noProof/>
        </w:rPr>
        <w:lastRenderedPageBreak/>
        <w:drawing>
          <wp:inline distT="0" distB="0" distL="0" distR="0" wp14:anchorId="3BE6BD17" wp14:editId="7B092AB9">
            <wp:extent cx="2211572" cy="3934629"/>
            <wp:effectExtent l="0" t="0" r="0" b="0"/>
            <wp:docPr id="8"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28220" cy="3964247"/>
                    </a:xfrm>
                    <a:prstGeom prst="rect">
                      <a:avLst/>
                    </a:prstGeom>
                    <a:noFill/>
                    <a:ln>
                      <a:noFill/>
                    </a:ln>
                  </pic:spPr>
                </pic:pic>
              </a:graphicData>
            </a:graphic>
          </wp:inline>
        </w:drawing>
      </w:r>
    </w:p>
    <w:p w14:paraId="0C3DBC80" w14:textId="77777777" w:rsidR="00EE44F0" w:rsidRDefault="00EE44F0">
      <w:pPr>
        <w:pStyle w:val="PiedeTabla"/>
        <w:pPrChange w:id="2042" w:author="Pablo Barrero Cruz" w:date="2026-06-30T13:23:00Z" w16du:dateUtc="2026-06-30T11:23:00Z">
          <w:pPr>
            <w:pStyle w:val="Descripcin"/>
          </w:pPr>
        </w:pPrChange>
      </w:pPr>
      <w:bookmarkStart w:id="2043" w:name="_Toc233720871"/>
      <w:r>
        <w:t>Figura 6.2. Diagrama de componentes del sistema.</w:t>
      </w:r>
      <w:bookmarkEnd w:id="2043"/>
    </w:p>
    <w:p w14:paraId="37753672" w14:textId="77777777" w:rsidR="00EE44F0" w:rsidRDefault="00EE44F0" w:rsidP="00EE44F0">
      <w:r>
        <w:t>El componente cliente está formado por la aplicación React generada con Vite. Incluye las páginas públicas, las páginas privadas, las rutas protegidas por rol, los componentes reutilizables y los servicios de acceso a la API. Este componente se ejecuta en el navegador del usuario y se comunica con el servidor mediante peticiones HTTP con datos en formato JSON.</w:t>
      </w:r>
    </w:p>
    <w:p w14:paraId="26B672E1" w14:textId="77777777" w:rsidR="00EE44F0" w:rsidRDefault="00EE44F0" w:rsidP="00EE44F0">
      <w:r>
        <w:t>El componente servidor está formado por la aplicación NestJS. Su estructura modular permite separar autenticación, usuarios, grupos, preguntas, cuestionarios, acceso a cuestionarios, historial y analíticas. Los controladores reciben las peticiones del cliente y delegan en servicios especializados, que aplican las reglas de negocio y acceden a la persistencia cuando es necesario.</w:t>
      </w:r>
    </w:p>
    <w:p w14:paraId="72C79342" w14:textId="500AF096" w:rsidR="00D55F4B" w:rsidRDefault="00EE44F0" w:rsidP="00D55F4B">
      <w:r>
        <w:t>Los componentes de almacenamiento se conectan exclusivamente a través del “backend”. MariaDB se gestiona mediante TypeORM y almacena entidades relacionales como usuarios y sesiones. MongoDB se gestiona mediante Mongoose y almacena documentos más flexibles, como preguntas, cuestionarios e intentos. Con esta decisión se evita exponer las bases de datos al cliente y se mantiene centralizado el control de permisos.</w:t>
      </w:r>
    </w:p>
    <w:p w14:paraId="6D69391F" w14:textId="77777777" w:rsidR="006F3E10" w:rsidRDefault="006F3E10" w:rsidP="006F3E10">
      <w:pPr>
        <w:pStyle w:val="Ttulo3"/>
      </w:pPr>
      <w:bookmarkStart w:id="2044" w:name="_Toc233728282"/>
      <w:r>
        <w:t>Diagramas de Despliegue</w:t>
      </w:r>
      <w:bookmarkEnd w:id="2044"/>
    </w:p>
    <w:p w14:paraId="1661EB55" w14:textId="77777777" w:rsidR="00EE44F0" w:rsidRDefault="00EE44F0" w:rsidP="00EE44F0">
      <w:r>
        <w:t xml:space="preserve">El diagrama de despliegue muestra cómo se distribuye la aplicación en tiempo de ejecución. El proyecto puede levantarse mediante “Docker Compose”, que coordina los contenedores del </w:t>
      </w:r>
      <w:r>
        <w:lastRenderedPageBreak/>
        <w:t>“frontend”, el “backend”, MariaDB y MongoDB. Esta organización facilita una instalación reproducible y evita depender de configuraciones manuales distintas en cada equipo.</w:t>
      </w:r>
    </w:p>
    <w:p w14:paraId="458DCBD5" w14:textId="721E2FB4" w:rsidR="00EE44F0" w:rsidRDefault="00EE44F0" w:rsidP="00FF7724">
      <w:pPr>
        <w:jc w:val="center"/>
      </w:pPr>
      <w:r>
        <w:rPr>
          <w:noProof/>
        </w:rPr>
        <w:drawing>
          <wp:inline distT="0" distB="0" distL="0" distR="0" wp14:anchorId="53AE264D" wp14:editId="37DC0EB2">
            <wp:extent cx="3200400" cy="3754390"/>
            <wp:effectExtent l="0" t="0" r="0" b="0"/>
            <wp:docPr id="10" name="Imagen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13414" cy="3769657"/>
                    </a:xfrm>
                    <a:prstGeom prst="rect">
                      <a:avLst/>
                    </a:prstGeom>
                    <a:noFill/>
                    <a:ln>
                      <a:noFill/>
                    </a:ln>
                  </pic:spPr>
                </pic:pic>
              </a:graphicData>
            </a:graphic>
          </wp:inline>
        </w:drawing>
      </w:r>
    </w:p>
    <w:p w14:paraId="6BD18DCE" w14:textId="77777777" w:rsidR="00EE44F0" w:rsidRDefault="00EE44F0">
      <w:pPr>
        <w:pStyle w:val="PiedeTabla"/>
        <w:pPrChange w:id="2045" w:author="Pablo Barrero Cruz" w:date="2026-06-30T13:23:00Z" w16du:dateUtc="2026-06-30T11:23:00Z">
          <w:pPr>
            <w:pStyle w:val="Descripcin"/>
          </w:pPr>
        </w:pPrChange>
      </w:pPr>
      <w:bookmarkStart w:id="2046" w:name="_Toc233720872"/>
      <w:r>
        <w:t>Figura 6.3. Diagrama de despliegue del sistema.</w:t>
      </w:r>
      <w:bookmarkEnd w:id="2046"/>
    </w:p>
    <w:p w14:paraId="613A1976" w14:textId="49C603DE" w:rsidR="00EE44F0" w:rsidRDefault="00EE44F0" w:rsidP="00EE44F0">
      <w:r>
        <w:t xml:space="preserve">El usuario accede a la aplicación desde un navegador web. En el entorno </w:t>
      </w:r>
      <w:ins w:id="2047" w:author="Pablo Barrero Cruz" w:date="2026-06-20T10:31:00Z" w16du:dateUtc="2026-06-20T08:31:00Z">
        <w:r w:rsidR="00231E1C">
          <w:t>“</w:t>
        </w:r>
      </w:ins>
      <w:r>
        <w:t>dockerizado</w:t>
      </w:r>
      <w:ins w:id="2048" w:author="Pablo Barrero Cruz" w:date="2026-06-20T10:31:00Z" w16du:dateUtc="2026-06-20T08:31:00Z">
        <w:r w:rsidR="00231E1C">
          <w:t>”</w:t>
        </w:r>
      </w:ins>
      <w:r>
        <w:t>, el contenedor del “frontend” sirve la aplicación React compilada mediante Nginx y expone el puerto configurado para la interfaz web. Desde esa interfaz, las llamadas a la API se redirigen al contenedor del “backend”.</w:t>
      </w:r>
    </w:p>
    <w:p w14:paraId="0CEFA700" w14:textId="77777777" w:rsidR="00EE44F0" w:rsidRDefault="00EE44F0" w:rsidP="00EE44F0">
      <w:r>
        <w:t>El contenedor del “backend” ejecuta la aplicación NestJS y se encarga de procesar las peticiones, validar datos, comprobar permisos, aplicar reglas de negocio y comunicarse con las bases de datos. Este contenedor depende de que MariaDB y MongoDB estén disponibles, por lo que la configuración de despliegue incluye comprobaciones de salud antes de iniciar el servicio principal.</w:t>
      </w:r>
    </w:p>
    <w:p w14:paraId="20B7C1A9" w14:textId="1E3D8522" w:rsidR="0065023C" w:rsidRDefault="00CB6CD3" w:rsidP="00FF7724">
      <w:pPr>
        <w:rPr>
          <w:b/>
          <w:sz w:val="40"/>
          <w:szCs w:val="26"/>
        </w:rPr>
      </w:pPr>
      <w:ins w:id="2049" w:author="Pablo Barrero Cruz" w:date="2026-06-17T11:31:00Z">
        <w:r w:rsidRPr="00CB6CD3">
          <w:t>En el despliegue mediante Docker Compose, MariaDB y MongoDB se configuran como servicios diferenciados y cada uno utiliza un volumen de Docker independiente para almacenar sus datos. Esto no implica que se ejecuten en discos físicos separados, sino que sus datos persistentes se gestionan por separado. De este modo, los datos no se pierden al detener los contenedores y se mantiene la separación entre información relacional e información documental.</w:t>
        </w:r>
      </w:ins>
      <w:ins w:id="2050" w:author="Pablo Barrero Cruz" w:date="2026-06-17T11:31:00Z" w16du:dateUtc="2026-06-17T09:31:00Z">
        <w:r>
          <w:t xml:space="preserve"> </w:t>
        </w:r>
      </w:ins>
      <w:del w:id="2051" w:author="Pablo Barrero Cruz" w:date="2026-06-17T11:31:00Z" w16du:dateUtc="2026-06-17T09:31:00Z">
        <w:r w:rsidR="00EE44F0" w:rsidDel="00CB6CD3">
          <w:delText xml:space="preserve">MariaDB y MongoDB se despliegan como servicios independientes, </w:delText>
        </w:r>
        <w:commentRangeStart w:id="2052"/>
        <w:r w:rsidR="00EE44F0" w:rsidDel="00CB6CD3">
          <w:delText>cada uno con su propio volumen persistente</w:delText>
        </w:r>
        <w:commentRangeEnd w:id="2052"/>
        <w:r w:rsidR="007F11AB" w:rsidDel="00CB6CD3">
          <w:rPr>
            <w:rStyle w:val="Refdecomentario"/>
            <w:sz w:val="22"/>
            <w:szCs w:val="22"/>
          </w:rPr>
          <w:commentReference w:id="2052"/>
        </w:r>
        <w:r w:rsidR="00EE44F0" w:rsidDel="00CB6CD3">
          <w:delText xml:space="preserve">. De este modo, los datos no se pierden al detener los contenedores y se mantiene la separación entre información relacional e información documental. </w:delText>
        </w:r>
      </w:del>
      <w:r w:rsidR="00EE44F0">
        <w:t>Esta estructura también permite sustituir o configurar cada motor de datos de forma independiente si el proyecto creciera en el futuro.</w:t>
      </w:r>
    </w:p>
    <w:p w14:paraId="448D2944" w14:textId="77777777" w:rsidR="0024104A" w:rsidRDefault="0024104A">
      <w:pPr>
        <w:jc w:val="left"/>
        <w:rPr>
          <w:b/>
          <w:bCs/>
          <w:color w:val="DDDDDD" w:themeColor="accent1"/>
          <w:sz w:val="40"/>
          <w:szCs w:val="26"/>
        </w:rPr>
      </w:pPr>
      <w:r>
        <w:br w:type="page"/>
      </w:r>
    </w:p>
    <w:p w14:paraId="7674EA5E" w14:textId="77777777" w:rsidR="005C0ACA" w:rsidRDefault="004445C9" w:rsidP="009A4317">
      <w:pPr>
        <w:pStyle w:val="Ttulo2"/>
      </w:pPr>
      <w:bookmarkStart w:id="2053" w:name="_Toc233728283"/>
      <w:r>
        <w:lastRenderedPageBreak/>
        <w:t>Diseño de</w:t>
      </w:r>
      <w:r w:rsidR="005C0ACA">
        <w:t xml:space="preserve"> Clases</w:t>
      </w:r>
      <w:bookmarkEnd w:id="2053"/>
    </w:p>
    <w:p w14:paraId="49A8AB8D" w14:textId="77777777" w:rsidR="00FA14EA" w:rsidRDefault="00FA14EA" w:rsidP="00FA14EA">
      <w:r>
        <w:t>En este apartado se presenta el diseño de clases utilizado para construir la aplicación. El objetivo no es repetir todas las clases auxiliares del código fuente, sino identificar las clases de dominio, persistencia y servicio que sostienen los casos de uso principales descritos en el análisis.</w:t>
      </w:r>
    </w:p>
    <w:p w14:paraId="66CA1F9B" w14:textId="6FDC501F" w:rsidR="00FA14EA" w:rsidRDefault="00FA14EA" w:rsidP="00FA14EA">
      <w:r>
        <w:t>El diseño se organiza alrededor de dos grupos de clases. Por un lado, se encuentran las entidades relacionales gestionadas con TypeORM, donde se almacenan los datos de usuario y sesiones. Por otro lado, se encuentran los documentos gestionados con Mongoose, que representan grupos, preguntas, cuestionarios e intentos. Esta separación mantiene la coherencia con la arquitectura de persistencia pol</w:t>
      </w:r>
      <w:r w:rsidR="00792795">
        <w:t>í</w:t>
      </w:r>
      <w:r>
        <w:t>glota descrita en capítulos anteriores.</w:t>
      </w:r>
    </w:p>
    <w:p w14:paraId="732B5FE9" w14:textId="77777777" w:rsidR="00FA14EA" w:rsidRDefault="00FA14EA" w:rsidP="00FA14EA">
      <w:r>
        <w:t>Además de las clases persistentes, el sistema incorpora servicios y controladores que encapsulan la lógica de negocio. Los controladores exponen operaciones a través de la API REST, mientras que los servicios aplican reglas de validación, acceso, corrección, publicación y consulta de resultados. De esta forma, la interfaz web no trabaja directamente con la base de datos, sino con una capa de aplicación que controla permisos y consistencia.</w:t>
      </w:r>
    </w:p>
    <w:p w14:paraId="521DF79A" w14:textId="77777777" w:rsidR="00C960E7" w:rsidRDefault="0060594C" w:rsidP="00F547C9">
      <w:pPr>
        <w:pStyle w:val="Ttulo3"/>
      </w:pPr>
      <w:bookmarkStart w:id="2054" w:name="_Toc233728284"/>
      <w:r>
        <w:t>Diagrama de Clases</w:t>
      </w:r>
      <w:bookmarkEnd w:id="2054"/>
    </w:p>
    <w:p w14:paraId="28DC3297" w14:textId="52378D9D" w:rsidR="00FA14EA" w:rsidRDefault="00FA14EA" w:rsidP="00FF7724">
      <w:pPr>
        <w:jc w:val="center"/>
      </w:pPr>
      <w:r>
        <w:rPr>
          <w:noProof/>
        </w:rPr>
        <w:drawing>
          <wp:inline distT="0" distB="0" distL="0" distR="0" wp14:anchorId="00277230" wp14:editId="30032383">
            <wp:extent cx="4203865" cy="4363194"/>
            <wp:effectExtent l="0" t="0" r="6350" b="0"/>
            <wp:docPr id="11"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223968" cy="4384059"/>
                    </a:xfrm>
                    <a:prstGeom prst="rect">
                      <a:avLst/>
                    </a:prstGeom>
                    <a:noFill/>
                    <a:ln>
                      <a:noFill/>
                    </a:ln>
                  </pic:spPr>
                </pic:pic>
              </a:graphicData>
            </a:graphic>
          </wp:inline>
        </w:drawing>
      </w:r>
    </w:p>
    <w:p w14:paraId="717D6332" w14:textId="77777777" w:rsidR="00FA14EA" w:rsidRDefault="00FA14EA" w:rsidP="0086480A">
      <w:pPr>
        <w:pStyle w:val="PiedeTabla"/>
        <w:spacing w:before="120"/>
      </w:pPr>
      <w:bookmarkStart w:id="2055" w:name="_Toc233720873"/>
      <w:r>
        <w:t>Figura 6.4. Diagrama de clases principal del sistema.</w:t>
      </w:r>
      <w:bookmarkEnd w:id="2055"/>
    </w:p>
    <w:p w14:paraId="5ADB0A1F" w14:textId="77777777" w:rsidR="00D94BDF" w:rsidRDefault="00D94BDF" w:rsidP="00D94BDF">
      <w:pPr>
        <w:pStyle w:val="Ttulo3"/>
      </w:pPr>
      <w:bookmarkStart w:id="2056" w:name="_Toc233728285"/>
      <w:r>
        <w:lastRenderedPageBreak/>
        <w:t>Descripción de las Clases Principales</w:t>
      </w:r>
      <w:bookmarkEnd w:id="2056"/>
    </w:p>
    <w:p w14:paraId="20203569" w14:textId="77777777" w:rsidR="00D94BDF" w:rsidRDefault="00D94BDF" w:rsidP="00D94BDF">
      <w:r>
        <w:t>La siguiente tabla resume las clases más relevantes del diseño. Se han incluido principalmente las clases que representan información persistente o que actúan como agregados importantes dentro de los flujos de la aplicación.</w:t>
      </w:r>
    </w:p>
    <w:tbl>
      <w:tblPr>
        <w:tblStyle w:val="Tablaconcuadrcula"/>
        <w:tblW w:w="0" w:type="auto"/>
        <w:jc w:val="center"/>
        <w:tblLook w:val="04A0" w:firstRow="1" w:lastRow="0" w:firstColumn="1" w:lastColumn="0" w:noHBand="0" w:noVBand="1"/>
      </w:tblPr>
      <w:tblGrid>
        <w:gridCol w:w="2547"/>
        <w:gridCol w:w="3827"/>
        <w:gridCol w:w="1980"/>
      </w:tblGrid>
      <w:tr w:rsidR="00973E22" w14:paraId="442D36C6" w14:textId="77777777" w:rsidTr="00FF7724">
        <w:trPr>
          <w:trHeight w:val="548"/>
          <w:jc w:val="center"/>
        </w:trPr>
        <w:tc>
          <w:tcPr>
            <w:tcW w:w="8354" w:type="dxa"/>
            <w:gridSpan w:val="3"/>
            <w:shd w:val="clear" w:color="auto" w:fill="DDDDDD" w:themeFill="accent1"/>
            <w:vAlign w:val="center"/>
          </w:tcPr>
          <w:p w14:paraId="15FDC9A3" w14:textId="34F12A8E" w:rsidR="00973E22" w:rsidRDefault="00973E22" w:rsidP="00FF7724">
            <w:pPr>
              <w:jc w:val="center"/>
              <w:rPr>
                <w:b/>
                <w:sz w:val="18"/>
              </w:rPr>
            </w:pPr>
            <w:r w:rsidRPr="00973E22">
              <w:rPr>
                <w:b/>
                <w:sz w:val="18"/>
              </w:rPr>
              <w:t>Clases principales del sistema</w:t>
            </w:r>
          </w:p>
        </w:tc>
      </w:tr>
      <w:tr w:rsidR="00D94BDF" w14:paraId="6C64C7EB" w14:textId="77777777" w:rsidTr="00FF7724">
        <w:trPr>
          <w:trHeight w:val="556"/>
          <w:jc w:val="center"/>
        </w:trPr>
        <w:tc>
          <w:tcPr>
            <w:tcW w:w="2547" w:type="dxa"/>
            <w:shd w:val="clear" w:color="auto" w:fill="F2F2F2" w:themeFill="background1" w:themeFillShade="F2"/>
            <w:vAlign w:val="center"/>
          </w:tcPr>
          <w:p w14:paraId="0EADB113" w14:textId="77777777" w:rsidR="00D94BDF" w:rsidRDefault="00D94BDF" w:rsidP="00D94BDF">
            <w:r>
              <w:rPr>
                <w:b/>
                <w:sz w:val="18"/>
              </w:rPr>
              <w:t>Clase</w:t>
            </w:r>
          </w:p>
        </w:tc>
        <w:tc>
          <w:tcPr>
            <w:tcW w:w="3827" w:type="dxa"/>
            <w:shd w:val="clear" w:color="auto" w:fill="F2F2F2" w:themeFill="background1" w:themeFillShade="F2"/>
            <w:vAlign w:val="center"/>
          </w:tcPr>
          <w:p w14:paraId="386ED4A9" w14:textId="77777777" w:rsidR="00D94BDF" w:rsidRDefault="00D94BDF" w:rsidP="00D94BDF">
            <w:r>
              <w:rPr>
                <w:b/>
                <w:sz w:val="18"/>
              </w:rPr>
              <w:t>Responsabilidad principal</w:t>
            </w:r>
          </w:p>
        </w:tc>
        <w:tc>
          <w:tcPr>
            <w:tcW w:w="1980" w:type="dxa"/>
            <w:shd w:val="clear" w:color="auto" w:fill="F2F2F2" w:themeFill="background1" w:themeFillShade="F2"/>
            <w:vAlign w:val="center"/>
          </w:tcPr>
          <w:p w14:paraId="0EE11810" w14:textId="77777777" w:rsidR="00D94BDF" w:rsidRDefault="00D94BDF" w:rsidP="00D94BDF">
            <w:r>
              <w:rPr>
                <w:b/>
                <w:sz w:val="18"/>
              </w:rPr>
              <w:t>Persistencia</w:t>
            </w:r>
          </w:p>
        </w:tc>
      </w:tr>
      <w:tr w:rsidR="00D94BDF" w14:paraId="1ED812C0" w14:textId="77777777" w:rsidTr="00FF7724">
        <w:trPr>
          <w:jc w:val="center"/>
        </w:trPr>
        <w:tc>
          <w:tcPr>
            <w:tcW w:w="2547" w:type="dxa"/>
            <w:vAlign w:val="center"/>
          </w:tcPr>
          <w:p w14:paraId="715685B8" w14:textId="77777777" w:rsidR="00D94BDF" w:rsidRDefault="00D94BDF" w:rsidP="00D94BDF">
            <w:r>
              <w:rPr>
                <w:sz w:val="18"/>
              </w:rPr>
              <w:t>User</w:t>
            </w:r>
          </w:p>
        </w:tc>
        <w:tc>
          <w:tcPr>
            <w:tcW w:w="3827" w:type="dxa"/>
            <w:vAlign w:val="center"/>
          </w:tcPr>
          <w:p w14:paraId="1F54CDB8" w14:textId="77777777" w:rsidR="00D94BDF" w:rsidRDefault="00D94BDF" w:rsidP="00D94BDF">
            <w:r>
              <w:rPr>
                <w:sz w:val="18"/>
              </w:rPr>
              <w:t>Representa una cuenta del sistema e incluye datos personales, correo institucional, rol, estado de activación y marcas temporales.</w:t>
            </w:r>
          </w:p>
        </w:tc>
        <w:tc>
          <w:tcPr>
            <w:tcW w:w="1980" w:type="dxa"/>
            <w:vAlign w:val="center"/>
          </w:tcPr>
          <w:p w14:paraId="1364D8A6" w14:textId="77777777" w:rsidR="00D94BDF" w:rsidRDefault="00D94BDF" w:rsidP="00D94BDF">
            <w:r>
              <w:rPr>
                <w:sz w:val="18"/>
              </w:rPr>
              <w:t>MariaDB</w:t>
            </w:r>
          </w:p>
        </w:tc>
      </w:tr>
      <w:tr w:rsidR="00D94BDF" w14:paraId="40E1A24C" w14:textId="77777777" w:rsidTr="00FF7724">
        <w:trPr>
          <w:jc w:val="center"/>
        </w:trPr>
        <w:tc>
          <w:tcPr>
            <w:tcW w:w="2547" w:type="dxa"/>
            <w:vAlign w:val="center"/>
          </w:tcPr>
          <w:p w14:paraId="62541D4D" w14:textId="77777777" w:rsidR="00D94BDF" w:rsidRDefault="00D94BDF" w:rsidP="00D94BDF">
            <w:r>
              <w:rPr>
                <w:sz w:val="18"/>
              </w:rPr>
              <w:t>AuthSession</w:t>
            </w:r>
          </w:p>
        </w:tc>
        <w:tc>
          <w:tcPr>
            <w:tcW w:w="3827" w:type="dxa"/>
            <w:vAlign w:val="center"/>
          </w:tcPr>
          <w:p w14:paraId="4FF4ECBC" w14:textId="77777777" w:rsidR="00D94BDF" w:rsidRDefault="00D94BDF" w:rsidP="00D94BDF">
            <w:r>
              <w:rPr>
                <w:sz w:val="18"/>
              </w:rPr>
              <w:t>Representa una sesión de autenticación asociada a un usuario y permite gestionar refresh tokens, caducidad y revocación.</w:t>
            </w:r>
          </w:p>
        </w:tc>
        <w:tc>
          <w:tcPr>
            <w:tcW w:w="1980" w:type="dxa"/>
            <w:vAlign w:val="center"/>
          </w:tcPr>
          <w:p w14:paraId="022AD95E" w14:textId="77777777" w:rsidR="00D94BDF" w:rsidRDefault="00D94BDF" w:rsidP="00D94BDF">
            <w:r>
              <w:rPr>
                <w:sz w:val="18"/>
              </w:rPr>
              <w:t>MariaDB</w:t>
            </w:r>
          </w:p>
        </w:tc>
      </w:tr>
      <w:tr w:rsidR="00D94BDF" w14:paraId="069364D7" w14:textId="77777777" w:rsidTr="00FF7724">
        <w:trPr>
          <w:jc w:val="center"/>
        </w:trPr>
        <w:tc>
          <w:tcPr>
            <w:tcW w:w="2547" w:type="dxa"/>
            <w:vAlign w:val="center"/>
          </w:tcPr>
          <w:p w14:paraId="2B1C0B77" w14:textId="77777777" w:rsidR="00D94BDF" w:rsidRDefault="00D94BDF" w:rsidP="00D94BDF">
            <w:r>
              <w:rPr>
                <w:sz w:val="18"/>
              </w:rPr>
              <w:t>Group</w:t>
            </w:r>
          </w:p>
        </w:tc>
        <w:tc>
          <w:tcPr>
            <w:tcW w:w="3827" w:type="dxa"/>
            <w:vAlign w:val="center"/>
          </w:tcPr>
          <w:p w14:paraId="6DF09424" w14:textId="77777777" w:rsidR="00D94BDF" w:rsidRDefault="00D94BDF" w:rsidP="00D94BDF">
            <w:r>
              <w:rPr>
                <w:sz w:val="18"/>
              </w:rPr>
              <w:t>Representa un grupo docente, sus miembros y metadatos de creación, actualización y archivado.</w:t>
            </w:r>
          </w:p>
        </w:tc>
        <w:tc>
          <w:tcPr>
            <w:tcW w:w="1980" w:type="dxa"/>
            <w:vAlign w:val="center"/>
          </w:tcPr>
          <w:p w14:paraId="417026F5" w14:textId="77777777" w:rsidR="00D94BDF" w:rsidRDefault="00D94BDF" w:rsidP="00D94BDF">
            <w:r>
              <w:rPr>
                <w:sz w:val="18"/>
              </w:rPr>
              <w:t>MongoDB</w:t>
            </w:r>
          </w:p>
        </w:tc>
      </w:tr>
      <w:tr w:rsidR="00D94BDF" w14:paraId="6310F28F" w14:textId="77777777" w:rsidTr="00FF7724">
        <w:trPr>
          <w:jc w:val="center"/>
        </w:trPr>
        <w:tc>
          <w:tcPr>
            <w:tcW w:w="2547" w:type="dxa"/>
            <w:vAlign w:val="center"/>
          </w:tcPr>
          <w:p w14:paraId="5F904BCB" w14:textId="77777777" w:rsidR="00D94BDF" w:rsidRDefault="00D94BDF" w:rsidP="00D94BDF">
            <w:r>
              <w:rPr>
                <w:sz w:val="18"/>
              </w:rPr>
              <w:t>Question</w:t>
            </w:r>
          </w:p>
        </w:tc>
        <w:tc>
          <w:tcPr>
            <w:tcW w:w="3827" w:type="dxa"/>
            <w:vAlign w:val="center"/>
          </w:tcPr>
          <w:p w14:paraId="3DB893B9" w14:textId="77777777" w:rsidR="00D94BDF" w:rsidRDefault="00D94BDF" w:rsidP="00D94BDF">
            <w:r>
              <w:rPr>
                <w:sz w:val="18"/>
              </w:rPr>
              <w:t>Representa una pregunta del banco de preguntas, incluyendo enunciado, tipo, etiquetas y configuración específica.</w:t>
            </w:r>
          </w:p>
        </w:tc>
        <w:tc>
          <w:tcPr>
            <w:tcW w:w="1980" w:type="dxa"/>
            <w:vAlign w:val="center"/>
          </w:tcPr>
          <w:p w14:paraId="6D07E60A" w14:textId="77777777" w:rsidR="00D94BDF" w:rsidRDefault="00D94BDF" w:rsidP="00D94BDF">
            <w:r>
              <w:rPr>
                <w:sz w:val="18"/>
              </w:rPr>
              <w:t>MongoDB</w:t>
            </w:r>
          </w:p>
        </w:tc>
      </w:tr>
      <w:tr w:rsidR="00D94BDF" w14:paraId="2A2BCA4C" w14:textId="77777777" w:rsidTr="00FF7724">
        <w:trPr>
          <w:jc w:val="center"/>
        </w:trPr>
        <w:tc>
          <w:tcPr>
            <w:tcW w:w="2547" w:type="dxa"/>
            <w:vAlign w:val="center"/>
          </w:tcPr>
          <w:p w14:paraId="1C364B91" w14:textId="77777777" w:rsidR="00D94BDF" w:rsidRDefault="00D94BDF" w:rsidP="00D94BDF">
            <w:r>
              <w:rPr>
                <w:sz w:val="18"/>
              </w:rPr>
              <w:t>Quiz</w:t>
            </w:r>
          </w:p>
        </w:tc>
        <w:tc>
          <w:tcPr>
            <w:tcW w:w="3827" w:type="dxa"/>
            <w:vAlign w:val="center"/>
          </w:tcPr>
          <w:p w14:paraId="69FDB790" w14:textId="77777777" w:rsidR="00D94BDF" w:rsidRDefault="00D94BDF" w:rsidP="00D94BDF">
            <w:r>
              <w:rPr>
                <w:sz w:val="18"/>
              </w:rPr>
              <w:t>Representa un cuestionario creado por el profesorado, con configuración temporal, preguntas incluidas, grupos asignados y estado de publicación.</w:t>
            </w:r>
          </w:p>
        </w:tc>
        <w:tc>
          <w:tcPr>
            <w:tcW w:w="1980" w:type="dxa"/>
            <w:vAlign w:val="center"/>
          </w:tcPr>
          <w:p w14:paraId="457810DD" w14:textId="77777777" w:rsidR="00D94BDF" w:rsidRDefault="00D94BDF" w:rsidP="00D94BDF">
            <w:r>
              <w:rPr>
                <w:sz w:val="18"/>
              </w:rPr>
              <w:t>MongoDB</w:t>
            </w:r>
          </w:p>
        </w:tc>
      </w:tr>
      <w:tr w:rsidR="00D94BDF" w14:paraId="7FD5B643" w14:textId="77777777" w:rsidTr="00FF7724">
        <w:trPr>
          <w:jc w:val="center"/>
        </w:trPr>
        <w:tc>
          <w:tcPr>
            <w:tcW w:w="2547" w:type="dxa"/>
            <w:vAlign w:val="center"/>
          </w:tcPr>
          <w:p w14:paraId="6CFCA18B" w14:textId="77777777" w:rsidR="00D94BDF" w:rsidRDefault="00D94BDF" w:rsidP="00D94BDF">
            <w:r>
              <w:rPr>
                <w:sz w:val="18"/>
              </w:rPr>
              <w:t>QuizQuestionRef</w:t>
            </w:r>
          </w:p>
        </w:tc>
        <w:tc>
          <w:tcPr>
            <w:tcW w:w="3827" w:type="dxa"/>
            <w:vAlign w:val="center"/>
          </w:tcPr>
          <w:p w14:paraId="32CE4CD4" w14:textId="77777777" w:rsidR="00D94BDF" w:rsidRDefault="00D94BDF" w:rsidP="00D94BDF">
            <w:r>
              <w:rPr>
                <w:sz w:val="18"/>
              </w:rPr>
              <w:t>Representa la referencia de una pregunta dentro de un cuestionario, junto con puntuación, cantidad y tolerancia opcional.</w:t>
            </w:r>
          </w:p>
        </w:tc>
        <w:tc>
          <w:tcPr>
            <w:tcW w:w="1980" w:type="dxa"/>
            <w:vAlign w:val="center"/>
          </w:tcPr>
          <w:p w14:paraId="2F663A42" w14:textId="77777777" w:rsidR="00D94BDF" w:rsidRDefault="00D94BDF" w:rsidP="00D94BDF">
            <w:r>
              <w:rPr>
                <w:sz w:val="18"/>
              </w:rPr>
              <w:t>Documento embebido</w:t>
            </w:r>
          </w:p>
        </w:tc>
      </w:tr>
      <w:tr w:rsidR="00D94BDF" w14:paraId="19279864" w14:textId="77777777" w:rsidTr="00FF7724">
        <w:trPr>
          <w:jc w:val="center"/>
        </w:trPr>
        <w:tc>
          <w:tcPr>
            <w:tcW w:w="2547" w:type="dxa"/>
            <w:vAlign w:val="center"/>
          </w:tcPr>
          <w:p w14:paraId="44BE22B3" w14:textId="77777777" w:rsidR="00D94BDF" w:rsidRDefault="00D94BDF" w:rsidP="00D94BDF">
            <w:r>
              <w:rPr>
                <w:sz w:val="18"/>
              </w:rPr>
              <w:t>QuizAttempt</w:t>
            </w:r>
          </w:p>
        </w:tc>
        <w:tc>
          <w:tcPr>
            <w:tcW w:w="3827" w:type="dxa"/>
            <w:vAlign w:val="center"/>
          </w:tcPr>
          <w:p w14:paraId="4D45F854" w14:textId="77777777" w:rsidR="00D94BDF" w:rsidRDefault="00D94BDF" w:rsidP="00D94BDF">
            <w:r>
              <w:rPr>
                <w:sz w:val="18"/>
              </w:rPr>
              <w:t>Representa un intento realizado por un estudiante o una simulación del profesorado, con estado, puntuación y fechas relevantes.</w:t>
            </w:r>
          </w:p>
        </w:tc>
        <w:tc>
          <w:tcPr>
            <w:tcW w:w="1980" w:type="dxa"/>
            <w:vAlign w:val="center"/>
          </w:tcPr>
          <w:p w14:paraId="10549D6A" w14:textId="77777777" w:rsidR="00D94BDF" w:rsidRDefault="00D94BDF" w:rsidP="00D94BDF">
            <w:r>
              <w:rPr>
                <w:sz w:val="18"/>
              </w:rPr>
              <w:t>MongoDB</w:t>
            </w:r>
          </w:p>
        </w:tc>
      </w:tr>
      <w:tr w:rsidR="00D94BDF" w14:paraId="50DA75F6" w14:textId="77777777" w:rsidTr="00FF7724">
        <w:trPr>
          <w:jc w:val="center"/>
        </w:trPr>
        <w:tc>
          <w:tcPr>
            <w:tcW w:w="2547" w:type="dxa"/>
            <w:vAlign w:val="center"/>
          </w:tcPr>
          <w:p w14:paraId="1F0E069A" w14:textId="77777777" w:rsidR="00D94BDF" w:rsidRDefault="00D94BDF" w:rsidP="00D94BDF">
            <w:r>
              <w:rPr>
                <w:sz w:val="18"/>
              </w:rPr>
              <w:t>QuizAttemptQuestionSnapshot</w:t>
            </w:r>
          </w:p>
        </w:tc>
        <w:tc>
          <w:tcPr>
            <w:tcW w:w="3827" w:type="dxa"/>
            <w:vAlign w:val="center"/>
          </w:tcPr>
          <w:p w14:paraId="7820065A" w14:textId="217C1319" w:rsidR="00D94BDF" w:rsidRDefault="00D94BDF" w:rsidP="00D94BDF">
            <w:r>
              <w:rPr>
                <w:sz w:val="18"/>
              </w:rPr>
              <w:t>Guarda una copia de cada pregunta servida en un intento para mantener trazabilidad, aunque la pregunta original cambie.</w:t>
            </w:r>
          </w:p>
        </w:tc>
        <w:tc>
          <w:tcPr>
            <w:tcW w:w="1980" w:type="dxa"/>
            <w:vAlign w:val="center"/>
          </w:tcPr>
          <w:p w14:paraId="7FA0A4AD" w14:textId="77777777" w:rsidR="00D94BDF" w:rsidRDefault="00D94BDF" w:rsidP="00D94BDF">
            <w:r>
              <w:rPr>
                <w:sz w:val="18"/>
              </w:rPr>
              <w:t>Documento embebido</w:t>
            </w:r>
          </w:p>
        </w:tc>
      </w:tr>
      <w:tr w:rsidR="00D94BDF" w14:paraId="1B13B2FB" w14:textId="77777777" w:rsidTr="00FF7724">
        <w:trPr>
          <w:jc w:val="center"/>
        </w:trPr>
        <w:tc>
          <w:tcPr>
            <w:tcW w:w="2547" w:type="dxa"/>
            <w:vAlign w:val="center"/>
          </w:tcPr>
          <w:p w14:paraId="67EC349C" w14:textId="77777777" w:rsidR="00D94BDF" w:rsidRDefault="00D94BDF" w:rsidP="00D94BDF">
            <w:r>
              <w:rPr>
                <w:sz w:val="18"/>
              </w:rPr>
              <w:t>QuizAttemptAnswer</w:t>
            </w:r>
          </w:p>
        </w:tc>
        <w:tc>
          <w:tcPr>
            <w:tcW w:w="3827" w:type="dxa"/>
            <w:vAlign w:val="center"/>
          </w:tcPr>
          <w:p w14:paraId="6BAB2122" w14:textId="77777777" w:rsidR="00D94BDF" w:rsidRDefault="00D94BDF" w:rsidP="00D94BDF">
            <w:r>
              <w:rPr>
                <w:sz w:val="18"/>
              </w:rPr>
              <w:t>Representa la respuesta del participante a una pregunta, junto con corrección, puntuación obtenida y fecha de respuesta.</w:t>
            </w:r>
          </w:p>
        </w:tc>
        <w:tc>
          <w:tcPr>
            <w:tcW w:w="1980" w:type="dxa"/>
            <w:vAlign w:val="center"/>
          </w:tcPr>
          <w:p w14:paraId="1F22F4BD" w14:textId="77777777" w:rsidR="00D94BDF" w:rsidRDefault="00D94BDF" w:rsidP="00D94BDF">
            <w:r>
              <w:rPr>
                <w:sz w:val="18"/>
              </w:rPr>
              <w:t>Documento embebido</w:t>
            </w:r>
          </w:p>
        </w:tc>
      </w:tr>
    </w:tbl>
    <w:p w14:paraId="5DC60320" w14:textId="3174F578" w:rsidR="00D94BDF" w:rsidRPr="005E2F36" w:rsidRDefault="00973E22">
      <w:pPr>
        <w:pStyle w:val="PiedeTabla"/>
        <w:pPrChange w:id="2057" w:author="Pablo Barrero Cruz" w:date="2026-06-30T13:24:00Z" w16du:dateUtc="2026-06-30T11:24:00Z">
          <w:pPr>
            <w:pStyle w:val="Descripcin"/>
            <w:spacing w:before="240"/>
          </w:pPr>
        </w:pPrChange>
      </w:pPr>
      <w:bookmarkStart w:id="2058" w:name="_Toc233720874"/>
      <w:r w:rsidRPr="00B0767E">
        <w:rPr>
          <w:rStyle w:val="nfasisintenso"/>
        </w:rPr>
        <w:t xml:space="preserve">Tabla </w:t>
      </w:r>
      <w:r w:rsidRPr="00973E22">
        <w:t>6.1. Clases principales del sistema</w:t>
      </w:r>
      <w:bookmarkEnd w:id="2058"/>
    </w:p>
    <w:p w14:paraId="1072C875" w14:textId="77777777" w:rsidR="00D94BDF" w:rsidRDefault="00D94BDF" w:rsidP="00D94BDF">
      <w:pPr>
        <w:pStyle w:val="Ttulo3"/>
      </w:pPr>
      <w:bookmarkStart w:id="2059" w:name="_Toc233728286"/>
      <w:r>
        <w:t>Relaciones entre Clases</w:t>
      </w:r>
      <w:bookmarkEnd w:id="2059"/>
    </w:p>
    <w:p w14:paraId="1E80DE36" w14:textId="77777777" w:rsidR="00D94BDF" w:rsidRDefault="00D94BDF" w:rsidP="00D94BDF">
      <w:r>
        <w:t>La relación más directa del modelo relacional aparece entre User y AuthSession. Un usuario puede tener varias sesiones activas o históricas, mientras que cada sesión pertenece a un único usuario. Esta relación permite controlar el acceso al sistema sin duplicar datos de usuario en cada sesión.</w:t>
      </w:r>
    </w:p>
    <w:p w14:paraId="50D98FD0" w14:textId="77777777" w:rsidR="00D94BDF" w:rsidRDefault="00D94BDF" w:rsidP="00D94BDF">
      <w:r>
        <w:t>En el modelo documental se utilizan identificadores estables para relacionar documentos entre sí. Por ejemplo, los grupos almacenan los identificadores de los usuarios miembros, las preguntas guardan el identificador del usuario que las creó y los cuestionarios referencian las preguntas mediante questionId. Esta decisión evita acoplar en exceso los documentos y permite que cada colección evolucione de forma independiente.</w:t>
      </w:r>
    </w:p>
    <w:p w14:paraId="456F025E" w14:textId="77777777" w:rsidR="00D94BDF" w:rsidRDefault="00D94BDF" w:rsidP="00D94BDF">
      <w:r>
        <w:lastRenderedPageBreak/>
        <w:t>La clase Quiz contiene una colección de QuizQuestionRef. Esta relación es una composición lógica, ya que las referencias de preguntas no existen fuera del cuestionario. Cada referencia indica qué pregunta se utiliza, cuántas variantes deben generarse y qué puntuación se asigna.</w:t>
      </w:r>
    </w:p>
    <w:p w14:paraId="4EBAA7E4" w14:textId="77777777" w:rsidR="00D94BDF" w:rsidRDefault="00D94BDF" w:rsidP="00D94BDF">
      <w:r>
        <w:t>La clase QuizAttempt también contiene documentos embebidos. En concreto, almacena una lista de QuizAttemptQuestionSnapshot y una lista de QuizAttemptAnswer. Esta estructura permite conservar el estado exacto del intento: qué preguntas se mostraron, en qué orden, qué configuración tenían en ese momento y qué respondió el participante.</w:t>
      </w:r>
    </w:p>
    <w:p w14:paraId="69C7A433" w14:textId="77777777" w:rsidR="00D94BDF" w:rsidRDefault="00D94BDF" w:rsidP="00D94BDF">
      <w:pPr>
        <w:pStyle w:val="Ttulo3"/>
      </w:pPr>
      <w:bookmarkStart w:id="2060" w:name="_Toc233728287"/>
      <w:r>
        <w:t>Clases de Servicio y Control</w:t>
      </w:r>
      <w:bookmarkEnd w:id="2060"/>
    </w:p>
    <w:p w14:paraId="2AF33895" w14:textId="77777777" w:rsidR="00D94BDF" w:rsidRDefault="00D94BDF" w:rsidP="00D94BDF">
      <w:r>
        <w:t>Aunque el diagrama se centra en las clases de dominio, el diseño del sistema también depende de servicios y controladores. Los controladores reciben las peticiones HTTP y delegan en servicios especializados. Esta separación reduce la complejidad de cada clase y facilita las pruebas unitarias.</w:t>
      </w:r>
    </w:p>
    <w:tbl>
      <w:tblPr>
        <w:tblStyle w:val="Tablaconcuadrcula"/>
        <w:tblW w:w="0" w:type="auto"/>
        <w:jc w:val="center"/>
        <w:tblLook w:val="04A0" w:firstRow="1" w:lastRow="0" w:firstColumn="1" w:lastColumn="0" w:noHBand="0" w:noVBand="1"/>
      </w:tblPr>
      <w:tblGrid>
        <w:gridCol w:w="4178"/>
        <w:gridCol w:w="4176"/>
      </w:tblGrid>
      <w:tr w:rsidR="00973E22" w14:paraId="1E1AE9DF" w14:textId="77777777">
        <w:trPr>
          <w:trHeight w:val="549"/>
          <w:jc w:val="center"/>
        </w:trPr>
        <w:tc>
          <w:tcPr>
            <w:tcW w:w="8354" w:type="dxa"/>
            <w:gridSpan w:val="2"/>
            <w:shd w:val="clear" w:color="auto" w:fill="DDDDDD" w:themeFill="accent1"/>
            <w:vAlign w:val="center"/>
          </w:tcPr>
          <w:p w14:paraId="3C86E563" w14:textId="0CEA8385" w:rsidR="00973E22" w:rsidRDefault="00973E22" w:rsidP="00FF7724">
            <w:pPr>
              <w:jc w:val="center"/>
              <w:rPr>
                <w:b/>
                <w:sz w:val="18"/>
              </w:rPr>
            </w:pPr>
            <w:r w:rsidRPr="00973E22">
              <w:rPr>
                <w:b/>
                <w:sz w:val="18"/>
              </w:rPr>
              <w:t>Servicios y controladores principales</w:t>
            </w:r>
          </w:p>
        </w:tc>
      </w:tr>
      <w:tr w:rsidR="00D94BDF" w14:paraId="30C7CED9" w14:textId="77777777" w:rsidTr="00FF7724">
        <w:trPr>
          <w:trHeight w:val="501"/>
          <w:jc w:val="center"/>
        </w:trPr>
        <w:tc>
          <w:tcPr>
            <w:tcW w:w="4178" w:type="dxa"/>
            <w:shd w:val="clear" w:color="auto" w:fill="F2F2F2" w:themeFill="background1" w:themeFillShade="F2"/>
            <w:vAlign w:val="center"/>
          </w:tcPr>
          <w:p w14:paraId="4FCE6FDD" w14:textId="77777777" w:rsidR="00D94BDF" w:rsidRDefault="00D94BDF" w:rsidP="00D94BDF">
            <w:r>
              <w:rPr>
                <w:b/>
                <w:sz w:val="18"/>
              </w:rPr>
              <w:t>Servicio o controlador</w:t>
            </w:r>
          </w:p>
        </w:tc>
        <w:tc>
          <w:tcPr>
            <w:tcW w:w="4176" w:type="dxa"/>
            <w:shd w:val="clear" w:color="auto" w:fill="F2F2F2" w:themeFill="background1" w:themeFillShade="F2"/>
            <w:vAlign w:val="center"/>
          </w:tcPr>
          <w:p w14:paraId="3DA652EB" w14:textId="77777777" w:rsidR="00D94BDF" w:rsidRDefault="00D94BDF" w:rsidP="00D94BDF">
            <w:r>
              <w:rPr>
                <w:b/>
                <w:sz w:val="18"/>
              </w:rPr>
              <w:t>Papel en el diseño</w:t>
            </w:r>
          </w:p>
        </w:tc>
      </w:tr>
      <w:tr w:rsidR="00D94BDF" w14:paraId="02A90234" w14:textId="77777777" w:rsidTr="00973E22">
        <w:trPr>
          <w:jc w:val="center"/>
        </w:trPr>
        <w:tc>
          <w:tcPr>
            <w:tcW w:w="4178" w:type="dxa"/>
            <w:vAlign w:val="center"/>
          </w:tcPr>
          <w:p w14:paraId="7C572DA0" w14:textId="77777777" w:rsidR="00D94BDF" w:rsidRDefault="00D94BDF" w:rsidP="00D94BDF">
            <w:r>
              <w:rPr>
                <w:sz w:val="18"/>
              </w:rPr>
              <w:t>AuthService / AuthController</w:t>
            </w:r>
          </w:p>
        </w:tc>
        <w:tc>
          <w:tcPr>
            <w:tcW w:w="4176" w:type="dxa"/>
            <w:vAlign w:val="center"/>
          </w:tcPr>
          <w:p w14:paraId="377E4850" w14:textId="77777777" w:rsidR="00D94BDF" w:rsidRDefault="00D94BDF" w:rsidP="00D94BDF">
            <w:r>
              <w:rPr>
                <w:sz w:val="18"/>
              </w:rPr>
              <w:t>Gestionan registro, inicio de sesión, renovación de sesión, cierre de sesión y cambio de contraseña.</w:t>
            </w:r>
          </w:p>
        </w:tc>
      </w:tr>
      <w:tr w:rsidR="00D94BDF" w14:paraId="68218E09" w14:textId="77777777" w:rsidTr="00973E22">
        <w:trPr>
          <w:jc w:val="center"/>
        </w:trPr>
        <w:tc>
          <w:tcPr>
            <w:tcW w:w="4178" w:type="dxa"/>
            <w:vAlign w:val="center"/>
          </w:tcPr>
          <w:p w14:paraId="28C62FE7" w14:textId="77777777" w:rsidR="00D94BDF" w:rsidRDefault="00D94BDF" w:rsidP="00D94BDF">
            <w:r>
              <w:rPr>
                <w:sz w:val="18"/>
              </w:rPr>
              <w:t>UsersService / UsersController</w:t>
            </w:r>
          </w:p>
        </w:tc>
        <w:tc>
          <w:tcPr>
            <w:tcW w:w="4176" w:type="dxa"/>
            <w:vAlign w:val="center"/>
          </w:tcPr>
          <w:p w14:paraId="56286E6F" w14:textId="77777777" w:rsidR="00D94BDF" w:rsidRDefault="00D94BDF" w:rsidP="00D94BDF">
            <w:r>
              <w:rPr>
                <w:sz w:val="18"/>
              </w:rPr>
              <w:t>Gestionan usuarios, roles, activación, edición de datos, borrado lógico y acciones administrativas.</w:t>
            </w:r>
          </w:p>
        </w:tc>
      </w:tr>
      <w:tr w:rsidR="00D94BDF" w14:paraId="5B87D1D9" w14:textId="77777777" w:rsidTr="00973E22">
        <w:trPr>
          <w:jc w:val="center"/>
        </w:trPr>
        <w:tc>
          <w:tcPr>
            <w:tcW w:w="4178" w:type="dxa"/>
            <w:vAlign w:val="center"/>
          </w:tcPr>
          <w:p w14:paraId="6A52D6D1" w14:textId="77777777" w:rsidR="00D94BDF" w:rsidRDefault="00D94BDF" w:rsidP="00D94BDF">
            <w:r>
              <w:rPr>
                <w:sz w:val="18"/>
              </w:rPr>
              <w:t>GroupsService / GroupsController</w:t>
            </w:r>
          </w:p>
        </w:tc>
        <w:tc>
          <w:tcPr>
            <w:tcW w:w="4176" w:type="dxa"/>
            <w:vAlign w:val="center"/>
          </w:tcPr>
          <w:p w14:paraId="0708112E" w14:textId="77777777" w:rsidR="00D94BDF" w:rsidRDefault="00D94BDF" w:rsidP="00D94BDF">
            <w:r>
              <w:rPr>
                <w:sz w:val="18"/>
              </w:rPr>
              <w:t>Gestionan grupos docentes y la importación o edición de miembros.</w:t>
            </w:r>
          </w:p>
        </w:tc>
      </w:tr>
      <w:tr w:rsidR="00D94BDF" w14:paraId="25D287CF" w14:textId="77777777" w:rsidTr="00973E22">
        <w:trPr>
          <w:jc w:val="center"/>
        </w:trPr>
        <w:tc>
          <w:tcPr>
            <w:tcW w:w="4178" w:type="dxa"/>
            <w:vAlign w:val="center"/>
          </w:tcPr>
          <w:p w14:paraId="048A5E42" w14:textId="77777777" w:rsidR="00D94BDF" w:rsidRDefault="00D94BDF" w:rsidP="00D94BDF">
            <w:r>
              <w:rPr>
                <w:sz w:val="18"/>
              </w:rPr>
              <w:t>QuestionsService / QuestionsController</w:t>
            </w:r>
          </w:p>
        </w:tc>
        <w:tc>
          <w:tcPr>
            <w:tcW w:w="4176" w:type="dxa"/>
            <w:vAlign w:val="center"/>
          </w:tcPr>
          <w:p w14:paraId="4B4EB715" w14:textId="77777777" w:rsidR="00D94BDF" w:rsidRDefault="00D94BDF" w:rsidP="00D94BDF">
            <w:r>
              <w:rPr>
                <w:sz w:val="18"/>
              </w:rPr>
              <w:t>Gestionan el banco de preguntas, validación por tipo, archivado y normalización de configuración.</w:t>
            </w:r>
          </w:p>
        </w:tc>
      </w:tr>
      <w:tr w:rsidR="00D94BDF" w14:paraId="5EEF2409" w14:textId="77777777" w:rsidTr="00973E22">
        <w:trPr>
          <w:jc w:val="center"/>
        </w:trPr>
        <w:tc>
          <w:tcPr>
            <w:tcW w:w="4178" w:type="dxa"/>
            <w:vAlign w:val="center"/>
          </w:tcPr>
          <w:p w14:paraId="18B0C840" w14:textId="77777777" w:rsidR="00D94BDF" w:rsidRDefault="00D94BDF" w:rsidP="00D94BDF">
            <w:r>
              <w:rPr>
                <w:sz w:val="18"/>
              </w:rPr>
              <w:t>QuizzesService / QuizzesController</w:t>
            </w:r>
          </w:p>
        </w:tc>
        <w:tc>
          <w:tcPr>
            <w:tcW w:w="4176" w:type="dxa"/>
            <w:vAlign w:val="center"/>
          </w:tcPr>
          <w:p w14:paraId="50FEEDA1" w14:textId="77777777" w:rsidR="00D94BDF" w:rsidRDefault="00D94BDF" w:rsidP="00D94BDF">
            <w:r>
              <w:rPr>
                <w:sz w:val="18"/>
              </w:rPr>
              <w:t>Gestionan creación, edición, publicación, simulación y consulta de cuestionarios.</w:t>
            </w:r>
          </w:p>
        </w:tc>
      </w:tr>
      <w:tr w:rsidR="00D94BDF" w14:paraId="35A81975" w14:textId="77777777" w:rsidTr="00973E22">
        <w:trPr>
          <w:jc w:val="center"/>
        </w:trPr>
        <w:tc>
          <w:tcPr>
            <w:tcW w:w="4178" w:type="dxa"/>
            <w:vAlign w:val="center"/>
          </w:tcPr>
          <w:p w14:paraId="1746525A" w14:textId="77777777" w:rsidR="00D94BDF" w:rsidRDefault="00D94BDF" w:rsidP="00D94BDF">
            <w:r>
              <w:rPr>
                <w:sz w:val="18"/>
              </w:rPr>
              <w:t>QuizAccessService / QuizAccessController</w:t>
            </w:r>
          </w:p>
        </w:tc>
        <w:tc>
          <w:tcPr>
            <w:tcW w:w="4176" w:type="dxa"/>
            <w:vAlign w:val="center"/>
          </w:tcPr>
          <w:p w14:paraId="7FD1FB71" w14:textId="77777777" w:rsidR="00D94BDF" w:rsidRDefault="00D94BDF" w:rsidP="00D94BDF">
            <w:r>
              <w:rPr>
                <w:sz w:val="18"/>
              </w:rPr>
              <w:t>Gestionan acceso del alumnado a cuestionarios, inicio de intentos, envío de respuestas y visibilidad de resultados.</w:t>
            </w:r>
          </w:p>
        </w:tc>
      </w:tr>
      <w:tr w:rsidR="00D94BDF" w14:paraId="50DDF7C8" w14:textId="77777777" w:rsidTr="00973E22">
        <w:trPr>
          <w:jc w:val="center"/>
        </w:trPr>
        <w:tc>
          <w:tcPr>
            <w:tcW w:w="4178" w:type="dxa"/>
            <w:vAlign w:val="center"/>
          </w:tcPr>
          <w:p w14:paraId="0CE57DA4" w14:textId="77777777" w:rsidR="00D94BDF" w:rsidRDefault="00D94BDF" w:rsidP="00D94BDF">
            <w:r>
              <w:rPr>
                <w:sz w:val="18"/>
              </w:rPr>
              <w:t>QuizAnalyticsService / QuizAnalyticsController</w:t>
            </w:r>
          </w:p>
        </w:tc>
        <w:tc>
          <w:tcPr>
            <w:tcW w:w="4176" w:type="dxa"/>
            <w:vAlign w:val="center"/>
          </w:tcPr>
          <w:p w14:paraId="5B11B1C7" w14:textId="77777777" w:rsidR="00D94BDF" w:rsidRDefault="00D94BDF" w:rsidP="00D94BDF">
            <w:r>
              <w:rPr>
                <w:sz w:val="18"/>
              </w:rPr>
              <w:t>Calculan métricas, distribución de resultados, detalle de intentos y exportación de datos.</w:t>
            </w:r>
          </w:p>
        </w:tc>
      </w:tr>
    </w:tbl>
    <w:p w14:paraId="6E77A159" w14:textId="2431F03E" w:rsidR="00D94BDF" w:rsidRDefault="00973E22">
      <w:pPr>
        <w:pStyle w:val="PiedeTabla"/>
        <w:pPrChange w:id="2061" w:author="Pablo Barrero Cruz" w:date="2026-06-30T13:24:00Z" w16du:dateUtc="2026-06-30T11:24:00Z">
          <w:pPr>
            <w:pStyle w:val="Descripcin"/>
            <w:spacing w:before="240"/>
          </w:pPr>
        </w:pPrChange>
      </w:pPr>
      <w:bookmarkStart w:id="2062" w:name="_Toc233720875"/>
      <w:r w:rsidRPr="00B0767E">
        <w:rPr>
          <w:rStyle w:val="nfasisintenso"/>
        </w:rPr>
        <w:t xml:space="preserve">Tabla </w:t>
      </w:r>
      <w:r w:rsidRPr="00973E22">
        <w:t>6.2. Servicios y controladores principales.</w:t>
      </w:r>
      <w:bookmarkEnd w:id="2062"/>
    </w:p>
    <w:p w14:paraId="7E75D089" w14:textId="77777777" w:rsidR="00D94BDF" w:rsidRDefault="00D94BDF" w:rsidP="00D94BDF">
      <w:pPr>
        <w:pStyle w:val="Ttulo3"/>
      </w:pPr>
      <w:bookmarkStart w:id="2063" w:name="_Toc233728288"/>
      <w:r>
        <w:t>Justificación del Diseño</w:t>
      </w:r>
      <w:bookmarkEnd w:id="2063"/>
    </w:p>
    <w:p w14:paraId="08CE05B1" w14:textId="77777777" w:rsidR="00D94BDF" w:rsidRDefault="00D94BDF" w:rsidP="00D94BDF">
      <w:r>
        <w:t>El diseño de clases mantiene una correspondencia directa con los subsistemas definidos en el análisis. Los usuarios y sesiones dan soporte a la autenticación y control de acceso; los grupos permiten asignar cuestionarios a conjuntos de estudiantes; las preguntas y cuestionarios cubren la gestión del contenido evaluativo; y los intentos almacenan la interacción real del alumnado con la herramienta.</w:t>
      </w:r>
    </w:p>
    <w:p w14:paraId="62BD1CC2" w14:textId="77777777" w:rsidR="00D94BDF" w:rsidRDefault="00D94BDF" w:rsidP="00D94BDF">
      <w:r>
        <w:t xml:space="preserve">La existencia de clases embebidas en Quiz y QuizAttempt se justifica por la naturaleza documental de MongoDB. En lugar de repartir cada dato en muchas colecciones pequeñas, se agrupan dentro del documento aquellos elementos que forman parte natural de un mismo </w:t>
      </w:r>
      <w:r>
        <w:lastRenderedPageBreak/>
        <w:t>agregado. Esto simplifica la lectura de cuestionarios e intentos completos y reduce la necesidad de consultas adicionales.</w:t>
      </w:r>
    </w:p>
    <w:p w14:paraId="0C0526EE" w14:textId="77777777" w:rsidR="00D94BDF" w:rsidRDefault="00D94BDF" w:rsidP="00D94BDF">
      <w:r>
        <w:t>El campo questionConfig de Question se ha diseñado como una configuración flexible porque cada tipo de pregunta necesita datos distintos. Una pregunta de verdadero/falso, una pregunta de selección simple, una pregunta de selección múltiple y una pregunta paramétrica no comparten exactamente la misma estructura interna. Esta decisión evita forzar un modelo rígido y facilita añadir nuevos tipos de pregunta en el futuro.</w:t>
      </w:r>
    </w:p>
    <w:p w14:paraId="3CB333E1" w14:textId="77777777" w:rsidR="00D94BDF" w:rsidRDefault="00D94BDF" w:rsidP="00D94BDF">
      <w:r>
        <w:t>Por último, la división entre clases persistentes, servicios y controladores permite que el diseño sea comprensible y comprobable. Las clases persistentes representan el estado del sistema, los servicios concentran las reglas de negocio y los controladores actúan como capa de entrada. Esta organización encaja con el uso de NestJS y con el objetivo de mantener un código modular, validable y suficientemente mantenible para un Trabajo de Fin de Grado.</w:t>
      </w:r>
    </w:p>
    <w:p w14:paraId="2F984990" w14:textId="77777777" w:rsidR="00AF0C8D" w:rsidRPr="0060594C" w:rsidRDefault="00AF0C8D" w:rsidP="0060594C"/>
    <w:p w14:paraId="004ADCE7" w14:textId="77777777" w:rsidR="0024104A" w:rsidRDefault="0024104A">
      <w:pPr>
        <w:jc w:val="left"/>
        <w:rPr>
          <w:b/>
          <w:bCs/>
          <w:color w:val="DDDDDD" w:themeColor="accent1"/>
          <w:sz w:val="40"/>
          <w:szCs w:val="26"/>
        </w:rPr>
      </w:pPr>
      <w:r>
        <w:br w:type="page"/>
      </w:r>
    </w:p>
    <w:p w14:paraId="53093740" w14:textId="77777777" w:rsidR="00AF0C8D" w:rsidRDefault="00AF0C8D" w:rsidP="00AF0C8D">
      <w:pPr>
        <w:pStyle w:val="Ttulo2"/>
      </w:pPr>
      <w:bookmarkStart w:id="2064" w:name="_Toc233728289"/>
      <w:r>
        <w:lastRenderedPageBreak/>
        <w:t xml:space="preserve">Diagramas de </w:t>
      </w:r>
      <w:r w:rsidR="00397B5C">
        <w:t>Interacción</w:t>
      </w:r>
      <w:r>
        <w:t xml:space="preserve"> y Estados</w:t>
      </w:r>
      <w:bookmarkEnd w:id="2064"/>
    </w:p>
    <w:p w14:paraId="2769B803" w14:textId="77777777" w:rsidR="009258F9" w:rsidRDefault="009258F9" w:rsidP="009258F9">
      <w:r>
        <w:t>En este apartado se describe el comportamiento dinámico de la aplicación mediante diagramas de interacción y diagramas de estados. Mientras que los apartados anteriores se centran en la estructura del sistema, aquí se representa cómo colaboran los actores, la interfaz web, la API y la persistencia durante algunos casos de uso representativos.</w:t>
      </w:r>
    </w:p>
    <w:p w14:paraId="1DC51233" w14:textId="77777777" w:rsidR="009258F9" w:rsidRDefault="009258F9" w:rsidP="009258F9">
      <w:r>
        <w:t>Se han seleccionado dos casos de uso especialmente relevantes para el proyecto. El primero es la realización de un cuestionario por parte del alumnado, porque atraviesa el acceso al cuestionario, la generación del intento, la carga de preguntas, el envío de respuestas, la corrección automática y la presentación del resultado. El segundo es la consulta de estadísticas por parte del profesorado, porque representa el uso posterior de los datos generados por los intentos y conecta con las analíticas descritas en el análisis.</w:t>
      </w:r>
    </w:p>
    <w:p w14:paraId="3713F129" w14:textId="201DF6A9" w:rsidR="00AF0C8D" w:rsidRDefault="00F02883" w:rsidP="00A51872">
      <w:pPr>
        <w:pStyle w:val="Ttulo3"/>
      </w:pPr>
      <w:bookmarkStart w:id="2065" w:name="_Toc233728290"/>
      <w:r>
        <w:t>Caso de Uso</w:t>
      </w:r>
      <w:r w:rsidR="00AF0C8D">
        <w:t xml:space="preserve"> </w:t>
      </w:r>
      <w:r w:rsidR="008243EB">
        <w:t>UC-10: Realizar cuestionario</w:t>
      </w:r>
      <w:bookmarkEnd w:id="2065"/>
    </w:p>
    <w:p w14:paraId="4C57853E" w14:textId="77777777" w:rsidR="002D0A86" w:rsidRDefault="002D0A86" w:rsidP="002D0A86">
      <w:r>
        <w:t>Este caso de uso comienza cuando el Alumno accede a un cuestionario disponible, bien mediante enlace directo o mediante código de acceso. El sistema debe comprobar que el cuestionario está publicado, que se encuentra dentro de las fechas permitidas, que el participante pertenece a la audiencia correspondiente y que todavía dispone de intentos.</w:t>
      </w:r>
    </w:p>
    <w:p w14:paraId="549F7D4E" w14:textId="77777777" w:rsidR="002D0A86" w:rsidRDefault="002D0A86" w:rsidP="002D0A86">
      <w:r>
        <w:t>Una vez superadas estas comprobaciones, el servidor crea un intento en estado activo. Para ello genera una copia de las preguntas servidas, incluyendo configuración, puntuación y orden. Esta copia es importante porque garantiza que el intento pueda corregirse de forma estable incluso si posteriormente se modifica alguna pregunta del banco.</w:t>
      </w:r>
    </w:p>
    <w:p w14:paraId="35E0A9E2" w14:textId="0D0B6335" w:rsidR="0075155A" w:rsidRDefault="0075155A" w:rsidP="002D0A86">
      <w:pPr>
        <w:pStyle w:val="Descripcin"/>
      </w:pPr>
      <w:r>
        <w:rPr>
          <w:noProof/>
        </w:rPr>
        <w:lastRenderedPageBreak/>
        <w:drawing>
          <wp:inline distT="0" distB="0" distL="0" distR="0" wp14:anchorId="5DD731CF" wp14:editId="3564AADD">
            <wp:extent cx="5311140" cy="3860800"/>
            <wp:effectExtent l="0" t="0" r="3810" b="6350"/>
            <wp:docPr id="7"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11140" cy="3860800"/>
                    </a:xfrm>
                    <a:prstGeom prst="rect">
                      <a:avLst/>
                    </a:prstGeom>
                    <a:noFill/>
                    <a:ln>
                      <a:noFill/>
                    </a:ln>
                  </pic:spPr>
                </pic:pic>
              </a:graphicData>
            </a:graphic>
          </wp:inline>
        </w:drawing>
      </w:r>
    </w:p>
    <w:p w14:paraId="0596F4C1" w14:textId="2A345D01" w:rsidR="002D0A86" w:rsidRDefault="002D0A86">
      <w:pPr>
        <w:pStyle w:val="PiedeTabla"/>
        <w:pPrChange w:id="2066" w:author="Pablo Barrero Cruz" w:date="2026-06-30T13:24:00Z" w16du:dateUtc="2026-06-30T11:24:00Z">
          <w:pPr>
            <w:pStyle w:val="Descripcin"/>
          </w:pPr>
        </w:pPrChange>
      </w:pPr>
      <w:bookmarkStart w:id="2067" w:name="_Toc233720876"/>
      <w:r>
        <w:t>Figura 6.5. Diagrama de secuencia del caso de uso UC-10.</w:t>
      </w:r>
      <w:bookmarkEnd w:id="2067"/>
    </w:p>
    <w:p w14:paraId="7351BEA6" w14:textId="77777777" w:rsidR="002D0A86" w:rsidRDefault="002D0A86" w:rsidP="002D0A86">
      <w:r>
        <w:t>El envío del cuestionario se realiza sobre el intento creado previamente. El servidor recupera el intento, comprueba que continúa activo, valida el formato de las respuestas, aplica la corrección automática y actualiza el documento con las respuestas, la puntuación obtenida y el estado final. La interfaz recibe el resultado y muestra la información permitida según la configuración de visibilidad del cuestionario.</w:t>
      </w:r>
    </w:p>
    <w:p w14:paraId="220BEC94" w14:textId="7F50AC17" w:rsidR="002D0A86" w:rsidRDefault="002D0A86" w:rsidP="002D0A86">
      <w:pPr>
        <w:pStyle w:val="Ttulo3"/>
      </w:pPr>
      <w:bookmarkStart w:id="2068" w:name="_Toc233728291"/>
      <w:r>
        <w:t xml:space="preserve">Caso de Uso UC-12: Consultar </w:t>
      </w:r>
      <w:r w:rsidR="00756F66">
        <w:t>analíticas</w:t>
      </w:r>
      <w:bookmarkEnd w:id="2068"/>
    </w:p>
    <w:p w14:paraId="3E7FB06C" w14:textId="77777777" w:rsidR="002D0A86" w:rsidRDefault="002D0A86" w:rsidP="002D0A86">
      <w:r>
        <w:t>Este caso de uso está asociado al perfil de profesor o administrador. El usuario solicita las analíticas de un cuestionario concreto y el sistema comprueba primero que tiene permisos para gestionarlo. Después recupera los intentos asociados, resuelve la información básica de los participantes y calcula métricas agregadas.</w:t>
      </w:r>
    </w:p>
    <w:p w14:paraId="43A00417" w14:textId="5AF6E13F" w:rsidR="002D0A86" w:rsidRDefault="002D0A86" w:rsidP="002D0A86">
      <w:r>
        <w:t xml:space="preserve">Las </w:t>
      </w:r>
      <w:r w:rsidR="00756F66">
        <w:t>analíticas</w:t>
      </w:r>
      <w:r>
        <w:t xml:space="preserve"> incluyen resumen de resultados, distribución de puntuaciones, detalle de intentos y rendimiento por pregunta. Además, el sistema permite exportar los datos en formato “CSV” para facilitar una revisión posterior o el tratamiento externo de la información.</w:t>
      </w:r>
    </w:p>
    <w:p w14:paraId="76D69F4D" w14:textId="786FA1C9" w:rsidR="00AC687C" w:rsidRDefault="00AC687C" w:rsidP="002D0A86">
      <w:pPr>
        <w:pStyle w:val="Descripcin"/>
      </w:pPr>
      <w:r>
        <w:rPr>
          <w:noProof/>
        </w:rPr>
        <w:lastRenderedPageBreak/>
        <w:drawing>
          <wp:inline distT="0" distB="0" distL="0" distR="0" wp14:anchorId="34D64140" wp14:editId="225F1992">
            <wp:extent cx="5311140" cy="3126740"/>
            <wp:effectExtent l="0" t="0" r="3810" b="0"/>
            <wp:docPr id="9"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11140" cy="3126740"/>
                    </a:xfrm>
                    <a:prstGeom prst="rect">
                      <a:avLst/>
                    </a:prstGeom>
                    <a:noFill/>
                    <a:ln>
                      <a:noFill/>
                    </a:ln>
                  </pic:spPr>
                </pic:pic>
              </a:graphicData>
            </a:graphic>
          </wp:inline>
        </w:drawing>
      </w:r>
    </w:p>
    <w:p w14:paraId="6CC9AC90" w14:textId="3C3C780F" w:rsidR="002D0A86" w:rsidRDefault="002D0A86">
      <w:pPr>
        <w:pStyle w:val="PiedeTabla"/>
        <w:pPrChange w:id="2069" w:author="Pablo Barrero Cruz" w:date="2026-06-30T13:24:00Z" w16du:dateUtc="2026-06-30T11:24:00Z">
          <w:pPr>
            <w:pStyle w:val="Descripcin"/>
          </w:pPr>
        </w:pPrChange>
      </w:pPr>
      <w:bookmarkStart w:id="2070" w:name="_Toc233720877"/>
      <w:r>
        <w:t>Figura 6.6. Diagrama de secuencia del caso de uso UC-12.</w:t>
      </w:r>
      <w:bookmarkEnd w:id="2070"/>
    </w:p>
    <w:p w14:paraId="775C5187" w14:textId="77777777" w:rsidR="002D0A86" w:rsidRDefault="002D0A86" w:rsidP="002D0A86">
      <w:r>
        <w:t>El diagrama muestra que la página de analíticas no calcula los resultados por sí misma. La lógica se concentra en el servicio de analíticas del “backend”, que combina información documental de MongoDB con datos relacionales de MariaDB cuando necesita mostrar nombres o datos asociados a participantes.</w:t>
      </w:r>
    </w:p>
    <w:p w14:paraId="2BB0A241" w14:textId="77777777" w:rsidR="002D0A86" w:rsidRDefault="002D0A86" w:rsidP="002D0A86">
      <w:pPr>
        <w:pStyle w:val="Ttulo3"/>
      </w:pPr>
      <w:bookmarkStart w:id="2071" w:name="_Toc233728292"/>
      <w:r>
        <w:t>Diagramas de Estados de las Clases</w:t>
      </w:r>
      <w:bookmarkEnd w:id="2071"/>
    </w:p>
    <w:p w14:paraId="324D54FB" w14:textId="77777777" w:rsidR="002D0A86" w:rsidRDefault="002D0A86" w:rsidP="002D0A86">
      <w:r>
        <w:t>Además de los diagramas de secuencia, resulta útil representar los estados de las clases que tienen un ciclo de vida relevante. En este proyecto destacan Quiz y QuizAttempt, ya que sus estados condicionan qué operaciones puede realizar el usuario en cada momento.</w:t>
      </w:r>
    </w:p>
    <w:p w14:paraId="5BC1F1F4" w14:textId="77777777" w:rsidR="002D0A86" w:rsidRDefault="002D0A86" w:rsidP="002D0A86">
      <w:pPr>
        <w:pStyle w:val="Ttulo4"/>
      </w:pPr>
      <w:r>
        <w:t>Estados de Quiz</w:t>
      </w:r>
    </w:p>
    <w:p w14:paraId="3A6C1680" w14:textId="77777777" w:rsidR="002D0A86" w:rsidRDefault="002D0A86" w:rsidP="002D0A86">
      <w:r>
        <w:t>La clase Quiz representa un cuestionario creado por el profesorado. Su ciclo principal distingue entre cuestionarios en borrador y cuestionarios publicados. Mientras está en borrador puede configurarse; cuando se publica pasa a estar disponible para el alumnado si se cumplen las condiciones de fechas, grupos y código de acceso.</w:t>
      </w:r>
    </w:p>
    <w:p w14:paraId="19EE97EF" w14:textId="5A5EB12A" w:rsidR="005A3A8F" w:rsidRDefault="005A3A8F" w:rsidP="002D0A86">
      <w:pPr>
        <w:pStyle w:val="Descripcin"/>
      </w:pPr>
      <w:r>
        <w:rPr>
          <w:noProof/>
        </w:rPr>
        <w:lastRenderedPageBreak/>
        <w:drawing>
          <wp:inline distT="0" distB="0" distL="0" distR="0" wp14:anchorId="7DBF7431" wp14:editId="0E4CE639">
            <wp:extent cx="5311140" cy="2661285"/>
            <wp:effectExtent l="0" t="0" r="3810" b="5715"/>
            <wp:docPr id="13"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11140" cy="2661285"/>
                    </a:xfrm>
                    <a:prstGeom prst="rect">
                      <a:avLst/>
                    </a:prstGeom>
                    <a:noFill/>
                    <a:ln>
                      <a:noFill/>
                    </a:ln>
                  </pic:spPr>
                </pic:pic>
              </a:graphicData>
            </a:graphic>
          </wp:inline>
        </w:drawing>
      </w:r>
    </w:p>
    <w:p w14:paraId="5FA805D0" w14:textId="181287C0" w:rsidR="002D0A86" w:rsidRDefault="002D0A86">
      <w:pPr>
        <w:pStyle w:val="PiedeTabla"/>
        <w:pPrChange w:id="2072" w:author="Pablo Barrero Cruz" w:date="2026-06-30T13:24:00Z" w16du:dateUtc="2026-06-30T11:24:00Z">
          <w:pPr>
            <w:pStyle w:val="Descripcin"/>
          </w:pPr>
        </w:pPrChange>
      </w:pPr>
      <w:bookmarkStart w:id="2073" w:name="_Toc233720878"/>
      <w:r>
        <w:t>Figura 6.7. Diagrama de estados de la clase Quiz.</w:t>
      </w:r>
      <w:bookmarkEnd w:id="2073"/>
    </w:p>
    <w:p w14:paraId="21708422" w14:textId="77777777" w:rsidR="002D0A86" w:rsidRDefault="002D0A86" w:rsidP="002D0A86">
      <w:pPr>
        <w:pStyle w:val="Ttulo4"/>
      </w:pPr>
      <w:r>
        <w:t>Estados de QuizAttempt</w:t>
      </w:r>
    </w:p>
    <w:p w14:paraId="7489E1D8" w14:textId="77777777" w:rsidR="002D0A86" w:rsidRDefault="002D0A86" w:rsidP="002D0A86">
      <w:r>
        <w:t>La clase QuizAttempt representa un intento concreto de realización de un cuestionario. El intento nace en estado activo, puede terminar como enviado si el Alumno entrega las respuestas, o como expirado si se supera el límite temporal o el cuestionario deja de estar disponible antes del envío.</w:t>
      </w:r>
    </w:p>
    <w:p w14:paraId="5ED3961C" w14:textId="2F823AAD" w:rsidR="00AC687C" w:rsidRDefault="00AC687C" w:rsidP="002D0A86">
      <w:pPr>
        <w:pStyle w:val="Descripcin"/>
      </w:pPr>
    </w:p>
    <w:p w14:paraId="4C3D2CF9" w14:textId="0FB7BA9E" w:rsidR="005A3A8F" w:rsidRDefault="005A3A8F" w:rsidP="002D0A86">
      <w:pPr>
        <w:pStyle w:val="Descripcin"/>
      </w:pPr>
      <w:r>
        <w:rPr>
          <w:noProof/>
        </w:rPr>
        <w:drawing>
          <wp:inline distT="0" distB="0" distL="0" distR="0" wp14:anchorId="7CB4F355" wp14:editId="63971A17">
            <wp:extent cx="5311140" cy="2700655"/>
            <wp:effectExtent l="0" t="0" r="3810" b="4445"/>
            <wp:docPr id="15"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11140" cy="2700655"/>
                    </a:xfrm>
                    <a:prstGeom prst="rect">
                      <a:avLst/>
                    </a:prstGeom>
                    <a:noFill/>
                    <a:ln>
                      <a:noFill/>
                    </a:ln>
                  </pic:spPr>
                </pic:pic>
              </a:graphicData>
            </a:graphic>
          </wp:inline>
        </w:drawing>
      </w:r>
    </w:p>
    <w:p w14:paraId="68A9FEF9" w14:textId="04C9C953" w:rsidR="002D0A86" w:rsidRDefault="002D0A86">
      <w:pPr>
        <w:pStyle w:val="PiedeTabla"/>
        <w:pPrChange w:id="2074" w:author="Pablo Barrero Cruz" w:date="2026-06-30T13:24:00Z" w16du:dateUtc="2026-06-30T11:24:00Z">
          <w:pPr>
            <w:pStyle w:val="Descripcin"/>
          </w:pPr>
        </w:pPrChange>
      </w:pPr>
      <w:bookmarkStart w:id="2075" w:name="_Toc233720879"/>
      <w:r>
        <w:t>Figura 6.8. Diagrama de estados de la clase QuizAttempt.</w:t>
      </w:r>
      <w:bookmarkEnd w:id="2075"/>
    </w:p>
    <w:p w14:paraId="49010648" w14:textId="77777777" w:rsidR="002D0A86" w:rsidRDefault="002D0A86" w:rsidP="002D0A86">
      <w:pPr>
        <w:pStyle w:val="Ttulo3"/>
      </w:pPr>
      <w:bookmarkStart w:id="2076" w:name="_Toc233728293"/>
      <w:r>
        <w:lastRenderedPageBreak/>
        <w:t>Resumen de decisiones de diseño</w:t>
      </w:r>
      <w:bookmarkEnd w:id="2076"/>
    </w:p>
    <w:p w14:paraId="475AE27B" w14:textId="77777777" w:rsidR="002D0A86" w:rsidRDefault="002D0A86" w:rsidP="002D0A86">
      <w:r>
        <w:t>Los diagramas anteriores muestran que el diseño mantiene una separación clara entre interfaz, controladores, servicios y persistencia. La interfaz recoge las acciones del usuario, los controladores reciben las peticiones, los servicios aplican reglas de negocio y las bases de datos almacenan el estado final.</w:t>
      </w:r>
    </w:p>
    <w:tbl>
      <w:tblPr>
        <w:tblStyle w:val="Tablaconcuadrcula"/>
        <w:tblW w:w="0" w:type="auto"/>
        <w:jc w:val="center"/>
        <w:tblLook w:val="04A0" w:firstRow="1" w:lastRow="0" w:firstColumn="1" w:lastColumn="0" w:noHBand="0" w:noVBand="1"/>
      </w:tblPr>
      <w:tblGrid>
        <w:gridCol w:w="2784"/>
        <w:gridCol w:w="2785"/>
        <w:gridCol w:w="2785"/>
      </w:tblGrid>
      <w:tr w:rsidR="00973E22" w14:paraId="14DE685C" w14:textId="77777777">
        <w:trPr>
          <w:trHeight w:val="525"/>
          <w:jc w:val="center"/>
        </w:trPr>
        <w:tc>
          <w:tcPr>
            <w:tcW w:w="8354" w:type="dxa"/>
            <w:gridSpan w:val="3"/>
            <w:shd w:val="clear" w:color="auto" w:fill="DDDDDD" w:themeFill="accent1"/>
            <w:vAlign w:val="center"/>
          </w:tcPr>
          <w:p w14:paraId="3857A193" w14:textId="310C1FB2" w:rsidR="00973E22" w:rsidRDefault="00973E22" w:rsidP="00FF7724">
            <w:pPr>
              <w:jc w:val="center"/>
              <w:rPr>
                <w:b/>
                <w:sz w:val="18"/>
              </w:rPr>
            </w:pPr>
            <w:r w:rsidRPr="00973E22">
              <w:rPr>
                <w:b/>
                <w:sz w:val="18"/>
              </w:rPr>
              <w:t>Decisiones de diseño en los diagramas de interacción y estados</w:t>
            </w:r>
          </w:p>
        </w:tc>
      </w:tr>
      <w:tr w:rsidR="002D0A86" w14:paraId="45906E0F" w14:textId="77777777" w:rsidTr="00FF7724">
        <w:trPr>
          <w:trHeight w:val="419"/>
          <w:jc w:val="center"/>
        </w:trPr>
        <w:tc>
          <w:tcPr>
            <w:tcW w:w="2784" w:type="dxa"/>
            <w:shd w:val="clear" w:color="auto" w:fill="F2F2F2" w:themeFill="background1" w:themeFillShade="F2"/>
            <w:vAlign w:val="center"/>
          </w:tcPr>
          <w:p w14:paraId="04AF58DC" w14:textId="77777777" w:rsidR="002D0A86" w:rsidRDefault="002D0A86">
            <w:r>
              <w:rPr>
                <w:b/>
                <w:sz w:val="18"/>
              </w:rPr>
              <w:t>Elemento</w:t>
            </w:r>
          </w:p>
        </w:tc>
        <w:tc>
          <w:tcPr>
            <w:tcW w:w="2785" w:type="dxa"/>
            <w:shd w:val="clear" w:color="auto" w:fill="F2F2F2" w:themeFill="background1" w:themeFillShade="F2"/>
            <w:vAlign w:val="center"/>
          </w:tcPr>
          <w:p w14:paraId="55F0B109" w14:textId="77777777" w:rsidR="002D0A86" w:rsidRDefault="002D0A86">
            <w:r>
              <w:rPr>
                <w:b/>
                <w:sz w:val="18"/>
              </w:rPr>
              <w:t>Decisión de diseño</w:t>
            </w:r>
          </w:p>
        </w:tc>
        <w:tc>
          <w:tcPr>
            <w:tcW w:w="2785" w:type="dxa"/>
            <w:shd w:val="clear" w:color="auto" w:fill="F2F2F2" w:themeFill="background1" w:themeFillShade="F2"/>
            <w:vAlign w:val="center"/>
          </w:tcPr>
          <w:p w14:paraId="0DC47A31" w14:textId="77777777" w:rsidR="002D0A86" w:rsidRDefault="002D0A86">
            <w:r>
              <w:rPr>
                <w:b/>
                <w:sz w:val="18"/>
              </w:rPr>
              <w:t>Motivo</w:t>
            </w:r>
          </w:p>
        </w:tc>
      </w:tr>
      <w:tr w:rsidR="002D0A86" w14:paraId="41D47952" w14:textId="77777777" w:rsidTr="00973E22">
        <w:trPr>
          <w:jc w:val="center"/>
        </w:trPr>
        <w:tc>
          <w:tcPr>
            <w:tcW w:w="2784" w:type="dxa"/>
            <w:vAlign w:val="center"/>
          </w:tcPr>
          <w:p w14:paraId="50DB217F" w14:textId="77777777" w:rsidR="002D0A86" w:rsidRDefault="002D0A86">
            <w:r>
              <w:rPr>
                <w:sz w:val="18"/>
              </w:rPr>
              <w:t>Intento</w:t>
            </w:r>
          </w:p>
        </w:tc>
        <w:tc>
          <w:tcPr>
            <w:tcW w:w="2785" w:type="dxa"/>
            <w:vAlign w:val="center"/>
          </w:tcPr>
          <w:p w14:paraId="01A0DC22" w14:textId="77777777" w:rsidR="002D0A86" w:rsidRDefault="002D0A86">
            <w:r>
              <w:rPr>
                <w:sz w:val="18"/>
              </w:rPr>
              <w:t>Se crea antes de responder al cuestionario.</w:t>
            </w:r>
          </w:p>
        </w:tc>
        <w:tc>
          <w:tcPr>
            <w:tcW w:w="2785" w:type="dxa"/>
            <w:vAlign w:val="center"/>
          </w:tcPr>
          <w:p w14:paraId="1329B369" w14:textId="77777777" w:rsidR="002D0A86" w:rsidRDefault="002D0A86">
            <w:r>
              <w:rPr>
                <w:sz w:val="18"/>
              </w:rPr>
              <w:t>Permite controlar tiempo, número de intento y preguntas servidas.</w:t>
            </w:r>
          </w:p>
        </w:tc>
      </w:tr>
      <w:tr w:rsidR="002D0A86" w14:paraId="57A04AF8" w14:textId="77777777" w:rsidTr="00973E22">
        <w:trPr>
          <w:jc w:val="center"/>
        </w:trPr>
        <w:tc>
          <w:tcPr>
            <w:tcW w:w="2784" w:type="dxa"/>
            <w:vAlign w:val="center"/>
          </w:tcPr>
          <w:p w14:paraId="0F3F0A48" w14:textId="77777777" w:rsidR="002D0A86" w:rsidRDefault="002D0A86">
            <w:r>
              <w:rPr>
                <w:sz w:val="18"/>
              </w:rPr>
              <w:t>“Snapshot” de preguntas</w:t>
            </w:r>
          </w:p>
        </w:tc>
        <w:tc>
          <w:tcPr>
            <w:tcW w:w="2785" w:type="dxa"/>
            <w:vAlign w:val="center"/>
          </w:tcPr>
          <w:p w14:paraId="007A32E5" w14:textId="77777777" w:rsidR="002D0A86" w:rsidRDefault="002D0A86">
            <w:r>
              <w:rPr>
                <w:sz w:val="18"/>
              </w:rPr>
              <w:t>Se guarda dentro del intento.</w:t>
            </w:r>
          </w:p>
        </w:tc>
        <w:tc>
          <w:tcPr>
            <w:tcW w:w="2785" w:type="dxa"/>
            <w:vAlign w:val="center"/>
          </w:tcPr>
          <w:p w14:paraId="6AFF1A49" w14:textId="77777777" w:rsidR="002D0A86" w:rsidRDefault="002D0A86">
            <w:r>
              <w:rPr>
                <w:sz w:val="18"/>
              </w:rPr>
              <w:t>Conserva la trazabilidad de lo que vio el Alumno.</w:t>
            </w:r>
          </w:p>
        </w:tc>
      </w:tr>
      <w:tr w:rsidR="002D0A86" w14:paraId="045AE5FE" w14:textId="77777777" w:rsidTr="00973E22">
        <w:trPr>
          <w:jc w:val="center"/>
        </w:trPr>
        <w:tc>
          <w:tcPr>
            <w:tcW w:w="2784" w:type="dxa"/>
            <w:vAlign w:val="center"/>
          </w:tcPr>
          <w:p w14:paraId="3B68F96A" w14:textId="77777777" w:rsidR="002D0A86" w:rsidRDefault="002D0A86">
            <w:r>
              <w:rPr>
                <w:sz w:val="18"/>
              </w:rPr>
              <w:t>Corrección</w:t>
            </w:r>
          </w:p>
        </w:tc>
        <w:tc>
          <w:tcPr>
            <w:tcW w:w="2785" w:type="dxa"/>
            <w:vAlign w:val="center"/>
          </w:tcPr>
          <w:p w14:paraId="453531DF" w14:textId="77777777" w:rsidR="002D0A86" w:rsidRDefault="002D0A86">
            <w:r>
              <w:rPr>
                <w:sz w:val="18"/>
              </w:rPr>
              <w:t>Se realiza en el “backend”.</w:t>
            </w:r>
          </w:p>
        </w:tc>
        <w:tc>
          <w:tcPr>
            <w:tcW w:w="2785" w:type="dxa"/>
            <w:vAlign w:val="center"/>
          </w:tcPr>
          <w:p w14:paraId="24C7141A" w14:textId="77777777" w:rsidR="002D0A86" w:rsidRDefault="002D0A86">
            <w:r>
              <w:rPr>
                <w:sz w:val="18"/>
              </w:rPr>
              <w:t>Evita depender de la interfaz y centraliza la lógica de evaluación.</w:t>
            </w:r>
          </w:p>
        </w:tc>
      </w:tr>
      <w:tr w:rsidR="002D0A86" w14:paraId="12EB6B05" w14:textId="77777777" w:rsidTr="00973E22">
        <w:trPr>
          <w:jc w:val="center"/>
        </w:trPr>
        <w:tc>
          <w:tcPr>
            <w:tcW w:w="2784" w:type="dxa"/>
            <w:vAlign w:val="center"/>
          </w:tcPr>
          <w:p w14:paraId="2E35EBC2" w14:textId="77777777" w:rsidR="002D0A86" w:rsidRDefault="002D0A86">
            <w:r>
              <w:rPr>
                <w:sz w:val="18"/>
              </w:rPr>
              <w:t>Analíticas</w:t>
            </w:r>
          </w:p>
        </w:tc>
        <w:tc>
          <w:tcPr>
            <w:tcW w:w="2785" w:type="dxa"/>
            <w:vAlign w:val="center"/>
          </w:tcPr>
          <w:p w14:paraId="65A24AF0" w14:textId="77777777" w:rsidR="002D0A86" w:rsidRDefault="002D0A86">
            <w:r>
              <w:rPr>
                <w:sz w:val="18"/>
              </w:rPr>
              <w:t>Se calculan desde los intentos almacenados.</w:t>
            </w:r>
          </w:p>
        </w:tc>
        <w:tc>
          <w:tcPr>
            <w:tcW w:w="2785" w:type="dxa"/>
            <w:vAlign w:val="center"/>
          </w:tcPr>
          <w:p w14:paraId="1E21D4BF" w14:textId="77777777" w:rsidR="002D0A86" w:rsidRDefault="002D0A86">
            <w:r>
              <w:rPr>
                <w:sz w:val="18"/>
              </w:rPr>
              <w:t>Permite obtener métricas coherentes a partir de los resultados reales.</w:t>
            </w:r>
          </w:p>
        </w:tc>
      </w:tr>
      <w:tr w:rsidR="002D0A86" w14:paraId="3B913233" w14:textId="77777777" w:rsidTr="00973E22">
        <w:trPr>
          <w:jc w:val="center"/>
        </w:trPr>
        <w:tc>
          <w:tcPr>
            <w:tcW w:w="2784" w:type="dxa"/>
            <w:vAlign w:val="center"/>
          </w:tcPr>
          <w:p w14:paraId="6C756B2A" w14:textId="77777777" w:rsidR="002D0A86" w:rsidRDefault="002D0A86">
            <w:r>
              <w:rPr>
                <w:sz w:val="18"/>
              </w:rPr>
              <w:t>Estados</w:t>
            </w:r>
          </w:p>
        </w:tc>
        <w:tc>
          <w:tcPr>
            <w:tcW w:w="2785" w:type="dxa"/>
            <w:vAlign w:val="center"/>
          </w:tcPr>
          <w:p w14:paraId="6F9D2DFB" w14:textId="77777777" w:rsidR="002D0A86" w:rsidRDefault="002D0A86">
            <w:r>
              <w:rPr>
                <w:sz w:val="18"/>
              </w:rPr>
              <w:t>Quiz y QuizAttempt tienen ciclos de vida explícitos.</w:t>
            </w:r>
          </w:p>
        </w:tc>
        <w:tc>
          <w:tcPr>
            <w:tcW w:w="2785" w:type="dxa"/>
            <w:vAlign w:val="center"/>
          </w:tcPr>
          <w:p w14:paraId="7BF9DC9B" w14:textId="77777777" w:rsidR="002D0A86" w:rsidRDefault="002D0A86">
            <w:r>
              <w:rPr>
                <w:sz w:val="18"/>
              </w:rPr>
              <w:t>Facilita controlar operaciones permitidas y errores de flujo.</w:t>
            </w:r>
          </w:p>
        </w:tc>
      </w:tr>
    </w:tbl>
    <w:p w14:paraId="5001535A" w14:textId="38CD6317" w:rsidR="00973E22" w:rsidRPr="00973E22" w:rsidRDefault="00973E22">
      <w:pPr>
        <w:pStyle w:val="PiedeTabla"/>
        <w:pPrChange w:id="2077" w:author="Pablo Barrero Cruz" w:date="2026-06-30T13:24:00Z" w16du:dateUtc="2026-06-30T11:24:00Z">
          <w:pPr>
            <w:pStyle w:val="Descripcin"/>
            <w:spacing w:before="240"/>
          </w:pPr>
        </w:pPrChange>
      </w:pPr>
      <w:bookmarkStart w:id="2078" w:name="_Toc233720880"/>
      <w:r w:rsidRPr="00973E22">
        <w:t>Tabla 6.3. Decisiones de diseño en los diagramas de interacción y estados.</w:t>
      </w:r>
      <w:bookmarkEnd w:id="2078"/>
    </w:p>
    <w:p w14:paraId="41391940" w14:textId="5DE793C9" w:rsidR="00973E22" w:rsidRPr="00B0767E" w:rsidRDefault="00973E22" w:rsidP="00973E22">
      <w:pPr>
        <w:pStyle w:val="Descripcin"/>
        <w:spacing w:before="240"/>
        <w:rPr>
          <w:i w:val="0"/>
          <w:iCs/>
        </w:rPr>
      </w:pPr>
    </w:p>
    <w:p w14:paraId="34287C37" w14:textId="77777777" w:rsidR="001650DE" w:rsidRPr="001650DE" w:rsidRDefault="001650DE" w:rsidP="001650DE"/>
    <w:p w14:paraId="10320AF2" w14:textId="77777777" w:rsidR="0024104A" w:rsidRDefault="0024104A">
      <w:pPr>
        <w:jc w:val="left"/>
        <w:rPr>
          <w:b/>
          <w:bCs/>
          <w:color w:val="DDDDDD" w:themeColor="accent1"/>
          <w:sz w:val="40"/>
          <w:szCs w:val="26"/>
        </w:rPr>
      </w:pPr>
      <w:r>
        <w:br w:type="page"/>
      </w:r>
    </w:p>
    <w:p w14:paraId="6ADAABE5" w14:textId="77777777" w:rsidR="001650DE" w:rsidRDefault="001650DE" w:rsidP="001650DE">
      <w:pPr>
        <w:pStyle w:val="Ttulo2"/>
      </w:pPr>
      <w:bookmarkStart w:id="2079" w:name="_Toc233728294"/>
      <w:r>
        <w:lastRenderedPageBreak/>
        <w:t>Diagramas de Actividades</w:t>
      </w:r>
      <w:bookmarkEnd w:id="2079"/>
    </w:p>
    <w:p w14:paraId="00684CA6" w14:textId="77777777" w:rsidR="0025266A" w:rsidRDefault="0025266A" w:rsidP="0025266A">
      <w:r>
        <w:t>Los diagramas de actividades permiten representar el flujo de trabajo de los casos de uso principales del sistema. A diferencia de los diagramas de secuencia, que muestran la colaboración entre objetos o componentes, los diagramas de actividades se centran en el orden de las acciones, las decisiones y los posibles caminos alternativos.</w:t>
      </w:r>
    </w:p>
    <w:p w14:paraId="3C513D7E" w14:textId="77777777" w:rsidR="0025266A" w:rsidRDefault="0025266A" w:rsidP="0025266A">
      <w:r>
        <w:t>En este proyecto se han seleccionado tres actividades representativas. La primera describe la creación y publicación de un cuestionario por parte del profesorado. La segunda recoge el proceso de realización de un cuestionario por parte del alumnado. La tercera muestra la consulta de analíticas y la exportación de resultados. Con estos tres flujos se cubren las operaciones principales del sistema desde el punto de vista docente y del estudiante.</w:t>
      </w:r>
    </w:p>
    <w:p w14:paraId="04677949" w14:textId="77777777" w:rsidR="0025266A" w:rsidRDefault="0025266A" w:rsidP="0025266A">
      <w:pPr>
        <w:pStyle w:val="Ttulo3"/>
      </w:pPr>
      <w:bookmarkStart w:id="2080" w:name="_Toc233728295"/>
      <w:r>
        <w:t>Actividad: crear y publicar cuestionario</w:t>
      </w:r>
      <w:bookmarkEnd w:id="2080"/>
    </w:p>
    <w:p w14:paraId="10A4A6C9" w14:textId="77777777" w:rsidR="0025266A" w:rsidRDefault="0025266A" w:rsidP="0025266A">
      <w:r>
        <w:t>Esta actividad representa el flujo seguido por un profesor cuando crea un cuestionario. El proceso comienza con la introducción de datos básicos y continúa con la configuración de intentos, fechas, tiempo límite, grupos asignados y preguntas. Antes de guardar o publicar, el sistema valida que la configuración sea coherente y que las referencias a preguntas y grupos existan.</w:t>
      </w:r>
    </w:p>
    <w:p w14:paraId="4F818B8A" w14:textId="2D511FFD" w:rsidR="00353D2F" w:rsidRDefault="00353D2F" w:rsidP="0025266A">
      <w:pPr>
        <w:pStyle w:val="Descripcin"/>
      </w:pPr>
      <w:r>
        <w:rPr>
          <w:noProof/>
        </w:rPr>
        <w:lastRenderedPageBreak/>
        <w:drawing>
          <wp:inline distT="0" distB="0" distL="0" distR="0" wp14:anchorId="083A0F8E" wp14:editId="3DDF4269">
            <wp:extent cx="5311140" cy="7512050"/>
            <wp:effectExtent l="0" t="0" r="3810" b="0"/>
            <wp:docPr id="16"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11140" cy="7512050"/>
                    </a:xfrm>
                    <a:prstGeom prst="rect">
                      <a:avLst/>
                    </a:prstGeom>
                    <a:noFill/>
                    <a:ln>
                      <a:noFill/>
                    </a:ln>
                  </pic:spPr>
                </pic:pic>
              </a:graphicData>
            </a:graphic>
          </wp:inline>
        </w:drawing>
      </w:r>
    </w:p>
    <w:p w14:paraId="179F2884" w14:textId="229F2CAC" w:rsidR="0025266A" w:rsidRDefault="0025266A">
      <w:pPr>
        <w:pStyle w:val="PiedeTabla"/>
        <w:pPrChange w:id="2081" w:author="Pablo Barrero Cruz" w:date="2026-06-30T13:24:00Z" w16du:dateUtc="2026-06-30T11:24:00Z">
          <w:pPr>
            <w:pStyle w:val="Descripcin"/>
          </w:pPr>
        </w:pPrChange>
      </w:pPr>
      <w:bookmarkStart w:id="2082" w:name="_Toc233720881"/>
      <w:r>
        <w:t>Figura 6.9. Diagrama de actividad para crear y publicar un cuestionario.</w:t>
      </w:r>
      <w:bookmarkEnd w:id="2082"/>
    </w:p>
    <w:p w14:paraId="2C8FC6CA" w14:textId="77777777" w:rsidR="0025266A" w:rsidRDefault="0025266A" w:rsidP="0025266A">
      <w:r>
        <w:t>La publicación se trata como una acción independiente del guardado en borrador. Esto permite que el Profesor prepare el cuestionario y lo revise antes de hacerlo visible al alumnado. Además, si el cuestionario tiene intentos asociados o referencias inválidas, el sistema puede bloquear determinadas operaciones para preservar la consistencia de los resultados.</w:t>
      </w:r>
    </w:p>
    <w:p w14:paraId="22C9FA0B" w14:textId="77777777" w:rsidR="0025266A" w:rsidRDefault="0025266A" w:rsidP="0025266A">
      <w:pPr>
        <w:pStyle w:val="Ttulo3"/>
      </w:pPr>
      <w:bookmarkStart w:id="2083" w:name="_Toc233728296"/>
      <w:r>
        <w:lastRenderedPageBreak/>
        <w:t>Actividad: realizar cuestionario</w:t>
      </w:r>
      <w:bookmarkEnd w:id="2083"/>
    </w:p>
    <w:p w14:paraId="398A367D" w14:textId="77777777" w:rsidR="0025266A" w:rsidRDefault="0025266A" w:rsidP="0025266A">
      <w:r>
        <w:t>Esta actividad muestra el flujo del alumno al realizar un cuestionario. El sistema no permite iniciar directamente el intento sin comprobaciones previas. Primero se valida que el cuestionario esté publicado, que se encuentre dentro del periodo de disponibilidad, que el Alumno pertenezca a la audiencia correspondiente y que todavía conserve intentos disponibles.</w:t>
      </w:r>
    </w:p>
    <w:p w14:paraId="2D9D772D" w14:textId="522CBB27" w:rsidR="00353D2F" w:rsidRDefault="009369B3" w:rsidP="0025266A">
      <w:pPr>
        <w:pStyle w:val="Descripcin"/>
      </w:pPr>
      <w:r>
        <w:rPr>
          <w:noProof/>
        </w:rPr>
        <w:lastRenderedPageBreak/>
        <w:drawing>
          <wp:inline distT="0" distB="0" distL="0" distR="0" wp14:anchorId="02C3055E" wp14:editId="7D817604">
            <wp:extent cx="5311140" cy="8032750"/>
            <wp:effectExtent l="0" t="0" r="3810" b="6350"/>
            <wp:docPr id="17" name="Imagen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11140" cy="8032750"/>
                    </a:xfrm>
                    <a:prstGeom prst="rect">
                      <a:avLst/>
                    </a:prstGeom>
                    <a:noFill/>
                    <a:ln>
                      <a:noFill/>
                    </a:ln>
                  </pic:spPr>
                </pic:pic>
              </a:graphicData>
            </a:graphic>
          </wp:inline>
        </w:drawing>
      </w:r>
    </w:p>
    <w:p w14:paraId="06591F9F" w14:textId="741A3CDA" w:rsidR="0025266A" w:rsidRDefault="0025266A">
      <w:pPr>
        <w:pStyle w:val="PiedeTabla"/>
        <w:pPrChange w:id="2084" w:author="Pablo Barrero Cruz" w:date="2026-06-30T13:24:00Z" w16du:dateUtc="2026-06-30T11:24:00Z">
          <w:pPr>
            <w:pStyle w:val="Descripcin"/>
          </w:pPr>
        </w:pPrChange>
      </w:pPr>
      <w:bookmarkStart w:id="2085" w:name="_Toc233720882"/>
      <w:r>
        <w:t>Figura 6.10. Diagrama de actividad para realizar un cuestionario.</w:t>
      </w:r>
      <w:bookmarkEnd w:id="2085"/>
    </w:p>
    <w:p w14:paraId="4D278291" w14:textId="77777777" w:rsidR="0025266A" w:rsidRDefault="0025266A" w:rsidP="0025266A">
      <w:r>
        <w:lastRenderedPageBreak/>
        <w:t>Una vez iniciado el intento, el sistema guarda una copia de las preguntas servidas. Después, cuando el Alumno entrega las respuestas, el “backend” valida el formato, corrige automáticamente, calcula la puntuación y actualiza el estado del intento. Si el tiempo expira antes del envío, el intento pasa a estado expirado.</w:t>
      </w:r>
    </w:p>
    <w:p w14:paraId="7FC8C5F8" w14:textId="77777777" w:rsidR="0025266A" w:rsidRDefault="0025266A" w:rsidP="0025266A">
      <w:pPr>
        <w:pStyle w:val="Ttulo3"/>
      </w:pPr>
      <w:bookmarkStart w:id="2086" w:name="_Toc233728297"/>
      <w:r>
        <w:t>Actividad: consultar analíticas y exportar resultados</w:t>
      </w:r>
      <w:bookmarkEnd w:id="2086"/>
    </w:p>
    <w:p w14:paraId="545FBE5E" w14:textId="77777777" w:rsidR="0025266A" w:rsidRDefault="0025266A" w:rsidP="0025266A">
      <w:r>
        <w:t>Esta actividad recoge el proceso seguido por el Profesor para revisar resultados. El sistema comprueba los permisos sobre el cuestionario, carga los intentos asociados y calcula métricas de resumen, distribución de puntuaciones y rendimiento por pregunta. El mismo flujo permite abrir el detalle de un intento concreto o exportar los resultados en formato “CSV”.</w:t>
      </w:r>
    </w:p>
    <w:p w14:paraId="0907AE7F" w14:textId="04F45DDE" w:rsidR="009369B3" w:rsidRDefault="009369B3" w:rsidP="0025266A">
      <w:pPr>
        <w:pStyle w:val="Descripcin"/>
      </w:pPr>
      <w:r>
        <w:rPr>
          <w:noProof/>
        </w:rPr>
        <w:lastRenderedPageBreak/>
        <w:drawing>
          <wp:inline distT="0" distB="0" distL="0" distR="0" wp14:anchorId="32D3853A" wp14:editId="4F39A4CE">
            <wp:extent cx="2929271" cy="8123519"/>
            <wp:effectExtent l="0" t="0" r="4445" b="0"/>
            <wp:docPr id="18" name="Imagen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34871" cy="8139049"/>
                    </a:xfrm>
                    <a:prstGeom prst="rect">
                      <a:avLst/>
                    </a:prstGeom>
                    <a:noFill/>
                    <a:ln>
                      <a:noFill/>
                    </a:ln>
                  </pic:spPr>
                </pic:pic>
              </a:graphicData>
            </a:graphic>
          </wp:inline>
        </w:drawing>
      </w:r>
    </w:p>
    <w:p w14:paraId="7816FEFA" w14:textId="1CA535A5" w:rsidR="0025266A" w:rsidRDefault="0025266A">
      <w:pPr>
        <w:pStyle w:val="PiedeTabla"/>
        <w:pPrChange w:id="2087" w:author="Pablo Barrero Cruz" w:date="2026-06-30T13:24:00Z" w16du:dateUtc="2026-06-30T11:24:00Z">
          <w:pPr>
            <w:pStyle w:val="Descripcin"/>
          </w:pPr>
        </w:pPrChange>
      </w:pPr>
      <w:bookmarkStart w:id="2088" w:name="_Toc233720883"/>
      <w:r>
        <w:t>Figura 6.11. Diagrama de actividad para consultar analíticas y exportar resultados.</w:t>
      </w:r>
      <w:bookmarkEnd w:id="2088"/>
    </w:p>
    <w:p w14:paraId="654CD5CD" w14:textId="77777777" w:rsidR="0025266A" w:rsidRDefault="0025266A" w:rsidP="0025266A">
      <w:r>
        <w:lastRenderedPageBreak/>
        <w:t>El cálculo de analíticas se realiza a partir de los intentos almacenados, por lo que refleja el resultado real de las entregas realizadas. La exportación “CSV” se plantea como una salida adicional para facilitar la revisión externa o el tratamiento posterior de los datos.</w:t>
      </w:r>
    </w:p>
    <w:p w14:paraId="4FB2F509" w14:textId="77777777" w:rsidR="0025266A" w:rsidRDefault="0025266A" w:rsidP="0025266A">
      <w:pPr>
        <w:pStyle w:val="Ttulo3"/>
      </w:pPr>
      <w:bookmarkStart w:id="2089" w:name="_Toc233728298"/>
      <w:r>
        <w:t>Resumen de actividades diseñadas</w:t>
      </w:r>
      <w:bookmarkEnd w:id="2089"/>
    </w:p>
    <w:tbl>
      <w:tblPr>
        <w:tblStyle w:val="Tablaconcuadrcula"/>
        <w:tblW w:w="0" w:type="auto"/>
        <w:jc w:val="center"/>
        <w:tblLook w:val="04A0" w:firstRow="1" w:lastRow="0" w:firstColumn="1" w:lastColumn="0" w:noHBand="0" w:noVBand="1"/>
      </w:tblPr>
      <w:tblGrid>
        <w:gridCol w:w="2785"/>
        <w:gridCol w:w="2313"/>
        <w:gridCol w:w="3256"/>
      </w:tblGrid>
      <w:tr w:rsidR="00973E22" w14:paraId="582F3935" w14:textId="77777777">
        <w:trPr>
          <w:trHeight w:val="537"/>
          <w:jc w:val="center"/>
        </w:trPr>
        <w:tc>
          <w:tcPr>
            <w:tcW w:w="8354" w:type="dxa"/>
            <w:gridSpan w:val="3"/>
            <w:shd w:val="clear" w:color="auto" w:fill="DDDDDD" w:themeFill="accent1"/>
            <w:vAlign w:val="center"/>
          </w:tcPr>
          <w:p w14:paraId="3A61E231" w14:textId="303C703C" w:rsidR="00973E22" w:rsidRDefault="00973E22" w:rsidP="00FF7724">
            <w:pPr>
              <w:jc w:val="center"/>
              <w:rPr>
                <w:b/>
                <w:sz w:val="18"/>
              </w:rPr>
            </w:pPr>
            <w:r w:rsidRPr="00973E22">
              <w:rPr>
                <w:b/>
                <w:sz w:val="18"/>
              </w:rPr>
              <w:t>Actividades principales diseñadas</w:t>
            </w:r>
          </w:p>
        </w:tc>
      </w:tr>
      <w:tr w:rsidR="0025266A" w14:paraId="5BC57C7F" w14:textId="77777777" w:rsidTr="00FF7724">
        <w:trPr>
          <w:trHeight w:val="537"/>
          <w:jc w:val="center"/>
        </w:trPr>
        <w:tc>
          <w:tcPr>
            <w:tcW w:w="2785" w:type="dxa"/>
            <w:shd w:val="clear" w:color="auto" w:fill="F2F2F2" w:themeFill="background1" w:themeFillShade="F2"/>
            <w:vAlign w:val="center"/>
          </w:tcPr>
          <w:p w14:paraId="1F6F32C3" w14:textId="77777777" w:rsidR="0025266A" w:rsidRDefault="0025266A">
            <w:r>
              <w:rPr>
                <w:b/>
                <w:sz w:val="18"/>
              </w:rPr>
              <w:t>Actividad</w:t>
            </w:r>
          </w:p>
        </w:tc>
        <w:tc>
          <w:tcPr>
            <w:tcW w:w="2313" w:type="dxa"/>
            <w:shd w:val="clear" w:color="auto" w:fill="F2F2F2" w:themeFill="background1" w:themeFillShade="F2"/>
            <w:vAlign w:val="center"/>
          </w:tcPr>
          <w:p w14:paraId="07FB2A2D" w14:textId="77777777" w:rsidR="0025266A" w:rsidRDefault="0025266A">
            <w:r>
              <w:rPr>
                <w:b/>
                <w:sz w:val="18"/>
              </w:rPr>
              <w:t>Actor principal</w:t>
            </w:r>
          </w:p>
        </w:tc>
        <w:tc>
          <w:tcPr>
            <w:tcW w:w="3256" w:type="dxa"/>
            <w:shd w:val="clear" w:color="auto" w:fill="F2F2F2" w:themeFill="background1" w:themeFillShade="F2"/>
            <w:vAlign w:val="center"/>
          </w:tcPr>
          <w:p w14:paraId="498DB0D3" w14:textId="77777777" w:rsidR="0025266A" w:rsidRDefault="0025266A">
            <w:r>
              <w:rPr>
                <w:b/>
                <w:sz w:val="18"/>
              </w:rPr>
              <w:t>Resultado esperado</w:t>
            </w:r>
          </w:p>
        </w:tc>
      </w:tr>
      <w:tr w:rsidR="0025266A" w14:paraId="0209EF17" w14:textId="77777777" w:rsidTr="00FF7724">
        <w:trPr>
          <w:trHeight w:val="700"/>
          <w:jc w:val="center"/>
        </w:trPr>
        <w:tc>
          <w:tcPr>
            <w:tcW w:w="2785" w:type="dxa"/>
            <w:vAlign w:val="center"/>
          </w:tcPr>
          <w:p w14:paraId="4245F8EA" w14:textId="77777777" w:rsidR="0025266A" w:rsidRDefault="0025266A">
            <w:r>
              <w:rPr>
                <w:sz w:val="18"/>
              </w:rPr>
              <w:t>Crear y publicar cuestionario</w:t>
            </w:r>
          </w:p>
        </w:tc>
        <w:tc>
          <w:tcPr>
            <w:tcW w:w="2313" w:type="dxa"/>
            <w:vAlign w:val="center"/>
          </w:tcPr>
          <w:p w14:paraId="116B0E9D" w14:textId="77777777" w:rsidR="0025266A" w:rsidRDefault="0025266A">
            <w:r>
              <w:rPr>
                <w:sz w:val="18"/>
              </w:rPr>
              <w:t>Profesor</w:t>
            </w:r>
          </w:p>
        </w:tc>
        <w:tc>
          <w:tcPr>
            <w:tcW w:w="3256" w:type="dxa"/>
            <w:vAlign w:val="center"/>
          </w:tcPr>
          <w:p w14:paraId="531C5C33" w14:textId="77777777" w:rsidR="0025266A" w:rsidRDefault="0025266A">
            <w:r>
              <w:rPr>
                <w:sz w:val="18"/>
              </w:rPr>
              <w:t>Cuestionario guardado en borrador o publicado tras superar validaciones.</w:t>
            </w:r>
          </w:p>
        </w:tc>
      </w:tr>
      <w:tr w:rsidR="0025266A" w14:paraId="377FEFFC" w14:textId="77777777" w:rsidTr="00FF7724">
        <w:trPr>
          <w:jc w:val="center"/>
        </w:trPr>
        <w:tc>
          <w:tcPr>
            <w:tcW w:w="2785" w:type="dxa"/>
            <w:vAlign w:val="center"/>
          </w:tcPr>
          <w:p w14:paraId="522601AC" w14:textId="77777777" w:rsidR="0025266A" w:rsidRDefault="0025266A">
            <w:r>
              <w:rPr>
                <w:sz w:val="18"/>
              </w:rPr>
              <w:t>Realizar cuestionario</w:t>
            </w:r>
          </w:p>
        </w:tc>
        <w:tc>
          <w:tcPr>
            <w:tcW w:w="2313" w:type="dxa"/>
            <w:vAlign w:val="center"/>
          </w:tcPr>
          <w:p w14:paraId="171B05CC" w14:textId="77777777" w:rsidR="0025266A" w:rsidRDefault="0025266A">
            <w:r>
              <w:rPr>
                <w:sz w:val="18"/>
              </w:rPr>
              <w:t>Alumno</w:t>
            </w:r>
          </w:p>
        </w:tc>
        <w:tc>
          <w:tcPr>
            <w:tcW w:w="3256" w:type="dxa"/>
            <w:vAlign w:val="center"/>
          </w:tcPr>
          <w:p w14:paraId="02BA1338" w14:textId="77777777" w:rsidR="0025266A" w:rsidRDefault="0025266A">
            <w:r>
              <w:rPr>
                <w:sz w:val="18"/>
              </w:rPr>
              <w:t>Intento enviado, corregido y almacenado con puntuación y “feedback” según configuración.</w:t>
            </w:r>
          </w:p>
        </w:tc>
      </w:tr>
      <w:tr w:rsidR="0025266A" w14:paraId="00A43F85" w14:textId="77777777" w:rsidTr="00FF7724">
        <w:trPr>
          <w:trHeight w:val="702"/>
          <w:jc w:val="center"/>
        </w:trPr>
        <w:tc>
          <w:tcPr>
            <w:tcW w:w="2785" w:type="dxa"/>
            <w:vAlign w:val="center"/>
          </w:tcPr>
          <w:p w14:paraId="42266992" w14:textId="77777777" w:rsidR="0025266A" w:rsidRDefault="0025266A">
            <w:r>
              <w:rPr>
                <w:sz w:val="18"/>
              </w:rPr>
              <w:t>Consultar analíticas</w:t>
            </w:r>
          </w:p>
        </w:tc>
        <w:tc>
          <w:tcPr>
            <w:tcW w:w="2313" w:type="dxa"/>
            <w:vAlign w:val="center"/>
          </w:tcPr>
          <w:p w14:paraId="56ACDA68" w14:textId="77777777" w:rsidR="0025266A" w:rsidRDefault="0025266A">
            <w:r>
              <w:rPr>
                <w:sz w:val="18"/>
              </w:rPr>
              <w:t>Profesor</w:t>
            </w:r>
          </w:p>
        </w:tc>
        <w:tc>
          <w:tcPr>
            <w:tcW w:w="3256" w:type="dxa"/>
            <w:vAlign w:val="center"/>
          </w:tcPr>
          <w:p w14:paraId="4043B5DA" w14:textId="77777777" w:rsidR="0025266A" w:rsidRDefault="0025266A">
            <w:r>
              <w:rPr>
                <w:sz w:val="18"/>
              </w:rPr>
              <w:t>Panel con métricas, detalle de intentos y posibilidad de exportación CSV.</w:t>
            </w:r>
          </w:p>
        </w:tc>
      </w:tr>
    </w:tbl>
    <w:p w14:paraId="38258432" w14:textId="77777777" w:rsidR="0025266A" w:rsidRDefault="0025266A" w:rsidP="0025266A"/>
    <w:p w14:paraId="39F1C73A" w14:textId="7ABB6451" w:rsidR="00973E22" w:rsidRPr="005E2F36" w:rsidRDefault="00973E22">
      <w:pPr>
        <w:pStyle w:val="PiedeTabla"/>
        <w:pPrChange w:id="2090" w:author="Pablo Barrero Cruz" w:date="2026-06-30T13:24:00Z" w16du:dateUtc="2026-06-30T11:24:00Z">
          <w:pPr>
            <w:pStyle w:val="Descripcin"/>
            <w:spacing w:before="240"/>
          </w:pPr>
        </w:pPrChange>
      </w:pPr>
      <w:bookmarkStart w:id="2091" w:name="_Toc233720884"/>
      <w:r w:rsidRPr="00B0767E">
        <w:rPr>
          <w:rStyle w:val="nfasisintenso"/>
        </w:rPr>
        <w:t xml:space="preserve">Tabla </w:t>
      </w:r>
      <w:r w:rsidRPr="00973E22">
        <w:t>6.4. Actividades principales diseñadas</w:t>
      </w:r>
      <w:bookmarkEnd w:id="2091"/>
    </w:p>
    <w:p w14:paraId="124D3275" w14:textId="77777777" w:rsidR="0025266A" w:rsidRDefault="0025266A" w:rsidP="0025266A">
      <w:r>
        <w:t>Estos diagramas completan la visión dinámica del sistema y sirven como puente entre los casos de uso del análisis y la implementación. Las actividades muestran qué comprobaciones se realizan, qué decisiones pueden bloquear un flujo y qué estado queda almacenado al finalizar cada operación.</w:t>
      </w:r>
    </w:p>
    <w:p w14:paraId="6278FB5F" w14:textId="77777777" w:rsidR="00AF0C8D" w:rsidRPr="00214244" w:rsidRDefault="00AF0C8D" w:rsidP="00AF0C8D"/>
    <w:p w14:paraId="565044AD" w14:textId="77777777" w:rsidR="0024104A" w:rsidRDefault="0024104A">
      <w:pPr>
        <w:jc w:val="left"/>
        <w:rPr>
          <w:b/>
          <w:bCs/>
          <w:color w:val="DDDDDD" w:themeColor="accent1"/>
          <w:sz w:val="40"/>
          <w:szCs w:val="26"/>
        </w:rPr>
      </w:pPr>
      <w:r>
        <w:br w:type="page"/>
      </w:r>
    </w:p>
    <w:p w14:paraId="60678EEA" w14:textId="77777777" w:rsidR="005C0ACA" w:rsidRDefault="005C0ACA" w:rsidP="009A4317">
      <w:pPr>
        <w:pStyle w:val="Ttulo2"/>
      </w:pPr>
      <w:bookmarkStart w:id="2092" w:name="_Toc233728299"/>
      <w:r>
        <w:lastRenderedPageBreak/>
        <w:t>Diseño de la Base de Datos</w:t>
      </w:r>
      <w:bookmarkEnd w:id="2092"/>
    </w:p>
    <w:p w14:paraId="55F2C809" w14:textId="000896C2" w:rsidR="00FC2CD3" w:rsidRDefault="00FC2CD3" w:rsidP="00FC2CD3">
      <w:r>
        <w:t>En este apartado se describe el diseño de persistencia utilizado por la aplicación. El sistema no utiliza una única base de datos para todos los datos, sino una estrategia de persistencia pol</w:t>
      </w:r>
      <w:r w:rsidR="00792795">
        <w:t>í</w:t>
      </w:r>
      <w:r>
        <w:t>glota formada por MariaDB y MongoDB. Esta decisión permite emplear un modelo relacional para los datos que requieren estructura fija y relaciones fuertes, y un modelo documental para los elementos que necesitan mayor flexibilidad.</w:t>
      </w:r>
    </w:p>
    <w:p w14:paraId="5DF0F2B6" w14:textId="77777777" w:rsidR="00FC2CD3" w:rsidRDefault="00FC2CD3" w:rsidP="00FC2CD3">
      <w:r>
        <w:t>La base de datos relacional se reserva para usuarios y sesiones de autenticación. La base documental se utiliza para grupos, preguntas, plantillas paramétricas, cuestionarios e intentos. La relación entre ambos mundos se realiza mediante identificadores estables, por ejemplo el identificador numérico del usuario o los identificadores de pregunta, cuestionario y grupo.</w:t>
      </w:r>
    </w:p>
    <w:p w14:paraId="7F9C0A1A" w14:textId="77777777" w:rsidR="00FC2CD3" w:rsidRDefault="00FC2CD3" w:rsidP="00FC2CD3">
      <w:pPr>
        <w:pStyle w:val="Ttulo3"/>
      </w:pPr>
      <w:bookmarkStart w:id="2093" w:name="_Toc233728300"/>
      <w:r>
        <w:t>Descripción del SGBD Usado</w:t>
      </w:r>
      <w:bookmarkEnd w:id="2093"/>
    </w:p>
    <w:p w14:paraId="203C8D6B" w14:textId="77777777" w:rsidR="00FC2CD3" w:rsidRDefault="00FC2CD3" w:rsidP="00FC2CD3">
      <w:r>
        <w:t>Para la parte relacional se emplea MariaDB. Este sistema de gestión de bases de datos resulta adecuado para almacenar información estructurada, aplicar restricciones de unicidad, mantener claves foráneas y consultar datos de autenticación de forma consistente. En el proyecto se accede a MariaDB desde el “backend” mediante TypeORM.</w:t>
      </w:r>
    </w:p>
    <w:p w14:paraId="4E0A1305" w14:textId="77777777" w:rsidR="00FC2CD3" w:rsidRDefault="00FC2CD3" w:rsidP="00FC2CD3">
      <w:r>
        <w:t>Para la parte documental se emplea MongoDB. Este motor se adapta mejor al banco de preguntas y cuestionarios, ya que estos documentos contienen configuraciones variables según el tipo de pregunta, listas de referencias, “snapshots” de intentos y estructuras anidadas. En el proyecto se accede a MongoDB desde el “backend” mediante Mongoose.</w:t>
      </w:r>
    </w:p>
    <w:tbl>
      <w:tblPr>
        <w:tblStyle w:val="Tablaconcuadrcula"/>
        <w:tblW w:w="0" w:type="auto"/>
        <w:jc w:val="center"/>
        <w:tblLook w:val="04A0" w:firstRow="1" w:lastRow="0" w:firstColumn="1" w:lastColumn="0" w:noHBand="0" w:noVBand="1"/>
      </w:tblPr>
      <w:tblGrid>
        <w:gridCol w:w="2784"/>
        <w:gridCol w:w="2785"/>
        <w:gridCol w:w="2785"/>
      </w:tblGrid>
      <w:tr w:rsidR="00973E22" w14:paraId="1153EAA0" w14:textId="77777777">
        <w:trPr>
          <w:trHeight w:val="477"/>
          <w:jc w:val="center"/>
        </w:trPr>
        <w:tc>
          <w:tcPr>
            <w:tcW w:w="8354" w:type="dxa"/>
            <w:gridSpan w:val="3"/>
            <w:shd w:val="clear" w:color="auto" w:fill="DDDDDD" w:themeFill="accent1"/>
            <w:vAlign w:val="center"/>
          </w:tcPr>
          <w:p w14:paraId="77B5B7AA" w14:textId="1E7DBC4E" w:rsidR="00973E22" w:rsidRDefault="00973E22" w:rsidP="00FF7724">
            <w:pPr>
              <w:jc w:val="center"/>
              <w:rPr>
                <w:b/>
                <w:sz w:val="18"/>
              </w:rPr>
            </w:pPr>
            <w:r w:rsidRPr="00973E22">
              <w:rPr>
                <w:b/>
                <w:sz w:val="18"/>
              </w:rPr>
              <w:t>Sistemas de gestión de bases de datos utilizados</w:t>
            </w:r>
          </w:p>
        </w:tc>
      </w:tr>
      <w:tr w:rsidR="00FC2CD3" w14:paraId="489C715A" w14:textId="77777777" w:rsidTr="00FF7724">
        <w:trPr>
          <w:trHeight w:val="477"/>
          <w:jc w:val="center"/>
        </w:trPr>
        <w:tc>
          <w:tcPr>
            <w:tcW w:w="2784" w:type="dxa"/>
            <w:shd w:val="clear" w:color="auto" w:fill="F2F2F2" w:themeFill="background1" w:themeFillShade="F2"/>
            <w:vAlign w:val="center"/>
          </w:tcPr>
          <w:p w14:paraId="738875CA" w14:textId="77777777" w:rsidR="00FC2CD3" w:rsidRDefault="00FC2CD3">
            <w:r>
              <w:rPr>
                <w:b/>
                <w:sz w:val="18"/>
              </w:rPr>
              <w:t>SGBD</w:t>
            </w:r>
          </w:p>
        </w:tc>
        <w:tc>
          <w:tcPr>
            <w:tcW w:w="2785" w:type="dxa"/>
            <w:shd w:val="clear" w:color="auto" w:fill="F2F2F2" w:themeFill="background1" w:themeFillShade="F2"/>
            <w:vAlign w:val="center"/>
          </w:tcPr>
          <w:p w14:paraId="551BB174" w14:textId="77777777" w:rsidR="00FC2CD3" w:rsidRDefault="00FC2CD3">
            <w:r>
              <w:rPr>
                <w:b/>
                <w:sz w:val="18"/>
              </w:rPr>
              <w:t>Uso dentro del sistema</w:t>
            </w:r>
          </w:p>
        </w:tc>
        <w:tc>
          <w:tcPr>
            <w:tcW w:w="2785" w:type="dxa"/>
            <w:shd w:val="clear" w:color="auto" w:fill="F2F2F2" w:themeFill="background1" w:themeFillShade="F2"/>
            <w:vAlign w:val="center"/>
          </w:tcPr>
          <w:p w14:paraId="22739EB6" w14:textId="77777777" w:rsidR="00FC2CD3" w:rsidRDefault="00FC2CD3">
            <w:r>
              <w:rPr>
                <w:b/>
                <w:sz w:val="18"/>
              </w:rPr>
              <w:t>Motivo principal</w:t>
            </w:r>
          </w:p>
        </w:tc>
      </w:tr>
      <w:tr w:rsidR="00FC2CD3" w14:paraId="745BE43E" w14:textId="77777777" w:rsidTr="00973E22">
        <w:trPr>
          <w:jc w:val="center"/>
        </w:trPr>
        <w:tc>
          <w:tcPr>
            <w:tcW w:w="2784" w:type="dxa"/>
            <w:vAlign w:val="center"/>
          </w:tcPr>
          <w:p w14:paraId="34B55D3E" w14:textId="77777777" w:rsidR="00FC2CD3" w:rsidRDefault="00FC2CD3">
            <w:r>
              <w:rPr>
                <w:sz w:val="18"/>
              </w:rPr>
              <w:t>MariaDB</w:t>
            </w:r>
          </w:p>
        </w:tc>
        <w:tc>
          <w:tcPr>
            <w:tcW w:w="2785" w:type="dxa"/>
            <w:vAlign w:val="center"/>
          </w:tcPr>
          <w:p w14:paraId="2CC6DB4E" w14:textId="77777777" w:rsidR="00FC2CD3" w:rsidRDefault="00FC2CD3">
            <w:r>
              <w:rPr>
                <w:sz w:val="18"/>
              </w:rPr>
              <w:t>Usuarios y sesiones de autenticación.</w:t>
            </w:r>
          </w:p>
        </w:tc>
        <w:tc>
          <w:tcPr>
            <w:tcW w:w="2785" w:type="dxa"/>
            <w:vAlign w:val="center"/>
          </w:tcPr>
          <w:p w14:paraId="63D8199F" w14:textId="77777777" w:rsidR="00FC2CD3" w:rsidRDefault="00FC2CD3">
            <w:r>
              <w:rPr>
                <w:sz w:val="18"/>
              </w:rPr>
              <w:t>Aporta consistencia relacional, unicidad y claves foráneas.</w:t>
            </w:r>
          </w:p>
        </w:tc>
      </w:tr>
      <w:tr w:rsidR="00FC2CD3" w14:paraId="292A4AFF" w14:textId="77777777" w:rsidTr="00973E22">
        <w:trPr>
          <w:jc w:val="center"/>
        </w:trPr>
        <w:tc>
          <w:tcPr>
            <w:tcW w:w="2784" w:type="dxa"/>
            <w:vAlign w:val="center"/>
          </w:tcPr>
          <w:p w14:paraId="0450058E" w14:textId="77777777" w:rsidR="00FC2CD3" w:rsidRDefault="00FC2CD3">
            <w:r>
              <w:rPr>
                <w:sz w:val="18"/>
              </w:rPr>
              <w:t>MongoDB</w:t>
            </w:r>
          </w:p>
        </w:tc>
        <w:tc>
          <w:tcPr>
            <w:tcW w:w="2785" w:type="dxa"/>
            <w:vAlign w:val="center"/>
          </w:tcPr>
          <w:p w14:paraId="0CF1C2C6" w14:textId="4126055C" w:rsidR="00FC2CD3" w:rsidRDefault="00756F66">
            <w:r w:rsidRPr="00756F66">
              <w:rPr>
                <w:sz w:val="18"/>
              </w:rPr>
              <w:t>Grupos, preguntas, cuestionarios, intentos y artefactos de soporte para plantillas paramétricas.</w:t>
            </w:r>
          </w:p>
        </w:tc>
        <w:tc>
          <w:tcPr>
            <w:tcW w:w="2785" w:type="dxa"/>
            <w:vAlign w:val="center"/>
          </w:tcPr>
          <w:p w14:paraId="31C9E386" w14:textId="77777777" w:rsidR="00FC2CD3" w:rsidRDefault="00FC2CD3">
            <w:r>
              <w:rPr>
                <w:sz w:val="18"/>
              </w:rPr>
              <w:t>Permite documentos flexibles y estructuras anidadas.</w:t>
            </w:r>
          </w:p>
        </w:tc>
      </w:tr>
    </w:tbl>
    <w:p w14:paraId="568BDEC5" w14:textId="2B724EAF" w:rsidR="00FC2CD3" w:rsidRDefault="00973E22">
      <w:pPr>
        <w:pStyle w:val="PiedeTabla"/>
        <w:pPrChange w:id="2094" w:author="Pablo Barrero Cruz" w:date="2026-06-30T13:25:00Z" w16du:dateUtc="2026-06-30T11:25:00Z">
          <w:pPr>
            <w:pStyle w:val="Descripcin"/>
            <w:spacing w:before="240"/>
          </w:pPr>
        </w:pPrChange>
      </w:pPr>
      <w:bookmarkStart w:id="2095" w:name="_Toc233720885"/>
      <w:r w:rsidRPr="00B0767E">
        <w:rPr>
          <w:rStyle w:val="nfasisintenso"/>
        </w:rPr>
        <w:t xml:space="preserve">Tabla </w:t>
      </w:r>
      <w:r w:rsidRPr="00973E22">
        <w:t>6.5. Sistemas de gestión de bases de datos utilizados.</w:t>
      </w:r>
      <w:bookmarkEnd w:id="2095"/>
    </w:p>
    <w:p w14:paraId="4EEE0601" w14:textId="77777777" w:rsidR="00FC2CD3" w:rsidRDefault="00FC2CD3" w:rsidP="00FC2CD3">
      <w:pPr>
        <w:pStyle w:val="Ttulo3"/>
      </w:pPr>
      <w:bookmarkStart w:id="2096" w:name="_Toc233728301"/>
      <w:r>
        <w:t>Integración del SGBD en Nuestro Sistema</w:t>
      </w:r>
      <w:bookmarkEnd w:id="2096"/>
    </w:p>
    <w:p w14:paraId="1C69376C" w14:textId="77777777" w:rsidR="00FC2CD3" w:rsidRDefault="00FC2CD3" w:rsidP="00FC2CD3">
      <w:r>
        <w:t>La integración de las bases de datos se realiza desde el “backend” desarrollado en NestJS. El módulo principal de la aplicación configura TypeORM para MariaDB y Mongoose para MongoDB. Las credenciales, direcciones y nombres de bases de datos se cargan mediante variables de entorno, lo que facilita utilizar configuraciones distintas en desarrollo, pruebas o despliegue con contenedores.</w:t>
      </w:r>
    </w:p>
    <w:p w14:paraId="0B7FE2A9" w14:textId="77777777" w:rsidR="00FC2CD3" w:rsidRDefault="00FC2CD3" w:rsidP="00FC2CD3">
      <w:r>
        <w:t xml:space="preserve">MariaDB se configura con parámetros como host, puerto, usuario, contraseña y nombre de base de datos. Además, la aplicación dispone de una migración inicial que crea las tablas users </w:t>
      </w:r>
      <w:r>
        <w:lastRenderedPageBreak/>
        <w:t>y auth_sessions, junto con sus índices y la clave foránea entre sesión y usuario. Esta migración permite reproducir el esquema relacional de forma controlada.</w:t>
      </w:r>
    </w:p>
    <w:p w14:paraId="44271841" w14:textId="77777777" w:rsidR="00FC2CD3" w:rsidRDefault="00FC2CD3" w:rsidP="00FC2CD3">
      <w:r>
        <w:t>MongoDB se configura mediante una cadena de conexión. Las colecciones documentales se definen a través de esquemas Mongoose, que indican campos obligatorios, valores por defecto, índices y documentos embebidos. Aunque MongoDB no aplica claves foráneas como una base relacional, el “backend” valida las referencias a preguntas, grupos y cuestionarios antes de guardar operaciones relevantes.</w:t>
      </w:r>
    </w:p>
    <w:tbl>
      <w:tblPr>
        <w:tblStyle w:val="Tablaconcuadrcula"/>
        <w:tblW w:w="0" w:type="auto"/>
        <w:jc w:val="center"/>
        <w:tblLook w:val="04A0" w:firstRow="1" w:lastRow="0" w:firstColumn="1" w:lastColumn="0" w:noHBand="0" w:noVBand="1"/>
      </w:tblPr>
      <w:tblGrid>
        <w:gridCol w:w="2784"/>
        <w:gridCol w:w="2785"/>
        <w:gridCol w:w="2785"/>
      </w:tblGrid>
      <w:tr w:rsidR="00973E22" w14:paraId="58F570A4" w14:textId="77777777">
        <w:trPr>
          <w:trHeight w:val="504"/>
          <w:jc w:val="center"/>
        </w:trPr>
        <w:tc>
          <w:tcPr>
            <w:tcW w:w="8354" w:type="dxa"/>
            <w:gridSpan w:val="3"/>
            <w:shd w:val="clear" w:color="auto" w:fill="DDDDDD" w:themeFill="accent1"/>
            <w:vAlign w:val="center"/>
          </w:tcPr>
          <w:p w14:paraId="11A3EE30" w14:textId="155098B6" w:rsidR="00973E22" w:rsidRDefault="00973E22" w:rsidP="00FF7724">
            <w:pPr>
              <w:jc w:val="center"/>
              <w:rPr>
                <w:b/>
                <w:sz w:val="18"/>
              </w:rPr>
            </w:pPr>
            <w:r w:rsidRPr="00973E22">
              <w:rPr>
                <w:b/>
                <w:sz w:val="18"/>
              </w:rPr>
              <w:t>Integración de los sistemas de bases de datos en la aplicación</w:t>
            </w:r>
          </w:p>
        </w:tc>
      </w:tr>
      <w:tr w:rsidR="00FC2CD3" w14:paraId="7B9F1E52" w14:textId="77777777" w:rsidTr="00FF7724">
        <w:trPr>
          <w:trHeight w:val="504"/>
          <w:jc w:val="center"/>
        </w:trPr>
        <w:tc>
          <w:tcPr>
            <w:tcW w:w="2784" w:type="dxa"/>
            <w:shd w:val="clear" w:color="auto" w:fill="F2F2F2" w:themeFill="background1" w:themeFillShade="F2"/>
            <w:vAlign w:val="center"/>
          </w:tcPr>
          <w:p w14:paraId="2ADA4B8F" w14:textId="77777777" w:rsidR="00FC2CD3" w:rsidRDefault="00FC2CD3">
            <w:r>
              <w:rPr>
                <w:b/>
                <w:sz w:val="18"/>
              </w:rPr>
              <w:t>Capa</w:t>
            </w:r>
          </w:p>
        </w:tc>
        <w:tc>
          <w:tcPr>
            <w:tcW w:w="2785" w:type="dxa"/>
            <w:shd w:val="clear" w:color="auto" w:fill="F2F2F2" w:themeFill="background1" w:themeFillShade="F2"/>
            <w:vAlign w:val="center"/>
          </w:tcPr>
          <w:p w14:paraId="13916D8A" w14:textId="77777777" w:rsidR="00FC2CD3" w:rsidRDefault="00FC2CD3">
            <w:r>
              <w:rPr>
                <w:b/>
                <w:sz w:val="18"/>
              </w:rPr>
              <w:t>Tecnología</w:t>
            </w:r>
          </w:p>
        </w:tc>
        <w:tc>
          <w:tcPr>
            <w:tcW w:w="2785" w:type="dxa"/>
            <w:shd w:val="clear" w:color="auto" w:fill="F2F2F2" w:themeFill="background1" w:themeFillShade="F2"/>
            <w:vAlign w:val="center"/>
          </w:tcPr>
          <w:p w14:paraId="4D2410A3" w14:textId="77777777" w:rsidR="00FC2CD3" w:rsidRDefault="00FC2CD3">
            <w:r>
              <w:rPr>
                <w:b/>
                <w:sz w:val="18"/>
              </w:rPr>
              <w:t>Responsabilidad</w:t>
            </w:r>
          </w:p>
        </w:tc>
      </w:tr>
      <w:tr w:rsidR="00FC2CD3" w14:paraId="3974C7D0" w14:textId="77777777" w:rsidTr="00973E22">
        <w:trPr>
          <w:jc w:val="center"/>
        </w:trPr>
        <w:tc>
          <w:tcPr>
            <w:tcW w:w="2784" w:type="dxa"/>
            <w:vAlign w:val="center"/>
          </w:tcPr>
          <w:p w14:paraId="225B1937" w14:textId="77777777" w:rsidR="00FC2CD3" w:rsidRDefault="00FC2CD3">
            <w:r>
              <w:rPr>
                <w:sz w:val="18"/>
              </w:rPr>
              <w:t>Configuración</w:t>
            </w:r>
          </w:p>
        </w:tc>
        <w:tc>
          <w:tcPr>
            <w:tcW w:w="2785" w:type="dxa"/>
            <w:vAlign w:val="center"/>
          </w:tcPr>
          <w:p w14:paraId="1BE31C56" w14:textId="77777777" w:rsidR="00FC2CD3" w:rsidRDefault="00FC2CD3">
            <w:r>
              <w:rPr>
                <w:sz w:val="18"/>
              </w:rPr>
              <w:t>ConfigModule de NestJS</w:t>
            </w:r>
          </w:p>
        </w:tc>
        <w:tc>
          <w:tcPr>
            <w:tcW w:w="2785" w:type="dxa"/>
            <w:vAlign w:val="center"/>
          </w:tcPr>
          <w:p w14:paraId="72C2E269" w14:textId="77777777" w:rsidR="00FC2CD3" w:rsidRDefault="00FC2CD3">
            <w:r>
              <w:rPr>
                <w:sz w:val="18"/>
              </w:rPr>
              <w:t>Carga variables de entorno y centraliza configuración de MariaDB y MongoDB.</w:t>
            </w:r>
          </w:p>
        </w:tc>
      </w:tr>
      <w:tr w:rsidR="00FC2CD3" w14:paraId="57FE36F9" w14:textId="77777777" w:rsidTr="00973E22">
        <w:trPr>
          <w:jc w:val="center"/>
        </w:trPr>
        <w:tc>
          <w:tcPr>
            <w:tcW w:w="2784" w:type="dxa"/>
            <w:vAlign w:val="center"/>
          </w:tcPr>
          <w:p w14:paraId="50223F2B" w14:textId="77777777" w:rsidR="00FC2CD3" w:rsidRDefault="00FC2CD3">
            <w:r>
              <w:rPr>
                <w:sz w:val="18"/>
              </w:rPr>
              <w:t>Acceso relacional</w:t>
            </w:r>
          </w:p>
        </w:tc>
        <w:tc>
          <w:tcPr>
            <w:tcW w:w="2785" w:type="dxa"/>
            <w:vAlign w:val="center"/>
          </w:tcPr>
          <w:p w14:paraId="4CDE2ED6" w14:textId="77777777" w:rsidR="00FC2CD3" w:rsidRDefault="00FC2CD3">
            <w:r>
              <w:rPr>
                <w:sz w:val="18"/>
              </w:rPr>
              <w:t>TypeORM</w:t>
            </w:r>
          </w:p>
        </w:tc>
        <w:tc>
          <w:tcPr>
            <w:tcW w:w="2785" w:type="dxa"/>
            <w:vAlign w:val="center"/>
          </w:tcPr>
          <w:p w14:paraId="02B795E5" w14:textId="77777777" w:rsidR="00FC2CD3" w:rsidRDefault="00FC2CD3">
            <w:r>
              <w:rPr>
                <w:sz w:val="18"/>
              </w:rPr>
              <w:t>Mapea entidades como User y AuthSession contra tablas MariaDB.</w:t>
            </w:r>
          </w:p>
        </w:tc>
      </w:tr>
      <w:tr w:rsidR="00FC2CD3" w14:paraId="046C2EFB" w14:textId="77777777" w:rsidTr="00973E22">
        <w:trPr>
          <w:jc w:val="center"/>
        </w:trPr>
        <w:tc>
          <w:tcPr>
            <w:tcW w:w="2784" w:type="dxa"/>
            <w:vAlign w:val="center"/>
          </w:tcPr>
          <w:p w14:paraId="4E8FE4EC" w14:textId="77777777" w:rsidR="00FC2CD3" w:rsidRDefault="00FC2CD3">
            <w:r>
              <w:rPr>
                <w:sz w:val="18"/>
              </w:rPr>
              <w:t>Acceso documental</w:t>
            </w:r>
          </w:p>
        </w:tc>
        <w:tc>
          <w:tcPr>
            <w:tcW w:w="2785" w:type="dxa"/>
            <w:vAlign w:val="center"/>
          </w:tcPr>
          <w:p w14:paraId="014E02E3" w14:textId="77777777" w:rsidR="00FC2CD3" w:rsidRDefault="00FC2CD3">
            <w:r>
              <w:rPr>
                <w:sz w:val="18"/>
              </w:rPr>
              <w:t>Mongoose</w:t>
            </w:r>
          </w:p>
        </w:tc>
        <w:tc>
          <w:tcPr>
            <w:tcW w:w="2785" w:type="dxa"/>
            <w:vAlign w:val="center"/>
          </w:tcPr>
          <w:p w14:paraId="28D16714" w14:textId="77777777" w:rsidR="00FC2CD3" w:rsidRDefault="00FC2CD3">
            <w:r>
              <w:rPr>
                <w:sz w:val="18"/>
              </w:rPr>
              <w:t>Mapea documentos como Question, Quiz, Group y QuizAttempt contra colecciones MongoDB.</w:t>
            </w:r>
          </w:p>
        </w:tc>
      </w:tr>
      <w:tr w:rsidR="00FC2CD3" w14:paraId="52150EBE" w14:textId="77777777" w:rsidTr="00973E22">
        <w:trPr>
          <w:jc w:val="center"/>
        </w:trPr>
        <w:tc>
          <w:tcPr>
            <w:tcW w:w="2784" w:type="dxa"/>
            <w:vAlign w:val="center"/>
          </w:tcPr>
          <w:p w14:paraId="45530174" w14:textId="77777777" w:rsidR="00FC2CD3" w:rsidRDefault="00FC2CD3">
            <w:r>
              <w:rPr>
                <w:sz w:val="18"/>
              </w:rPr>
              <w:t>Orquestación</w:t>
            </w:r>
          </w:p>
        </w:tc>
        <w:tc>
          <w:tcPr>
            <w:tcW w:w="2785" w:type="dxa"/>
            <w:vAlign w:val="center"/>
          </w:tcPr>
          <w:p w14:paraId="1C6B8C0F" w14:textId="77777777" w:rsidR="00FC2CD3" w:rsidRDefault="00FC2CD3">
            <w:r>
              <w:rPr>
                <w:sz w:val="18"/>
              </w:rPr>
              <w:t>Docker Compose</w:t>
            </w:r>
          </w:p>
        </w:tc>
        <w:tc>
          <w:tcPr>
            <w:tcW w:w="2785" w:type="dxa"/>
            <w:vAlign w:val="center"/>
          </w:tcPr>
          <w:p w14:paraId="64E8CD33" w14:textId="77777777" w:rsidR="00FC2CD3" w:rsidRDefault="00FC2CD3">
            <w:r>
              <w:rPr>
                <w:sz w:val="18"/>
              </w:rPr>
              <w:t>Levanta MariaDB, MongoDB, “backend” y “frontend” de forma reproducible.</w:t>
            </w:r>
          </w:p>
        </w:tc>
      </w:tr>
    </w:tbl>
    <w:p w14:paraId="0CE37A79" w14:textId="40A5A3D8" w:rsidR="00FC2CD3" w:rsidRDefault="00973E22">
      <w:pPr>
        <w:pStyle w:val="PiedeTabla"/>
        <w:pPrChange w:id="2097" w:author="Pablo Barrero Cruz" w:date="2026-06-30T13:25:00Z" w16du:dateUtc="2026-06-30T11:25:00Z">
          <w:pPr>
            <w:pStyle w:val="Descripcin"/>
            <w:spacing w:before="240"/>
          </w:pPr>
        </w:pPrChange>
      </w:pPr>
      <w:bookmarkStart w:id="2098" w:name="_Toc233720886"/>
      <w:r w:rsidRPr="00B0767E">
        <w:rPr>
          <w:rStyle w:val="nfasisintenso"/>
        </w:rPr>
        <w:t xml:space="preserve">Tabla </w:t>
      </w:r>
      <w:r w:rsidRPr="00973E22">
        <w:t>6.6. Integración de los sistemas de bases de datos en la aplicación.</w:t>
      </w:r>
      <w:bookmarkEnd w:id="2098"/>
    </w:p>
    <w:p w14:paraId="0DDE3992" w14:textId="77777777" w:rsidR="00FC2CD3" w:rsidRDefault="00FC2CD3" w:rsidP="00FC2CD3">
      <w:pPr>
        <w:pStyle w:val="Ttulo3"/>
      </w:pPr>
      <w:bookmarkStart w:id="2099" w:name="_Toc233728302"/>
      <w:r>
        <w:t>Modelo Relacional</w:t>
      </w:r>
      <w:bookmarkEnd w:id="2099"/>
    </w:p>
    <w:p w14:paraId="21533FB4" w14:textId="77777777" w:rsidR="00FC2CD3" w:rsidRDefault="00FC2CD3" w:rsidP="00FC2CD3">
      <w:r>
        <w:t>El modelo relacional contiene las tablas users y auth_sessions. La tabla users almacena los datos principales de cada cuenta: nombre, apellidos, correo institucional, identificador UO, “hash” de contraseña, rol, estado de activación y marcas temporales. También incluye borrado lógico mediante el campo deleted_at.</w:t>
      </w:r>
    </w:p>
    <w:p w14:paraId="11BF8F92" w14:textId="77777777" w:rsidR="00FC2CD3" w:rsidRDefault="00FC2CD3" w:rsidP="00FC2CD3">
      <w:r>
        <w:t>La tabla auth_sessions almacena las sesiones persistentes asociadas a cada usuario. Cada sesión guarda el “hash” del “refresh token”, la fecha de caducidad, una posible fecha de revocación y sus marcas temporales. La relación con users se establece mediante user_id y se elimina en cascada si desaparece el usuario asociado.</w:t>
      </w:r>
    </w:p>
    <w:tbl>
      <w:tblPr>
        <w:tblStyle w:val="Tablaconcuadrcula"/>
        <w:tblW w:w="0" w:type="auto"/>
        <w:jc w:val="center"/>
        <w:tblLook w:val="04A0" w:firstRow="1" w:lastRow="0" w:firstColumn="1" w:lastColumn="0" w:noHBand="0" w:noVBand="1"/>
      </w:tblPr>
      <w:tblGrid>
        <w:gridCol w:w="2785"/>
        <w:gridCol w:w="2785"/>
        <w:gridCol w:w="2784"/>
      </w:tblGrid>
      <w:tr w:rsidR="00973E22" w14:paraId="34412738" w14:textId="77777777">
        <w:trPr>
          <w:trHeight w:val="487"/>
          <w:jc w:val="center"/>
        </w:trPr>
        <w:tc>
          <w:tcPr>
            <w:tcW w:w="8354" w:type="dxa"/>
            <w:gridSpan w:val="3"/>
            <w:shd w:val="clear" w:color="auto" w:fill="DDDDDD" w:themeFill="accent1"/>
            <w:vAlign w:val="center"/>
          </w:tcPr>
          <w:p w14:paraId="3581164C" w14:textId="20349641" w:rsidR="00973E22" w:rsidRDefault="00973E22" w:rsidP="00FF7724">
            <w:pPr>
              <w:jc w:val="center"/>
              <w:rPr>
                <w:b/>
                <w:sz w:val="18"/>
              </w:rPr>
            </w:pPr>
            <w:r w:rsidRPr="00973E22">
              <w:rPr>
                <w:b/>
                <w:sz w:val="18"/>
              </w:rPr>
              <w:t>Tablas del modelo relacional</w:t>
            </w:r>
          </w:p>
        </w:tc>
      </w:tr>
      <w:tr w:rsidR="00FC2CD3" w14:paraId="50DA9756" w14:textId="77777777" w:rsidTr="00FF7724">
        <w:trPr>
          <w:trHeight w:val="487"/>
          <w:jc w:val="center"/>
        </w:trPr>
        <w:tc>
          <w:tcPr>
            <w:tcW w:w="2785" w:type="dxa"/>
            <w:shd w:val="clear" w:color="auto" w:fill="F2F2F2" w:themeFill="background1" w:themeFillShade="F2"/>
            <w:vAlign w:val="center"/>
          </w:tcPr>
          <w:p w14:paraId="7CF389D6" w14:textId="77777777" w:rsidR="00FC2CD3" w:rsidRDefault="00FC2CD3">
            <w:r>
              <w:rPr>
                <w:b/>
                <w:sz w:val="18"/>
              </w:rPr>
              <w:t>Tabla</w:t>
            </w:r>
          </w:p>
        </w:tc>
        <w:tc>
          <w:tcPr>
            <w:tcW w:w="2785" w:type="dxa"/>
            <w:shd w:val="clear" w:color="auto" w:fill="F2F2F2" w:themeFill="background1" w:themeFillShade="F2"/>
            <w:vAlign w:val="center"/>
          </w:tcPr>
          <w:p w14:paraId="25FBC09E" w14:textId="77777777" w:rsidR="00FC2CD3" w:rsidRDefault="00FC2CD3">
            <w:r>
              <w:rPr>
                <w:b/>
                <w:sz w:val="18"/>
              </w:rPr>
              <w:t>Campos principales</w:t>
            </w:r>
          </w:p>
        </w:tc>
        <w:tc>
          <w:tcPr>
            <w:tcW w:w="2784" w:type="dxa"/>
            <w:shd w:val="clear" w:color="auto" w:fill="F2F2F2" w:themeFill="background1" w:themeFillShade="F2"/>
            <w:vAlign w:val="center"/>
          </w:tcPr>
          <w:p w14:paraId="46193A33" w14:textId="77777777" w:rsidR="00FC2CD3" w:rsidRDefault="00FC2CD3">
            <w:r>
              <w:rPr>
                <w:b/>
                <w:sz w:val="18"/>
              </w:rPr>
              <w:t>Restricciones o índices relevantes</w:t>
            </w:r>
          </w:p>
        </w:tc>
      </w:tr>
      <w:tr w:rsidR="00FC2CD3" w14:paraId="060DFA80" w14:textId="77777777" w:rsidTr="00973E22">
        <w:trPr>
          <w:jc w:val="center"/>
        </w:trPr>
        <w:tc>
          <w:tcPr>
            <w:tcW w:w="2785" w:type="dxa"/>
            <w:vAlign w:val="center"/>
          </w:tcPr>
          <w:p w14:paraId="6CEC8BCA" w14:textId="77777777" w:rsidR="00FC2CD3" w:rsidRDefault="00FC2CD3">
            <w:r>
              <w:rPr>
                <w:sz w:val="18"/>
              </w:rPr>
              <w:t>users</w:t>
            </w:r>
          </w:p>
        </w:tc>
        <w:tc>
          <w:tcPr>
            <w:tcW w:w="2785" w:type="dxa"/>
            <w:vAlign w:val="center"/>
          </w:tcPr>
          <w:p w14:paraId="49BBC483" w14:textId="77777777" w:rsidR="00FC2CD3" w:rsidRPr="00FF7724" w:rsidRDefault="00FC2CD3">
            <w:pPr>
              <w:rPr>
                <w:lang w:val="en-GB"/>
              </w:rPr>
            </w:pPr>
            <w:r w:rsidRPr="00FF7724">
              <w:rPr>
                <w:sz w:val="18"/>
                <w:lang w:val="en-GB"/>
              </w:rPr>
              <w:t>id, first_name, last_name, email, uo, password_hash, role, is_active, deleted_at</w:t>
            </w:r>
          </w:p>
        </w:tc>
        <w:tc>
          <w:tcPr>
            <w:tcW w:w="2784" w:type="dxa"/>
            <w:vAlign w:val="center"/>
          </w:tcPr>
          <w:p w14:paraId="436EA071" w14:textId="77777777" w:rsidR="00FC2CD3" w:rsidRDefault="00FC2CD3">
            <w:r>
              <w:rPr>
                <w:sz w:val="18"/>
              </w:rPr>
              <w:t>email único, uo único, índice por role e índice por deleted_at.</w:t>
            </w:r>
          </w:p>
        </w:tc>
      </w:tr>
      <w:tr w:rsidR="00FC2CD3" w14:paraId="2E88E08E" w14:textId="77777777" w:rsidTr="00973E22">
        <w:trPr>
          <w:jc w:val="center"/>
        </w:trPr>
        <w:tc>
          <w:tcPr>
            <w:tcW w:w="2785" w:type="dxa"/>
            <w:vAlign w:val="center"/>
          </w:tcPr>
          <w:p w14:paraId="614FC61B" w14:textId="77777777" w:rsidR="00FC2CD3" w:rsidRDefault="00FC2CD3">
            <w:r>
              <w:rPr>
                <w:sz w:val="18"/>
              </w:rPr>
              <w:t>auth_sessions</w:t>
            </w:r>
          </w:p>
        </w:tc>
        <w:tc>
          <w:tcPr>
            <w:tcW w:w="2785" w:type="dxa"/>
            <w:vAlign w:val="center"/>
          </w:tcPr>
          <w:p w14:paraId="4C6FF032" w14:textId="77777777" w:rsidR="00FC2CD3" w:rsidRPr="00FF7724" w:rsidRDefault="00FC2CD3">
            <w:pPr>
              <w:rPr>
                <w:lang w:val="en-GB"/>
              </w:rPr>
            </w:pPr>
            <w:r w:rsidRPr="00FF7724">
              <w:rPr>
                <w:sz w:val="18"/>
                <w:lang w:val="en-GB"/>
              </w:rPr>
              <w:t>id, user_id, refresh_token_hash, expires_at, revoked_at</w:t>
            </w:r>
          </w:p>
        </w:tc>
        <w:tc>
          <w:tcPr>
            <w:tcW w:w="2784" w:type="dxa"/>
            <w:vAlign w:val="center"/>
          </w:tcPr>
          <w:p w14:paraId="7D5E87B3" w14:textId="77777777" w:rsidR="00FC2CD3" w:rsidRDefault="00FC2CD3">
            <w:r>
              <w:rPr>
                <w:sz w:val="18"/>
              </w:rPr>
              <w:t>Clave foránea user_id hacia users, índice por user_id e índice por expires_at.</w:t>
            </w:r>
          </w:p>
        </w:tc>
      </w:tr>
    </w:tbl>
    <w:p w14:paraId="541B6B3F" w14:textId="00E5A543" w:rsidR="00FC2CD3" w:rsidRDefault="00973E22" w:rsidP="0086480A">
      <w:pPr>
        <w:pStyle w:val="PiedeTabla"/>
        <w:spacing w:before="240"/>
      </w:pPr>
      <w:bookmarkStart w:id="2100" w:name="_Toc233720887"/>
      <w:r w:rsidRPr="00B0767E">
        <w:rPr>
          <w:rStyle w:val="nfasisintenso"/>
        </w:rPr>
        <w:t xml:space="preserve">Tabla </w:t>
      </w:r>
      <w:r w:rsidRPr="00973E22">
        <w:t>6.7. Tablas del modelo relacional.</w:t>
      </w:r>
      <w:bookmarkEnd w:id="2100"/>
    </w:p>
    <w:p w14:paraId="3AEE2A8D" w14:textId="77777777" w:rsidR="00FC2CD3" w:rsidRDefault="00FC2CD3" w:rsidP="00FC2CD3">
      <w:pPr>
        <w:pStyle w:val="Ttulo3"/>
      </w:pPr>
      <w:bookmarkStart w:id="2101" w:name="_Toc233728303"/>
      <w:r>
        <w:lastRenderedPageBreak/>
        <w:t>Modelo Documental</w:t>
      </w:r>
      <w:bookmarkEnd w:id="2101"/>
    </w:p>
    <w:p w14:paraId="5DE334D1" w14:textId="77777777" w:rsidR="00FC2CD3" w:rsidRDefault="00FC2CD3" w:rsidP="00FC2CD3">
      <w:r>
        <w:t>El modelo documental agrupa información que cambia con más frecuencia o que contiene estructuras internas variables. La colección questions almacena el banco de preguntas, incluyendo el tipo de pregunta y la configuración específica. Esta configuración puede representar respuestas verdadero/falso, opciones de selección simple o múltiple, o una plantilla paramétrica con tolerancia.</w:t>
      </w:r>
    </w:p>
    <w:p w14:paraId="706E2EB5" w14:textId="77777777" w:rsidR="00FC2CD3" w:rsidRDefault="00FC2CD3" w:rsidP="00FC2CD3">
      <w:r>
        <w:t>La colección quizzes almacena los cuestionarios definidos por el profesorado. Cada cuestionario incluye configuración temporal, número de intentos, código de acceso, grupos asignados y una lista de referencias a preguntas. Estas referencias no duplican la pregunta completa, sino que guardan el identificador de la pregunta y parámetros propios del cuestionario, como puntuación, cantidad y tolerancia.</w:t>
      </w:r>
    </w:p>
    <w:p w14:paraId="4E02CE76" w14:textId="77777777" w:rsidR="00FC2CD3" w:rsidRDefault="00FC2CD3" w:rsidP="00FC2CD3">
      <w:r>
        <w:t>La colección quiz_attempts almacena los intentos realizados. Cada intento contiene un “snapshot” de las preguntas servidas y una lista de respuestas. Este diseño conserva la trazabilidad del intento aunque posteriormente se modifique una pregunta del banco. También facilita calcular resultados, historial y analíticas a partir del estado almacenado.</w:t>
      </w:r>
    </w:p>
    <w:tbl>
      <w:tblPr>
        <w:tblStyle w:val="Tablaconcuadrcula"/>
        <w:tblW w:w="0" w:type="auto"/>
        <w:jc w:val="center"/>
        <w:tblLook w:val="04A0" w:firstRow="1" w:lastRow="0" w:firstColumn="1" w:lastColumn="0" w:noHBand="0" w:noVBand="1"/>
      </w:tblPr>
      <w:tblGrid>
        <w:gridCol w:w="2786"/>
        <w:gridCol w:w="2784"/>
        <w:gridCol w:w="2784"/>
      </w:tblGrid>
      <w:tr w:rsidR="00973E22" w14:paraId="1640DDDE" w14:textId="77777777">
        <w:trPr>
          <w:trHeight w:val="522"/>
          <w:jc w:val="center"/>
        </w:trPr>
        <w:tc>
          <w:tcPr>
            <w:tcW w:w="8354" w:type="dxa"/>
            <w:gridSpan w:val="3"/>
            <w:shd w:val="clear" w:color="auto" w:fill="DDDDDD" w:themeFill="accent1"/>
            <w:vAlign w:val="center"/>
          </w:tcPr>
          <w:p w14:paraId="1A2B9D5E" w14:textId="50E329F1" w:rsidR="00973E22" w:rsidRDefault="00973E22" w:rsidP="00FF7724">
            <w:pPr>
              <w:jc w:val="center"/>
              <w:rPr>
                <w:b/>
                <w:sz w:val="18"/>
              </w:rPr>
            </w:pPr>
            <w:r w:rsidRPr="00973E22">
              <w:rPr>
                <w:b/>
                <w:sz w:val="18"/>
              </w:rPr>
              <w:t>Colecciones del modelo documental</w:t>
            </w:r>
          </w:p>
        </w:tc>
      </w:tr>
      <w:tr w:rsidR="00FC2CD3" w14:paraId="1252BE06" w14:textId="77777777" w:rsidTr="00FF7724">
        <w:trPr>
          <w:trHeight w:val="522"/>
          <w:jc w:val="center"/>
        </w:trPr>
        <w:tc>
          <w:tcPr>
            <w:tcW w:w="2786" w:type="dxa"/>
            <w:shd w:val="clear" w:color="auto" w:fill="F2F2F2" w:themeFill="background1" w:themeFillShade="F2"/>
            <w:vAlign w:val="center"/>
          </w:tcPr>
          <w:p w14:paraId="5CB776AF" w14:textId="77777777" w:rsidR="00FC2CD3" w:rsidRDefault="00FC2CD3">
            <w:r>
              <w:rPr>
                <w:b/>
                <w:sz w:val="18"/>
              </w:rPr>
              <w:t>Colección</w:t>
            </w:r>
          </w:p>
        </w:tc>
        <w:tc>
          <w:tcPr>
            <w:tcW w:w="2784" w:type="dxa"/>
            <w:shd w:val="clear" w:color="auto" w:fill="F2F2F2" w:themeFill="background1" w:themeFillShade="F2"/>
            <w:vAlign w:val="center"/>
          </w:tcPr>
          <w:p w14:paraId="0550EE0C" w14:textId="77777777" w:rsidR="00FC2CD3" w:rsidRDefault="00FC2CD3">
            <w:r>
              <w:rPr>
                <w:b/>
                <w:sz w:val="18"/>
              </w:rPr>
              <w:t>Contenido</w:t>
            </w:r>
          </w:p>
        </w:tc>
        <w:tc>
          <w:tcPr>
            <w:tcW w:w="2784" w:type="dxa"/>
            <w:shd w:val="clear" w:color="auto" w:fill="F2F2F2" w:themeFill="background1" w:themeFillShade="F2"/>
            <w:vAlign w:val="center"/>
          </w:tcPr>
          <w:p w14:paraId="0CC8E701" w14:textId="77777777" w:rsidR="00FC2CD3" w:rsidRDefault="00FC2CD3">
            <w:r>
              <w:rPr>
                <w:b/>
                <w:sz w:val="18"/>
              </w:rPr>
              <w:t>Observaciones de diseño</w:t>
            </w:r>
          </w:p>
        </w:tc>
      </w:tr>
      <w:tr w:rsidR="00FC2CD3" w14:paraId="364CF4A6" w14:textId="77777777" w:rsidTr="00973E22">
        <w:trPr>
          <w:jc w:val="center"/>
        </w:trPr>
        <w:tc>
          <w:tcPr>
            <w:tcW w:w="2786" w:type="dxa"/>
            <w:vAlign w:val="center"/>
          </w:tcPr>
          <w:p w14:paraId="0B50A98D" w14:textId="77777777" w:rsidR="00FC2CD3" w:rsidRDefault="00FC2CD3">
            <w:r>
              <w:rPr>
                <w:sz w:val="18"/>
              </w:rPr>
              <w:t>groups</w:t>
            </w:r>
          </w:p>
        </w:tc>
        <w:tc>
          <w:tcPr>
            <w:tcW w:w="2784" w:type="dxa"/>
            <w:vAlign w:val="center"/>
          </w:tcPr>
          <w:p w14:paraId="308530A2" w14:textId="77777777" w:rsidR="00FC2CD3" w:rsidRDefault="00FC2CD3">
            <w:r>
              <w:rPr>
                <w:sz w:val="18"/>
              </w:rPr>
              <w:t>Grupos docentes, miembros, creador y estado de archivado.</w:t>
            </w:r>
          </w:p>
        </w:tc>
        <w:tc>
          <w:tcPr>
            <w:tcW w:w="2784" w:type="dxa"/>
            <w:vAlign w:val="center"/>
          </w:tcPr>
          <w:p w14:paraId="00A7895A" w14:textId="77777777" w:rsidR="00FC2CD3" w:rsidRDefault="00FC2CD3">
            <w:r>
              <w:rPr>
                <w:sz w:val="18"/>
              </w:rPr>
              <w:t>Los miembros se guardan como identificadores de usuario.</w:t>
            </w:r>
          </w:p>
        </w:tc>
      </w:tr>
      <w:tr w:rsidR="00FC2CD3" w14:paraId="00FC9150" w14:textId="77777777" w:rsidTr="00973E22">
        <w:trPr>
          <w:jc w:val="center"/>
        </w:trPr>
        <w:tc>
          <w:tcPr>
            <w:tcW w:w="2786" w:type="dxa"/>
            <w:vAlign w:val="center"/>
          </w:tcPr>
          <w:p w14:paraId="41524B90" w14:textId="77777777" w:rsidR="00FC2CD3" w:rsidRDefault="00FC2CD3">
            <w:r>
              <w:rPr>
                <w:sz w:val="18"/>
              </w:rPr>
              <w:t>questions</w:t>
            </w:r>
          </w:p>
        </w:tc>
        <w:tc>
          <w:tcPr>
            <w:tcW w:w="2784" w:type="dxa"/>
            <w:vAlign w:val="center"/>
          </w:tcPr>
          <w:p w14:paraId="0D29AEA7" w14:textId="77777777" w:rsidR="00FC2CD3" w:rsidRDefault="00FC2CD3">
            <w:r>
              <w:rPr>
                <w:sz w:val="18"/>
              </w:rPr>
              <w:t>Preguntas del banco, tipo, enunciado, etiquetas y questionConfig.</w:t>
            </w:r>
          </w:p>
        </w:tc>
        <w:tc>
          <w:tcPr>
            <w:tcW w:w="2784" w:type="dxa"/>
            <w:vAlign w:val="center"/>
          </w:tcPr>
          <w:p w14:paraId="131E0042" w14:textId="77777777" w:rsidR="00FC2CD3" w:rsidRDefault="00FC2CD3">
            <w:r>
              <w:rPr>
                <w:sz w:val="18"/>
              </w:rPr>
              <w:t>questionConfig es flexible según el tipo de pregunta.</w:t>
            </w:r>
          </w:p>
        </w:tc>
      </w:tr>
      <w:tr w:rsidR="00FC2CD3" w14:paraId="7A343018" w14:textId="77777777" w:rsidTr="00973E22">
        <w:trPr>
          <w:jc w:val="center"/>
        </w:trPr>
        <w:tc>
          <w:tcPr>
            <w:tcW w:w="2786" w:type="dxa"/>
            <w:vAlign w:val="center"/>
          </w:tcPr>
          <w:p w14:paraId="745F596A" w14:textId="77777777" w:rsidR="00FC2CD3" w:rsidRDefault="00FC2CD3">
            <w:r>
              <w:rPr>
                <w:sz w:val="18"/>
              </w:rPr>
              <w:t>parametric_templates</w:t>
            </w:r>
          </w:p>
        </w:tc>
        <w:tc>
          <w:tcPr>
            <w:tcW w:w="2784" w:type="dxa"/>
            <w:vAlign w:val="center"/>
          </w:tcPr>
          <w:p w14:paraId="08F62FEC" w14:textId="77777777" w:rsidR="00FC2CD3" w:rsidRDefault="00FC2CD3">
            <w:r>
              <w:rPr>
                <w:sz w:val="18"/>
              </w:rPr>
              <w:t>Plantillas paramétricas y variantes generadas.</w:t>
            </w:r>
          </w:p>
        </w:tc>
        <w:tc>
          <w:tcPr>
            <w:tcW w:w="2784" w:type="dxa"/>
            <w:vAlign w:val="center"/>
          </w:tcPr>
          <w:p w14:paraId="67992BDA" w14:textId="77777777" w:rsidR="00FC2CD3" w:rsidRDefault="00FC2CD3">
            <w:r>
              <w:rPr>
                <w:sz w:val="18"/>
              </w:rPr>
              <w:t>Sirve como base cerrada para preguntas paramétricas.</w:t>
            </w:r>
          </w:p>
        </w:tc>
      </w:tr>
      <w:tr w:rsidR="00FC2CD3" w14:paraId="56733558" w14:textId="77777777" w:rsidTr="00973E22">
        <w:trPr>
          <w:jc w:val="center"/>
        </w:trPr>
        <w:tc>
          <w:tcPr>
            <w:tcW w:w="2786" w:type="dxa"/>
            <w:vAlign w:val="center"/>
          </w:tcPr>
          <w:p w14:paraId="3F260A1F" w14:textId="77777777" w:rsidR="00FC2CD3" w:rsidRDefault="00FC2CD3">
            <w:r>
              <w:rPr>
                <w:sz w:val="18"/>
              </w:rPr>
              <w:t>quizzes</w:t>
            </w:r>
          </w:p>
        </w:tc>
        <w:tc>
          <w:tcPr>
            <w:tcW w:w="2784" w:type="dxa"/>
            <w:vAlign w:val="center"/>
          </w:tcPr>
          <w:p w14:paraId="315F156A" w14:textId="77777777" w:rsidR="00FC2CD3" w:rsidRDefault="00FC2CD3">
            <w:r>
              <w:rPr>
                <w:sz w:val="18"/>
              </w:rPr>
              <w:t>Cuestionarios, fechas, estado, preguntas referenciadas y grupos asignados.</w:t>
            </w:r>
          </w:p>
        </w:tc>
        <w:tc>
          <w:tcPr>
            <w:tcW w:w="2784" w:type="dxa"/>
            <w:vAlign w:val="center"/>
          </w:tcPr>
          <w:p w14:paraId="27C5484B" w14:textId="77777777" w:rsidR="00FC2CD3" w:rsidRDefault="00FC2CD3">
            <w:r>
              <w:rPr>
                <w:sz w:val="18"/>
              </w:rPr>
              <w:t>Usa referencias por identificador a preguntas y grupos.</w:t>
            </w:r>
          </w:p>
        </w:tc>
      </w:tr>
      <w:tr w:rsidR="00FC2CD3" w14:paraId="32DF4BB1" w14:textId="77777777" w:rsidTr="00973E22">
        <w:trPr>
          <w:jc w:val="center"/>
        </w:trPr>
        <w:tc>
          <w:tcPr>
            <w:tcW w:w="2786" w:type="dxa"/>
            <w:vAlign w:val="center"/>
          </w:tcPr>
          <w:p w14:paraId="1CD2517B" w14:textId="77777777" w:rsidR="00FC2CD3" w:rsidRDefault="00FC2CD3">
            <w:r>
              <w:rPr>
                <w:sz w:val="18"/>
              </w:rPr>
              <w:t>quiz_attempts</w:t>
            </w:r>
          </w:p>
        </w:tc>
        <w:tc>
          <w:tcPr>
            <w:tcW w:w="2784" w:type="dxa"/>
            <w:vAlign w:val="center"/>
          </w:tcPr>
          <w:p w14:paraId="4B8C8D5C" w14:textId="77777777" w:rsidR="00FC2CD3" w:rsidRDefault="00FC2CD3">
            <w:r>
              <w:rPr>
                <w:sz w:val="18"/>
              </w:rPr>
              <w:t>Intentos, preguntas servidas, respuestas, puntuación y estado.</w:t>
            </w:r>
          </w:p>
        </w:tc>
        <w:tc>
          <w:tcPr>
            <w:tcW w:w="2784" w:type="dxa"/>
            <w:vAlign w:val="center"/>
          </w:tcPr>
          <w:p w14:paraId="6A17ECAB" w14:textId="77777777" w:rsidR="00FC2CD3" w:rsidRDefault="00FC2CD3">
            <w:r>
              <w:rPr>
                <w:sz w:val="18"/>
              </w:rPr>
              <w:t>Guarda “snapshots” para mantener trazabilidad.</w:t>
            </w:r>
          </w:p>
        </w:tc>
      </w:tr>
    </w:tbl>
    <w:p w14:paraId="3B678A89" w14:textId="01BE8B87" w:rsidR="00FC2CD3" w:rsidRDefault="00973E22">
      <w:pPr>
        <w:pStyle w:val="PiedeTabla"/>
        <w:pPrChange w:id="2102" w:author="Pablo Barrero Cruz" w:date="2026-06-30T13:25:00Z" w16du:dateUtc="2026-06-30T11:25:00Z">
          <w:pPr>
            <w:pStyle w:val="Descripcin"/>
            <w:spacing w:before="240"/>
          </w:pPr>
        </w:pPrChange>
      </w:pPr>
      <w:bookmarkStart w:id="2103" w:name="_Toc233720888"/>
      <w:r w:rsidRPr="00B0767E">
        <w:rPr>
          <w:rStyle w:val="nfasisintenso"/>
        </w:rPr>
        <w:t xml:space="preserve">Tabla </w:t>
      </w:r>
      <w:r w:rsidRPr="00973E22">
        <w:t>6.8. Colecciones del modelo documental.</w:t>
      </w:r>
      <w:bookmarkEnd w:id="2103"/>
    </w:p>
    <w:p w14:paraId="0E3A7D51" w14:textId="77777777" w:rsidR="00FC2CD3" w:rsidRDefault="00FC2CD3" w:rsidP="00FC2CD3">
      <w:pPr>
        <w:pStyle w:val="Ttulo3"/>
      </w:pPr>
      <w:bookmarkStart w:id="2104" w:name="_Toc233728304"/>
      <w:r>
        <w:t>Diagrama E-R</w:t>
      </w:r>
      <w:bookmarkEnd w:id="2104"/>
    </w:p>
    <w:p w14:paraId="74E65434" w14:textId="77777777" w:rsidR="00FC2CD3" w:rsidRDefault="00FC2CD3" w:rsidP="00FC2CD3">
      <w:r>
        <w:t>La Figura 6.12 resume el diseño de persistencia del sistema. En el diagrama se muestran tanto las tablas relacionales como las colecciones documentales. Las líneas discontinuas o referencias por identificador representan relaciones gestionadas desde la lógica de aplicación, no claves foráneas físicas en MongoDB.</w:t>
      </w:r>
    </w:p>
    <w:p w14:paraId="48FFFB39" w14:textId="3DBE3E64" w:rsidR="00FC2CD3" w:rsidRDefault="00941993" w:rsidP="00FC2CD3">
      <w:pPr>
        <w:pStyle w:val="Descripcin"/>
      </w:pPr>
      <w:r>
        <w:rPr>
          <w:noProof/>
        </w:rPr>
        <w:lastRenderedPageBreak/>
        <w:drawing>
          <wp:inline distT="0" distB="0" distL="0" distR="0" wp14:anchorId="4668D00B" wp14:editId="24BA8472">
            <wp:extent cx="5311140" cy="6530340"/>
            <wp:effectExtent l="0" t="0" r="3810" b="3810"/>
            <wp:docPr id="19"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11140" cy="6530340"/>
                    </a:xfrm>
                    <a:prstGeom prst="rect">
                      <a:avLst/>
                    </a:prstGeom>
                    <a:noFill/>
                    <a:ln>
                      <a:noFill/>
                    </a:ln>
                  </pic:spPr>
                </pic:pic>
              </a:graphicData>
            </a:graphic>
          </wp:inline>
        </w:drawing>
      </w:r>
    </w:p>
    <w:p w14:paraId="43394F8B" w14:textId="6592BA3F" w:rsidR="00FC2CD3" w:rsidRDefault="00FC2CD3">
      <w:pPr>
        <w:pStyle w:val="PiedeTabla"/>
        <w:pPrChange w:id="2105" w:author="Pablo Barrero Cruz" w:date="2026-06-30T13:25:00Z" w16du:dateUtc="2026-06-30T11:25:00Z">
          <w:pPr>
            <w:pStyle w:val="Descripcin"/>
          </w:pPr>
        </w:pPrChange>
      </w:pPr>
      <w:bookmarkStart w:id="2106" w:name="_Toc233720889"/>
      <w:r>
        <w:t>Figura 6.12. Diagrama E-R y documental de la base de datos.</w:t>
      </w:r>
      <w:bookmarkEnd w:id="2106"/>
    </w:p>
    <w:p w14:paraId="193F077C" w14:textId="77777777" w:rsidR="00FC2CD3" w:rsidRDefault="00FC2CD3" w:rsidP="00FC2CD3">
      <w:pPr>
        <w:pStyle w:val="Ttulo3"/>
      </w:pPr>
      <w:bookmarkStart w:id="2107" w:name="_Toc233728305"/>
      <w:r>
        <w:t>Justificación del diseño</w:t>
      </w:r>
      <w:bookmarkEnd w:id="2107"/>
    </w:p>
    <w:p w14:paraId="220EEEF3" w14:textId="77777777" w:rsidR="00FC2CD3" w:rsidRDefault="00FC2CD3" w:rsidP="00FC2CD3">
      <w:r>
        <w:t>El diseño elegido mantiene separados los datos críticos de autenticación y los datos flexibles de evaluación. MariaDB aporta garantías relacionales para usuarios y sesiones, mientras que MongoDB permite representar preguntas y cuestionarios con estructuras variables sin forzar un esquema rígido de tablas.</w:t>
      </w:r>
    </w:p>
    <w:p w14:paraId="31F19E05" w14:textId="77777777" w:rsidR="00FC2CD3" w:rsidRDefault="00FC2CD3" w:rsidP="00FC2CD3">
      <w:r>
        <w:lastRenderedPageBreak/>
        <w:t>Esta separación también encaja con la evolución prevista del proyecto. Si en el futuro se añadiesen nuevos tipos de pregunta, nuevos campos de configuración o nuevas formas de analizar intentos, el modelo documental permitiría incorporar esos cambios con menor impacto. Al mismo tiempo, los datos de seguridad y acceso seguirían protegidos en un modelo relacional más estricto.</w:t>
      </w:r>
    </w:p>
    <w:p w14:paraId="1D47F312" w14:textId="77777777" w:rsidR="00FC2CD3" w:rsidRDefault="00FC2CD3" w:rsidP="00FC2CD3">
      <w:r>
        <w:t>El principal coste de esta decisión es que algunas relaciones no se resuelven directamente en la base de datos, sino en la capa de aplicación. Por ello, el “backend” incluye validaciones específicas para comprobar que las preguntas, grupos y cuestionarios referenciados existen antes de guardar o publicar operaciones importantes.</w:t>
      </w:r>
    </w:p>
    <w:p w14:paraId="6A72C673" w14:textId="77777777" w:rsidR="0060594C" w:rsidRPr="0060594C" w:rsidRDefault="0060594C" w:rsidP="0060594C"/>
    <w:p w14:paraId="50340D82" w14:textId="77777777" w:rsidR="00C960E7" w:rsidRPr="00C960E7" w:rsidRDefault="00C960E7" w:rsidP="00C960E7"/>
    <w:p w14:paraId="77F704FF" w14:textId="77777777" w:rsidR="0024104A" w:rsidRDefault="0024104A">
      <w:pPr>
        <w:jc w:val="left"/>
        <w:rPr>
          <w:b/>
          <w:bCs/>
          <w:color w:val="DDDDDD" w:themeColor="accent1"/>
          <w:sz w:val="40"/>
          <w:szCs w:val="26"/>
        </w:rPr>
      </w:pPr>
      <w:r>
        <w:br w:type="page"/>
      </w:r>
    </w:p>
    <w:p w14:paraId="5A87A37F" w14:textId="77777777" w:rsidR="005C0ACA" w:rsidRDefault="005C0ACA" w:rsidP="00C960E7">
      <w:pPr>
        <w:pStyle w:val="Ttulo2"/>
      </w:pPr>
      <w:bookmarkStart w:id="2108" w:name="_Toc233728306"/>
      <w:r>
        <w:lastRenderedPageBreak/>
        <w:t>Diseño de la Interfaz</w:t>
      </w:r>
      <w:bookmarkEnd w:id="2108"/>
    </w:p>
    <w:p w14:paraId="174356CB" w14:textId="77777777" w:rsidR="00C93FE8" w:rsidRDefault="00C93FE8" w:rsidP="00C93FE8">
      <w:r>
        <w:t>En este apartado se describe el diseño de la interfaz de usuario de la aplicación. La interfaz se ha planteado como una aplicación web “responsive”, organizada mediante una estructura común de navegación y distintas pantallas adaptadas al rol del usuario. El objetivo principal es que el alumnado pueda realizar cuestionarios de forma clara y que el profesorado pueda gestionar preguntas, cuestionarios, grupos y resultados sin pasos innecesarios.</w:t>
      </w:r>
    </w:p>
    <w:p w14:paraId="0D655BA7" w14:textId="77777777" w:rsidR="00C93FE8" w:rsidRDefault="00C93FE8" w:rsidP="00C93FE8">
      <w:r>
        <w:t>La aplicación utiliza una estructura visual basada en React, Material UI y un tema propio. La navegación principal se sitúa en una barra superior persistente, mientras que el contenido de cada pantalla se presenta en tarjetas, tablas, formularios y diálogos modales. En pantallas pequeñas, la navegación se transforma en un menú lateral desplegable, manteniendo las mismas opciones principales.</w:t>
      </w:r>
    </w:p>
    <w:p w14:paraId="0479C819" w14:textId="77777777" w:rsidR="00C93FE8" w:rsidRDefault="00C93FE8" w:rsidP="00C93FE8">
      <w:pPr>
        <w:pStyle w:val="Ttulo3"/>
      </w:pPr>
      <w:bookmarkStart w:id="2109" w:name="_Toc233728307"/>
      <w:r>
        <w:t>Criterios generales de diseño</w:t>
      </w:r>
      <w:bookmarkEnd w:id="2109"/>
    </w:p>
    <w:p w14:paraId="4EFE23EC" w14:textId="77777777" w:rsidR="00C93FE8" w:rsidRDefault="00C93FE8" w:rsidP="00C93FE8">
      <w:r>
        <w:t>El diseño se ha construido siguiendo criterios de claridad, consistencia y separación por roles. Las acciones frecuentes aparecen visibles en cabeceras o barras de herramientas, mientras que las acciones de edición se agrupan en diálogos modales. Se evita que el usuario tenga que navegar entre muchas páginas para completar una operación sencilla.</w:t>
      </w:r>
    </w:p>
    <w:tbl>
      <w:tblPr>
        <w:tblStyle w:val="Tablaconcuadrcula"/>
        <w:tblW w:w="0" w:type="auto"/>
        <w:jc w:val="center"/>
        <w:tblLook w:val="04A0" w:firstRow="1" w:lastRow="0" w:firstColumn="1" w:lastColumn="0" w:noHBand="0" w:noVBand="1"/>
      </w:tblPr>
      <w:tblGrid>
        <w:gridCol w:w="4177"/>
        <w:gridCol w:w="4177"/>
      </w:tblGrid>
      <w:tr w:rsidR="00973E22" w14:paraId="0FFFC165" w14:textId="77777777">
        <w:trPr>
          <w:trHeight w:val="603"/>
          <w:jc w:val="center"/>
        </w:trPr>
        <w:tc>
          <w:tcPr>
            <w:tcW w:w="8354" w:type="dxa"/>
            <w:gridSpan w:val="2"/>
            <w:shd w:val="clear" w:color="auto" w:fill="DDDDDD" w:themeFill="accent1"/>
            <w:vAlign w:val="center"/>
          </w:tcPr>
          <w:p w14:paraId="02519CFA" w14:textId="28E49F32" w:rsidR="00973E22" w:rsidRDefault="00973E22" w:rsidP="00FF7724">
            <w:pPr>
              <w:jc w:val="center"/>
              <w:rPr>
                <w:b/>
                <w:sz w:val="18"/>
              </w:rPr>
            </w:pPr>
            <w:r w:rsidRPr="00973E22">
              <w:rPr>
                <w:b/>
                <w:sz w:val="18"/>
              </w:rPr>
              <w:t>Criterios generales de diseño de la interfaz</w:t>
            </w:r>
          </w:p>
        </w:tc>
      </w:tr>
      <w:tr w:rsidR="00C93FE8" w14:paraId="1A03A1BE" w14:textId="77777777" w:rsidTr="00FF7724">
        <w:trPr>
          <w:trHeight w:val="603"/>
          <w:jc w:val="center"/>
        </w:trPr>
        <w:tc>
          <w:tcPr>
            <w:tcW w:w="4177" w:type="dxa"/>
            <w:shd w:val="clear" w:color="auto" w:fill="F2F2F2" w:themeFill="background1" w:themeFillShade="F2"/>
            <w:vAlign w:val="center"/>
          </w:tcPr>
          <w:p w14:paraId="06B50176" w14:textId="77777777" w:rsidR="00C93FE8" w:rsidRDefault="00C93FE8">
            <w:r>
              <w:rPr>
                <w:b/>
                <w:sz w:val="18"/>
              </w:rPr>
              <w:t>Criterio</w:t>
            </w:r>
          </w:p>
        </w:tc>
        <w:tc>
          <w:tcPr>
            <w:tcW w:w="4177" w:type="dxa"/>
            <w:shd w:val="clear" w:color="auto" w:fill="F2F2F2" w:themeFill="background1" w:themeFillShade="F2"/>
            <w:vAlign w:val="center"/>
          </w:tcPr>
          <w:p w14:paraId="6905AE7B" w14:textId="77777777" w:rsidR="00C93FE8" w:rsidRDefault="00C93FE8">
            <w:r>
              <w:rPr>
                <w:b/>
                <w:sz w:val="18"/>
              </w:rPr>
              <w:t>Aplicación en la interfaz</w:t>
            </w:r>
          </w:p>
        </w:tc>
      </w:tr>
      <w:tr w:rsidR="00C93FE8" w14:paraId="31A4A385" w14:textId="77777777" w:rsidTr="00973E22">
        <w:trPr>
          <w:jc w:val="center"/>
        </w:trPr>
        <w:tc>
          <w:tcPr>
            <w:tcW w:w="4177" w:type="dxa"/>
            <w:vAlign w:val="center"/>
          </w:tcPr>
          <w:p w14:paraId="1860AF92" w14:textId="77777777" w:rsidR="00C93FE8" w:rsidRDefault="00C93FE8">
            <w:r>
              <w:rPr>
                <w:sz w:val="18"/>
              </w:rPr>
              <w:t>Consistencia visual</w:t>
            </w:r>
          </w:p>
        </w:tc>
        <w:tc>
          <w:tcPr>
            <w:tcW w:w="4177" w:type="dxa"/>
            <w:vAlign w:val="center"/>
          </w:tcPr>
          <w:p w14:paraId="503C3AB2" w14:textId="77777777" w:rsidR="00C93FE8" w:rsidRDefault="00C93FE8">
            <w:r>
              <w:rPr>
                <w:sz w:val="18"/>
              </w:rPr>
              <w:t>Uso de una barra superior común, tarjetas, tablas, botones y diálogos con estilos compartidos.</w:t>
            </w:r>
          </w:p>
        </w:tc>
      </w:tr>
      <w:tr w:rsidR="00C93FE8" w14:paraId="08AE0BEE" w14:textId="77777777" w:rsidTr="00973E22">
        <w:trPr>
          <w:jc w:val="center"/>
        </w:trPr>
        <w:tc>
          <w:tcPr>
            <w:tcW w:w="4177" w:type="dxa"/>
            <w:vAlign w:val="center"/>
          </w:tcPr>
          <w:p w14:paraId="1421EB87" w14:textId="77777777" w:rsidR="00C93FE8" w:rsidRDefault="00C93FE8">
            <w:r>
              <w:rPr>
                <w:sz w:val="18"/>
              </w:rPr>
              <w:t>Navegación por rol</w:t>
            </w:r>
          </w:p>
        </w:tc>
        <w:tc>
          <w:tcPr>
            <w:tcW w:w="4177" w:type="dxa"/>
            <w:vAlign w:val="center"/>
          </w:tcPr>
          <w:p w14:paraId="74555515" w14:textId="77777777" w:rsidR="00C93FE8" w:rsidRDefault="00C93FE8">
            <w:r>
              <w:rPr>
                <w:sz w:val="18"/>
              </w:rPr>
              <w:t>Las opciones visibles dependen de si el usuario es alumno, profesor o administrador.</w:t>
            </w:r>
          </w:p>
        </w:tc>
      </w:tr>
      <w:tr w:rsidR="00C93FE8" w14:paraId="63047D70" w14:textId="77777777" w:rsidTr="00973E22">
        <w:trPr>
          <w:jc w:val="center"/>
        </w:trPr>
        <w:tc>
          <w:tcPr>
            <w:tcW w:w="4177" w:type="dxa"/>
            <w:vAlign w:val="center"/>
          </w:tcPr>
          <w:p w14:paraId="180C6256" w14:textId="77777777" w:rsidR="00C93FE8" w:rsidRDefault="00C93FE8">
            <w:r>
              <w:rPr>
                <w:sz w:val="18"/>
              </w:rPr>
              <w:t>Claridad en formularios</w:t>
            </w:r>
          </w:p>
        </w:tc>
        <w:tc>
          <w:tcPr>
            <w:tcW w:w="4177" w:type="dxa"/>
            <w:vAlign w:val="center"/>
          </w:tcPr>
          <w:p w14:paraId="2E252B8D" w14:textId="77777777" w:rsidR="00C93FE8" w:rsidRDefault="00C93FE8">
            <w:r>
              <w:rPr>
                <w:sz w:val="18"/>
              </w:rPr>
              <w:t>Los formularios muestran etiquetas, ayudas, mensajes de error y estados de carga.</w:t>
            </w:r>
          </w:p>
        </w:tc>
      </w:tr>
      <w:tr w:rsidR="00C93FE8" w14:paraId="2CF11075" w14:textId="77777777" w:rsidTr="00973E22">
        <w:trPr>
          <w:jc w:val="center"/>
        </w:trPr>
        <w:tc>
          <w:tcPr>
            <w:tcW w:w="4177" w:type="dxa"/>
            <w:vAlign w:val="center"/>
          </w:tcPr>
          <w:p w14:paraId="3E4D1AE3" w14:textId="77777777" w:rsidR="00C93FE8" w:rsidRDefault="00C93FE8">
            <w:r>
              <w:rPr>
                <w:sz w:val="18"/>
              </w:rPr>
              <w:t>Separación de acciones</w:t>
            </w:r>
          </w:p>
        </w:tc>
        <w:tc>
          <w:tcPr>
            <w:tcW w:w="4177" w:type="dxa"/>
            <w:vAlign w:val="center"/>
          </w:tcPr>
          <w:p w14:paraId="2F0D5134" w14:textId="77777777" w:rsidR="00C93FE8" w:rsidRDefault="00C93FE8">
            <w:r>
              <w:rPr>
                <w:sz w:val="18"/>
              </w:rPr>
              <w:t>Las acciones destructivas o sensibles se confirman mediante diálogos específicos.</w:t>
            </w:r>
          </w:p>
        </w:tc>
      </w:tr>
      <w:tr w:rsidR="00C93FE8" w14:paraId="35CC58CE" w14:textId="77777777" w:rsidTr="00973E22">
        <w:trPr>
          <w:jc w:val="center"/>
        </w:trPr>
        <w:tc>
          <w:tcPr>
            <w:tcW w:w="4177" w:type="dxa"/>
            <w:vAlign w:val="center"/>
          </w:tcPr>
          <w:p w14:paraId="371126CE" w14:textId="77777777" w:rsidR="00C93FE8" w:rsidRDefault="00C93FE8">
            <w:r>
              <w:rPr>
                <w:sz w:val="18"/>
              </w:rPr>
              <w:t>“Responsive”</w:t>
            </w:r>
          </w:p>
        </w:tc>
        <w:tc>
          <w:tcPr>
            <w:tcW w:w="4177" w:type="dxa"/>
            <w:vAlign w:val="center"/>
          </w:tcPr>
          <w:p w14:paraId="280A7F8F" w14:textId="77777777" w:rsidR="00C93FE8" w:rsidRDefault="00C93FE8">
            <w:r>
              <w:rPr>
                <w:sz w:val="18"/>
              </w:rPr>
              <w:t>La aplicación adapta navegación y listados a pantallas de escritorio y móvil.</w:t>
            </w:r>
          </w:p>
        </w:tc>
      </w:tr>
      <w:tr w:rsidR="00C93FE8" w14:paraId="7B8BF0F4" w14:textId="77777777" w:rsidTr="00973E22">
        <w:trPr>
          <w:jc w:val="center"/>
        </w:trPr>
        <w:tc>
          <w:tcPr>
            <w:tcW w:w="4177" w:type="dxa"/>
            <w:vAlign w:val="center"/>
          </w:tcPr>
          <w:p w14:paraId="7B77B817" w14:textId="77777777" w:rsidR="00C93FE8" w:rsidRDefault="00C93FE8">
            <w:r>
              <w:rPr>
                <w:sz w:val="18"/>
              </w:rPr>
              <w:t>Soporte matemático</w:t>
            </w:r>
          </w:p>
        </w:tc>
        <w:tc>
          <w:tcPr>
            <w:tcW w:w="4177" w:type="dxa"/>
            <w:vAlign w:val="center"/>
          </w:tcPr>
          <w:p w14:paraId="3ADE41B8" w14:textId="77777777" w:rsidR="00C93FE8" w:rsidRDefault="00C93FE8">
            <w:r>
              <w:rPr>
                <w:sz w:val="18"/>
              </w:rPr>
              <w:t>Los enunciados y opciones con notación matemática se renderizan mediante componentes específicos.</w:t>
            </w:r>
          </w:p>
        </w:tc>
      </w:tr>
    </w:tbl>
    <w:p w14:paraId="42A7BAEC" w14:textId="51C3FA55" w:rsidR="00C93FE8" w:rsidRDefault="00973E22">
      <w:pPr>
        <w:pStyle w:val="PiedeTabla"/>
        <w:pPrChange w:id="2110" w:author="Pablo Barrero Cruz" w:date="2026-06-30T13:25:00Z" w16du:dateUtc="2026-06-30T11:25:00Z">
          <w:pPr>
            <w:pStyle w:val="Descripcin"/>
            <w:spacing w:before="240"/>
          </w:pPr>
        </w:pPrChange>
      </w:pPr>
      <w:bookmarkStart w:id="2111" w:name="_Toc233720890"/>
      <w:r w:rsidRPr="00B0767E">
        <w:rPr>
          <w:rStyle w:val="nfasisintenso"/>
        </w:rPr>
        <w:t xml:space="preserve">Tabla </w:t>
      </w:r>
      <w:r w:rsidRPr="00973E22">
        <w:t>6.9. Criterios generales de diseño de la interfaz.</w:t>
      </w:r>
      <w:bookmarkEnd w:id="2111"/>
    </w:p>
    <w:p w14:paraId="37BADA5C" w14:textId="77777777" w:rsidR="00C93FE8" w:rsidRDefault="00C93FE8" w:rsidP="00C93FE8">
      <w:pPr>
        <w:pStyle w:val="Ttulo3"/>
      </w:pPr>
      <w:bookmarkStart w:id="2112" w:name="_Toc233728308"/>
      <w:r>
        <w:t>Estructura general de la interfaz</w:t>
      </w:r>
      <w:bookmarkEnd w:id="2112"/>
    </w:p>
    <w:p w14:paraId="1657C11C" w14:textId="4F026F83" w:rsidR="00C93FE8" w:rsidRDefault="00C93FE8" w:rsidP="00C93FE8">
      <w:r>
        <w:t xml:space="preserve">La interfaz se organiza en torno a un </w:t>
      </w:r>
      <w:ins w:id="2113" w:author="Pablo Barrero Cruz" w:date="2026-06-20T10:37:00Z" w16du:dateUtc="2026-06-20T08:37:00Z">
        <w:r w:rsidR="009C0AB8">
          <w:t>“</w:t>
        </w:r>
      </w:ins>
      <w:r>
        <w:t>layout</w:t>
      </w:r>
      <w:ins w:id="2114" w:author="Pablo Barrero Cruz" w:date="2026-06-20T10:37:00Z" w16du:dateUtc="2026-06-20T08:37:00Z">
        <w:r w:rsidR="009C0AB8">
          <w:t>”</w:t>
        </w:r>
      </w:ins>
      <w:r>
        <w:t xml:space="preserve"> principal. Este </w:t>
      </w:r>
      <w:ins w:id="2115" w:author="Pablo Barrero Cruz" w:date="2026-06-20T10:37:00Z" w16du:dateUtc="2026-06-20T08:37:00Z">
        <w:r w:rsidR="009C0AB8">
          <w:t>“</w:t>
        </w:r>
      </w:ins>
      <w:r>
        <w:t>layout</w:t>
      </w:r>
      <w:ins w:id="2116" w:author="Pablo Barrero Cruz" w:date="2026-06-20T10:37:00Z" w16du:dateUtc="2026-06-20T08:37:00Z">
        <w:r w:rsidR="009C0AB8">
          <w:t>”</w:t>
        </w:r>
      </w:ins>
      <w:r>
        <w:t xml:space="preserve"> incluye la cabecera con el nombre de la aplicación, la navegación, el botón de cierre de sesión y el menú móvil. Bajo la cabecera se muestra el contenido de la página actual dentro de un contenedor centrado, y al final de la página se mantiene un pie común.</w:t>
      </w:r>
    </w:p>
    <w:p w14:paraId="3F97FFCD" w14:textId="77777777" w:rsidR="00C93FE8" w:rsidRDefault="00C93FE8" w:rsidP="00C93FE8">
      <w:r>
        <w:lastRenderedPageBreak/>
        <w:t>La navegación se genera de forma dinámica según el estado de autenticación y el rol del usuario. Un usuario no autenticado ve principalmente inicio, información, inicio de sesión y registro. Un alumno autenticado accede a cuestionarios, perfil e historial. Un profesor o administrador puede acceder además al banco de preguntas, grupos, cuestionarios y analíticas. El Admin dispone también de la pantalla de gestión de usuarios.</w:t>
      </w:r>
    </w:p>
    <w:p w14:paraId="06CCB60C" w14:textId="119DB902" w:rsidR="00744096" w:rsidRDefault="00744096" w:rsidP="00C93FE8">
      <w:pPr>
        <w:pStyle w:val="Descripcin"/>
      </w:pPr>
      <w:r>
        <w:rPr>
          <w:noProof/>
        </w:rPr>
        <w:drawing>
          <wp:inline distT="0" distB="0" distL="0" distR="0" wp14:anchorId="2DCAEFA4" wp14:editId="45031590">
            <wp:extent cx="5311140" cy="1162685"/>
            <wp:effectExtent l="0" t="0" r="3810" b="0"/>
            <wp:docPr id="20" name="Imagen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11140" cy="1162685"/>
                    </a:xfrm>
                    <a:prstGeom prst="rect">
                      <a:avLst/>
                    </a:prstGeom>
                    <a:noFill/>
                    <a:ln>
                      <a:noFill/>
                    </a:ln>
                  </pic:spPr>
                </pic:pic>
              </a:graphicData>
            </a:graphic>
          </wp:inline>
        </w:drawing>
      </w:r>
    </w:p>
    <w:p w14:paraId="453D30E4" w14:textId="61FB7537" w:rsidR="00C93FE8" w:rsidRDefault="00C93FE8">
      <w:pPr>
        <w:pStyle w:val="PiedeTabla"/>
        <w:pPrChange w:id="2117" w:author="Pablo Barrero Cruz" w:date="2026-06-30T13:25:00Z" w16du:dateUtc="2026-06-30T11:25:00Z">
          <w:pPr>
            <w:pStyle w:val="Descripcin"/>
          </w:pPr>
        </w:pPrChange>
      </w:pPr>
      <w:bookmarkStart w:id="2118" w:name="_Toc233720891"/>
      <w:r>
        <w:t>Figura 6.13. Diagrama de navegabilidad de la interfaz.</w:t>
      </w:r>
      <w:bookmarkEnd w:id="2118"/>
    </w:p>
    <w:p w14:paraId="32419EEA" w14:textId="77777777" w:rsidR="00C93FE8" w:rsidRDefault="00C93FE8" w:rsidP="00C93FE8">
      <w:pPr>
        <w:pStyle w:val="Ttulo3"/>
      </w:pPr>
      <w:bookmarkStart w:id="2119" w:name="_Toc233728309"/>
      <w:r>
        <w:t>Pantallas principales</w:t>
      </w:r>
      <w:bookmarkEnd w:id="2119"/>
    </w:p>
    <w:p w14:paraId="1A7A40AA" w14:textId="77777777" w:rsidR="00C93FE8" w:rsidRDefault="00C93FE8" w:rsidP="00C93FE8">
      <w:r>
        <w:t>La siguiente tabla resume las pantallas principales del sistema y su función dentro de la experiencia de usuario. No se incluyen pantallas auxiliares de error o no autorización salvo cuando afectan al control de acceso.</w:t>
      </w:r>
    </w:p>
    <w:tbl>
      <w:tblPr>
        <w:tblStyle w:val="Tablaconcuadrcula"/>
        <w:tblW w:w="0" w:type="auto"/>
        <w:jc w:val="center"/>
        <w:tblLook w:val="04A0" w:firstRow="1" w:lastRow="0" w:firstColumn="1" w:lastColumn="0" w:noHBand="0" w:noVBand="1"/>
      </w:tblPr>
      <w:tblGrid>
        <w:gridCol w:w="2785"/>
        <w:gridCol w:w="2784"/>
        <w:gridCol w:w="2785"/>
      </w:tblGrid>
      <w:tr w:rsidR="00973E22" w14:paraId="01545BC1" w14:textId="77777777">
        <w:trPr>
          <w:trHeight w:val="601"/>
          <w:jc w:val="center"/>
        </w:trPr>
        <w:tc>
          <w:tcPr>
            <w:tcW w:w="8354" w:type="dxa"/>
            <w:gridSpan w:val="3"/>
            <w:shd w:val="clear" w:color="auto" w:fill="DDDDDD" w:themeFill="accent1"/>
            <w:vAlign w:val="center"/>
          </w:tcPr>
          <w:p w14:paraId="0D0E86C1" w14:textId="59E38FC0" w:rsidR="00973E22" w:rsidRDefault="00973E22" w:rsidP="00FF7724">
            <w:pPr>
              <w:jc w:val="center"/>
              <w:rPr>
                <w:b/>
                <w:sz w:val="18"/>
              </w:rPr>
            </w:pPr>
            <w:r w:rsidRPr="00973E22">
              <w:rPr>
                <w:b/>
                <w:sz w:val="18"/>
              </w:rPr>
              <w:t>Pantallas principales del sistema</w:t>
            </w:r>
          </w:p>
        </w:tc>
      </w:tr>
      <w:tr w:rsidR="00C93FE8" w14:paraId="3CA1E728" w14:textId="77777777" w:rsidTr="00FF7724">
        <w:trPr>
          <w:trHeight w:val="601"/>
          <w:jc w:val="center"/>
        </w:trPr>
        <w:tc>
          <w:tcPr>
            <w:tcW w:w="2785" w:type="dxa"/>
            <w:shd w:val="clear" w:color="auto" w:fill="F2F2F2" w:themeFill="background1" w:themeFillShade="F2"/>
            <w:vAlign w:val="center"/>
          </w:tcPr>
          <w:p w14:paraId="5F0F8270" w14:textId="77777777" w:rsidR="00C93FE8" w:rsidRDefault="00C93FE8">
            <w:r>
              <w:rPr>
                <w:b/>
                <w:sz w:val="18"/>
              </w:rPr>
              <w:t>Pantalla</w:t>
            </w:r>
          </w:p>
        </w:tc>
        <w:tc>
          <w:tcPr>
            <w:tcW w:w="2784" w:type="dxa"/>
            <w:shd w:val="clear" w:color="auto" w:fill="F2F2F2" w:themeFill="background1" w:themeFillShade="F2"/>
            <w:vAlign w:val="center"/>
          </w:tcPr>
          <w:p w14:paraId="710BE3DE" w14:textId="77777777" w:rsidR="00C93FE8" w:rsidRDefault="00C93FE8">
            <w:r>
              <w:rPr>
                <w:b/>
                <w:sz w:val="18"/>
              </w:rPr>
              <w:t>Usuarios</w:t>
            </w:r>
          </w:p>
        </w:tc>
        <w:tc>
          <w:tcPr>
            <w:tcW w:w="2785" w:type="dxa"/>
            <w:shd w:val="clear" w:color="auto" w:fill="F2F2F2" w:themeFill="background1" w:themeFillShade="F2"/>
            <w:vAlign w:val="center"/>
          </w:tcPr>
          <w:p w14:paraId="7031AC0A" w14:textId="77777777" w:rsidR="00C93FE8" w:rsidRDefault="00C93FE8">
            <w:r>
              <w:rPr>
                <w:b/>
                <w:sz w:val="18"/>
              </w:rPr>
              <w:t>Función principal</w:t>
            </w:r>
          </w:p>
        </w:tc>
      </w:tr>
      <w:tr w:rsidR="00C93FE8" w14:paraId="208A20C5" w14:textId="77777777" w:rsidTr="00973E22">
        <w:trPr>
          <w:jc w:val="center"/>
        </w:trPr>
        <w:tc>
          <w:tcPr>
            <w:tcW w:w="2785" w:type="dxa"/>
            <w:vAlign w:val="center"/>
          </w:tcPr>
          <w:p w14:paraId="2A2DB62F" w14:textId="77777777" w:rsidR="00C93FE8" w:rsidRDefault="00C93FE8">
            <w:r>
              <w:rPr>
                <w:sz w:val="18"/>
              </w:rPr>
              <w:t>Inicio</w:t>
            </w:r>
          </w:p>
        </w:tc>
        <w:tc>
          <w:tcPr>
            <w:tcW w:w="2784" w:type="dxa"/>
            <w:vAlign w:val="center"/>
          </w:tcPr>
          <w:p w14:paraId="36B2FBF2" w14:textId="77777777" w:rsidR="00C93FE8" w:rsidRDefault="00C93FE8">
            <w:r>
              <w:rPr>
                <w:sz w:val="18"/>
              </w:rPr>
              <w:t>Todos</w:t>
            </w:r>
          </w:p>
        </w:tc>
        <w:tc>
          <w:tcPr>
            <w:tcW w:w="2785" w:type="dxa"/>
            <w:vAlign w:val="center"/>
          </w:tcPr>
          <w:p w14:paraId="0B7848B6" w14:textId="77777777" w:rsidR="00C93FE8" w:rsidRDefault="00C93FE8">
            <w:r>
              <w:rPr>
                <w:sz w:val="18"/>
              </w:rPr>
              <w:t>Presentar la aplicación y orientar al usuario hacia las acciones disponibles.</w:t>
            </w:r>
          </w:p>
        </w:tc>
      </w:tr>
      <w:tr w:rsidR="00C93FE8" w14:paraId="3ABA627A" w14:textId="77777777" w:rsidTr="00973E22">
        <w:trPr>
          <w:jc w:val="center"/>
        </w:trPr>
        <w:tc>
          <w:tcPr>
            <w:tcW w:w="2785" w:type="dxa"/>
            <w:vAlign w:val="center"/>
          </w:tcPr>
          <w:p w14:paraId="6E17F750" w14:textId="77777777" w:rsidR="00C93FE8" w:rsidRDefault="00C93FE8">
            <w:r>
              <w:rPr>
                <w:sz w:val="18"/>
              </w:rPr>
              <w:t>“Login” y registro</w:t>
            </w:r>
          </w:p>
        </w:tc>
        <w:tc>
          <w:tcPr>
            <w:tcW w:w="2784" w:type="dxa"/>
            <w:vAlign w:val="center"/>
          </w:tcPr>
          <w:p w14:paraId="2877986C" w14:textId="77777777" w:rsidR="00C93FE8" w:rsidRDefault="00C93FE8">
            <w:r>
              <w:rPr>
                <w:sz w:val="18"/>
              </w:rPr>
              <w:t>No autenticados</w:t>
            </w:r>
          </w:p>
        </w:tc>
        <w:tc>
          <w:tcPr>
            <w:tcW w:w="2785" w:type="dxa"/>
            <w:vAlign w:val="center"/>
          </w:tcPr>
          <w:p w14:paraId="0F1F317E" w14:textId="77777777" w:rsidR="00C93FE8" w:rsidRDefault="00C93FE8">
            <w:r>
              <w:rPr>
                <w:sz w:val="18"/>
              </w:rPr>
              <w:t>Permitir acceso al sistema o creación de cuenta con correo institucional.</w:t>
            </w:r>
          </w:p>
        </w:tc>
      </w:tr>
      <w:tr w:rsidR="00C93FE8" w14:paraId="0BE8CB0F" w14:textId="77777777" w:rsidTr="00973E22">
        <w:trPr>
          <w:jc w:val="center"/>
        </w:trPr>
        <w:tc>
          <w:tcPr>
            <w:tcW w:w="2785" w:type="dxa"/>
            <w:vAlign w:val="center"/>
          </w:tcPr>
          <w:p w14:paraId="1B60A289" w14:textId="77777777" w:rsidR="00C93FE8" w:rsidRDefault="00C93FE8">
            <w:r>
              <w:rPr>
                <w:sz w:val="18"/>
              </w:rPr>
              <w:t>Acceso a cuestionarios</w:t>
            </w:r>
          </w:p>
        </w:tc>
        <w:tc>
          <w:tcPr>
            <w:tcW w:w="2784" w:type="dxa"/>
            <w:vAlign w:val="center"/>
          </w:tcPr>
          <w:p w14:paraId="65482ECB" w14:textId="77777777" w:rsidR="00C93FE8" w:rsidRDefault="00C93FE8">
            <w:r>
              <w:rPr>
                <w:sz w:val="18"/>
              </w:rPr>
              <w:t>Alumno</w:t>
            </w:r>
          </w:p>
        </w:tc>
        <w:tc>
          <w:tcPr>
            <w:tcW w:w="2785" w:type="dxa"/>
            <w:vAlign w:val="center"/>
          </w:tcPr>
          <w:p w14:paraId="1D381776" w14:textId="77777777" w:rsidR="00C93FE8" w:rsidRDefault="00C93FE8">
            <w:r>
              <w:rPr>
                <w:sz w:val="18"/>
              </w:rPr>
              <w:t>Buscar cuestionarios disponibles, iniciar intentos, responder preguntas y consultar el resultado.</w:t>
            </w:r>
          </w:p>
        </w:tc>
      </w:tr>
      <w:tr w:rsidR="00C93FE8" w14:paraId="517F4011" w14:textId="77777777" w:rsidTr="00973E22">
        <w:trPr>
          <w:jc w:val="center"/>
        </w:trPr>
        <w:tc>
          <w:tcPr>
            <w:tcW w:w="2785" w:type="dxa"/>
            <w:vAlign w:val="center"/>
          </w:tcPr>
          <w:p w14:paraId="7CC2B2F8" w14:textId="77777777" w:rsidR="00C93FE8" w:rsidRDefault="00C93FE8">
            <w:r>
              <w:rPr>
                <w:sz w:val="18"/>
              </w:rPr>
              <w:t>Historial</w:t>
            </w:r>
          </w:p>
        </w:tc>
        <w:tc>
          <w:tcPr>
            <w:tcW w:w="2784" w:type="dxa"/>
            <w:vAlign w:val="center"/>
          </w:tcPr>
          <w:p w14:paraId="5458E0F5" w14:textId="77777777" w:rsidR="00C93FE8" w:rsidRDefault="00C93FE8">
            <w:r>
              <w:rPr>
                <w:sz w:val="18"/>
              </w:rPr>
              <w:t>Alumno</w:t>
            </w:r>
          </w:p>
        </w:tc>
        <w:tc>
          <w:tcPr>
            <w:tcW w:w="2785" w:type="dxa"/>
            <w:vAlign w:val="center"/>
          </w:tcPr>
          <w:p w14:paraId="70BB036C" w14:textId="77777777" w:rsidR="00C93FE8" w:rsidRDefault="00C93FE8">
            <w:r>
              <w:rPr>
                <w:sz w:val="18"/>
              </w:rPr>
              <w:t>Consultar intentos realizados y resultados propios.</w:t>
            </w:r>
          </w:p>
        </w:tc>
      </w:tr>
      <w:tr w:rsidR="00C93FE8" w14:paraId="37C4FE2D" w14:textId="77777777" w:rsidTr="00973E22">
        <w:trPr>
          <w:jc w:val="center"/>
        </w:trPr>
        <w:tc>
          <w:tcPr>
            <w:tcW w:w="2785" w:type="dxa"/>
            <w:vAlign w:val="center"/>
          </w:tcPr>
          <w:p w14:paraId="19C9B381" w14:textId="77777777" w:rsidR="00C93FE8" w:rsidRDefault="00C93FE8">
            <w:r>
              <w:rPr>
                <w:sz w:val="18"/>
              </w:rPr>
              <w:t>Perfil</w:t>
            </w:r>
          </w:p>
        </w:tc>
        <w:tc>
          <w:tcPr>
            <w:tcW w:w="2784" w:type="dxa"/>
            <w:vAlign w:val="center"/>
          </w:tcPr>
          <w:p w14:paraId="69F821D8" w14:textId="77777777" w:rsidR="00C93FE8" w:rsidRDefault="00C93FE8">
            <w:r>
              <w:rPr>
                <w:sz w:val="18"/>
              </w:rPr>
              <w:t>Usuarios autenticados</w:t>
            </w:r>
          </w:p>
        </w:tc>
        <w:tc>
          <w:tcPr>
            <w:tcW w:w="2785" w:type="dxa"/>
            <w:vAlign w:val="center"/>
          </w:tcPr>
          <w:p w14:paraId="6F374E55" w14:textId="77777777" w:rsidR="00C93FE8" w:rsidRDefault="00C93FE8">
            <w:r>
              <w:rPr>
                <w:sz w:val="18"/>
              </w:rPr>
              <w:t>Consultar datos de la cuenta y modificar contraseña.</w:t>
            </w:r>
          </w:p>
        </w:tc>
      </w:tr>
      <w:tr w:rsidR="00C93FE8" w14:paraId="1EBB9DE5" w14:textId="77777777" w:rsidTr="00973E22">
        <w:trPr>
          <w:jc w:val="center"/>
        </w:trPr>
        <w:tc>
          <w:tcPr>
            <w:tcW w:w="2785" w:type="dxa"/>
            <w:vAlign w:val="center"/>
          </w:tcPr>
          <w:p w14:paraId="1B57E263" w14:textId="77777777" w:rsidR="00C93FE8" w:rsidRDefault="00C93FE8">
            <w:r>
              <w:rPr>
                <w:sz w:val="18"/>
              </w:rPr>
              <w:t>Banco de preguntas</w:t>
            </w:r>
          </w:p>
        </w:tc>
        <w:tc>
          <w:tcPr>
            <w:tcW w:w="2784" w:type="dxa"/>
            <w:vAlign w:val="center"/>
          </w:tcPr>
          <w:p w14:paraId="1594A1DF" w14:textId="77777777" w:rsidR="00C93FE8" w:rsidRDefault="00C93FE8">
            <w:r>
              <w:rPr>
                <w:sz w:val="18"/>
              </w:rPr>
              <w:t>Profesor y administrador</w:t>
            </w:r>
          </w:p>
        </w:tc>
        <w:tc>
          <w:tcPr>
            <w:tcW w:w="2785" w:type="dxa"/>
            <w:vAlign w:val="center"/>
          </w:tcPr>
          <w:p w14:paraId="02129A71" w14:textId="77777777" w:rsidR="00C93FE8" w:rsidRDefault="00C93FE8">
            <w:r>
              <w:rPr>
                <w:sz w:val="18"/>
              </w:rPr>
              <w:t>Crear, filtrar, editar y archivar preguntas.</w:t>
            </w:r>
          </w:p>
        </w:tc>
      </w:tr>
      <w:tr w:rsidR="00C93FE8" w14:paraId="27950779" w14:textId="77777777" w:rsidTr="00973E22">
        <w:trPr>
          <w:jc w:val="center"/>
        </w:trPr>
        <w:tc>
          <w:tcPr>
            <w:tcW w:w="2785" w:type="dxa"/>
            <w:vAlign w:val="center"/>
          </w:tcPr>
          <w:p w14:paraId="1EA5208E" w14:textId="77777777" w:rsidR="00C93FE8" w:rsidRDefault="00C93FE8">
            <w:r>
              <w:rPr>
                <w:sz w:val="18"/>
              </w:rPr>
              <w:t>Grupos</w:t>
            </w:r>
          </w:p>
        </w:tc>
        <w:tc>
          <w:tcPr>
            <w:tcW w:w="2784" w:type="dxa"/>
            <w:vAlign w:val="center"/>
          </w:tcPr>
          <w:p w14:paraId="3FDEA135" w14:textId="77777777" w:rsidR="00C93FE8" w:rsidRDefault="00C93FE8">
            <w:r>
              <w:rPr>
                <w:sz w:val="18"/>
              </w:rPr>
              <w:t>Profesor y administrador</w:t>
            </w:r>
          </w:p>
        </w:tc>
        <w:tc>
          <w:tcPr>
            <w:tcW w:w="2785" w:type="dxa"/>
            <w:vAlign w:val="center"/>
          </w:tcPr>
          <w:p w14:paraId="5ADB3BE1" w14:textId="77777777" w:rsidR="00C93FE8" w:rsidRDefault="00C93FE8">
            <w:r>
              <w:rPr>
                <w:sz w:val="18"/>
              </w:rPr>
              <w:t>Gestionar grupos docentes y miembros.</w:t>
            </w:r>
          </w:p>
        </w:tc>
      </w:tr>
      <w:tr w:rsidR="00C93FE8" w14:paraId="0282B97A" w14:textId="77777777" w:rsidTr="00973E22">
        <w:trPr>
          <w:jc w:val="center"/>
        </w:trPr>
        <w:tc>
          <w:tcPr>
            <w:tcW w:w="2785" w:type="dxa"/>
            <w:vAlign w:val="center"/>
          </w:tcPr>
          <w:p w14:paraId="1B4C738B" w14:textId="77777777" w:rsidR="00C93FE8" w:rsidRDefault="00C93FE8">
            <w:r>
              <w:rPr>
                <w:sz w:val="18"/>
              </w:rPr>
              <w:t>Cuestionarios</w:t>
            </w:r>
          </w:p>
        </w:tc>
        <w:tc>
          <w:tcPr>
            <w:tcW w:w="2784" w:type="dxa"/>
            <w:vAlign w:val="center"/>
          </w:tcPr>
          <w:p w14:paraId="5EF95304" w14:textId="77777777" w:rsidR="00C93FE8" w:rsidRDefault="00C93FE8">
            <w:r>
              <w:rPr>
                <w:sz w:val="18"/>
              </w:rPr>
              <w:t>Profesor y administrador</w:t>
            </w:r>
          </w:p>
        </w:tc>
        <w:tc>
          <w:tcPr>
            <w:tcW w:w="2785" w:type="dxa"/>
            <w:vAlign w:val="center"/>
          </w:tcPr>
          <w:p w14:paraId="1DF2B126" w14:textId="77777777" w:rsidR="00C93FE8" w:rsidRDefault="00C93FE8">
            <w:r>
              <w:rPr>
                <w:sz w:val="18"/>
              </w:rPr>
              <w:t>Crear, configurar, publicar, simular y eliminar cuestionarios.</w:t>
            </w:r>
          </w:p>
        </w:tc>
      </w:tr>
      <w:tr w:rsidR="00C93FE8" w14:paraId="6F860F32" w14:textId="77777777" w:rsidTr="00973E22">
        <w:trPr>
          <w:jc w:val="center"/>
        </w:trPr>
        <w:tc>
          <w:tcPr>
            <w:tcW w:w="2785" w:type="dxa"/>
            <w:vAlign w:val="center"/>
          </w:tcPr>
          <w:p w14:paraId="6C123969" w14:textId="77777777" w:rsidR="00C93FE8" w:rsidRDefault="00C93FE8">
            <w:r>
              <w:rPr>
                <w:sz w:val="18"/>
              </w:rPr>
              <w:t>Analíticas</w:t>
            </w:r>
          </w:p>
        </w:tc>
        <w:tc>
          <w:tcPr>
            <w:tcW w:w="2784" w:type="dxa"/>
            <w:vAlign w:val="center"/>
          </w:tcPr>
          <w:p w14:paraId="123164EA" w14:textId="77777777" w:rsidR="00C93FE8" w:rsidRDefault="00C93FE8">
            <w:r>
              <w:rPr>
                <w:sz w:val="18"/>
              </w:rPr>
              <w:t>Profesor y administrador</w:t>
            </w:r>
          </w:p>
        </w:tc>
        <w:tc>
          <w:tcPr>
            <w:tcW w:w="2785" w:type="dxa"/>
            <w:vAlign w:val="center"/>
          </w:tcPr>
          <w:p w14:paraId="0BF9217A" w14:textId="77777777" w:rsidR="00C93FE8" w:rsidRDefault="00C93FE8">
            <w:r>
              <w:rPr>
                <w:sz w:val="18"/>
              </w:rPr>
              <w:t>Consultar métricas, distribución de resultados, intentos y exportación CSV.</w:t>
            </w:r>
          </w:p>
        </w:tc>
      </w:tr>
      <w:tr w:rsidR="00C93FE8" w14:paraId="5F707677" w14:textId="77777777" w:rsidTr="00973E22">
        <w:trPr>
          <w:jc w:val="center"/>
        </w:trPr>
        <w:tc>
          <w:tcPr>
            <w:tcW w:w="2785" w:type="dxa"/>
            <w:vAlign w:val="center"/>
          </w:tcPr>
          <w:p w14:paraId="0501F51E" w14:textId="77777777" w:rsidR="00C93FE8" w:rsidRDefault="00C93FE8">
            <w:r>
              <w:rPr>
                <w:sz w:val="18"/>
              </w:rPr>
              <w:t>Administración</w:t>
            </w:r>
          </w:p>
        </w:tc>
        <w:tc>
          <w:tcPr>
            <w:tcW w:w="2784" w:type="dxa"/>
            <w:vAlign w:val="center"/>
          </w:tcPr>
          <w:p w14:paraId="37252E6E" w14:textId="77777777" w:rsidR="00C93FE8" w:rsidRDefault="00C93FE8">
            <w:r>
              <w:rPr>
                <w:sz w:val="18"/>
              </w:rPr>
              <w:t>Administrador</w:t>
            </w:r>
          </w:p>
        </w:tc>
        <w:tc>
          <w:tcPr>
            <w:tcW w:w="2785" w:type="dxa"/>
            <w:vAlign w:val="center"/>
          </w:tcPr>
          <w:p w14:paraId="28730416" w14:textId="77777777" w:rsidR="00C93FE8" w:rsidRDefault="00C93FE8">
            <w:r>
              <w:rPr>
                <w:sz w:val="18"/>
              </w:rPr>
              <w:t>Gestionar usuarios, roles, estado de cuentas y restablecimiento de contraseñas.</w:t>
            </w:r>
          </w:p>
        </w:tc>
      </w:tr>
    </w:tbl>
    <w:p w14:paraId="787D8F17" w14:textId="11C96341" w:rsidR="00C93FE8" w:rsidRDefault="00973E22">
      <w:pPr>
        <w:pStyle w:val="PiedeTabla"/>
        <w:pPrChange w:id="2120" w:author="Pablo Barrero Cruz" w:date="2026-06-30T13:25:00Z" w16du:dateUtc="2026-06-30T11:25:00Z">
          <w:pPr>
            <w:pStyle w:val="Descripcin"/>
            <w:spacing w:before="240"/>
          </w:pPr>
        </w:pPrChange>
      </w:pPr>
      <w:bookmarkStart w:id="2121" w:name="_Toc233720892"/>
      <w:r w:rsidRPr="00B0767E">
        <w:rPr>
          <w:rStyle w:val="nfasisintenso"/>
        </w:rPr>
        <w:t xml:space="preserve">Tabla </w:t>
      </w:r>
      <w:r w:rsidRPr="00973E22">
        <w:t>6.10. Pantallas principales del sistema.</w:t>
      </w:r>
      <w:bookmarkEnd w:id="2121"/>
    </w:p>
    <w:p w14:paraId="03E759B9" w14:textId="77777777" w:rsidR="00C93FE8" w:rsidRDefault="00C93FE8" w:rsidP="00C93FE8">
      <w:pPr>
        <w:pStyle w:val="Ttulo3"/>
      </w:pPr>
      <w:bookmarkStart w:id="2122" w:name="_Toc233728310"/>
      <w:r>
        <w:lastRenderedPageBreak/>
        <w:t>Diseño de la interfaz del alumno</w:t>
      </w:r>
      <w:bookmarkEnd w:id="2122"/>
    </w:p>
    <w:p w14:paraId="5D69C521" w14:textId="77777777" w:rsidR="00C93FE8" w:rsidRDefault="00C93FE8" w:rsidP="00C93FE8">
      <w:r>
        <w:t>La pantalla principal del alumno es la de acceso a cuestionarios. Cuando no hay un intento activo, el usuario puede consultar el catálogo, buscar cuestionarios y abrir uno concreto. Si el cuestionario requiere código, la interfaz muestra el campo necesario antes de iniciar el intento.</w:t>
      </w:r>
    </w:p>
    <w:p w14:paraId="3DBC624C" w14:textId="77777777" w:rsidR="00C93FE8" w:rsidRDefault="00C93FE8" w:rsidP="00C93FE8">
      <w:r>
        <w:t>Durante la realización del cuestionario, la interfaz muestra una cabecera con la información del intento y un bloque de preguntas. Cada pregunta utiliza un control adaptado a su tipo: selección verdadero/falso, selección simple, selección múltiple o entrada numérica para preguntas paramétricas. En las preguntas con contenido matemático, el texto se muestra renderizado para mejorar la legibilidad.</w:t>
      </w:r>
    </w:p>
    <w:p w14:paraId="7F13D93E" w14:textId="77777777" w:rsidR="00C93FE8" w:rsidRDefault="00C93FE8" w:rsidP="00C93FE8">
      <w:r>
        <w:t>Tras el envío, la interfaz presenta el resultado y el “feedback” cuando la configuración del cuestionario lo permite. Si el “feedback” está diferido hasta el cierre del cuestionario, se muestra un mensaje informativo para evitar confusión.</w:t>
      </w:r>
    </w:p>
    <w:p w14:paraId="37822559" w14:textId="77777777" w:rsidR="00C93FE8" w:rsidRDefault="00C93FE8" w:rsidP="00C93FE8">
      <w:pPr>
        <w:pStyle w:val="Ttulo3"/>
      </w:pPr>
      <w:bookmarkStart w:id="2123" w:name="_Toc233728311"/>
      <w:r>
        <w:t>Diseño de la interfaz del profesor</w:t>
      </w:r>
      <w:bookmarkEnd w:id="2123"/>
    </w:p>
    <w:p w14:paraId="16DF8AB2" w14:textId="77777777" w:rsidR="00C93FE8" w:rsidRDefault="00C93FE8" w:rsidP="00C93FE8">
      <w:r>
        <w:t>La interfaz del profesor se orienta a tareas de gestión. El banco de preguntas combina una cabecera con acciones principales, filtros por texto y tipo, y una tabla o lista “responsive” con las preguntas existentes. La creación y edición se realiza mediante un diálogo modal, lo que permite mantener al usuario dentro del mismo contexto.</w:t>
      </w:r>
    </w:p>
    <w:p w14:paraId="18D88D75" w14:textId="77777777" w:rsidR="00C93FE8" w:rsidRDefault="00C93FE8" w:rsidP="00C93FE8">
      <w:r>
        <w:t>La pantalla de cuestionarios sigue una organización similar: cabecera, filtros, tabla de cuestionarios y diálogo de edición. El diálogo permite configurar los datos básicos, fechas, intentos permitidos, código de acceso, visibilidad de respuestas, grupos asignados y preguntas incluidas. Además, desde la tabla se puede publicar o despublicar, copiar el enlace de acceso, abrir la simulación y consultar analíticas.</w:t>
      </w:r>
    </w:p>
    <w:p w14:paraId="46B77D39" w14:textId="77777777" w:rsidR="00C93FE8" w:rsidRDefault="00C93FE8" w:rsidP="00C93FE8">
      <w:r>
        <w:t>La pantalla de analíticas presenta primero un resumen mediante tarjetas, después la distribución de puntuaciones, el listado de intentos y las estadísticas por pregunta. Esta organización permite obtener una visión general rápida y, si es necesario, profundizar en un intento concreto o exportar los datos en “CSV”.</w:t>
      </w:r>
    </w:p>
    <w:p w14:paraId="084BC4A2" w14:textId="77777777" w:rsidR="00C93FE8" w:rsidRDefault="00C93FE8" w:rsidP="00C93FE8">
      <w:pPr>
        <w:pStyle w:val="Ttulo3"/>
      </w:pPr>
      <w:bookmarkStart w:id="2124" w:name="_Toc233728312"/>
      <w:r>
        <w:t>Diseño de la interfaz de administración</w:t>
      </w:r>
      <w:bookmarkEnd w:id="2124"/>
    </w:p>
    <w:p w14:paraId="5DC334EB" w14:textId="77777777" w:rsidR="00C93FE8" w:rsidRDefault="00C93FE8" w:rsidP="00C93FE8">
      <w:r>
        <w:t>El Admin dispone de una pantalla específica para la gestión de usuarios. La interfaz permite buscar, filtrar por estado, editar datos básicos, cambiar roles, activar o desactivar cuentas, restablecer contraseñas y aplicar borrado lógico. Las acciones sensibles se protegen mediante diálogos de confirmación.</w:t>
      </w:r>
    </w:p>
    <w:p w14:paraId="24D212CF" w14:textId="77777777" w:rsidR="00C93FE8" w:rsidRDefault="00C93FE8" w:rsidP="00C93FE8">
      <w:r>
        <w:t>Esta pantalla reutiliza el mismo enfoque visual que el resto de secciones de gestión: cabecera, zona de filtros, listado y diálogos. Con ello se mantiene una experiencia homogénea y se reduce la curva de aprendizaje dentro de la propia aplicación.</w:t>
      </w:r>
    </w:p>
    <w:p w14:paraId="2A285735" w14:textId="77777777" w:rsidR="00C93FE8" w:rsidRDefault="00C93FE8" w:rsidP="00C93FE8">
      <w:pPr>
        <w:pStyle w:val="Ttulo3"/>
      </w:pPr>
      <w:bookmarkStart w:id="2125" w:name="_Toc233728313"/>
      <w:r>
        <w:lastRenderedPageBreak/>
        <w:t>Estados visibles y retroalimentación</w:t>
      </w:r>
      <w:bookmarkEnd w:id="2125"/>
    </w:p>
    <w:p w14:paraId="68A65515" w14:textId="77777777" w:rsidR="00C93FE8" w:rsidRDefault="00C93FE8" w:rsidP="00C93FE8">
      <w:r>
        <w:t>La interfaz muestra estados de carga, mensajes de error, avisos y confirmaciones mediante componentes visibles. Esta retroalimentación es importante porque muchas operaciones dependen del “backend”: inicio de sesión, creación de preguntas, publicación de cuestionarios, inicio de intentos, envío de respuestas o exportación de analíticas.</w:t>
      </w:r>
    </w:p>
    <w:tbl>
      <w:tblPr>
        <w:tblStyle w:val="Tablaconcuadrcula"/>
        <w:tblW w:w="0" w:type="auto"/>
        <w:jc w:val="center"/>
        <w:tblLook w:val="04A0" w:firstRow="1" w:lastRow="0" w:firstColumn="1" w:lastColumn="0" w:noHBand="0" w:noVBand="1"/>
      </w:tblPr>
      <w:tblGrid>
        <w:gridCol w:w="2784"/>
        <w:gridCol w:w="2785"/>
        <w:gridCol w:w="2785"/>
      </w:tblGrid>
      <w:tr w:rsidR="00973E22" w14:paraId="7539F3CC" w14:textId="77777777">
        <w:trPr>
          <w:trHeight w:val="566"/>
          <w:jc w:val="center"/>
        </w:trPr>
        <w:tc>
          <w:tcPr>
            <w:tcW w:w="8354" w:type="dxa"/>
            <w:gridSpan w:val="3"/>
            <w:shd w:val="clear" w:color="auto" w:fill="DDDDDD" w:themeFill="accent1"/>
            <w:vAlign w:val="center"/>
          </w:tcPr>
          <w:p w14:paraId="554C8FEA" w14:textId="1E3E02E9" w:rsidR="00973E22" w:rsidRDefault="00973E22" w:rsidP="00FF7724">
            <w:pPr>
              <w:jc w:val="center"/>
              <w:rPr>
                <w:b/>
                <w:sz w:val="18"/>
              </w:rPr>
            </w:pPr>
            <w:r w:rsidRPr="00973E22">
              <w:rPr>
                <w:b/>
                <w:sz w:val="18"/>
              </w:rPr>
              <w:t>Estados visibles y retroalimentación de la interfaz</w:t>
            </w:r>
          </w:p>
        </w:tc>
      </w:tr>
      <w:tr w:rsidR="00C93FE8" w14:paraId="31A25788" w14:textId="77777777" w:rsidTr="00FF7724">
        <w:trPr>
          <w:trHeight w:val="566"/>
          <w:jc w:val="center"/>
        </w:trPr>
        <w:tc>
          <w:tcPr>
            <w:tcW w:w="2784" w:type="dxa"/>
            <w:shd w:val="clear" w:color="auto" w:fill="F2F2F2" w:themeFill="background1" w:themeFillShade="F2"/>
            <w:vAlign w:val="center"/>
          </w:tcPr>
          <w:p w14:paraId="501AF5BF" w14:textId="77777777" w:rsidR="00C93FE8" w:rsidRDefault="00C93FE8">
            <w:r>
              <w:rPr>
                <w:b/>
                <w:sz w:val="18"/>
              </w:rPr>
              <w:t>Estado</w:t>
            </w:r>
          </w:p>
        </w:tc>
        <w:tc>
          <w:tcPr>
            <w:tcW w:w="2785" w:type="dxa"/>
            <w:shd w:val="clear" w:color="auto" w:fill="F2F2F2" w:themeFill="background1" w:themeFillShade="F2"/>
            <w:vAlign w:val="center"/>
          </w:tcPr>
          <w:p w14:paraId="3552888A" w14:textId="77777777" w:rsidR="00C93FE8" w:rsidRDefault="00C93FE8">
            <w:r>
              <w:rPr>
                <w:b/>
                <w:sz w:val="18"/>
              </w:rPr>
              <w:t>Representación en la interfaz</w:t>
            </w:r>
          </w:p>
        </w:tc>
        <w:tc>
          <w:tcPr>
            <w:tcW w:w="2785" w:type="dxa"/>
            <w:shd w:val="clear" w:color="auto" w:fill="F2F2F2" w:themeFill="background1" w:themeFillShade="F2"/>
            <w:vAlign w:val="center"/>
          </w:tcPr>
          <w:p w14:paraId="3A4CDC0B" w14:textId="77777777" w:rsidR="00C93FE8" w:rsidRDefault="00C93FE8">
            <w:r>
              <w:rPr>
                <w:b/>
                <w:sz w:val="18"/>
              </w:rPr>
              <w:t>Ejemplo</w:t>
            </w:r>
          </w:p>
        </w:tc>
      </w:tr>
      <w:tr w:rsidR="00C93FE8" w14:paraId="70CD7569" w14:textId="77777777" w:rsidTr="00973E22">
        <w:trPr>
          <w:jc w:val="center"/>
        </w:trPr>
        <w:tc>
          <w:tcPr>
            <w:tcW w:w="2784" w:type="dxa"/>
            <w:vAlign w:val="center"/>
          </w:tcPr>
          <w:p w14:paraId="3C04C576" w14:textId="77777777" w:rsidR="00C93FE8" w:rsidRDefault="00C93FE8">
            <w:r>
              <w:rPr>
                <w:sz w:val="18"/>
              </w:rPr>
              <w:t>Carga</w:t>
            </w:r>
          </w:p>
        </w:tc>
        <w:tc>
          <w:tcPr>
            <w:tcW w:w="2785" w:type="dxa"/>
            <w:vAlign w:val="center"/>
          </w:tcPr>
          <w:p w14:paraId="1E181D88" w14:textId="77777777" w:rsidR="00C93FE8" w:rsidRDefault="00C93FE8">
            <w:r>
              <w:rPr>
                <w:sz w:val="18"/>
              </w:rPr>
              <w:t>Texto o bloqueo temporal de botones.</w:t>
            </w:r>
          </w:p>
        </w:tc>
        <w:tc>
          <w:tcPr>
            <w:tcW w:w="2785" w:type="dxa"/>
            <w:vAlign w:val="center"/>
          </w:tcPr>
          <w:p w14:paraId="1E319FD5" w14:textId="77777777" w:rsidR="00C93FE8" w:rsidRDefault="00C93FE8">
            <w:r>
              <w:rPr>
                <w:sz w:val="18"/>
              </w:rPr>
              <w:t>Carga de cuestionarios, preguntas o analíticas.</w:t>
            </w:r>
          </w:p>
        </w:tc>
      </w:tr>
      <w:tr w:rsidR="00C93FE8" w14:paraId="3B824CB1" w14:textId="77777777" w:rsidTr="00973E22">
        <w:trPr>
          <w:jc w:val="center"/>
        </w:trPr>
        <w:tc>
          <w:tcPr>
            <w:tcW w:w="2784" w:type="dxa"/>
            <w:vAlign w:val="center"/>
          </w:tcPr>
          <w:p w14:paraId="151E1E7B" w14:textId="77777777" w:rsidR="00C93FE8" w:rsidRDefault="00C93FE8">
            <w:r>
              <w:rPr>
                <w:sz w:val="18"/>
              </w:rPr>
              <w:t>Éxito</w:t>
            </w:r>
          </w:p>
        </w:tc>
        <w:tc>
          <w:tcPr>
            <w:tcW w:w="2785" w:type="dxa"/>
            <w:vAlign w:val="center"/>
          </w:tcPr>
          <w:p w14:paraId="3F84065D" w14:textId="77777777" w:rsidR="00C93FE8" w:rsidRDefault="00C93FE8">
            <w:r>
              <w:rPr>
                <w:sz w:val="18"/>
              </w:rPr>
              <w:t>Mensaje informativo o actualización inmediata de la tabla.</w:t>
            </w:r>
          </w:p>
        </w:tc>
        <w:tc>
          <w:tcPr>
            <w:tcW w:w="2785" w:type="dxa"/>
            <w:vAlign w:val="center"/>
          </w:tcPr>
          <w:p w14:paraId="46F4E1AC" w14:textId="77777777" w:rsidR="00C93FE8" w:rsidRDefault="00C93FE8">
            <w:r>
              <w:rPr>
                <w:sz w:val="18"/>
              </w:rPr>
              <w:t>Pregunta creada o cuestionario publicado.</w:t>
            </w:r>
          </w:p>
        </w:tc>
      </w:tr>
      <w:tr w:rsidR="00C93FE8" w14:paraId="05B420B2" w14:textId="77777777" w:rsidTr="00973E22">
        <w:trPr>
          <w:jc w:val="center"/>
        </w:trPr>
        <w:tc>
          <w:tcPr>
            <w:tcW w:w="2784" w:type="dxa"/>
            <w:vAlign w:val="center"/>
          </w:tcPr>
          <w:p w14:paraId="10C4E78A" w14:textId="77777777" w:rsidR="00C93FE8" w:rsidRDefault="00C93FE8">
            <w:r>
              <w:rPr>
                <w:sz w:val="18"/>
              </w:rPr>
              <w:t>Error</w:t>
            </w:r>
          </w:p>
        </w:tc>
        <w:tc>
          <w:tcPr>
            <w:tcW w:w="2785" w:type="dxa"/>
            <w:vAlign w:val="center"/>
          </w:tcPr>
          <w:p w14:paraId="6CF34650" w14:textId="77777777" w:rsidR="00C93FE8" w:rsidRDefault="00C93FE8">
            <w:r>
              <w:rPr>
                <w:sz w:val="18"/>
              </w:rPr>
              <w:t>Alerta visible con explicación.</w:t>
            </w:r>
          </w:p>
        </w:tc>
        <w:tc>
          <w:tcPr>
            <w:tcW w:w="2785" w:type="dxa"/>
            <w:vAlign w:val="center"/>
          </w:tcPr>
          <w:p w14:paraId="4BDD5935" w14:textId="77777777" w:rsidR="00C93FE8" w:rsidRDefault="00C93FE8">
            <w:r>
              <w:rPr>
                <w:sz w:val="18"/>
              </w:rPr>
              <w:t>Código de acceso incorrecto o cuestionario no disponible.</w:t>
            </w:r>
          </w:p>
        </w:tc>
      </w:tr>
      <w:tr w:rsidR="00C93FE8" w14:paraId="4552E53E" w14:textId="77777777" w:rsidTr="00973E22">
        <w:trPr>
          <w:jc w:val="center"/>
        </w:trPr>
        <w:tc>
          <w:tcPr>
            <w:tcW w:w="2784" w:type="dxa"/>
            <w:vAlign w:val="center"/>
          </w:tcPr>
          <w:p w14:paraId="6A57095B" w14:textId="77777777" w:rsidR="00C93FE8" w:rsidRDefault="00C93FE8">
            <w:r>
              <w:rPr>
                <w:sz w:val="18"/>
              </w:rPr>
              <w:t>Confirmación</w:t>
            </w:r>
          </w:p>
        </w:tc>
        <w:tc>
          <w:tcPr>
            <w:tcW w:w="2785" w:type="dxa"/>
            <w:vAlign w:val="center"/>
          </w:tcPr>
          <w:p w14:paraId="280EC6D8" w14:textId="77777777" w:rsidR="00C93FE8" w:rsidRDefault="00C93FE8">
            <w:r>
              <w:rPr>
                <w:sz w:val="18"/>
              </w:rPr>
              <w:t>Diálogo modal antes de ejecutar la acción.</w:t>
            </w:r>
          </w:p>
        </w:tc>
        <w:tc>
          <w:tcPr>
            <w:tcW w:w="2785" w:type="dxa"/>
            <w:vAlign w:val="center"/>
          </w:tcPr>
          <w:p w14:paraId="59EF1DB1" w14:textId="77777777" w:rsidR="00C93FE8" w:rsidRDefault="00C93FE8">
            <w:r>
              <w:rPr>
                <w:sz w:val="18"/>
              </w:rPr>
              <w:t>Eliminar pregunta o desactivar usuario.</w:t>
            </w:r>
          </w:p>
        </w:tc>
      </w:tr>
      <w:tr w:rsidR="00C93FE8" w14:paraId="52A661E6" w14:textId="77777777" w:rsidTr="00973E22">
        <w:trPr>
          <w:jc w:val="center"/>
        </w:trPr>
        <w:tc>
          <w:tcPr>
            <w:tcW w:w="2784" w:type="dxa"/>
            <w:vAlign w:val="center"/>
          </w:tcPr>
          <w:p w14:paraId="1831627A" w14:textId="77777777" w:rsidR="00C93FE8" w:rsidRDefault="00C93FE8">
            <w:r>
              <w:rPr>
                <w:sz w:val="18"/>
              </w:rPr>
              <w:t>Validación</w:t>
            </w:r>
          </w:p>
        </w:tc>
        <w:tc>
          <w:tcPr>
            <w:tcW w:w="2785" w:type="dxa"/>
            <w:vAlign w:val="center"/>
          </w:tcPr>
          <w:p w14:paraId="399BABD3" w14:textId="77777777" w:rsidR="00C93FE8" w:rsidRDefault="00C93FE8">
            <w:r>
              <w:rPr>
                <w:sz w:val="18"/>
              </w:rPr>
              <w:t>Mensaje junto al campo afectado.</w:t>
            </w:r>
          </w:p>
        </w:tc>
        <w:tc>
          <w:tcPr>
            <w:tcW w:w="2785" w:type="dxa"/>
            <w:vAlign w:val="center"/>
          </w:tcPr>
          <w:p w14:paraId="241B9EC3" w14:textId="77777777" w:rsidR="00C93FE8" w:rsidRDefault="00C93FE8">
            <w:r>
              <w:rPr>
                <w:sz w:val="18"/>
              </w:rPr>
              <w:t>Respuesta paramétrica con formato no válido.</w:t>
            </w:r>
          </w:p>
        </w:tc>
      </w:tr>
    </w:tbl>
    <w:p w14:paraId="5406A432" w14:textId="02FDEEDF" w:rsidR="00C93FE8" w:rsidRDefault="00973E22">
      <w:pPr>
        <w:pStyle w:val="PiedeTabla"/>
        <w:pPrChange w:id="2126" w:author="Pablo Barrero Cruz" w:date="2026-06-30T13:25:00Z" w16du:dateUtc="2026-06-30T11:25:00Z">
          <w:pPr>
            <w:pStyle w:val="Descripcin"/>
            <w:spacing w:before="240"/>
          </w:pPr>
        </w:pPrChange>
      </w:pPr>
      <w:bookmarkStart w:id="2127" w:name="_Toc233720893"/>
      <w:r w:rsidRPr="00B0767E">
        <w:rPr>
          <w:rStyle w:val="nfasisintenso"/>
        </w:rPr>
        <w:t xml:space="preserve">Tabla </w:t>
      </w:r>
      <w:r w:rsidRPr="00973E22">
        <w:t>6.11. Estados visibles y retroalimentación de la interfaz.</w:t>
      </w:r>
      <w:bookmarkEnd w:id="2127"/>
    </w:p>
    <w:p w14:paraId="1DD604BB" w14:textId="77777777" w:rsidR="00C93FE8" w:rsidRDefault="00C93FE8" w:rsidP="00C93FE8">
      <w:pPr>
        <w:pStyle w:val="Ttulo3"/>
      </w:pPr>
      <w:bookmarkStart w:id="2128" w:name="_Toc233728314"/>
      <w:r>
        <w:t>Decisiones de diseño visual</w:t>
      </w:r>
      <w:bookmarkEnd w:id="2128"/>
    </w:p>
    <w:p w14:paraId="3680495C" w14:textId="77777777" w:rsidR="00C93FE8" w:rsidRDefault="00C93FE8" w:rsidP="00C93FE8">
      <w:r>
        <w:t>El tema visual utiliza una paleta clara con azul oscuro como color principal y un color de acento para acciones relevantes. La tipografía se basa en Inter y fuentes de sistema, buscando buena legibilidad en escritorio y móvil. Las tarjetas y botones mantienen bordes redondeados, y las tablas se emplean principalmente en pantallas de gestión donde la comparación de registros es importante.</w:t>
      </w:r>
    </w:p>
    <w:p w14:paraId="728B1693" w14:textId="77777777" w:rsidR="00C93FE8" w:rsidRDefault="00C93FE8" w:rsidP="00C93FE8">
      <w:r>
        <w:t>Se ha dado prioridad a una interfaz sobria y funcional, adecuada para una herramienta académica. Por ello, los elementos decorativos se mantienen en segundo plano y el foco se sitúa en la lectura de preguntas, la edición de cuestionarios y la consulta de resultados.</w:t>
      </w:r>
    </w:p>
    <w:p w14:paraId="5CEE0288" w14:textId="77777777" w:rsidR="00C93FE8" w:rsidRDefault="00C93FE8" w:rsidP="00C93FE8">
      <w:pPr>
        <w:pStyle w:val="Ttulo3"/>
      </w:pPr>
      <w:bookmarkStart w:id="2129" w:name="_Toc233728315"/>
      <w:r>
        <w:t>Relación con el análisis de interfaces</w:t>
      </w:r>
      <w:bookmarkEnd w:id="2129"/>
    </w:p>
    <w:p w14:paraId="31E4026F" w14:textId="77777777" w:rsidR="00C93FE8" w:rsidRDefault="00C93FE8" w:rsidP="00C93FE8">
      <w:r>
        <w:t>El diseño propuesto es una evolución directa del análisis de interfaces. Las pantallas identificadas en el análisis se concretan aquí en rutas, componentes y estructuras visuales. Además, la navegación por roles refleja los actores definidos previamente: alumno, profesor, administrador y usuario no autenticado.</w:t>
      </w:r>
    </w:p>
    <w:p w14:paraId="133E2CCD" w14:textId="77777777" w:rsidR="00C93FE8" w:rsidRDefault="00C93FE8" w:rsidP="00C93FE8">
      <w:r>
        <w:t>El resultado es una interfaz modular, donde cada pantalla tiene una responsabilidad clara y comparte componentes comunes con el resto del sistema. Esta organización facilita el mantenimiento, permite ampliar nuevas secciones en el futuro y mantiene una experiencia coherente para todos los perfiles de usuario.</w:t>
      </w:r>
    </w:p>
    <w:p w14:paraId="06ED2745" w14:textId="77777777" w:rsidR="005C0ACA" w:rsidRDefault="005C0ACA" w:rsidP="00C960E7">
      <w:pPr>
        <w:pStyle w:val="Ttulo2"/>
      </w:pPr>
      <w:bookmarkStart w:id="2130" w:name="_Toc233728316"/>
      <w:r>
        <w:lastRenderedPageBreak/>
        <w:t>Especificación Técnica del Plan de Prueba</w:t>
      </w:r>
      <w:r w:rsidR="0060594C">
        <w:t>s</w:t>
      </w:r>
      <w:bookmarkEnd w:id="2130"/>
    </w:p>
    <w:p w14:paraId="7355FC42" w14:textId="77777777" w:rsidR="006A6B83" w:rsidRDefault="006A6B83" w:rsidP="006A6B83">
      <w:r>
        <w:t>En este apartado se concreta técnicamente el plan de pruebas del sistema. El objetivo es definir cómo se validará la aplicación desde el punto de vista del diseño: qué tipos de pruebas se aplican, qué partes del sistema cubre cada una, qué herramientas se emplean y qué criterios permiten considerar aceptado un bloque funcional.</w:t>
      </w:r>
    </w:p>
    <w:p w14:paraId="44BB6A56" w14:textId="77777777" w:rsidR="006A6B83" w:rsidRDefault="006A6B83" w:rsidP="006A6B83">
      <w:r>
        <w:t>La estrategia combina pruebas automáticas y pruebas manuales. Las pruebas automáticas se centran en comprobar servicios, utilidades, controladores, componentes de interfaz, rutas protegidas y servicios de comunicación con la API. Las pruebas manuales completan la validación en aquellos aspectos donde intervienen experiencia de usuario, accesibilidad, flujo completo de navegación y percepción de rendimiento.</w:t>
      </w:r>
    </w:p>
    <w:p w14:paraId="64EB308B" w14:textId="77777777" w:rsidR="006A6B83" w:rsidRDefault="006A6B83" w:rsidP="006A6B83">
      <w:r>
        <w:t>El entorno de referencia está formado por una aplicación “frontend” React, un “backend” NestJS, MariaDB, MongoDB y la orquestación mediante “Docker Compose”. Para el “backend” se emplean Jest, Supertest y las herramientas propias de NestJS. Para el “frontend” se emplean Vitest, Testing Library, jsdom, ESLint y las validaciones de compilación de TypeScript y Vite.</w:t>
      </w:r>
    </w:p>
    <w:p w14:paraId="2DB23364" w14:textId="77777777" w:rsidR="006A6B83" w:rsidRDefault="006A6B83" w:rsidP="006A6B83">
      <w:pPr>
        <w:pStyle w:val="Ttulo3"/>
      </w:pPr>
      <w:bookmarkStart w:id="2131" w:name="_Toc233728317"/>
      <w:r>
        <w:t>Resumen de la estrategia de pruebas</w:t>
      </w:r>
      <w:bookmarkEnd w:id="2131"/>
    </w:p>
    <w:tbl>
      <w:tblPr>
        <w:tblStyle w:val="Tablaconcuadrcula"/>
        <w:tblW w:w="0" w:type="auto"/>
        <w:jc w:val="center"/>
        <w:tblLook w:val="04A0" w:firstRow="1" w:lastRow="0" w:firstColumn="1" w:lastColumn="0" w:noHBand="0" w:noVBand="1"/>
      </w:tblPr>
      <w:tblGrid>
        <w:gridCol w:w="2784"/>
        <w:gridCol w:w="2785"/>
        <w:gridCol w:w="2785"/>
      </w:tblGrid>
      <w:tr w:rsidR="00973E22" w14:paraId="60D6EC8F" w14:textId="77777777">
        <w:trPr>
          <w:trHeight w:val="498"/>
          <w:jc w:val="center"/>
        </w:trPr>
        <w:tc>
          <w:tcPr>
            <w:tcW w:w="8354" w:type="dxa"/>
            <w:gridSpan w:val="3"/>
            <w:shd w:val="clear" w:color="auto" w:fill="DDDDDD" w:themeFill="accent1"/>
            <w:vAlign w:val="center"/>
          </w:tcPr>
          <w:p w14:paraId="27FE462D" w14:textId="0333F0CB" w:rsidR="00973E22" w:rsidRDefault="00973E22" w:rsidP="00FF7724">
            <w:pPr>
              <w:jc w:val="center"/>
              <w:rPr>
                <w:b/>
                <w:sz w:val="18"/>
              </w:rPr>
            </w:pPr>
            <w:r w:rsidRPr="00973E22">
              <w:rPr>
                <w:b/>
                <w:sz w:val="18"/>
              </w:rPr>
              <w:t>Estrategia técnica de pruebas</w:t>
            </w:r>
          </w:p>
        </w:tc>
      </w:tr>
      <w:tr w:rsidR="006A6B83" w14:paraId="65401398" w14:textId="77777777" w:rsidTr="00FF7724">
        <w:trPr>
          <w:trHeight w:val="498"/>
          <w:jc w:val="center"/>
        </w:trPr>
        <w:tc>
          <w:tcPr>
            <w:tcW w:w="2784" w:type="dxa"/>
            <w:shd w:val="clear" w:color="auto" w:fill="F2F2F2" w:themeFill="background1" w:themeFillShade="F2"/>
            <w:vAlign w:val="center"/>
          </w:tcPr>
          <w:p w14:paraId="286A5693" w14:textId="77777777" w:rsidR="006A6B83" w:rsidRDefault="006A6B83">
            <w:r>
              <w:rPr>
                <w:b/>
                <w:sz w:val="18"/>
              </w:rPr>
              <w:t>Tipo de prueba</w:t>
            </w:r>
          </w:p>
        </w:tc>
        <w:tc>
          <w:tcPr>
            <w:tcW w:w="2785" w:type="dxa"/>
            <w:shd w:val="clear" w:color="auto" w:fill="F2F2F2" w:themeFill="background1" w:themeFillShade="F2"/>
            <w:vAlign w:val="center"/>
          </w:tcPr>
          <w:p w14:paraId="128817AD" w14:textId="77777777" w:rsidR="006A6B83" w:rsidRDefault="006A6B83">
            <w:r>
              <w:rPr>
                <w:b/>
                <w:sz w:val="18"/>
              </w:rPr>
              <w:t>Objetivo</w:t>
            </w:r>
          </w:p>
        </w:tc>
        <w:tc>
          <w:tcPr>
            <w:tcW w:w="2785" w:type="dxa"/>
            <w:shd w:val="clear" w:color="auto" w:fill="F2F2F2" w:themeFill="background1" w:themeFillShade="F2"/>
            <w:vAlign w:val="center"/>
          </w:tcPr>
          <w:p w14:paraId="0A010C43" w14:textId="77777777" w:rsidR="006A6B83" w:rsidRDefault="006A6B83">
            <w:r>
              <w:rPr>
                <w:b/>
                <w:sz w:val="18"/>
              </w:rPr>
              <w:t>Herramientas o técnica</w:t>
            </w:r>
          </w:p>
        </w:tc>
      </w:tr>
      <w:tr w:rsidR="006A6B83" w14:paraId="2886A5B4" w14:textId="77777777" w:rsidTr="00973E22">
        <w:trPr>
          <w:jc w:val="center"/>
        </w:trPr>
        <w:tc>
          <w:tcPr>
            <w:tcW w:w="2784" w:type="dxa"/>
            <w:vAlign w:val="center"/>
          </w:tcPr>
          <w:p w14:paraId="663CA354" w14:textId="77777777" w:rsidR="006A6B83" w:rsidRDefault="006A6B83">
            <w:r>
              <w:rPr>
                <w:sz w:val="18"/>
              </w:rPr>
              <w:t>Unitarias</w:t>
            </w:r>
          </w:p>
        </w:tc>
        <w:tc>
          <w:tcPr>
            <w:tcW w:w="2785" w:type="dxa"/>
            <w:vAlign w:val="center"/>
          </w:tcPr>
          <w:p w14:paraId="3F52CA0C" w14:textId="77777777" w:rsidR="006A6B83" w:rsidRDefault="006A6B83">
            <w:r>
              <w:rPr>
                <w:sz w:val="18"/>
              </w:rPr>
              <w:t>Comprobar funciones, servicios, controladores y componentes de forma aislada.</w:t>
            </w:r>
          </w:p>
        </w:tc>
        <w:tc>
          <w:tcPr>
            <w:tcW w:w="2785" w:type="dxa"/>
            <w:vAlign w:val="center"/>
          </w:tcPr>
          <w:p w14:paraId="661E03DA" w14:textId="77777777" w:rsidR="006A6B83" w:rsidRDefault="006A6B83">
            <w:r>
              <w:rPr>
                <w:sz w:val="18"/>
              </w:rPr>
              <w:t>Jest, Vitest, Testing Library.</w:t>
            </w:r>
          </w:p>
        </w:tc>
      </w:tr>
      <w:tr w:rsidR="006A6B83" w14:paraId="13ADD7A6" w14:textId="77777777" w:rsidTr="00973E22">
        <w:trPr>
          <w:jc w:val="center"/>
        </w:trPr>
        <w:tc>
          <w:tcPr>
            <w:tcW w:w="2784" w:type="dxa"/>
            <w:vAlign w:val="center"/>
          </w:tcPr>
          <w:p w14:paraId="508FA642" w14:textId="77777777" w:rsidR="006A6B83" w:rsidRDefault="006A6B83">
            <w:r>
              <w:rPr>
                <w:sz w:val="18"/>
              </w:rPr>
              <w:t>Integración y sistema</w:t>
            </w:r>
          </w:p>
        </w:tc>
        <w:tc>
          <w:tcPr>
            <w:tcW w:w="2785" w:type="dxa"/>
            <w:vAlign w:val="center"/>
          </w:tcPr>
          <w:p w14:paraId="31EA10D6" w14:textId="77777777" w:rsidR="006A6B83" w:rsidRDefault="006A6B83">
            <w:r>
              <w:rPr>
                <w:sz w:val="18"/>
              </w:rPr>
              <w:t>Validar la colaboración entre módulos, API, persistencia y flujos completos.</w:t>
            </w:r>
          </w:p>
        </w:tc>
        <w:tc>
          <w:tcPr>
            <w:tcW w:w="2785" w:type="dxa"/>
            <w:vAlign w:val="center"/>
          </w:tcPr>
          <w:p w14:paraId="7B94B9EE" w14:textId="77777777" w:rsidR="006A6B83" w:rsidRDefault="006A6B83">
            <w:r>
              <w:rPr>
                <w:sz w:val="18"/>
              </w:rPr>
              <w:t>Jest e2e, Supertest, pruebas manuales de flujo.</w:t>
            </w:r>
          </w:p>
        </w:tc>
      </w:tr>
      <w:tr w:rsidR="006A6B83" w14:paraId="1B4B4A02" w14:textId="77777777" w:rsidTr="00973E22">
        <w:trPr>
          <w:jc w:val="center"/>
        </w:trPr>
        <w:tc>
          <w:tcPr>
            <w:tcW w:w="2784" w:type="dxa"/>
            <w:vAlign w:val="center"/>
          </w:tcPr>
          <w:p w14:paraId="0F36BC45" w14:textId="77777777" w:rsidR="006A6B83" w:rsidRDefault="006A6B83">
            <w:r>
              <w:rPr>
                <w:sz w:val="18"/>
              </w:rPr>
              <w:t>Usabilidad y accesibilidad</w:t>
            </w:r>
          </w:p>
        </w:tc>
        <w:tc>
          <w:tcPr>
            <w:tcW w:w="2785" w:type="dxa"/>
            <w:vAlign w:val="center"/>
          </w:tcPr>
          <w:p w14:paraId="41E1690D" w14:textId="77777777" w:rsidR="006A6B83" w:rsidRDefault="006A6B83">
            <w:r>
              <w:rPr>
                <w:sz w:val="18"/>
              </w:rPr>
              <w:t>Revisar claridad, navegación, formularios, lectura matemática y acceso por teclado.</w:t>
            </w:r>
          </w:p>
        </w:tc>
        <w:tc>
          <w:tcPr>
            <w:tcW w:w="2785" w:type="dxa"/>
            <w:vAlign w:val="center"/>
          </w:tcPr>
          <w:p w14:paraId="7F87E439" w14:textId="3B7885BF" w:rsidR="006A6B83" w:rsidRDefault="006A6B83">
            <w:r>
              <w:rPr>
                <w:sz w:val="18"/>
              </w:rPr>
              <w:t xml:space="preserve">Revisión manual, navegador, </w:t>
            </w:r>
            <w:ins w:id="2132" w:author="Pablo Barrero Cruz" w:date="2026-06-20T10:35:00Z" w16du:dateUtc="2026-06-20T08:35:00Z">
              <w:r w:rsidR="003E49B0">
                <w:rPr>
                  <w:sz w:val="18"/>
                </w:rPr>
                <w:t>“</w:t>
              </w:r>
            </w:ins>
            <w:r>
              <w:rPr>
                <w:sz w:val="18"/>
              </w:rPr>
              <w:t>checklist</w:t>
            </w:r>
            <w:ins w:id="2133" w:author="Pablo Barrero Cruz" w:date="2026-06-20T10:35:00Z" w16du:dateUtc="2026-06-20T08:35:00Z">
              <w:r w:rsidR="003E49B0">
                <w:rPr>
                  <w:sz w:val="18"/>
                </w:rPr>
                <w:t>”</w:t>
              </w:r>
            </w:ins>
            <w:r>
              <w:rPr>
                <w:sz w:val="18"/>
              </w:rPr>
              <w:t xml:space="preserve"> de accesibilidad.</w:t>
            </w:r>
          </w:p>
        </w:tc>
      </w:tr>
      <w:tr w:rsidR="006A6B83" w14:paraId="2C61D1F9" w14:textId="77777777" w:rsidTr="00973E22">
        <w:trPr>
          <w:jc w:val="center"/>
        </w:trPr>
        <w:tc>
          <w:tcPr>
            <w:tcW w:w="2784" w:type="dxa"/>
            <w:vAlign w:val="center"/>
          </w:tcPr>
          <w:p w14:paraId="3262E666" w14:textId="77777777" w:rsidR="006A6B83" w:rsidRDefault="006A6B83">
            <w:r>
              <w:rPr>
                <w:sz w:val="18"/>
              </w:rPr>
              <w:t>Rendimiento</w:t>
            </w:r>
          </w:p>
        </w:tc>
        <w:tc>
          <w:tcPr>
            <w:tcW w:w="2785" w:type="dxa"/>
            <w:vAlign w:val="center"/>
          </w:tcPr>
          <w:p w14:paraId="172DAF53" w14:textId="77777777" w:rsidR="006A6B83" w:rsidRDefault="006A6B83">
            <w:r>
              <w:rPr>
                <w:sz w:val="18"/>
              </w:rPr>
              <w:t>Comprobar tiempos de carga, respuesta percibida y comportamiento con datos razonables.</w:t>
            </w:r>
          </w:p>
        </w:tc>
        <w:tc>
          <w:tcPr>
            <w:tcW w:w="2785" w:type="dxa"/>
            <w:vAlign w:val="center"/>
          </w:tcPr>
          <w:p w14:paraId="4EABB594" w14:textId="77777777" w:rsidR="006A6B83" w:rsidRDefault="006A6B83">
            <w:r>
              <w:rPr>
                <w:sz w:val="18"/>
              </w:rPr>
              <w:t>Pruebas manuales, navegador, ejecución con Docker Compose.</w:t>
            </w:r>
          </w:p>
        </w:tc>
      </w:tr>
      <w:tr w:rsidR="006A6B83" w:rsidRPr="00530EB9" w14:paraId="59489B5D" w14:textId="77777777" w:rsidTr="00973E22">
        <w:trPr>
          <w:jc w:val="center"/>
        </w:trPr>
        <w:tc>
          <w:tcPr>
            <w:tcW w:w="2784" w:type="dxa"/>
            <w:vAlign w:val="center"/>
          </w:tcPr>
          <w:p w14:paraId="3FC103D1" w14:textId="77777777" w:rsidR="006A6B83" w:rsidRDefault="006A6B83">
            <w:r>
              <w:rPr>
                <w:sz w:val="18"/>
              </w:rPr>
              <w:t>Código y validación automática</w:t>
            </w:r>
          </w:p>
        </w:tc>
        <w:tc>
          <w:tcPr>
            <w:tcW w:w="2785" w:type="dxa"/>
            <w:vAlign w:val="center"/>
          </w:tcPr>
          <w:p w14:paraId="6ABC31E7" w14:textId="77777777" w:rsidR="006A6B83" w:rsidRDefault="006A6B83">
            <w:r>
              <w:rPr>
                <w:sz w:val="18"/>
              </w:rPr>
              <w:t>Detectar errores de compilación, lintado o regresiones antes de cerrar cambios.</w:t>
            </w:r>
          </w:p>
        </w:tc>
        <w:tc>
          <w:tcPr>
            <w:tcW w:w="2785" w:type="dxa"/>
            <w:vAlign w:val="center"/>
          </w:tcPr>
          <w:p w14:paraId="50D367F9" w14:textId="77777777" w:rsidR="006A6B83" w:rsidRPr="00FF7724" w:rsidRDefault="006A6B83">
            <w:pPr>
              <w:rPr>
                <w:lang w:val="en-GB"/>
              </w:rPr>
            </w:pPr>
            <w:r w:rsidRPr="00FF7724">
              <w:rPr>
                <w:sz w:val="18"/>
                <w:lang w:val="en-GB"/>
              </w:rPr>
              <w:t>npm run build, npm run lint, npm run test, cobertura.</w:t>
            </w:r>
          </w:p>
        </w:tc>
      </w:tr>
    </w:tbl>
    <w:p w14:paraId="517D2BCE" w14:textId="574C94D2" w:rsidR="006A6B83" w:rsidRDefault="00973E22">
      <w:pPr>
        <w:pStyle w:val="PiedeTabla"/>
        <w:pPrChange w:id="2134" w:author="Pablo Barrero Cruz" w:date="2026-06-30T13:25:00Z" w16du:dateUtc="2026-06-30T11:25:00Z">
          <w:pPr>
            <w:pStyle w:val="Descripcin"/>
            <w:spacing w:before="240"/>
          </w:pPr>
        </w:pPrChange>
      </w:pPr>
      <w:bookmarkStart w:id="2135" w:name="_Toc233720894"/>
      <w:r w:rsidRPr="00B0767E">
        <w:rPr>
          <w:rStyle w:val="nfasisintenso"/>
        </w:rPr>
        <w:t xml:space="preserve">Tabla </w:t>
      </w:r>
      <w:r w:rsidRPr="00973E22">
        <w:t>6.12. Estrategia técnica de pruebas.</w:t>
      </w:r>
      <w:bookmarkEnd w:id="2135"/>
    </w:p>
    <w:p w14:paraId="4A0662B0" w14:textId="77777777" w:rsidR="006A6B83" w:rsidRDefault="006A6B83" w:rsidP="006A6B83">
      <w:pPr>
        <w:pStyle w:val="Ttulo3"/>
      </w:pPr>
      <w:bookmarkStart w:id="2136" w:name="_Toc233728318"/>
      <w:r>
        <w:t>Flujo técnico de validación</w:t>
      </w:r>
      <w:bookmarkEnd w:id="2136"/>
    </w:p>
    <w:p w14:paraId="7204E682" w14:textId="77777777" w:rsidR="006A6B83" w:rsidRDefault="006A6B83" w:rsidP="006A6B83">
      <w:r>
        <w:t>La validación técnica se organiza como un proceso iterativo. Primero se prepara el entorno, después se ejecutan las pruebas automáticas y finalmente se revisan los flujos funcionales y de interfaz. Cuando aparece una incidencia, se corrige el bloque afectado y se repiten al menos las pruebas relacionadas con ese cambio.</w:t>
      </w:r>
    </w:p>
    <w:p w14:paraId="63967E70" w14:textId="00C7C50F" w:rsidR="00293682" w:rsidRDefault="00ED5DD3" w:rsidP="006A6B83">
      <w:pPr>
        <w:pStyle w:val="Descripcin"/>
      </w:pPr>
      <w:r>
        <w:rPr>
          <w:noProof/>
        </w:rPr>
        <w:lastRenderedPageBreak/>
        <w:drawing>
          <wp:inline distT="0" distB="0" distL="0" distR="0" wp14:anchorId="3AACC80E" wp14:editId="1190E171">
            <wp:extent cx="4305342" cy="8272732"/>
            <wp:effectExtent l="0" t="0" r="0" b="0"/>
            <wp:docPr id="21" name="Imagen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11983" cy="8285493"/>
                    </a:xfrm>
                    <a:prstGeom prst="rect">
                      <a:avLst/>
                    </a:prstGeom>
                    <a:noFill/>
                    <a:ln>
                      <a:noFill/>
                    </a:ln>
                  </pic:spPr>
                </pic:pic>
              </a:graphicData>
            </a:graphic>
          </wp:inline>
        </w:drawing>
      </w:r>
    </w:p>
    <w:p w14:paraId="410BEAA2" w14:textId="348EC133" w:rsidR="006A6B83" w:rsidRDefault="006A6B83">
      <w:pPr>
        <w:pStyle w:val="PiedeTabla"/>
        <w:pPrChange w:id="2137" w:author="Pablo Barrero Cruz" w:date="2026-06-30T13:25:00Z" w16du:dateUtc="2026-06-30T11:25:00Z">
          <w:pPr>
            <w:pStyle w:val="Descripcin"/>
          </w:pPr>
        </w:pPrChange>
      </w:pPr>
      <w:bookmarkStart w:id="2138" w:name="_Toc233720895"/>
      <w:r>
        <w:t>Figura 6.14. Flujo técnico de validación del sistema.</w:t>
      </w:r>
      <w:bookmarkEnd w:id="2138"/>
    </w:p>
    <w:p w14:paraId="53C7B5B4" w14:textId="77777777" w:rsidR="006A6B83" w:rsidRDefault="006A6B83" w:rsidP="006A6B83">
      <w:pPr>
        <w:pStyle w:val="Ttulo3"/>
      </w:pPr>
      <w:bookmarkStart w:id="2139" w:name="_Toc233728319"/>
      <w:r>
        <w:lastRenderedPageBreak/>
        <w:t>Pruebas Unitarias</w:t>
      </w:r>
      <w:bookmarkEnd w:id="2139"/>
    </w:p>
    <w:p w14:paraId="2F92A22B" w14:textId="77777777" w:rsidR="006A6B83" w:rsidRDefault="006A6B83" w:rsidP="006A6B83">
      <w:r>
        <w:t>Las pruebas unitarias validan unidades concretas del sistema sin depender del flujo completo de la aplicación. En el “backend” se aplican sobre servicios, controladores, entidades, validadores y utilidades de dominio. En el “frontend” se aplican sobre componentes, páginas, “hooks”, servicios de API y utilidades de validación.</w:t>
      </w:r>
    </w:p>
    <w:p w14:paraId="2764150D" w14:textId="77777777" w:rsidR="006A6B83" w:rsidRDefault="006A6B83" w:rsidP="006A6B83">
      <w:r>
        <w:t>En el “backend”, las pruebas unitarias se ejecutan con Jest. Estas pruebas permiten verificar la autenticación, la gestión de usuarios, la validación de preguntas, la lógica de cuestionarios, la corrección automática, los intentos, las analíticas y los errores controlados. También se utilizan mocks o dobles de prueba cuando se necesita aislar un servicio de la base de datos.</w:t>
      </w:r>
    </w:p>
    <w:p w14:paraId="45886DDD" w14:textId="77777777" w:rsidR="006A6B83" w:rsidRDefault="006A6B83" w:rsidP="006A6B83">
      <w:r>
        <w:t>En el “frontend”, las pruebas unitarias se ejecutan con Vitest y Testing Library. El objetivo es comprobar que los componentes muestran la información adecuada, responden correctamente a la interacción del usuario, respetan rutas protegidas, gestionan estados de carga y error, y renderizan contenido matemático de forma esperada.</w:t>
      </w:r>
    </w:p>
    <w:tbl>
      <w:tblPr>
        <w:tblStyle w:val="Tablaconcuadrcula"/>
        <w:tblW w:w="0" w:type="auto"/>
        <w:jc w:val="center"/>
        <w:tblLook w:val="04A0" w:firstRow="1" w:lastRow="0" w:firstColumn="1" w:lastColumn="0" w:noHBand="0" w:noVBand="1"/>
      </w:tblPr>
      <w:tblGrid>
        <w:gridCol w:w="2784"/>
        <w:gridCol w:w="2785"/>
        <w:gridCol w:w="2785"/>
      </w:tblGrid>
      <w:tr w:rsidR="00973E22" w14:paraId="75D92193" w14:textId="77777777">
        <w:trPr>
          <w:trHeight w:val="481"/>
          <w:jc w:val="center"/>
        </w:trPr>
        <w:tc>
          <w:tcPr>
            <w:tcW w:w="8354" w:type="dxa"/>
            <w:gridSpan w:val="3"/>
            <w:shd w:val="clear" w:color="auto" w:fill="DDDDDD" w:themeFill="accent1"/>
            <w:vAlign w:val="center"/>
          </w:tcPr>
          <w:p w14:paraId="1EEFF00F" w14:textId="0287D368" w:rsidR="00973E22" w:rsidRDefault="00973E22" w:rsidP="00FF7724">
            <w:pPr>
              <w:jc w:val="center"/>
              <w:rPr>
                <w:b/>
                <w:sz w:val="18"/>
              </w:rPr>
            </w:pPr>
            <w:r w:rsidRPr="00973E22">
              <w:rPr>
                <w:b/>
                <w:sz w:val="18"/>
              </w:rPr>
              <w:t>Pruebas unitarias previstas</w:t>
            </w:r>
          </w:p>
        </w:tc>
      </w:tr>
      <w:tr w:rsidR="006A6B83" w14:paraId="5D4E0EBC" w14:textId="77777777" w:rsidTr="00FF7724">
        <w:trPr>
          <w:trHeight w:val="481"/>
          <w:jc w:val="center"/>
        </w:trPr>
        <w:tc>
          <w:tcPr>
            <w:tcW w:w="2784" w:type="dxa"/>
            <w:shd w:val="clear" w:color="auto" w:fill="F2F2F2" w:themeFill="background1" w:themeFillShade="F2"/>
            <w:vAlign w:val="center"/>
          </w:tcPr>
          <w:p w14:paraId="1DEB7E78" w14:textId="77777777" w:rsidR="006A6B83" w:rsidRDefault="006A6B83" w:rsidP="00FF7724">
            <w:pPr>
              <w:jc w:val="center"/>
            </w:pPr>
            <w:r>
              <w:rPr>
                <w:b/>
                <w:sz w:val="18"/>
              </w:rPr>
              <w:t>Capa</w:t>
            </w:r>
          </w:p>
        </w:tc>
        <w:tc>
          <w:tcPr>
            <w:tcW w:w="2785" w:type="dxa"/>
            <w:shd w:val="clear" w:color="auto" w:fill="F2F2F2" w:themeFill="background1" w:themeFillShade="F2"/>
            <w:vAlign w:val="center"/>
          </w:tcPr>
          <w:p w14:paraId="6E5F8A7F" w14:textId="77777777" w:rsidR="006A6B83" w:rsidRDefault="006A6B83" w:rsidP="00FF7724">
            <w:pPr>
              <w:jc w:val="center"/>
            </w:pPr>
            <w:r>
              <w:rPr>
                <w:b/>
                <w:sz w:val="18"/>
              </w:rPr>
              <w:t>Elementos probados</w:t>
            </w:r>
          </w:p>
        </w:tc>
        <w:tc>
          <w:tcPr>
            <w:tcW w:w="2785" w:type="dxa"/>
            <w:shd w:val="clear" w:color="auto" w:fill="F2F2F2" w:themeFill="background1" w:themeFillShade="F2"/>
            <w:vAlign w:val="center"/>
          </w:tcPr>
          <w:p w14:paraId="62512039" w14:textId="77777777" w:rsidR="006A6B83" w:rsidRDefault="006A6B83" w:rsidP="00FF7724">
            <w:pPr>
              <w:jc w:val="center"/>
            </w:pPr>
            <w:r>
              <w:rPr>
                <w:b/>
                <w:sz w:val="18"/>
              </w:rPr>
              <w:t>Criterio de aceptación</w:t>
            </w:r>
          </w:p>
        </w:tc>
      </w:tr>
      <w:tr w:rsidR="006A6B83" w14:paraId="2DCCC32E" w14:textId="77777777" w:rsidTr="00973E22">
        <w:trPr>
          <w:jc w:val="center"/>
        </w:trPr>
        <w:tc>
          <w:tcPr>
            <w:tcW w:w="2784" w:type="dxa"/>
            <w:vAlign w:val="center"/>
          </w:tcPr>
          <w:p w14:paraId="16982EF2" w14:textId="77777777" w:rsidR="006A6B83" w:rsidRDefault="006A6B83">
            <w:r>
              <w:rPr>
                <w:sz w:val="18"/>
              </w:rPr>
              <w:t>“Backend”</w:t>
            </w:r>
          </w:p>
        </w:tc>
        <w:tc>
          <w:tcPr>
            <w:tcW w:w="2785" w:type="dxa"/>
            <w:vAlign w:val="center"/>
          </w:tcPr>
          <w:p w14:paraId="674DBBEC" w14:textId="77777777" w:rsidR="006A6B83" w:rsidRDefault="006A6B83">
            <w:r>
              <w:rPr>
                <w:sz w:val="18"/>
              </w:rPr>
              <w:t>Servicios, controladores, validadores, utilidades de corrección y analíticas.</w:t>
            </w:r>
          </w:p>
        </w:tc>
        <w:tc>
          <w:tcPr>
            <w:tcW w:w="2785" w:type="dxa"/>
            <w:vAlign w:val="center"/>
          </w:tcPr>
          <w:p w14:paraId="2C2F4DEA" w14:textId="77777777" w:rsidR="006A6B83" w:rsidRDefault="006A6B83">
            <w:r>
              <w:rPr>
                <w:sz w:val="18"/>
              </w:rPr>
              <w:t>Las reglas de negocio críticas se comportan según los casos esperados y errores definidos.</w:t>
            </w:r>
          </w:p>
        </w:tc>
      </w:tr>
      <w:tr w:rsidR="006A6B83" w14:paraId="69F7D4F9" w14:textId="77777777" w:rsidTr="00973E22">
        <w:trPr>
          <w:jc w:val="center"/>
        </w:trPr>
        <w:tc>
          <w:tcPr>
            <w:tcW w:w="2784" w:type="dxa"/>
            <w:vAlign w:val="center"/>
          </w:tcPr>
          <w:p w14:paraId="236885E4" w14:textId="77777777" w:rsidR="006A6B83" w:rsidRDefault="006A6B83">
            <w:r>
              <w:rPr>
                <w:sz w:val="18"/>
              </w:rPr>
              <w:t>“Frontend”</w:t>
            </w:r>
          </w:p>
        </w:tc>
        <w:tc>
          <w:tcPr>
            <w:tcW w:w="2785" w:type="dxa"/>
            <w:vAlign w:val="center"/>
          </w:tcPr>
          <w:p w14:paraId="7BE54EEC" w14:textId="77777777" w:rsidR="006A6B83" w:rsidRDefault="006A6B83">
            <w:r>
              <w:rPr>
                <w:sz w:val="18"/>
              </w:rPr>
              <w:t>Componentes, páginas, “hooks”, rutas protegidas y servicios de API.</w:t>
            </w:r>
          </w:p>
        </w:tc>
        <w:tc>
          <w:tcPr>
            <w:tcW w:w="2785" w:type="dxa"/>
            <w:vAlign w:val="center"/>
          </w:tcPr>
          <w:p w14:paraId="27119E6F" w14:textId="77777777" w:rsidR="006A6B83" w:rsidRDefault="006A6B83">
            <w:r>
              <w:rPr>
                <w:sz w:val="18"/>
              </w:rPr>
              <w:t>La interfaz renderiza estados correctos y responde a eventos básicos sin errores.</w:t>
            </w:r>
          </w:p>
        </w:tc>
      </w:tr>
      <w:tr w:rsidR="006A6B83" w14:paraId="1B5EC80C" w14:textId="77777777" w:rsidTr="00973E22">
        <w:trPr>
          <w:jc w:val="center"/>
        </w:trPr>
        <w:tc>
          <w:tcPr>
            <w:tcW w:w="2784" w:type="dxa"/>
            <w:vAlign w:val="center"/>
          </w:tcPr>
          <w:p w14:paraId="63B24DB0" w14:textId="77777777" w:rsidR="006A6B83" w:rsidRDefault="006A6B83">
            <w:r>
              <w:rPr>
                <w:sz w:val="18"/>
              </w:rPr>
              <w:t>Común</w:t>
            </w:r>
          </w:p>
        </w:tc>
        <w:tc>
          <w:tcPr>
            <w:tcW w:w="2785" w:type="dxa"/>
            <w:vAlign w:val="center"/>
          </w:tcPr>
          <w:p w14:paraId="4A5B5518" w14:textId="77777777" w:rsidR="006A6B83" w:rsidRDefault="006A6B83">
            <w:r>
              <w:rPr>
                <w:sz w:val="18"/>
              </w:rPr>
              <w:t>Utilidades de fechas, duración, validación, formato y errores.</w:t>
            </w:r>
          </w:p>
        </w:tc>
        <w:tc>
          <w:tcPr>
            <w:tcW w:w="2785" w:type="dxa"/>
            <w:vAlign w:val="center"/>
          </w:tcPr>
          <w:p w14:paraId="2CDC52BC" w14:textId="77777777" w:rsidR="006A6B83" w:rsidRDefault="006A6B83">
            <w:r>
              <w:rPr>
                <w:sz w:val="18"/>
              </w:rPr>
              <w:t>Las funciones puras devuelven resultados consistentes para entradas representativas.</w:t>
            </w:r>
          </w:p>
        </w:tc>
      </w:tr>
    </w:tbl>
    <w:p w14:paraId="1E2D2E5B" w14:textId="33271792" w:rsidR="006A6B83" w:rsidRDefault="00973E22">
      <w:pPr>
        <w:pStyle w:val="PiedeTabla"/>
        <w:pPrChange w:id="2140" w:author="Pablo Barrero Cruz" w:date="2026-06-30T13:25:00Z" w16du:dateUtc="2026-06-30T11:25:00Z">
          <w:pPr>
            <w:pStyle w:val="Descripcin"/>
            <w:spacing w:before="240"/>
          </w:pPr>
        </w:pPrChange>
      </w:pPr>
      <w:bookmarkStart w:id="2141" w:name="_Toc233720896"/>
      <w:r w:rsidRPr="00B0767E">
        <w:rPr>
          <w:rStyle w:val="nfasisintenso"/>
        </w:rPr>
        <w:t xml:space="preserve">Tabla </w:t>
      </w:r>
      <w:r w:rsidRPr="00973E22">
        <w:t>6.13. Pruebas unitarias previstas.</w:t>
      </w:r>
      <w:bookmarkEnd w:id="2141"/>
    </w:p>
    <w:p w14:paraId="4658232A" w14:textId="77777777" w:rsidR="006A6B83" w:rsidRDefault="006A6B83" w:rsidP="006A6B83">
      <w:pPr>
        <w:pStyle w:val="Ttulo3"/>
      </w:pPr>
      <w:bookmarkStart w:id="2142" w:name="_Toc233728320"/>
      <w:r>
        <w:t>Pruebas de Integración y del Sistema</w:t>
      </w:r>
      <w:bookmarkEnd w:id="2142"/>
    </w:p>
    <w:p w14:paraId="3E49CE63" w14:textId="77777777" w:rsidR="006A6B83" w:rsidRDefault="006A6B83" w:rsidP="006A6B83">
      <w:r>
        <w:t>Las pruebas de integración comprueban que varios módulos colaboran correctamente. En este proyecto son especialmente importantes porque los casos de uso principales cruzan varias capas: interfaz, API, validación de permisos, lógica de negocio y persistencia.</w:t>
      </w:r>
    </w:p>
    <w:p w14:paraId="307F746C" w14:textId="77777777" w:rsidR="006A6B83" w:rsidRDefault="006A6B83" w:rsidP="006A6B83">
      <w:r>
        <w:t>En el “backend” se contemplan pruebas de extremo a extremo sobre la API, apoyadas en Jest y Supertest. Estas pruebas permiten validar que los “endpoints” responden con los estados esperados, que las validaciones rechazan datos incorrectos y que las operaciones críticas mantienen la coherencia del sistema.</w:t>
      </w:r>
    </w:p>
    <w:p w14:paraId="24A21F83" w14:textId="77777777" w:rsidR="006A6B83" w:rsidRDefault="006A6B83" w:rsidP="006A6B83">
      <w:r>
        <w:t>A nivel de sistema, las pruebas manuales verifican que los flujos completos se pueden ejecutar desde la interfaz web: registro e inicio de sesión, gestión de preguntas, creación y publicación de cuestionarios, realización de intentos, consulta de resultados, analíticas y exportación “CSV”.</w:t>
      </w:r>
    </w:p>
    <w:tbl>
      <w:tblPr>
        <w:tblStyle w:val="Tablaconcuadrcula"/>
        <w:tblW w:w="0" w:type="auto"/>
        <w:jc w:val="center"/>
        <w:tblLook w:val="04A0" w:firstRow="1" w:lastRow="0" w:firstColumn="1" w:lastColumn="0" w:noHBand="0" w:noVBand="1"/>
      </w:tblPr>
      <w:tblGrid>
        <w:gridCol w:w="2784"/>
        <w:gridCol w:w="2785"/>
        <w:gridCol w:w="2785"/>
      </w:tblGrid>
      <w:tr w:rsidR="00973E22" w14:paraId="6B82F126" w14:textId="77777777">
        <w:trPr>
          <w:trHeight w:val="546"/>
          <w:jc w:val="center"/>
        </w:trPr>
        <w:tc>
          <w:tcPr>
            <w:tcW w:w="8354" w:type="dxa"/>
            <w:gridSpan w:val="3"/>
            <w:shd w:val="clear" w:color="auto" w:fill="DDDDDD" w:themeFill="accent1"/>
            <w:vAlign w:val="center"/>
          </w:tcPr>
          <w:p w14:paraId="7411D771" w14:textId="6A7C72C6" w:rsidR="00973E22" w:rsidRDefault="00973E22" w:rsidP="00FF7724">
            <w:pPr>
              <w:jc w:val="center"/>
              <w:rPr>
                <w:b/>
                <w:sz w:val="18"/>
              </w:rPr>
            </w:pPr>
            <w:r w:rsidRPr="00973E22">
              <w:rPr>
                <w:b/>
                <w:sz w:val="18"/>
              </w:rPr>
              <w:lastRenderedPageBreak/>
              <w:t>Pruebas de integración y del sistema previstas</w:t>
            </w:r>
          </w:p>
        </w:tc>
      </w:tr>
      <w:tr w:rsidR="006A6B83" w14:paraId="0D057A6D" w14:textId="77777777" w:rsidTr="00FF7724">
        <w:trPr>
          <w:trHeight w:val="546"/>
          <w:jc w:val="center"/>
        </w:trPr>
        <w:tc>
          <w:tcPr>
            <w:tcW w:w="2784" w:type="dxa"/>
            <w:shd w:val="clear" w:color="auto" w:fill="F2F2F2" w:themeFill="background1" w:themeFillShade="F2"/>
            <w:vAlign w:val="center"/>
          </w:tcPr>
          <w:p w14:paraId="7A9FBAFB" w14:textId="77777777" w:rsidR="006A6B83" w:rsidRDefault="006A6B83">
            <w:r>
              <w:rPr>
                <w:b/>
                <w:sz w:val="18"/>
              </w:rPr>
              <w:t>Flujo</w:t>
            </w:r>
          </w:p>
        </w:tc>
        <w:tc>
          <w:tcPr>
            <w:tcW w:w="2785" w:type="dxa"/>
            <w:shd w:val="clear" w:color="auto" w:fill="F2F2F2" w:themeFill="background1" w:themeFillShade="F2"/>
            <w:vAlign w:val="center"/>
          </w:tcPr>
          <w:p w14:paraId="5CD51995" w14:textId="77777777" w:rsidR="006A6B83" w:rsidRDefault="006A6B83">
            <w:r>
              <w:rPr>
                <w:b/>
                <w:sz w:val="18"/>
              </w:rPr>
              <w:t>Elementos integrados</w:t>
            </w:r>
          </w:p>
        </w:tc>
        <w:tc>
          <w:tcPr>
            <w:tcW w:w="2785" w:type="dxa"/>
            <w:shd w:val="clear" w:color="auto" w:fill="F2F2F2" w:themeFill="background1" w:themeFillShade="F2"/>
            <w:vAlign w:val="center"/>
          </w:tcPr>
          <w:p w14:paraId="76434044" w14:textId="77777777" w:rsidR="006A6B83" w:rsidRDefault="006A6B83">
            <w:r>
              <w:rPr>
                <w:b/>
                <w:sz w:val="18"/>
              </w:rPr>
              <w:t>Resultado esperado</w:t>
            </w:r>
          </w:p>
        </w:tc>
      </w:tr>
      <w:tr w:rsidR="006A6B83" w14:paraId="13964C60" w14:textId="77777777" w:rsidTr="00973E22">
        <w:trPr>
          <w:jc w:val="center"/>
        </w:trPr>
        <w:tc>
          <w:tcPr>
            <w:tcW w:w="2784" w:type="dxa"/>
            <w:vAlign w:val="center"/>
          </w:tcPr>
          <w:p w14:paraId="263655AE" w14:textId="77777777" w:rsidR="006A6B83" w:rsidRDefault="006A6B83">
            <w:r>
              <w:rPr>
                <w:sz w:val="18"/>
              </w:rPr>
              <w:t>Crear pregunta</w:t>
            </w:r>
          </w:p>
        </w:tc>
        <w:tc>
          <w:tcPr>
            <w:tcW w:w="2785" w:type="dxa"/>
            <w:vAlign w:val="center"/>
          </w:tcPr>
          <w:p w14:paraId="0D81C2E4" w14:textId="77777777" w:rsidR="006A6B83" w:rsidRDefault="006A6B83">
            <w:r>
              <w:rPr>
                <w:sz w:val="18"/>
              </w:rPr>
              <w:t>Formulario “frontend”, API de preguntas, validadores y MongoDB.</w:t>
            </w:r>
          </w:p>
        </w:tc>
        <w:tc>
          <w:tcPr>
            <w:tcW w:w="2785" w:type="dxa"/>
            <w:vAlign w:val="center"/>
          </w:tcPr>
          <w:p w14:paraId="461E4DAA" w14:textId="77777777" w:rsidR="006A6B83" w:rsidRDefault="006A6B83">
            <w:r>
              <w:rPr>
                <w:sz w:val="18"/>
              </w:rPr>
              <w:t>La pregunta queda guardada y visible según permisos.</w:t>
            </w:r>
          </w:p>
        </w:tc>
      </w:tr>
      <w:tr w:rsidR="006A6B83" w14:paraId="3A97E080" w14:textId="77777777" w:rsidTr="00973E22">
        <w:trPr>
          <w:jc w:val="center"/>
        </w:trPr>
        <w:tc>
          <w:tcPr>
            <w:tcW w:w="2784" w:type="dxa"/>
            <w:vAlign w:val="center"/>
          </w:tcPr>
          <w:p w14:paraId="07FCBBA5" w14:textId="77777777" w:rsidR="006A6B83" w:rsidRDefault="006A6B83">
            <w:r>
              <w:rPr>
                <w:sz w:val="18"/>
              </w:rPr>
              <w:t>Publicar cuestionario</w:t>
            </w:r>
          </w:p>
        </w:tc>
        <w:tc>
          <w:tcPr>
            <w:tcW w:w="2785" w:type="dxa"/>
            <w:vAlign w:val="center"/>
          </w:tcPr>
          <w:p w14:paraId="05B76856" w14:textId="77777777" w:rsidR="006A6B83" w:rsidRDefault="006A6B83">
            <w:r>
              <w:rPr>
                <w:sz w:val="18"/>
              </w:rPr>
              <w:t>Editor de cuestionarios, banco de preguntas, grupos y API de cuestionarios.</w:t>
            </w:r>
          </w:p>
        </w:tc>
        <w:tc>
          <w:tcPr>
            <w:tcW w:w="2785" w:type="dxa"/>
            <w:vAlign w:val="center"/>
          </w:tcPr>
          <w:p w14:paraId="682A51FA" w14:textId="77777777" w:rsidR="006A6B83" w:rsidRDefault="006A6B83">
            <w:r>
              <w:rPr>
                <w:sz w:val="18"/>
              </w:rPr>
              <w:t>El cuestionario pasa a publicado solo si sus referencias son válidas.</w:t>
            </w:r>
          </w:p>
        </w:tc>
      </w:tr>
      <w:tr w:rsidR="006A6B83" w14:paraId="6F521711" w14:textId="77777777" w:rsidTr="00973E22">
        <w:trPr>
          <w:jc w:val="center"/>
        </w:trPr>
        <w:tc>
          <w:tcPr>
            <w:tcW w:w="2784" w:type="dxa"/>
            <w:vAlign w:val="center"/>
          </w:tcPr>
          <w:p w14:paraId="6F8C71ED" w14:textId="77777777" w:rsidR="006A6B83" w:rsidRDefault="006A6B83">
            <w:r>
              <w:rPr>
                <w:sz w:val="18"/>
              </w:rPr>
              <w:t>Realizar cuestionario</w:t>
            </w:r>
          </w:p>
        </w:tc>
        <w:tc>
          <w:tcPr>
            <w:tcW w:w="2785" w:type="dxa"/>
            <w:vAlign w:val="center"/>
          </w:tcPr>
          <w:p w14:paraId="79FB92B8" w14:textId="77777777" w:rsidR="006A6B83" w:rsidRDefault="006A6B83">
            <w:r>
              <w:rPr>
                <w:sz w:val="18"/>
              </w:rPr>
              <w:t>Catálogo, inicio de intento, preguntas servidas, corrección y resultado.</w:t>
            </w:r>
          </w:p>
        </w:tc>
        <w:tc>
          <w:tcPr>
            <w:tcW w:w="2785" w:type="dxa"/>
            <w:vAlign w:val="center"/>
          </w:tcPr>
          <w:p w14:paraId="4338A656" w14:textId="77777777" w:rsidR="006A6B83" w:rsidRDefault="006A6B83">
            <w:r>
              <w:rPr>
                <w:sz w:val="18"/>
              </w:rPr>
              <w:t>El intento queda almacenado con estado y puntuación correctos.</w:t>
            </w:r>
          </w:p>
        </w:tc>
      </w:tr>
      <w:tr w:rsidR="006A6B83" w14:paraId="6AF83CA9" w14:textId="77777777" w:rsidTr="00973E22">
        <w:trPr>
          <w:jc w:val="center"/>
        </w:trPr>
        <w:tc>
          <w:tcPr>
            <w:tcW w:w="2784" w:type="dxa"/>
            <w:vAlign w:val="center"/>
          </w:tcPr>
          <w:p w14:paraId="3B4BE19C" w14:textId="77777777" w:rsidR="006A6B83" w:rsidRDefault="006A6B83">
            <w:r>
              <w:rPr>
                <w:sz w:val="18"/>
              </w:rPr>
              <w:t>Consultar analíticas</w:t>
            </w:r>
          </w:p>
        </w:tc>
        <w:tc>
          <w:tcPr>
            <w:tcW w:w="2785" w:type="dxa"/>
            <w:vAlign w:val="center"/>
          </w:tcPr>
          <w:p w14:paraId="691AF004" w14:textId="77777777" w:rsidR="006A6B83" w:rsidRDefault="006A6B83">
            <w:r>
              <w:rPr>
                <w:sz w:val="18"/>
              </w:rPr>
              <w:t>Intentos, usuarios, cálculo de métricas y vista de profesor.</w:t>
            </w:r>
          </w:p>
        </w:tc>
        <w:tc>
          <w:tcPr>
            <w:tcW w:w="2785" w:type="dxa"/>
            <w:vAlign w:val="center"/>
          </w:tcPr>
          <w:p w14:paraId="4976BB32" w14:textId="77777777" w:rsidR="006A6B83" w:rsidRDefault="006A6B83">
            <w:r>
              <w:rPr>
                <w:sz w:val="18"/>
              </w:rPr>
              <w:t>Se muestran resumen, distribución, detalle y exportación CSV.</w:t>
            </w:r>
          </w:p>
        </w:tc>
      </w:tr>
    </w:tbl>
    <w:p w14:paraId="503C14E2" w14:textId="29A1BF77" w:rsidR="006A6B83" w:rsidRDefault="00973E22">
      <w:pPr>
        <w:pStyle w:val="PiedeTabla"/>
        <w:pPrChange w:id="2143" w:author="Pablo Barrero Cruz" w:date="2026-06-30T13:26:00Z" w16du:dateUtc="2026-06-30T11:26:00Z">
          <w:pPr>
            <w:pStyle w:val="Descripcin"/>
            <w:spacing w:before="240"/>
          </w:pPr>
        </w:pPrChange>
      </w:pPr>
      <w:bookmarkStart w:id="2144" w:name="_Toc233720897"/>
      <w:r w:rsidRPr="00B0767E">
        <w:rPr>
          <w:rStyle w:val="nfasisintenso"/>
        </w:rPr>
        <w:t xml:space="preserve">Tabla </w:t>
      </w:r>
      <w:r w:rsidRPr="00973E22">
        <w:t>6.14. Pruebas de integración y del sistema previstas.</w:t>
      </w:r>
      <w:bookmarkEnd w:id="2144"/>
    </w:p>
    <w:p w14:paraId="2BF9F4C0" w14:textId="77777777" w:rsidR="006A6B83" w:rsidRDefault="006A6B83" w:rsidP="006A6B83">
      <w:pPr>
        <w:pStyle w:val="Ttulo3"/>
      </w:pPr>
      <w:bookmarkStart w:id="2145" w:name="_Toc233728321"/>
      <w:r>
        <w:t>Pruebas de Usabilidad y Accesibilidad</w:t>
      </w:r>
      <w:bookmarkEnd w:id="2145"/>
    </w:p>
    <w:p w14:paraId="2F2F2AA4" w14:textId="77777777" w:rsidR="006A6B83" w:rsidRDefault="006A6B83" w:rsidP="006A6B83">
      <w:r>
        <w:t>Las pruebas de usabilidad se centran en comprobar que los usuarios pueden completar las tareas principales sin confusión. En el caso del alumnado, la atención se sitúa en encontrar un cuestionario, iniciarlo, responder preguntas y comprender el resultado. En el caso del profesorado, se revisa la creación de preguntas, la configuración de cuestionarios y la consulta de analíticas.</w:t>
      </w:r>
    </w:p>
    <w:p w14:paraId="3F839498" w14:textId="77777777" w:rsidR="006A6B83" w:rsidRDefault="006A6B83" w:rsidP="006A6B83">
      <w:r>
        <w:t>Las pruebas de accesibilidad revisan aspectos básicos como navegación mediante teclado, contraste suficiente, claridad de textos, etiquetas de formularios, mensajes de error comprensibles y estructura visual consistente. También se comprueba que la notación matemática no impida entender el enunciado ni las opciones de respuesta.</w:t>
      </w:r>
    </w:p>
    <w:tbl>
      <w:tblPr>
        <w:tblStyle w:val="Tablaconcuadrcula"/>
        <w:tblW w:w="0" w:type="auto"/>
        <w:jc w:val="center"/>
        <w:tblLook w:val="04A0" w:firstRow="1" w:lastRow="0" w:firstColumn="1" w:lastColumn="0" w:noHBand="0" w:noVBand="1"/>
      </w:tblPr>
      <w:tblGrid>
        <w:gridCol w:w="2784"/>
        <w:gridCol w:w="2785"/>
        <w:gridCol w:w="2785"/>
      </w:tblGrid>
      <w:tr w:rsidR="00973E22" w14:paraId="7B0C7CF4" w14:textId="77777777">
        <w:trPr>
          <w:trHeight w:val="570"/>
          <w:jc w:val="center"/>
        </w:trPr>
        <w:tc>
          <w:tcPr>
            <w:tcW w:w="8354" w:type="dxa"/>
            <w:gridSpan w:val="3"/>
            <w:shd w:val="clear" w:color="auto" w:fill="DDDDDD" w:themeFill="accent1"/>
            <w:vAlign w:val="center"/>
          </w:tcPr>
          <w:p w14:paraId="7E401257" w14:textId="078637AA" w:rsidR="00973E22" w:rsidRDefault="00973E22" w:rsidP="00FF7724">
            <w:pPr>
              <w:jc w:val="center"/>
              <w:rPr>
                <w:b/>
                <w:sz w:val="18"/>
              </w:rPr>
            </w:pPr>
            <w:r w:rsidRPr="00973E22">
              <w:rPr>
                <w:b/>
                <w:sz w:val="18"/>
              </w:rPr>
              <w:t>Pruebas de usabilidad y accesibilidad previstas</w:t>
            </w:r>
          </w:p>
        </w:tc>
      </w:tr>
      <w:tr w:rsidR="006A6B83" w14:paraId="5C5D63F4" w14:textId="77777777" w:rsidTr="00FF7724">
        <w:trPr>
          <w:trHeight w:val="570"/>
          <w:jc w:val="center"/>
        </w:trPr>
        <w:tc>
          <w:tcPr>
            <w:tcW w:w="2784" w:type="dxa"/>
            <w:shd w:val="clear" w:color="auto" w:fill="F2F2F2" w:themeFill="background1" w:themeFillShade="F2"/>
            <w:vAlign w:val="center"/>
          </w:tcPr>
          <w:p w14:paraId="35E85BD8" w14:textId="77777777" w:rsidR="006A6B83" w:rsidRDefault="006A6B83">
            <w:r>
              <w:rPr>
                <w:b/>
                <w:sz w:val="18"/>
              </w:rPr>
              <w:t>Aspecto</w:t>
            </w:r>
          </w:p>
        </w:tc>
        <w:tc>
          <w:tcPr>
            <w:tcW w:w="2785" w:type="dxa"/>
            <w:shd w:val="clear" w:color="auto" w:fill="F2F2F2" w:themeFill="background1" w:themeFillShade="F2"/>
            <w:vAlign w:val="center"/>
          </w:tcPr>
          <w:p w14:paraId="2E183208" w14:textId="77777777" w:rsidR="006A6B83" w:rsidRDefault="006A6B83">
            <w:r>
              <w:rPr>
                <w:b/>
                <w:sz w:val="18"/>
              </w:rPr>
              <w:t>Comprobación prevista</w:t>
            </w:r>
          </w:p>
        </w:tc>
        <w:tc>
          <w:tcPr>
            <w:tcW w:w="2785" w:type="dxa"/>
            <w:shd w:val="clear" w:color="auto" w:fill="F2F2F2" w:themeFill="background1" w:themeFillShade="F2"/>
            <w:vAlign w:val="center"/>
          </w:tcPr>
          <w:p w14:paraId="71441819" w14:textId="77777777" w:rsidR="006A6B83" w:rsidRDefault="006A6B83">
            <w:r>
              <w:rPr>
                <w:b/>
                <w:sz w:val="18"/>
              </w:rPr>
              <w:t>Criterio de aceptación</w:t>
            </w:r>
          </w:p>
        </w:tc>
      </w:tr>
      <w:tr w:rsidR="006A6B83" w14:paraId="5E74534C" w14:textId="77777777" w:rsidTr="00973E22">
        <w:trPr>
          <w:jc w:val="center"/>
        </w:trPr>
        <w:tc>
          <w:tcPr>
            <w:tcW w:w="2784" w:type="dxa"/>
            <w:vAlign w:val="center"/>
          </w:tcPr>
          <w:p w14:paraId="05D05EA3" w14:textId="77777777" w:rsidR="006A6B83" w:rsidRDefault="006A6B83">
            <w:r>
              <w:rPr>
                <w:sz w:val="18"/>
              </w:rPr>
              <w:t>Navegación</w:t>
            </w:r>
          </w:p>
        </w:tc>
        <w:tc>
          <w:tcPr>
            <w:tcW w:w="2785" w:type="dxa"/>
            <w:vAlign w:val="center"/>
          </w:tcPr>
          <w:p w14:paraId="25CB4246" w14:textId="77777777" w:rsidR="006A6B83" w:rsidRDefault="006A6B83">
            <w:r>
              <w:rPr>
                <w:sz w:val="18"/>
              </w:rPr>
              <w:t>Recorrer rutas principales y menús por rol.</w:t>
            </w:r>
          </w:p>
        </w:tc>
        <w:tc>
          <w:tcPr>
            <w:tcW w:w="2785" w:type="dxa"/>
            <w:vAlign w:val="center"/>
          </w:tcPr>
          <w:p w14:paraId="01BA2D9B" w14:textId="77777777" w:rsidR="006A6B83" w:rsidRDefault="006A6B83">
            <w:r>
              <w:rPr>
                <w:sz w:val="18"/>
              </w:rPr>
              <w:t>El usuario encuentra las funciones que le corresponden.</w:t>
            </w:r>
          </w:p>
        </w:tc>
      </w:tr>
      <w:tr w:rsidR="006A6B83" w14:paraId="2CBA72DA" w14:textId="77777777" w:rsidTr="00973E22">
        <w:trPr>
          <w:jc w:val="center"/>
        </w:trPr>
        <w:tc>
          <w:tcPr>
            <w:tcW w:w="2784" w:type="dxa"/>
            <w:vAlign w:val="center"/>
          </w:tcPr>
          <w:p w14:paraId="2FAC6919" w14:textId="77777777" w:rsidR="006A6B83" w:rsidRDefault="006A6B83">
            <w:r>
              <w:rPr>
                <w:sz w:val="18"/>
              </w:rPr>
              <w:t>Formularios</w:t>
            </w:r>
          </w:p>
        </w:tc>
        <w:tc>
          <w:tcPr>
            <w:tcW w:w="2785" w:type="dxa"/>
            <w:vAlign w:val="center"/>
          </w:tcPr>
          <w:p w14:paraId="0448B070" w14:textId="77777777" w:rsidR="006A6B83" w:rsidRDefault="006A6B83">
            <w:r>
              <w:rPr>
                <w:sz w:val="18"/>
              </w:rPr>
              <w:t>Crear preguntas, cuestionarios, grupos y usuarios.</w:t>
            </w:r>
          </w:p>
        </w:tc>
        <w:tc>
          <w:tcPr>
            <w:tcW w:w="2785" w:type="dxa"/>
            <w:vAlign w:val="center"/>
          </w:tcPr>
          <w:p w14:paraId="73A56FAF" w14:textId="77777777" w:rsidR="006A6B83" w:rsidRDefault="006A6B83">
            <w:r>
              <w:rPr>
                <w:sz w:val="18"/>
              </w:rPr>
              <w:t>Los campos son comprensibles y los errores se muestran junto al problema.</w:t>
            </w:r>
          </w:p>
        </w:tc>
      </w:tr>
      <w:tr w:rsidR="006A6B83" w14:paraId="658E88B1" w14:textId="77777777" w:rsidTr="00973E22">
        <w:trPr>
          <w:jc w:val="center"/>
        </w:trPr>
        <w:tc>
          <w:tcPr>
            <w:tcW w:w="2784" w:type="dxa"/>
            <w:vAlign w:val="center"/>
          </w:tcPr>
          <w:p w14:paraId="07D4ECCA" w14:textId="77777777" w:rsidR="006A6B83" w:rsidRDefault="006A6B83">
            <w:r>
              <w:rPr>
                <w:sz w:val="18"/>
              </w:rPr>
              <w:t>Cuestionario</w:t>
            </w:r>
          </w:p>
        </w:tc>
        <w:tc>
          <w:tcPr>
            <w:tcW w:w="2785" w:type="dxa"/>
            <w:vAlign w:val="center"/>
          </w:tcPr>
          <w:p w14:paraId="0E8CC1D3" w14:textId="77777777" w:rsidR="006A6B83" w:rsidRDefault="006A6B83">
            <w:r>
              <w:rPr>
                <w:sz w:val="18"/>
              </w:rPr>
              <w:t>Responder distintos tipos de pregunta.</w:t>
            </w:r>
          </w:p>
        </w:tc>
        <w:tc>
          <w:tcPr>
            <w:tcW w:w="2785" w:type="dxa"/>
            <w:vAlign w:val="center"/>
          </w:tcPr>
          <w:p w14:paraId="48F47738" w14:textId="77777777" w:rsidR="006A6B83" w:rsidRDefault="006A6B83">
            <w:r>
              <w:rPr>
                <w:sz w:val="18"/>
              </w:rPr>
              <w:t>El Alumno entiende qué debe responder y cómo enviar el intento.</w:t>
            </w:r>
          </w:p>
        </w:tc>
      </w:tr>
      <w:tr w:rsidR="006A6B83" w14:paraId="5DD54C73" w14:textId="77777777" w:rsidTr="00973E22">
        <w:trPr>
          <w:jc w:val="center"/>
        </w:trPr>
        <w:tc>
          <w:tcPr>
            <w:tcW w:w="2784" w:type="dxa"/>
            <w:vAlign w:val="center"/>
          </w:tcPr>
          <w:p w14:paraId="281ED6FA" w14:textId="77777777" w:rsidR="006A6B83" w:rsidRDefault="006A6B83">
            <w:r>
              <w:rPr>
                <w:sz w:val="18"/>
              </w:rPr>
              <w:t>Accesibilidad</w:t>
            </w:r>
          </w:p>
        </w:tc>
        <w:tc>
          <w:tcPr>
            <w:tcW w:w="2785" w:type="dxa"/>
            <w:vAlign w:val="center"/>
          </w:tcPr>
          <w:p w14:paraId="422A0525" w14:textId="77777777" w:rsidR="006A6B83" w:rsidRDefault="006A6B83">
            <w:r>
              <w:rPr>
                <w:sz w:val="18"/>
              </w:rPr>
              <w:t>Uso de teclado, contraste, textos y mensajes.</w:t>
            </w:r>
          </w:p>
        </w:tc>
        <w:tc>
          <w:tcPr>
            <w:tcW w:w="2785" w:type="dxa"/>
            <w:vAlign w:val="center"/>
          </w:tcPr>
          <w:p w14:paraId="61142B7D" w14:textId="77777777" w:rsidR="006A6B83" w:rsidRDefault="006A6B83">
            <w:r>
              <w:rPr>
                <w:sz w:val="18"/>
              </w:rPr>
              <w:t>No se detectan barreras graves en las tareas principales.</w:t>
            </w:r>
          </w:p>
        </w:tc>
      </w:tr>
    </w:tbl>
    <w:p w14:paraId="5AE2C326" w14:textId="0B86A1D5" w:rsidR="006A6B83" w:rsidRDefault="00973E22">
      <w:pPr>
        <w:pStyle w:val="PiedeTabla"/>
        <w:pPrChange w:id="2146" w:author="Pablo Barrero Cruz" w:date="2026-06-30T13:26:00Z" w16du:dateUtc="2026-06-30T11:26:00Z">
          <w:pPr>
            <w:pStyle w:val="Descripcin"/>
            <w:spacing w:before="240"/>
          </w:pPr>
        </w:pPrChange>
      </w:pPr>
      <w:bookmarkStart w:id="2147" w:name="_Toc233720898"/>
      <w:r w:rsidRPr="00B0767E">
        <w:rPr>
          <w:rStyle w:val="nfasisintenso"/>
        </w:rPr>
        <w:t xml:space="preserve">Tabla </w:t>
      </w:r>
      <w:r w:rsidRPr="00973E22">
        <w:t>6.15. Pruebas de usabilidad y accesibilidad previstas.</w:t>
      </w:r>
      <w:bookmarkEnd w:id="2147"/>
    </w:p>
    <w:p w14:paraId="48656DCF" w14:textId="77777777" w:rsidR="006A6B83" w:rsidRDefault="006A6B83" w:rsidP="006A6B83">
      <w:pPr>
        <w:pStyle w:val="Ttulo3"/>
      </w:pPr>
      <w:bookmarkStart w:id="2148" w:name="_Toc233728322"/>
      <w:r>
        <w:t>Pruebas de Rendimiento</w:t>
      </w:r>
      <w:bookmarkEnd w:id="2148"/>
    </w:p>
    <w:p w14:paraId="76327257" w14:textId="356C01A0" w:rsidR="006A6B83" w:rsidRDefault="006A6B83" w:rsidP="006A6B83">
      <w:r>
        <w:t xml:space="preserve">Las pruebas de rendimiento se plantean como una validación básica del comportamiento percibido de la aplicación en un entorno local o </w:t>
      </w:r>
      <w:ins w:id="2149" w:author="Pablo Barrero Cruz" w:date="2026-06-20T10:31:00Z" w16du:dateUtc="2026-06-20T08:31:00Z">
        <w:r w:rsidR="00231E1C">
          <w:t>“</w:t>
        </w:r>
      </w:ins>
      <w:r>
        <w:t>dockerizado</w:t>
      </w:r>
      <w:ins w:id="2150" w:author="Pablo Barrero Cruz" w:date="2026-06-20T10:31:00Z" w16du:dateUtc="2026-06-20T08:31:00Z">
        <w:r w:rsidR="00231E1C">
          <w:t>”</w:t>
        </w:r>
      </w:ins>
      <w:r>
        <w:t xml:space="preserve">. No se busca realizar una prueba </w:t>
      </w:r>
      <w:r>
        <w:lastRenderedPageBreak/>
        <w:t>de carga masiva, sino comprobar que los listados, formularios, cuestionarios y analíticas responden de forma razonable con un volumen de datos coherente con el alcance del proyecto.</w:t>
      </w:r>
    </w:p>
    <w:p w14:paraId="08597323" w14:textId="77777777" w:rsidR="006A6B83" w:rsidRDefault="006A6B83" w:rsidP="006A6B83">
      <w:r>
        <w:t>Se revisan especialmente las pantallas que manejan listados o cálculos: banco de preguntas, listado de cuestionarios, acceso al catálogo, historial y analíticas. También se comprueba el arranque del sistema mediante “Docker Compose” y la disponibilidad del “frontend”, “backend”, MariaDB y MongoDB.</w:t>
      </w:r>
    </w:p>
    <w:p w14:paraId="329B62C1" w14:textId="77777777" w:rsidR="00ED5DD3" w:rsidRDefault="00ED5DD3" w:rsidP="006A6B83"/>
    <w:tbl>
      <w:tblPr>
        <w:tblStyle w:val="Tablaconcuadrcula"/>
        <w:tblW w:w="0" w:type="auto"/>
        <w:jc w:val="center"/>
        <w:tblLook w:val="04A0" w:firstRow="1" w:lastRow="0" w:firstColumn="1" w:lastColumn="0" w:noHBand="0" w:noVBand="1"/>
      </w:tblPr>
      <w:tblGrid>
        <w:gridCol w:w="2785"/>
        <w:gridCol w:w="2785"/>
        <w:gridCol w:w="2784"/>
      </w:tblGrid>
      <w:tr w:rsidR="00973E22" w14:paraId="13AFC6D4" w14:textId="77777777">
        <w:trPr>
          <w:trHeight w:val="566"/>
          <w:jc w:val="center"/>
        </w:trPr>
        <w:tc>
          <w:tcPr>
            <w:tcW w:w="8354" w:type="dxa"/>
            <w:gridSpan w:val="3"/>
            <w:shd w:val="clear" w:color="auto" w:fill="DDDDDD" w:themeFill="accent1"/>
            <w:vAlign w:val="center"/>
          </w:tcPr>
          <w:p w14:paraId="2CDF759D" w14:textId="4CD6B559" w:rsidR="00973E22" w:rsidRDefault="00973E22" w:rsidP="00FF7724">
            <w:pPr>
              <w:jc w:val="center"/>
              <w:rPr>
                <w:b/>
                <w:sz w:val="18"/>
              </w:rPr>
            </w:pPr>
            <w:r w:rsidRPr="00973E22">
              <w:rPr>
                <w:b/>
                <w:sz w:val="18"/>
              </w:rPr>
              <w:t>Pruebas de rendimiento previstas</w:t>
            </w:r>
          </w:p>
        </w:tc>
      </w:tr>
      <w:tr w:rsidR="006A6B83" w14:paraId="034531C9" w14:textId="77777777" w:rsidTr="00FF7724">
        <w:trPr>
          <w:trHeight w:val="566"/>
          <w:jc w:val="center"/>
        </w:trPr>
        <w:tc>
          <w:tcPr>
            <w:tcW w:w="2785" w:type="dxa"/>
            <w:shd w:val="clear" w:color="auto" w:fill="F2F2F2" w:themeFill="background1" w:themeFillShade="F2"/>
            <w:vAlign w:val="center"/>
          </w:tcPr>
          <w:p w14:paraId="6AA2BF2F" w14:textId="77777777" w:rsidR="006A6B83" w:rsidRDefault="006A6B83">
            <w:r>
              <w:rPr>
                <w:b/>
                <w:sz w:val="18"/>
              </w:rPr>
              <w:t>Escenario</w:t>
            </w:r>
          </w:p>
        </w:tc>
        <w:tc>
          <w:tcPr>
            <w:tcW w:w="2785" w:type="dxa"/>
            <w:shd w:val="clear" w:color="auto" w:fill="F2F2F2" w:themeFill="background1" w:themeFillShade="F2"/>
            <w:vAlign w:val="center"/>
          </w:tcPr>
          <w:p w14:paraId="008D5421" w14:textId="77777777" w:rsidR="006A6B83" w:rsidRDefault="006A6B83">
            <w:r>
              <w:rPr>
                <w:b/>
                <w:sz w:val="18"/>
              </w:rPr>
              <w:t>Comprobación</w:t>
            </w:r>
          </w:p>
        </w:tc>
        <w:tc>
          <w:tcPr>
            <w:tcW w:w="2784" w:type="dxa"/>
            <w:shd w:val="clear" w:color="auto" w:fill="F2F2F2" w:themeFill="background1" w:themeFillShade="F2"/>
            <w:vAlign w:val="center"/>
          </w:tcPr>
          <w:p w14:paraId="48E13899" w14:textId="77777777" w:rsidR="006A6B83" w:rsidRDefault="006A6B83">
            <w:r>
              <w:rPr>
                <w:b/>
                <w:sz w:val="18"/>
              </w:rPr>
              <w:t>Criterio de aceptación</w:t>
            </w:r>
          </w:p>
        </w:tc>
      </w:tr>
      <w:tr w:rsidR="006A6B83" w14:paraId="32E3EE98" w14:textId="77777777" w:rsidTr="00973E22">
        <w:trPr>
          <w:jc w:val="center"/>
        </w:trPr>
        <w:tc>
          <w:tcPr>
            <w:tcW w:w="2785" w:type="dxa"/>
            <w:vAlign w:val="center"/>
          </w:tcPr>
          <w:p w14:paraId="10938FB0" w14:textId="77777777" w:rsidR="006A6B83" w:rsidRDefault="006A6B83">
            <w:r>
              <w:rPr>
                <w:sz w:val="18"/>
              </w:rPr>
              <w:t>Arranque del sistema</w:t>
            </w:r>
          </w:p>
        </w:tc>
        <w:tc>
          <w:tcPr>
            <w:tcW w:w="2785" w:type="dxa"/>
            <w:vAlign w:val="center"/>
          </w:tcPr>
          <w:p w14:paraId="07FC181A" w14:textId="77777777" w:rsidR="006A6B83" w:rsidRDefault="006A6B83">
            <w:r>
              <w:rPr>
                <w:sz w:val="18"/>
              </w:rPr>
              <w:t>Levantar servicios con Docker Compose.</w:t>
            </w:r>
          </w:p>
        </w:tc>
        <w:tc>
          <w:tcPr>
            <w:tcW w:w="2784" w:type="dxa"/>
            <w:vAlign w:val="center"/>
          </w:tcPr>
          <w:p w14:paraId="6D355AA9" w14:textId="77777777" w:rsidR="006A6B83" w:rsidRDefault="006A6B83">
            <w:r>
              <w:rPr>
                <w:sz w:val="18"/>
              </w:rPr>
              <w:t>Todos los servicios quedan disponibles sin errores críticos.</w:t>
            </w:r>
          </w:p>
        </w:tc>
      </w:tr>
      <w:tr w:rsidR="006A6B83" w14:paraId="4F80E911" w14:textId="77777777" w:rsidTr="00973E22">
        <w:trPr>
          <w:jc w:val="center"/>
        </w:trPr>
        <w:tc>
          <w:tcPr>
            <w:tcW w:w="2785" w:type="dxa"/>
            <w:vAlign w:val="center"/>
          </w:tcPr>
          <w:p w14:paraId="6D4517F4" w14:textId="77777777" w:rsidR="006A6B83" w:rsidRDefault="006A6B83">
            <w:r>
              <w:rPr>
                <w:sz w:val="18"/>
              </w:rPr>
              <w:t>Listados</w:t>
            </w:r>
          </w:p>
        </w:tc>
        <w:tc>
          <w:tcPr>
            <w:tcW w:w="2785" w:type="dxa"/>
            <w:vAlign w:val="center"/>
          </w:tcPr>
          <w:p w14:paraId="0EB4EA93" w14:textId="77777777" w:rsidR="006A6B83" w:rsidRDefault="006A6B83">
            <w:r>
              <w:rPr>
                <w:sz w:val="18"/>
              </w:rPr>
              <w:t>Cargar preguntas, cuestionarios, grupos y usuarios.</w:t>
            </w:r>
          </w:p>
        </w:tc>
        <w:tc>
          <w:tcPr>
            <w:tcW w:w="2784" w:type="dxa"/>
            <w:vAlign w:val="center"/>
          </w:tcPr>
          <w:p w14:paraId="4D97B17D" w14:textId="77777777" w:rsidR="006A6B83" w:rsidRDefault="006A6B83">
            <w:r>
              <w:rPr>
                <w:sz w:val="18"/>
              </w:rPr>
              <w:t>La interfaz responde sin bloqueos visibles.</w:t>
            </w:r>
          </w:p>
        </w:tc>
      </w:tr>
      <w:tr w:rsidR="006A6B83" w14:paraId="26C15387" w14:textId="77777777" w:rsidTr="00973E22">
        <w:trPr>
          <w:jc w:val="center"/>
        </w:trPr>
        <w:tc>
          <w:tcPr>
            <w:tcW w:w="2785" w:type="dxa"/>
            <w:vAlign w:val="center"/>
          </w:tcPr>
          <w:p w14:paraId="1F7A1728" w14:textId="77777777" w:rsidR="006A6B83" w:rsidRDefault="006A6B83">
            <w:r>
              <w:rPr>
                <w:sz w:val="18"/>
              </w:rPr>
              <w:t>Cuestionario activo</w:t>
            </w:r>
          </w:p>
        </w:tc>
        <w:tc>
          <w:tcPr>
            <w:tcW w:w="2785" w:type="dxa"/>
            <w:vAlign w:val="center"/>
          </w:tcPr>
          <w:p w14:paraId="29D7152D" w14:textId="77777777" w:rsidR="006A6B83" w:rsidRDefault="006A6B83">
            <w:r>
              <w:rPr>
                <w:sz w:val="18"/>
              </w:rPr>
              <w:t>Responder y enviar un intento.</w:t>
            </w:r>
          </w:p>
        </w:tc>
        <w:tc>
          <w:tcPr>
            <w:tcW w:w="2784" w:type="dxa"/>
            <w:vAlign w:val="center"/>
          </w:tcPr>
          <w:p w14:paraId="3B54294D" w14:textId="77777777" w:rsidR="006A6B83" w:rsidRDefault="006A6B83">
            <w:r>
              <w:rPr>
                <w:sz w:val="18"/>
              </w:rPr>
              <w:t>No se producen esperas excesivas ni pérdida de respuestas.</w:t>
            </w:r>
          </w:p>
        </w:tc>
      </w:tr>
      <w:tr w:rsidR="006A6B83" w14:paraId="3E44BE5A" w14:textId="77777777" w:rsidTr="00973E22">
        <w:trPr>
          <w:jc w:val="center"/>
        </w:trPr>
        <w:tc>
          <w:tcPr>
            <w:tcW w:w="2785" w:type="dxa"/>
            <w:vAlign w:val="center"/>
          </w:tcPr>
          <w:p w14:paraId="61AE32BD" w14:textId="77777777" w:rsidR="006A6B83" w:rsidRDefault="006A6B83">
            <w:r>
              <w:rPr>
                <w:sz w:val="18"/>
              </w:rPr>
              <w:t>Analíticas</w:t>
            </w:r>
          </w:p>
        </w:tc>
        <w:tc>
          <w:tcPr>
            <w:tcW w:w="2785" w:type="dxa"/>
            <w:vAlign w:val="center"/>
          </w:tcPr>
          <w:p w14:paraId="72DD6E8C" w14:textId="77777777" w:rsidR="006A6B83" w:rsidRDefault="006A6B83">
            <w:r>
              <w:rPr>
                <w:sz w:val="18"/>
              </w:rPr>
              <w:t>Abrir resumen, detalle y exportación CSV.</w:t>
            </w:r>
          </w:p>
        </w:tc>
        <w:tc>
          <w:tcPr>
            <w:tcW w:w="2784" w:type="dxa"/>
            <w:vAlign w:val="center"/>
          </w:tcPr>
          <w:p w14:paraId="33E6F4A9" w14:textId="77777777" w:rsidR="006A6B83" w:rsidRDefault="006A6B83">
            <w:r>
              <w:rPr>
                <w:sz w:val="18"/>
              </w:rPr>
              <w:t>Los datos se calculan y muestran de forma estable.</w:t>
            </w:r>
          </w:p>
        </w:tc>
      </w:tr>
    </w:tbl>
    <w:p w14:paraId="6E475D0E" w14:textId="248057F3" w:rsidR="006A6B83" w:rsidRDefault="00973E22">
      <w:pPr>
        <w:pStyle w:val="PiedeTabla"/>
        <w:pPrChange w:id="2151" w:author="Pablo Barrero Cruz" w:date="2026-06-30T13:26:00Z" w16du:dateUtc="2026-06-30T11:26:00Z">
          <w:pPr>
            <w:pStyle w:val="Descripcin"/>
            <w:spacing w:before="240"/>
          </w:pPr>
        </w:pPrChange>
      </w:pPr>
      <w:bookmarkStart w:id="2152" w:name="_Toc233720899"/>
      <w:r w:rsidRPr="00B0767E">
        <w:rPr>
          <w:rStyle w:val="nfasisintenso"/>
        </w:rPr>
        <w:t xml:space="preserve">Tabla </w:t>
      </w:r>
      <w:r w:rsidRPr="00973E22">
        <w:t>6.16. Pruebas de rendimiento previstas.</w:t>
      </w:r>
      <w:bookmarkEnd w:id="2152"/>
    </w:p>
    <w:p w14:paraId="42C9E489" w14:textId="77777777" w:rsidR="006A6B83" w:rsidRDefault="006A6B83" w:rsidP="006A6B83">
      <w:pPr>
        <w:pStyle w:val="Ttulo3"/>
      </w:pPr>
      <w:bookmarkStart w:id="2153" w:name="_Toc233728323"/>
      <w:r>
        <w:t>Comandos de validación</w:t>
      </w:r>
      <w:bookmarkEnd w:id="2153"/>
    </w:p>
    <w:p w14:paraId="56513EC0" w14:textId="77777777" w:rsidR="006A6B83" w:rsidRDefault="006A6B83" w:rsidP="006A6B83">
      <w:r>
        <w:t>La siguiente tabla recoge los comandos principales previstos para validar técnicamente la aplicación. Estos comandos permiten comprobar compilación, estilo, pruebas unitarias, cobertura, pruebas de extremo a extremo y arranque reproducible.</w:t>
      </w:r>
    </w:p>
    <w:tbl>
      <w:tblPr>
        <w:tblStyle w:val="Tablaconcuadrcula"/>
        <w:tblW w:w="0" w:type="auto"/>
        <w:jc w:val="center"/>
        <w:tblLook w:val="04A0" w:firstRow="1" w:lastRow="0" w:firstColumn="1" w:lastColumn="0" w:noHBand="0" w:noVBand="1"/>
      </w:tblPr>
      <w:tblGrid>
        <w:gridCol w:w="2785"/>
        <w:gridCol w:w="2784"/>
        <w:gridCol w:w="2785"/>
      </w:tblGrid>
      <w:tr w:rsidR="00973E22" w14:paraId="3E52F824" w14:textId="77777777">
        <w:trPr>
          <w:trHeight w:val="479"/>
          <w:jc w:val="center"/>
        </w:trPr>
        <w:tc>
          <w:tcPr>
            <w:tcW w:w="8354" w:type="dxa"/>
            <w:gridSpan w:val="3"/>
            <w:shd w:val="clear" w:color="auto" w:fill="DDDDDD" w:themeFill="accent1"/>
            <w:vAlign w:val="center"/>
          </w:tcPr>
          <w:p w14:paraId="1F52960B" w14:textId="0458669F" w:rsidR="00973E22" w:rsidRDefault="00973E22" w:rsidP="00FF7724">
            <w:pPr>
              <w:jc w:val="center"/>
              <w:rPr>
                <w:b/>
                <w:sz w:val="18"/>
              </w:rPr>
            </w:pPr>
            <w:r w:rsidRPr="00973E22">
              <w:rPr>
                <w:b/>
                <w:sz w:val="18"/>
              </w:rPr>
              <w:t>Comandos de validación del sistema</w:t>
            </w:r>
          </w:p>
        </w:tc>
      </w:tr>
      <w:tr w:rsidR="006A6B83" w14:paraId="0F597A14" w14:textId="77777777" w:rsidTr="00FF7724">
        <w:trPr>
          <w:trHeight w:val="479"/>
          <w:jc w:val="center"/>
        </w:trPr>
        <w:tc>
          <w:tcPr>
            <w:tcW w:w="2785" w:type="dxa"/>
            <w:shd w:val="clear" w:color="auto" w:fill="F2F2F2" w:themeFill="background1" w:themeFillShade="F2"/>
            <w:vAlign w:val="center"/>
          </w:tcPr>
          <w:p w14:paraId="05E12392" w14:textId="77777777" w:rsidR="006A6B83" w:rsidRDefault="006A6B83">
            <w:r>
              <w:rPr>
                <w:b/>
                <w:sz w:val="18"/>
              </w:rPr>
              <w:t>Parte</w:t>
            </w:r>
          </w:p>
        </w:tc>
        <w:tc>
          <w:tcPr>
            <w:tcW w:w="2784" w:type="dxa"/>
            <w:shd w:val="clear" w:color="auto" w:fill="F2F2F2" w:themeFill="background1" w:themeFillShade="F2"/>
            <w:vAlign w:val="center"/>
          </w:tcPr>
          <w:p w14:paraId="291E4705" w14:textId="77777777" w:rsidR="006A6B83" w:rsidRDefault="006A6B83">
            <w:r>
              <w:rPr>
                <w:b/>
                <w:sz w:val="18"/>
              </w:rPr>
              <w:t>Comando</w:t>
            </w:r>
          </w:p>
        </w:tc>
        <w:tc>
          <w:tcPr>
            <w:tcW w:w="2785" w:type="dxa"/>
            <w:shd w:val="clear" w:color="auto" w:fill="F2F2F2" w:themeFill="background1" w:themeFillShade="F2"/>
            <w:vAlign w:val="center"/>
          </w:tcPr>
          <w:p w14:paraId="09976063" w14:textId="77777777" w:rsidR="006A6B83" w:rsidRDefault="006A6B83">
            <w:r>
              <w:rPr>
                <w:b/>
                <w:sz w:val="18"/>
              </w:rPr>
              <w:t>Finalidad</w:t>
            </w:r>
          </w:p>
        </w:tc>
      </w:tr>
      <w:tr w:rsidR="006A6B83" w14:paraId="5FDD7EBD" w14:textId="77777777" w:rsidTr="00973E22">
        <w:trPr>
          <w:jc w:val="center"/>
        </w:trPr>
        <w:tc>
          <w:tcPr>
            <w:tcW w:w="2785" w:type="dxa"/>
            <w:vAlign w:val="center"/>
          </w:tcPr>
          <w:p w14:paraId="76AD0902" w14:textId="77777777" w:rsidR="006A6B83" w:rsidRDefault="006A6B83">
            <w:r>
              <w:rPr>
                <w:sz w:val="18"/>
              </w:rPr>
              <w:t>“Backend”</w:t>
            </w:r>
          </w:p>
        </w:tc>
        <w:tc>
          <w:tcPr>
            <w:tcW w:w="2784" w:type="dxa"/>
            <w:vAlign w:val="center"/>
          </w:tcPr>
          <w:p w14:paraId="673F9752" w14:textId="77777777" w:rsidR="006A6B83" w:rsidRDefault="006A6B83">
            <w:r>
              <w:rPr>
                <w:sz w:val="18"/>
              </w:rPr>
              <w:t>npm run build</w:t>
            </w:r>
          </w:p>
        </w:tc>
        <w:tc>
          <w:tcPr>
            <w:tcW w:w="2785" w:type="dxa"/>
            <w:vAlign w:val="center"/>
          </w:tcPr>
          <w:p w14:paraId="0D9D1FE6" w14:textId="77777777" w:rsidR="006A6B83" w:rsidRDefault="006A6B83">
            <w:r>
              <w:rPr>
                <w:sz w:val="18"/>
              </w:rPr>
              <w:t>Comprobar que el “backend” compila correctamente.</w:t>
            </w:r>
          </w:p>
        </w:tc>
      </w:tr>
      <w:tr w:rsidR="006A6B83" w14:paraId="467BF684" w14:textId="77777777" w:rsidTr="00FF7724">
        <w:trPr>
          <w:trHeight w:val="415"/>
          <w:jc w:val="center"/>
        </w:trPr>
        <w:tc>
          <w:tcPr>
            <w:tcW w:w="2785" w:type="dxa"/>
            <w:vAlign w:val="center"/>
          </w:tcPr>
          <w:p w14:paraId="4F53FDBD" w14:textId="77777777" w:rsidR="006A6B83" w:rsidRDefault="006A6B83">
            <w:r>
              <w:rPr>
                <w:sz w:val="18"/>
              </w:rPr>
              <w:t>“Backend”</w:t>
            </w:r>
          </w:p>
        </w:tc>
        <w:tc>
          <w:tcPr>
            <w:tcW w:w="2784" w:type="dxa"/>
            <w:vAlign w:val="center"/>
          </w:tcPr>
          <w:p w14:paraId="643A16C5" w14:textId="77777777" w:rsidR="006A6B83" w:rsidRDefault="006A6B83">
            <w:r>
              <w:rPr>
                <w:sz w:val="18"/>
              </w:rPr>
              <w:t>npm run test</w:t>
            </w:r>
          </w:p>
        </w:tc>
        <w:tc>
          <w:tcPr>
            <w:tcW w:w="2785" w:type="dxa"/>
            <w:vAlign w:val="center"/>
          </w:tcPr>
          <w:p w14:paraId="23887EFA" w14:textId="77777777" w:rsidR="006A6B83" w:rsidRDefault="006A6B83">
            <w:r>
              <w:rPr>
                <w:sz w:val="18"/>
              </w:rPr>
              <w:t>Ejecutar pruebas unitarias.</w:t>
            </w:r>
          </w:p>
        </w:tc>
      </w:tr>
      <w:tr w:rsidR="006A6B83" w14:paraId="7ED7E45E" w14:textId="77777777" w:rsidTr="00973E22">
        <w:trPr>
          <w:jc w:val="center"/>
        </w:trPr>
        <w:tc>
          <w:tcPr>
            <w:tcW w:w="2785" w:type="dxa"/>
            <w:vAlign w:val="center"/>
          </w:tcPr>
          <w:p w14:paraId="1CACFA8D" w14:textId="77777777" w:rsidR="006A6B83" w:rsidRDefault="006A6B83">
            <w:r>
              <w:rPr>
                <w:sz w:val="18"/>
              </w:rPr>
              <w:t>“Backend”</w:t>
            </w:r>
          </w:p>
        </w:tc>
        <w:tc>
          <w:tcPr>
            <w:tcW w:w="2784" w:type="dxa"/>
            <w:vAlign w:val="center"/>
          </w:tcPr>
          <w:p w14:paraId="3314A979" w14:textId="77777777" w:rsidR="006A6B83" w:rsidRDefault="006A6B83">
            <w:r>
              <w:rPr>
                <w:sz w:val="18"/>
              </w:rPr>
              <w:t>npm run test:cov</w:t>
            </w:r>
          </w:p>
        </w:tc>
        <w:tc>
          <w:tcPr>
            <w:tcW w:w="2785" w:type="dxa"/>
            <w:vAlign w:val="center"/>
          </w:tcPr>
          <w:p w14:paraId="3AB64DEA" w14:textId="77777777" w:rsidR="006A6B83" w:rsidRDefault="006A6B83">
            <w:r>
              <w:rPr>
                <w:sz w:val="18"/>
              </w:rPr>
              <w:t>Ejecutar pruebas unitarias con cobertura.</w:t>
            </w:r>
          </w:p>
        </w:tc>
      </w:tr>
      <w:tr w:rsidR="006A6B83" w14:paraId="678DEF54" w14:textId="77777777" w:rsidTr="00973E22">
        <w:trPr>
          <w:jc w:val="center"/>
        </w:trPr>
        <w:tc>
          <w:tcPr>
            <w:tcW w:w="2785" w:type="dxa"/>
            <w:vAlign w:val="center"/>
          </w:tcPr>
          <w:p w14:paraId="3B60EC99" w14:textId="77777777" w:rsidR="006A6B83" w:rsidRDefault="006A6B83">
            <w:r>
              <w:rPr>
                <w:sz w:val="18"/>
              </w:rPr>
              <w:t>“Backend”</w:t>
            </w:r>
          </w:p>
        </w:tc>
        <w:tc>
          <w:tcPr>
            <w:tcW w:w="2784" w:type="dxa"/>
            <w:vAlign w:val="center"/>
          </w:tcPr>
          <w:p w14:paraId="10618C91" w14:textId="77777777" w:rsidR="006A6B83" w:rsidRDefault="006A6B83">
            <w:r>
              <w:rPr>
                <w:sz w:val="18"/>
              </w:rPr>
              <w:t>npm run test:e2e</w:t>
            </w:r>
          </w:p>
        </w:tc>
        <w:tc>
          <w:tcPr>
            <w:tcW w:w="2785" w:type="dxa"/>
            <w:vAlign w:val="center"/>
          </w:tcPr>
          <w:p w14:paraId="095A4822" w14:textId="77777777" w:rsidR="006A6B83" w:rsidRDefault="006A6B83">
            <w:r>
              <w:rPr>
                <w:sz w:val="18"/>
              </w:rPr>
              <w:t>Ejecutar pruebas de extremo a extremo de la API.</w:t>
            </w:r>
          </w:p>
        </w:tc>
      </w:tr>
      <w:tr w:rsidR="006A6B83" w14:paraId="7F2030A2" w14:textId="77777777" w:rsidTr="00973E22">
        <w:trPr>
          <w:jc w:val="center"/>
        </w:trPr>
        <w:tc>
          <w:tcPr>
            <w:tcW w:w="2785" w:type="dxa"/>
            <w:vAlign w:val="center"/>
          </w:tcPr>
          <w:p w14:paraId="4B236572" w14:textId="77777777" w:rsidR="006A6B83" w:rsidRDefault="006A6B83">
            <w:r>
              <w:rPr>
                <w:sz w:val="18"/>
              </w:rPr>
              <w:t>“Frontend”</w:t>
            </w:r>
          </w:p>
        </w:tc>
        <w:tc>
          <w:tcPr>
            <w:tcW w:w="2784" w:type="dxa"/>
            <w:vAlign w:val="center"/>
          </w:tcPr>
          <w:p w14:paraId="27F7B0E4" w14:textId="77777777" w:rsidR="006A6B83" w:rsidRDefault="006A6B83">
            <w:r>
              <w:rPr>
                <w:sz w:val="18"/>
              </w:rPr>
              <w:t>npm run build</w:t>
            </w:r>
          </w:p>
        </w:tc>
        <w:tc>
          <w:tcPr>
            <w:tcW w:w="2785" w:type="dxa"/>
            <w:vAlign w:val="center"/>
          </w:tcPr>
          <w:p w14:paraId="6449D293" w14:textId="77777777" w:rsidR="006A6B83" w:rsidRDefault="006A6B83">
            <w:r>
              <w:rPr>
                <w:sz w:val="18"/>
              </w:rPr>
              <w:t>Compilar TypeScript y generar la build de Vite.</w:t>
            </w:r>
          </w:p>
        </w:tc>
      </w:tr>
      <w:tr w:rsidR="006A6B83" w14:paraId="6B86F4A9" w14:textId="77777777" w:rsidTr="00973E22">
        <w:trPr>
          <w:jc w:val="center"/>
        </w:trPr>
        <w:tc>
          <w:tcPr>
            <w:tcW w:w="2785" w:type="dxa"/>
            <w:vAlign w:val="center"/>
          </w:tcPr>
          <w:p w14:paraId="10F6B1E3" w14:textId="77777777" w:rsidR="006A6B83" w:rsidRDefault="006A6B83">
            <w:r>
              <w:rPr>
                <w:sz w:val="18"/>
              </w:rPr>
              <w:t>“Frontend”</w:t>
            </w:r>
          </w:p>
        </w:tc>
        <w:tc>
          <w:tcPr>
            <w:tcW w:w="2784" w:type="dxa"/>
            <w:vAlign w:val="center"/>
          </w:tcPr>
          <w:p w14:paraId="63130ED4" w14:textId="77777777" w:rsidR="006A6B83" w:rsidRDefault="006A6B83">
            <w:r>
              <w:rPr>
                <w:sz w:val="18"/>
              </w:rPr>
              <w:t>npm run lint</w:t>
            </w:r>
          </w:p>
        </w:tc>
        <w:tc>
          <w:tcPr>
            <w:tcW w:w="2785" w:type="dxa"/>
            <w:vAlign w:val="center"/>
          </w:tcPr>
          <w:p w14:paraId="6D2CD226" w14:textId="77777777" w:rsidR="006A6B83" w:rsidRDefault="006A6B83">
            <w:r>
              <w:rPr>
                <w:sz w:val="18"/>
              </w:rPr>
              <w:t>Comprobar reglas de estilo y errores detectables por ESLint.</w:t>
            </w:r>
          </w:p>
        </w:tc>
      </w:tr>
      <w:tr w:rsidR="006A6B83" w14:paraId="522D2243" w14:textId="77777777" w:rsidTr="00973E22">
        <w:trPr>
          <w:jc w:val="center"/>
        </w:trPr>
        <w:tc>
          <w:tcPr>
            <w:tcW w:w="2785" w:type="dxa"/>
            <w:vAlign w:val="center"/>
          </w:tcPr>
          <w:p w14:paraId="3364F726" w14:textId="77777777" w:rsidR="006A6B83" w:rsidRDefault="006A6B83">
            <w:r>
              <w:rPr>
                <w:sz w:val="18"/>
              </w:rPr>
              <w:t>“Frontend”</w:t>
            </w:r>
          </w:p>
        </w:tc>
        <w:tc>
          <w:tcPr>
            <w:tcW w:w="2784" w:type="dxa"/>
            <w:vAlign w:val="center"/>
          </w:tcPr>
          <w:p w14:paraId="436A3B1B" w14:textId="77777777" w:rsidR="006A6B83" w:rsidRDefault="006A6B83">
            <w:r>
              <w:rPr>
                <w:sz w:val="18"/>
              </w:rPr>
              <w:t>npx vitest run --coverage</w:t>
            </w:r>
          </w:p>
        </w:tc>
        <w:tc>
          <w:tcPr>
            <w:tcW w:w="2785" w:type="dxa"/>
            <w:vAlign w:val="center"/>
          </w:tcPr>
          <w:p w14:paraId="5D6A4D87" w14:textId="77777777" w:rsidR="006A6B83" w:rsidRDefault="006A6B83">
            <w:r>
              <w:rPr>
                <w:sz w:val="18"/>
              </w:rPr>
              <w:t>Ejecutar pruebas del “frontend” con cobertura.</w:t>
            </w:r>
          </w:p>
        </w:tc>
      </w:tr>
      <w:tr w:rsidR="006A6B83" w:rsidRPr="00530EB9" w14:paraId="3FD76693" w14:textId="77777777" w:rsidTr="00973E22">
        <w:trPr>
          <w:jc w:val="center"/>
        </w:trPr>
        <w:tc>
          <w:tcPr>
            <w:tcW w:w="2785" w:type="dxa"/>
            <w:vAlign w:val="center"/>
          </w:tcPr>
          <w:p w14:paraId="28884599" w14:textId="77777777" w:rsidR="006A6B83" w:rsidRDefault="006A6B83">
            <w:r>
              <w:rPr>
                <w:sz w:val="18"/>
              </w:rPr>
              <w:t>Sistema</w:t>
            </w:r>
          </w:p>
        </w:tc>
        <w:tc>
          <w:tcPr>
            <w:tcW w:w="2784" w:type="dxa"/>
            <w:vAlign w:val="center"/>
          </w:tcPr>
          <w:p w14:paraId="0EE2CF95" w14:textId="77777777" w:rsidR="006A6B83" w:rsidRDefault="006A6B83">
            <w:r>
              <w:rPr>
                <w:sz w:val="18"/>
              </w:rPr>
              <w:t>docker compose up --build</w:t>
            </w:r>
          </w:p>
        </w:tc>
        <w:tc>
          <w:tcPr>
            <w:tcW w:w="2785" w:type="dxa"/>
            <w:vAlign w:val="center"/>
          </w:tcPr>
          <w:p w14:paraId="2E42482B" w14:textId="77777777" w:rsidR="006A6B83" w:rsidRPr="00FF7724" w:rsidRDefault="006A6B83">
            <w:pPr>
              <w:rPr>
                <w:lang w:val="en-GB"/>
              </w:rPr>
            </w:pPr>
            <w:r w:rsidRPr="00FF7724">
              <w:rPr>
                <w:sz w:val="18"/>
                <w:lang w:val="en-GB"/>
              </w:rPr>
              <w:t>Levantar “frontend”, “backend”, MariaDB y MongoDB.</w:t>
            </w:r>
          </w:p>
        </w:tc>
      </w:tr>
    </w:tbl>
    <w:p w14:paraId="4586DDC8" w14:textId="49E66683" w:rsidR="006A6B83" w:rsidRDefault="00973E22" w:rsidP="0086480A">
      <w:pPr>
        <w:pStyle w:val="PiedeTabla"/>
        <w:spacing w:before="240"/>
      </w:pPr>
      <w:bookmarkStart w:id="2154" w:name="_Toc233720900"/>
      <w:r w:rsidRPr="00B0767E">
        <w:rPr>
          <w:rStyle w:val="nfasisintenso"/>
        </w:rPr>
        <w:t xml:space="preserve">Tabla </w:t>
      </w:r>
      <w:r w:rsidRPr="00973E22">
        <w:t xml:space="preserve">6.17. </w:t>
      </w:r>
      <w:r w:rsidRPr="0086480A">
        <w:t>Comandos</w:t>
      </w:r>
      <w:r w:rsidRPr="00973E22">
        <w:t xml:space="preserve"> de validación del sistema.</w:t>
      </w:r>
      <w:bookmarkEnd w:id="2154"/>
    </w:p>
    <w:p w14:paraId="61F72D54" w14:textId="77777777" w:rsidR="006A6B83" w:rsidRDefault="006A6B83" w:rsidP="006A6B83">
      <w:pPr>
        <w:pStyle w:val="Ttulo3"/>
      </w:pPr>
      <w:bookmarkStart w:id="2155" w:name="_Toc233728324"/>
      <w:r>
        <w:lastRenderedPageBreak/>
        <w:t>Criterios de aceptación del plan</w:t>
      </w:r>
      <w:bookmarkEnd w:id="2155"/>
    </w:p>
    <w:p w14:paraId="6292CA07" w14:textId="77777777" w:rsidR="006A6B83" w:rsidRDefault="006A6B83" w:rsidP="006A6B83">
      <w:r>
        <w:t>Un bloque funcional se considera aceptado cuando compila sin errores, supera las pruebas automáticas asociadas, no introduce fallos en flujos relacionados y puede ejecutarse correctamente desde la interfaz. Si el bloque afecta a permisos, corrección, datos persistentes o resultados visibles para el usuario, se deben repetir también las pruebas manuales del flujo completo.</w:t>
      </w:r>
    </w:p>
    <w:p w14:paraId="345D5891" w14:textId="77777777" w:rsidR="006A6B83" w:rsidRDefault="006A6B83" w:rsidP="006A6B83">
      <w:r>
        <w:t>En caso de detectar una incidencia, se registra el problema, se corrige la implementación y se repiten las pruebas afectadas. Esta forma de trabajo permite que el plan de pruebas acompañe al desarrollo y no se limite a una revisión final aislada.</w:t>
      </w:r>
    </w:p>
    <w:p w14:paraId="53AB98FF"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791944E0" w14:textId="77777777" w:rsidR="00C960E7" w:rsidRDefault="00EC451A" w:rsidP="00EC451A">
      <w:pPr>
        <w:pStyle w:val="Ttulo1"/>
      </w:pPr>
      <w:bookmarkStart w:id="2156" w:name="_Toc233728325"/>
      <w:r>
        <w:lastRenderedPageBreak/>
        <w:t>Implementación del Sistema</w:t>
      </w:r>
      <w:bookmarkEnd w:id="2156"/>
    </w:p>
    <w:p w14:paraId="6C607509" w14:textId="77777777" w:rsidR="00CD2A15" w:rsidRDefault="00CD2A15" w:rsidP="00CD2A15">
      <w:r>
        <w:t>En este capítulo se describe la implementación final del sistema a partir del análisis y del diseño realizados en los capítulos anteriores. Primero se recogen las normas y convenciones que se han seguido durante el desarrollo, después se indican los lenguajes y herramientas utilizados, y finalmente se explica cómo se creó el sistema, qué problemas importantes aparecieron y qué clases o componentes resultan más representativos dentro del código fuente.</w:t>
      </w:r>
    </w:p>
    <w:p w14:paraId="0C292DA6" w14:textId="113EB1F3" w:rsidR="00CD2A15" w:rsidRDefault="00CD2A15" w:rsidP="00DA22BD">
      <w:r>
        <w:t>La implementación se ha dividido en dos aplicaciones principales: un “frontend” web, orientado a la interacción de estudiantes, profesores y administradores, y un “backend” encargado de la autenticación, la gestión de datos y la corrección de cuestionarios. Además, el sistema se ha preparado para ejecutarse de forma “dockerizada”, incluyendo las bases de datos necesarias y una configuración de despliegue reproducible.</w:t>
      </w:r>
    </w:p>
    <w:p w14:paraId="59744833" w14:textId="3B642696" w:rsidR="00EC451A" w:rsidRDefault="00EC451A" w:rsidP="00EC451A">
      <w:pPr>
        <w:pStyle w:val="Ttulo2"/>
      </w:pPr>
      <w:bookmarkStart w:id="2157" w:name="_Toc233728326"/>
      <w:r>
        <w:t>Estándares y Normas Seguidos</w:t>
      </w:r>
      <w:bookmarkEnd w:id="2157"/>
    </w:p>
    <w:p w14:paraId="001A5E95" w14:textId="77777777" w:rsidR="00DF7387" w:rsidRDefault="00DF7387" w:rsidP="00DF7387">
      <w:r>
        <w:t>No se ha seguido una norma externa cerrada como podría ser una certificación de calidad concreta, pero sí se han aplicado varias convenciones técnicas habituales en proyectos web modernos. La idea principal ha sido que el código fuese mantenible, verificable y fácil de ejecutar desde un entorno nuevo. Para comprobarlo, se han usado herramientas automáticas de estilo, pruebas y construcción del proyecto.</w:t>
      </w:r>
    </w:p>
    <w:tbl>
      <w:tblPr>
        <w:tblStyle w:val="Tablaconcuadrcula"/>
        <w:tblW w:w="0" w:type="auto"/>
        <w:tblLook w:val="04A0" w:firstRow="1" w:lastRow="0" w:firstColumn="1" w:lastColumn="0" w:noHBand="0" w:noVBand="1"/>
      </w:tblPr>
      <w:tblGrid>
        <w:gridCol w:w="2122"/>
        <w:gridCol w:w="3402"/>
        <w:gridCol w:w="2830"/>
      </w:tblGrid>
      <w:tr w:rsidR="00D433E5" w14:paraId="55C220CC" w14:textId="77777777" w:rsidTr="00DA22BD">
        <w:trPr>
          <w:trHeight w:val="507"/>
        </w:trPr>
        <w:tc>
          <w:tcPr>
            <w:tcW w:w="8354" w:type="dxa"/>
            <w:gridSpan w:val="3"/>
            <w:shd w:val="clear" w:color="auto" w:fill="DDDDDD" w:themeFill="accent1"/>
            <w:vAlign w:val="center"/>
          </w:tcPr>
          <w:p w14:paraId="19FB38E3" w14:textId="4B54DE90" w:rsidR="00D433E5" w:rsidRDefault="001F6BF4" w:rsidP="00DA22BD">
            <w:pPr>
              <w:jc w:val="center"/>
              <w:rPr>
                <w:b/>
                <w:sz w:val="18"/>
              </w:rPr>
            </w:pPr>
            <w:r w:rsidRPr="001F6BF4">
              <w:rPr>
                <w:b/>
                <w:sz w:val="18"/>
              </w:rPr>
              <w:t>Normas y convenciones seguidas durante la implementación.</w:t>
            </w:r>
          </w:p>
        </w:tc>
      </w:tr>
      <w:tr w:rsidR="00D433E5" w14:paraId="186A5D2C" w14:textId="77777777" w:rsidTr="00DA22BD">
        <w:trPr>
          <w:trHeight w:val="507"/>
        </w:trPr>
        <w:tc>
          <w:tcPr>
            <w:tcW w:w="2122" w:type="dxa"/>
            <w:shd w:val="clear" w:color="auto" w:fill="F2F2F2" w:themeFill="background1" w:themeFillShade="F2"/>
            <w:vAlign w:val="center"/>
          </w:tcPr>
          <w:p w14:paraId="3E1D9597" w14:textId="77777777" w:rsidR="00D433E5" w:rsidRDefault="00D433E5">
            <w:pPr>
              <w:jc w:val="left"/>
            </w:pPr>
            <w:r>
              <w:rPr>
                <w:b/>
                <w:sz w:val="18"/>
              </w:rPr>
              <w:t>Aspecto</w:t>
            </w:r>
          </w:p>
        </w:tc>
        <w:tc>
          <w:tcPr>
            <w:tcW w:w="3402" w:type="dxa"/>
            <w:shd w:val="clear" w:color="auto" w:fill="F2F2F2" w:themeFill="background1" w:themeFillShade="F2"/>
            <w:vAlign w:val="center"/>
          </w:tcPr>
          <w:p w14:paraId="1000A43D" w14:textId="77777777" w:rsidR="00D433E5" w:rsidRDefault="00D433E5">
            <w:pPr>
              <w:jc w:val="left"/>
            </w:pPr>
            <w:r>
              <w:rPr>
                <w:b/>
                <w:sz w:val="18"/>
              </w:rPr>
              <w:t>Aplicación en el proyecto</w:t>
            </w:r>
          </w:p>
        </w:tc>
        <w:tc>
          <w:tcPr>
            <w:tcW w:w="2830" w:type="dxa"/>
            <w:shd w:val="clear" w:color="auto" w:fill="F2F2F2" w:themeFill="background1" w:themeFillShade="F2"/>
            <w:vAlign w:val="center"/>
          </w:tcPr>
          <w:p w14:paraId="03A97E99" w14:textId="77777777" w:rsidR="00D433E5" w:rsidRDefault="00D433E5">
            <w:pPr>
              <w:jc w:val="left"/>
            </w:pPr>
            <w:r>
              <w:rPr>
                <w:b/>
                <w:sz w:val="18"/>
              </w:rPr>
              <w:t>Comprobación</w:t>
            </w:r>
          </w:p>
        </w:tc>
      </w:tr>
      <w:tr w:rsidR="00D433E5" w14:paraId="451A6E3D" w14:textId="77777777" w:rsidTr="00DA22BD">
        <w:tc>
          <w:tcPr>
            <w:tcW w:w="2122" w:type="dxa"/>
            <w:vAlign w:val="center"/>
          </w:tcPr>
          <w:p w14:paraId="43850D31" w14:textId="77777777" w:rsidR="00D433E5" w:rsidRDefault="00D433E5">
            <w:pPr>
              <w:jc w:val="left"/>
            </w:pPr>
            <w:r>
              <w:rPr>
                <w:sz w:val="18"/>
              </w:rPr>
              <w:t>Tipado estático</w:t>
            </w:r>
          </w:p>
        </w:tc>
        <w:tc>
          <w:tcPr>
            <w:tcW w:w="3402" w:type="dxa"/>
            <w:vAlign w:val="center"/>
          </w:tcPr>
          <w:p w14:paraId="6257F115" w14:textId="77777777" w:rsidR="00D433E5" w:rsidRDefault="00D433E5" w:rsidP="00DA22BD">
            <w:r>
              <w:rPr>
                <w:sz w:val="18"/>
              </w:rPr>
              <w:t>El código principal del “frontend” y del “backend” está escrito en TypeScript. Esto ayuda a detectar errores de tipos antes de ejecutar la aplicación y facilita el mantenimiento.</w:t>
            </w:r>
          </w:p>
        </w:tc>
        <w:tc>
          <w:tcPr>
            <w:tcW w:w="2830" w:type="dxa"/>
            <w:vAlign w:val="center"/>
          </w:tcPr>
          <w:p w14:paraId="62C89C20" w14:textId="77777777" w:rsidR="00D433E5" w:rsidRDefault="00D433E5" w:rsidP="00D433E5">
            <w:pPr>
              <w:jc w:val="left"/>
            </w:pPr>
            <w:r>
              <w:rPr>
                <w:sz w:val="18"/>
              </w:rPr>
              <w:t>Configuraciones tsconfig y comandos de compilación del “frontend” y del “backend”.</w:t>
            </w:r>
          </w:p>
        </w:tc>
      </w:tr>
      <w:tr w:rsidR="00D433E5" w14:paraId="253ABF8C" w14:textId="77777777" w:rsidTr="00DA22BD">
        <w:tc>
          <w:tcPr>
            <w:tcW w:w="2122" w:type="dxa"/>
            <w:vAlign w:val="center"/>
          </w:tcPr>
          <w:p w14:paraId="2203E23E" w14:textId="77777777" w:rsidR="00D433E5" w:rsidRDefault="00D433E5">
            <w:pPr>
              <w:jc w:val="left"/>
            </w:pPr>
            <w:r>
              <w:rPr>
                <w:sz w:val="18"/>
              </w:rPr>
              <w:t>Organización modular</w:t>
            </w:r>
          </w:p>
        </w:tc>
        <w:tc>
          <w:tcPr>
            <w:tcW w:w="3402" w:type="dxa"/>
            <w:vAlign w:val="center"/>
          </w:tcPr>
          <w:p w14:paraId="0A0B3453" w14:textId="77777777" w:rsidR="00D433E5" w:rsidRDefault="00D433E5" w:rsidP="00DA22BD">
            <w:r>
              <w:rPr>
                <w:sz w:val="18"/>
              </w:rPr>
              <w:t>El “backend” se organiza en módulos, controladores, servicios, DTO y entidades/esquemas. El “frontend” separa páginas, componentes, servicios HTTP, tipos y utilidades.</w:t>
            </w:r>
          </w:p>
        </w:tc>
        <w:tc>
          <w:tcPr>
            <w:tcW w:w="2830" w:type="dxa"/>
            <w:vAlign w:val="center"/>
          </w:tcPr>
          <w:p w14:paraId="6AE318C9" w14:textId="77777777" w:rsidR="00D433E5" w:rsidRDefault="00D433E5" w:rsidP="00D433E5">
            <w:pPr>
              <w:jc w:val="left"/>
            </w:pPr>
            <w:r>
              <w:rPr>
                <w:sz w:val="18"/>
              </w:rPr>
              <w:t>Estructura de carpetas de app/backend/src y app/frontend/src.</w:t>
            </w:r>
          </w:p>
        </w:tc>
      </w:tr>
      <w:tr w:rsidR="00D433E5" w14:paraId="62586AD5" w14:textId="77777777" w:rsidTr="00DA22BD">
        <w:tc>
          <w:tcPr>
            <w:tcW w:w="2122" w:type="dxa"/>
            <w:vAlign w:val="center"/>
          </w:tcPr>
          <w:p w14:paraId="59D32052" w14:textId="77777777" w:rsidR="00D433E5" w:rsidRDefault="00D433E5">
            <w:pPr>
              <w:jc w:val="left"/>
            </w:pPr>
            <w:r>
              <w:rPr>
                <w:sz w:val="18"/>
              </w:rPr>
              <w:t>API REST</w:t>
            </w:r>
          </w:p>
        </w:tc>
        <w:tc>
          <w:tcPr>
            <w:tcW w:w="3402" w:type="dxa"/>
            <w:vAlign w:val="center"/>
          </w:tcPr>
          <w:p w14:paraId="138BC80D" w14:textId="77777777" w:rsidR="00D433E5" w:rsidRDefault="00D433E5" w:rsidP="00DA22BD">
            <w:r>
              <w:rPr>
                <w:sz w:val="18"/>
              </w:rPr>
              <w:t>La comunicación cliente-servidor se realiza mediante controladores NestJS con rutas HTTP para autenticación, usuarios, preguntas, grupos, cuestionarios, intentos y analíticas.</w:t>
            </w:r>
          </w:p>
        </w:tc>
        <w:tc>
          <w:tcPr>
            <w:tcW w:w="2830" w:type="dxa"/>
            <w:vAlign w:val="center"/>
          </w:tcPr>
          <w:p w14:paraId="74866187" w14:textId="77777777" w:rsidR="00D433E5" w:rsidRDefault="00D433E5" w:rsidP="00D433E5">
            <w:pPr>
              <w:jc w:val="left"/>
            </w:pPr>
            <w:r>
              <w:rPr>
                <w:sz w:val="18"/>
              </w:rPr>
              <w:t>Controladores como AuthController, QuestionsController, QuizzesController, GroupsController y QuizAccessController.</w:t>
            </w:r>
          </w:p>
        </w:tc>
      </w:tr>
      <w:tr w:rsidR="00D433E5" w14:paraId="6FDEFBD2" w14:textId="77777777" w:rsidTr="00DA22BD">
        <w:tc>
          <w:tcPr>
            <w:tcW w:w="2122" w:type="dxa"/>
            <w:vAlign w:val="center"/>
          </w:tcPr>
          <w:p w14:paraId="750751B4" w14:textId="77777777" w:rsidR="00D433E5" w:rsidRDefault="00D433E5">
            <w:pPr>
              <w:jc w:val="left"/>
            </w:pPr>
            <w:r>
              <w:rPr>
                <w:sz w:val="18"/>
              </w:rPr>
              <w:t>Validación de entrada</w:t>
            </w:r>
          </w:p>
        </w:tc>
        <w:tc>
          <w:tcPr>
            <w:tcW w:w="3402" w:type="dxa"/>
            <w:vAlign w:val="center"/>
          </w:tcPr>
          <w:p w14:paraId="34D66EE9" w14:textId="77777777" w:rsidR="00D433E5" w:rsidRDefault="00D433E5" w:rsidP="00DA22BD">
            <w:r>
              <w:rPr>
                <w:sz w:val="18"/>
              </w:rPr>
              <w:t>El “backend” usa DTO y validadores para comprobar datos recibidos antes de procesarlos. En preguntas se valida que la configuración corresponda con el tipo de pregunta seleccionado.</w:t>
            </w:r>
          </w:p>
        </w:tc>
        <w:tc>
          <w:tcPr>
            <w:tcW w:w="2830" w:type="dxa"/>
            <w:vAlign w:val="center"/>
          </w:tcPr>
          <w:p w14:paraId="2169B8B0" w14:textId="77777777" w:rsidR="00D433E5" w:rsidRDefault="00D433E5" w:rsidP="00D433E5">
            <w:pPr>
              <w:jc w:val="left"/>
            </w:pPr>
            <w:r>
              <w:rPr>
                <w:sz w:val="18"/>
              </w:rPr>
              <w:t>DTO de auth, questions, quizzes y groups; validadores de questionConfig y preguntas paramétricas.</w:t>
            </w:r>
          </w:p>
        </w:tc>
      </w:tr>
      <w:tr w:rsidR="00D433E5" w:rsidRPr="00DA22BD" w14:paraId="5228CDF0" w14:textId="77777777" w:rsidTr="00DA22BD">
        <w:tc>
          <w:tcPr>
            <w:tcW w:w="2122" w:type="dxa"/>
            <w:vAlign w:val="center"/>
          </w:tcPr>
          <w:p w14:paraId="586F96DB" w14:textId="77777777" w:rsidR="00D433E5" w:rsidRDefault="00D433E5">
            <w:pPr>
              <w:jc w:val="left"/>
            </w:pPr>
            <w:r>
              <w:rPr>
                <w:sz w:val="18"/>
              </w:rPr>
              <w:lastRenderedPageBreak/>
              <w:t>Seguridad básica</w:t>
            </w:r>
          </w:p>
        </w:tc>
        <w:tc>
          <w:tcPr>
            <w:tcW w:w="3402" w:type="dxa"/>
            <w:vAlign w:val="center"/>
          </w:tcPr>
          <w:p w14:paraId="4BFB3B3B" w14:textId="77777777" w:rsidR="00D433E5" w:rsidRDefault="00D433E5" w:rsidP="00DA22BD">
            <w:r>
              <w:rPr>
                <w:sz w:val="18"/>
              </w:rPr>
              <w:t>Las contraseñas se almacenan con “hash” mediante bcrypt, las sesiones usan JWT y “refresh tokens”, y las rutas se protegen con guardas de autenticación y roles.</w:t>
            </w:r>
          </w:p>
        </w:tc>
        <w:tc>
          <w:tcPr>
            <w:tcW w:w="2830" w:type="dxa"/>
            <w:vAlign w:val="center"/>
          </w:tcPr>
          <w:p w14:paraId="001C20F4" w14:textId="77777777" w:rsidR="00D433E5" w:rsidRPr="00DA22BD" w:rsidRDefault="00D433E5" w:rsidP="00D433E5">
            <w:pPr>
              <w:jc w:val="left"/>
              <w:rPr>
                <w:lang w:val="en-GB"/>
              </w:rPr>
            </w:pPr>
            <w:r w:rsidRPr="00DA22BD">
              <w:rPr>
                <w:sz w:val="18"/>
                <w:lang w:val="en-GB"/>
              </w:rPr>
              <w:t>AuthService, password.util.ts, JwtAuthGuard, RolesGuard y AuthSession.</w:t>
            </w:r>
          </w:p>
        </w:tc>
      </w:tr>
      <w:tr w:rsidR="00D433E5" w14:paraId="151519FB" w14:textId="77777777" w:rsidTr="00DA22BD">
        <w:tc>
          <w:tcPr>
            <w:tcW w:w="2122" w:type="dxa"/>
            <w:vAlign w:val="center"/>
          </w:tcPr>
          <w:p w14:paraId="02714ADB" w14:textId="77777777" w:rsidR="00D433E5" w:rsidRDefault="00D433E5">
            <w:pPr>
              <w:jc w:val="left"/>
            </w:pPr>
            <w:r>
              <w:rPr>
                <w:sz w:val="18"/>
              </w:rPr>
              <w:t>Estilo de código</w:t>
            </w:r>
          </w:p>
        </w:tc>
        <w:tc>
          <w:tcPr>
            <w:tcW w:w="3402" w:type="dxa"/>
            <w:vAlign w:val="center"/>
          </w:tcPr>
          <w:p w14:paraId="4F516D2E" w14:textId="77777777" w:rsidR="00D433E5" w:rsidRDefault="00D433E5" w:rsidP="00DA22BD">
            <w:r>
              <w:rPr>
                <w:sz w:val="18"/>
              </w:rPr>
              <w:t>Se utiliza ESLint en ambos proyectos. En el “backend” también se integra Prettier para reforzar un formato consistente.</w:t>
            </w:r>
          </w:p>
        </w:tc>
        <w:tc>
          <w:tcPr>
            <w:tcW w:w="2830" w:type="dxa"/>
            <w:vAlign w:val="center"/>
          </w:tcPr>
          <w:p w14:paraId="01D64B58" w14:textId="77777777" w:rsidR="00D433E5" w:rsidRDefault="00D433E5" w:rsidP="00D433E5">
            <w:pPr>
              <w:jc w:val="left"/>
            </w:pPr>
            <w:r>
              <w:rPr>
                <w:sz w:val="18"/>
              </w:rPr>
              <w:t>eslint.config.js en el “frontend”, eslint.config.mjs en el “backend” y scripts de package.json.</w:t>
            </w:r>
          </w:p>
        </w:tc>
      </w:tr>
      <w:tr w:rsidR="00D433E5" w14:paraId="60233781" w14:textId="77777777" w:rsidTr="00DA22BD">
        <w:tc>
          <w:tcPr>
            <w:tcW w:w="2122" w:type="dxa"/>
            <w:vAlign w:val="center"/>
          </w:tcPr>
          <w:p w14:paraId="65926FB3" w14:textId="77777777" w:rsidR="00D433E5" w:rsidRDefault="00D433E5">
            <w:pPr>
              <w:jc w:val="left"/>
            </w:pPr>
            <w:r>
              <w:rPr>
                <w:sz w:val="18"/>
              </w:rPr>
              <w:t>Pruebas automatizadas</w:t>
            </w:r>
          </w:p>
        </w:tc>
        <w:tc>
          <w:tcPr>
            <w:tcW w:w="3402" w:type="dxa"/>
            <w:vAlign w:val="center"/>
          </w:tcPr>
          <w:p w14:paraId="3DD41BBD" w14:textId="77777777" w:rsidR="00D433E5" w:rsidRDefault="00D433E5" w:rsidP="00DA22BD">
            <w:r>
              <w:rPr>
                <w:sz w:val="18"/>
              </w:rPr>
              <w:t>El “frontend” utiliza Vitest y Testing Library. El “backend” utiliza Jest y Supertest para pruebas unitarias y de extremo a extremo.</w:t>
            </w:r>
          </w:p>
        </w:tc>
        <w:tc>
          <w:tcPr>
            <w:tcW w:w="2830" w:type="dxa"/>
            <w:vAlign w:val="center"/>
          </w:tcPr>
          <w:p w14:paraId="0D390937" w14:textId="77777777" w:rsidR="00D433E5" w:rsidRDefault="00D433E5" w:rsidP="00D433E5">
            <w:pPr>
              <w:jc w:val="left"/>
            </w:pPr>
            <w:r>
              <w:rPr>
                <w:sz w:val="18"/>
              </w:rPr>
              <w:t>Carpetas test/unit, test/e2e y flujo de CI.</w:t>
            </w:r>
          </w:p>
        </w:tc>
      </w:tr>
      <w:tr w:rsidR="00D433E5" w14:paraId="25E89E63" w14:textId="77777777" w:rsidTr="00DA22BD">
        <w:tc>
          <w:tcPr>
            <w:tcW w:w="2122" w:type="dxa"/>
            <w:vAlign w:val="center"/>
          </w:tcPr>
          <w:p w14:paraId="4215365E" w14:textId="77777777" w:rsidR="00D433E5" w:rsidRDefault="00D433E5">
            <w:pPr>
              <w:jc w:val="left"/>
            </w:pPr>
            <w:r>
              <w:rPr>
                <w:sz w:val="18"/>
              </w:rPr>
              <w:t>Ejecución reproducible</w:t>
            </w:r>
          </w:p>
        </w:tc>
        <w:tc>
          <w:tcPr>
            <w:tcW w:w="3402" w:type="dxa"/>
            <w:vAlign w:val="center"/>
          </w:tcPr>
          <w:p w14:paraId="42D37A35" w14:textId="77777777" w:rsidR="00D433E5" w:rsidRDefault="00D433E5" w:rsidP="00DA22BD">
            <w:r>
              <w:rPr>
                <w:sz w:val="18"/>
              </w:rPr>
              <w:t>El sistema puede levantarse con Docker Compose, incluyendo MariaDB, MongoDB, “backend” y “frontend”.</w:t>
            </w:r>
          </w:p>
        </w:tc>
        <w:tc>
          <w:tcPr>
            <w:tcW w:w="2830" w:type="dxa"/>
            <w:vAlign w:val="center"/>
          </w:tcPr>
          <w:p w14:paraId="460416B9" w14:textId="77777777" w:rsidR="00D433E5" w:rsidRDefault="00D433E5" w:rsidP="00D433E5">
            <w:pPr>
              <w:jc w:val="left"/>
            </w:pPr>
            <w:r>
              <w:rPr>
                <w:sz w:val="18"/>
              </w:rPr>
              <w:t>docker-compose.yml y Dockerfile de ambos proyectos.</w:t>
            </w:r>
          </w:p>
        </w:tc>
      </w:tr>
      <w:tr w:rsidR="00D433E5" w14:paraId="08E44D54" w14:textId="77777777" w:rsidTr="00DA22BD">
        <w:tc>
          <w:tcPr>
            <w:tcW w:w="2122" w:type="dxa"/>
            <w:vAlign w:val="center"/>
          </w:tcPr>
          <w:p w14:paraId="6810F402" w14:textId="77777777" w:rsidR="00D433E5" w:rsidRDefault="00D433E5">
            <w:pPr>
              <w:jc w:val="left"/>
            </w:pPr>
            <w:r>
              <w:rPr>
                <w:sz w:val="18"/>
              </w:rPr>
              <w:t>Integración continua</w:t>
            </w:r>
          </w:p>
        </w:tc>
        <w:tc>
          <w:tcPr>
            <w:tcW w:w="3402" w:type="dxa"/>
            <w:vAlign w:val="center"/>
          </w:tcPr>
          <w:p w14:paraId="6D6DEBD5" w14:textId="77777777" w:rsidR="00D433E5" w:rsidRDefault="00D433E5" w:rsidP="00DA22BD">
            <w:r>
              <w:rPr>
                <w:sz w:val="18"/>
              </w:rPr>
              <w:t>El repositorio incluye un flujo de GitHub Actions que instala dependencias, ejecuta lint, pruebas y compilación para los dos proyectos.</w:t>
            </w:r>
          </w:p>
        </w:tc>
        <w:tc>
          <w:tcPr>
            <w:tcW w:w="2830" w:type="dxa"/>
            <w:vAlign w:val="center"/>
          </w:tcPr>
          <w:p w14:paraId="2CFD34EE" w14:textId="77777777" w:rsidR="00D433E5" w:rsidRDefault="00D433E5" w:rsidP="00D433E5">
            <w:pPr>
              <w:jc w:val="left"/>
            </w:pPr>
            <w:r>
              <w:rPr>
                <w:sz w:val="18"/>
              </w:rPr>
              <w:t>.github/workflows/ci.yml.</w:t>
            </w:r>
          </w:p>
        </w:tc>
      </w:tr>
    </w:tbl>
    <w:p w14:paraId="662FBEBC" w14:textId="14FA13E3" w:rsidR="00F73520" w:rsidRDefault="00EB7891" w:rsidP="008135F9">
      <w:pPr>
        <w:pStyle w:val="PiedeTabla"/>
      </w:pPr>
      <w:bookmarkStart w:id="2158" w:name="_Toc233720901"/>
      <w:r w:rsidRPr="0086480A">
        <w:t xml:space="preserve">Tabla 7.1. Normas y </w:t>
      </w:r>
      <w:r w:rsidRPr="008135F9">
        <w:t>convenciones</w:t>
      </w:r>
      <w:r w:rsidRPr="0086480A">
        <w:t xml:space="preserve"> seguidas durante la implementación.</w:t>
      </w:r>
      <w:bookmarkEnd w:id="2158"/>
    </w:p>
    <w:p w14:paraId="1840C183" w14:textId="53A03F33" w:rsidR="00F73520" w:rsidRPr="00DA22BD" w:rsidRDefault="00F73520" w:rsidP="00DA22BD">
      <w:r>
        <w:t>Estas convenciones no garantizan por sí solas que el sistema esté libre de errores, pero sí reducen bastante el riesgo de introducir cambios que rompan funcionalidades existentes. Además, al estar automatizadas, permiten repetir las comprobaciones durante el desarrollo y no depender únicamente de una revisión manual al final.</w:t>
      </w:r>
    </w:p>
    <w:p w14:paraId="04C6025F" w14:textId="77777777" w:rsidR="00EC451A" w:rsidRDefault="00EC451A" w:rsidP="00EC451A">
      <w:pPr>
        <w:pStyle w:val="Ttulo2"/>
      </w:pPr>
      <w:bookmarkStart w:id="2159" w:name="_Toc233728327"/>
      <w:r>
        <w:t>Lenguaje</w:t>
      </w:r>
      <w:r w:rsidR="0065023C">
        <w:t>s</w:t>
      </w:r>
      <w:r>
        <w:t xml:space="preserve"> de Programación</w:t>
      </w:r>
      <w:bookmarkEnd w:id="2159"/>
    </w:p>
    <w:p w14:paraId="7A22D806" w14:textId="77777777" w:rsidR="00C87F6B" w:rsidRDefault="00C87F6B" w:rsidP="00C87F6B">
      <w:r>
        <w:t>El proyecto combina lenguajes de programación, lenguajes de marcado y ficheros de configuración. El lenguaje principal es TypeScript, ya que se usa tanto en la parte cliente como en la parte servidor.</w:t>
      </w:r>
    </w:p>
    <w:tbl>
      <w:tblPr>
        <w:tblStyle w:val="Tablaconcuadrcula"/>
        <w:tblW w:w="0" w:type="auto"/>
        <w:tblLook w:val="04A0" w:firstRow="1" w:lastRow="0" w:firstColumn="1" w:lastColumn="0" w:noHBand="0" w:noVBand="1"/>
      </w:tblPr>
      <w:tblGrid>
        <w:gridCol w:w="1838"/>
        <w:gridCol w:w="3260"/>
        <w:gridCol w:w="3256"/>
      </w:tblGrid>
      <w:tr w:rsidR="009F075E" w14:paraId="791F41C3" w14:textId="77777777" w:rsidTr="00DA22BD">
        <w:trPr>
          <w:trHeight w:val="596"/>
        </w:trPr>
        <w:tc>
          <w:tcPr>
            <w:tcW w:w="8354" w:type="dxa"/>
            <w:gridSpan w:val="3"/>
            <w:shd w:val="clear" w:color="auto" w:fill="DDDDDD" w:themeFill="accent1"/>
            <w:vAlign w:val="center"/>
          </w:tcPr>
          <w:p w14:paraId="6244813F" w14:textId="20C24C2C" w:rsidR="009F075E" w:rsidRDefault="00901FAB" w:rsidP="00DA22BD">
            <w:pPr>
              <w:jc w:val="center"/>
              <w:rPr>
                <w:b/>
                <w:sz w:val="18"/>
              </w:rPr>
            </w:pPr>
            <w:r w:rsidRPr="00901FAB">
              <w:rPr>
                <w:b/>
                <w:sz w:val="18"/>
              </w:rPr>
              <w:t>Lenguajes y formatos utilizados.</w:t>
            </w:r>
          </w:p>
        </w:tc>
      </w:tr>
      <w:tr w:rsidR="009F075E" w14:paraId="4B8268D4" w14:textId="77777777" w:rsidTr="00DA22BD">
        <w:trPr>
          <w:trHeight w:val="738"/>
        </w:trPr>
        <w:tc>
          <w:tcPr>
            <w:tcW w:w="1838" w:type="dxa"/>
            <w:shd w:val="clear" w:color="auto" w:fill="F2F2F2" w:themeFill="background1" w:themeFillShade="F2"/>
            <w:vAlign w:val="center"/>
          </w:tcPr>
          <w:p w14:paraId="4BD0D58E" w14:textId="77777777" w:rsidR="009F075E" w:rsidRDefault="009F075E">
            <w:pPr>
              <w:jc w:val="left"/>
            </w:pPr>
            <w:r>
              <w:rPr>
                <w:b/>
                <w:sz w:val="18"/>
              </w:rPr>
              <w:t>Lenguaje o formato</w:t>
            </w:r>
          </w:p>
        </w:tc>
        <w:tc>
          <w:tcPr>
            <w:tcW w:w="3260" w:type="dxa"/>
            <w:shd w:val="clear" w:color="auto" w:fill="F2F2F2" w:themeFill="background1" w:themeFillShade="F2"/>
            <w:vAlign w:val="center"/>
          </w:tcPr>
          <w:p w14:paraId="259D7AA2" w14:textId="77777777" w:rsidR="009F075E" w:rsidRDefault="009F075E">
            <w:pPr>
              <w:jc w:val="left"/>
            </w:pPr>
            <w:r>
              <w:rPr>
                <w:b/>
                <w:sz w:val="18"/>
              </w:rPr>
              <w:t>Uso dentro del proyecto</w:t>
            </w:r>
          </w:p>
        </w:tc>
        <w:tc>
          <w:tcPr>
            <w:tcW w:w="3256" w:type="dxa"/>
            <w:shd w:val="clear" w:color="auto" w:fill="F2F2F2" w:themeFill="background1" w:themeFillShade="F2"/>
            <w:vAlign w:val="center"/>
          </w:tcPr>
          <w:p w14:paraId="25766EB9" w14:textId="77777777" w:rsidR="009F075E" w:rsidRDefault="009F075E">
            <w:pPr>
              <w:jc w:val="left"/>
            </w:pPr>
            <w:r>
              <w:rPr>
                <w:b/>
                <w:sz w:val="18"/>
              </w:rPr>
              <w:t>Observaciones</w:t>
            </w:r>
          </w:p>
        </w:tc>
      </w:tr>
      <w:tr w:rsidR="009F075E" w14:paraId="706044D3" w14:textId="77777777" w:rsidTr="00DA22BD">
        <w:tc>
          <w:tcPr>
            <w:tcW w:w="1838" w:type="dxa"/>
            <w:vAlign w:val="center"/>
          </w:tcPr>
          <w:p w14:paraId="64FC5AA4" w14:textId="77777777" w:rsidR="009F075E" w:rsidRDefault="009F075E">
            <w:pPr>
              <w:jc w:val="left"/>
            </w:pPr>
            <w:r>
              <w:rPr>
                <w:sz w:val="18"/>
              </w:rPr>
              <w:t>TypeScript</w:t>
            </w:r>
          </w:p>
        </w:tc>
        <w:tc>
          <w:tcPr>
            <w:tcW w:w="3260" w:type="dxa"/>
            <w:vAlign w:val="center"/>
          </w:tcPr>
          <w:p w14:paraId="402E2650" w14:textId="77777777" w:rsidR="009F075E" w:rsidRDefault="009F075E">
            <w:pPr>
              <w:jc w:val="left"/>
            </w:pPr>
            <w:r>
              <w:rPr>
                <w:sz w:val="18"/>
              </w:rPr>
              <w:t>Implementación principal del “frontend” React y del “backend” NestJS.</w:t>
            </w:r>
          </w:p>
        </w:tc>
        <w:tc>
          <w:tcPr>
            <w:tcW w:w="3256" w:type="dxa"/>
            <w:vAlign w:val="center"/>
          </w:tcPr>
          <w:p w14:paraId="458091A5" w14:textId="77777777" w:rsidR="009F075E" w:rsidRDefault="009F075E">
            <w:pPr>
              <w:jc w:val="left"/>
            </w:pPr>
            <w:r>
              <w:rPr>
                <w:sz w:val="18"/>
              </w:rPr>
              <w:t>Frontend con TypeScript 5.9.x y backend con TypeScript 5.7.x según package.json.</w:t>
            </w:r>
          </w:p>
        </w:tc>
      </w:tr>
      <w:tr w:rsidR="009F075E" w14:paraId="3BE717E8" w14:textId="77777777" w:rsidTr="00DA22BD">
        <w:tc>
          <w:tcPr>
            <w:tcW w:w="1838" w:type="dxa"/>
            <w:vAlign w:val="center"/>
          </w:tcPr>
          <w:p w14:paraId="383D4358" w14:textId="77777777" w:rsidR="009F075E" w:rsidRDefault="009F075E">
            <w:pPr>
              <w:jc w:val="left"/>
            </w:pPr>
            <w:r>
              <w:rPr>
                <w:sz w:val="18"/>
              </w:rPr>
              <w:t>JavaScript</w:t>
            </w:r>
          </w:p>
        </w:tc>
        <w:tc>
          <w:tcPr>
            <w:tcW w:w="3260" w:type="dxa"/>
            <w:vAlign w:val="center"/>
          </w:tcPr>
          <w:p w14:paraId="214D6801" w14:textId="77777777" w:rsidR="009F075E" w:rsidRDefault="009F075E">
            <w:pPr>
              <w:jc w:val="left"/>
            </w:pPr>
            <w:r>
              <w:rPr>
                <w:sz w:val="18"/>
              </w:rPr>
              <w:t>Scripts auxiliares de inicialización, configuración y ejecución de tareas.</w:t>
            </w:r>
          </w:p>
        </w:tc>
        <w:tc>
          <w:tcPr>
            <w:tcW w:w="3256" w:type="dxa"/>
            <w:vAlign w:val="center"/>
          </w:tcPr>
          <w:p w14:paraId="319BAA75" w14:textId="77777777" w:rsidR="009F075E" w:rsidRDefault="009F075E">
            <w:pPr>
              <w:jc w:val="left"/>
            </w:pPr>
            <w:r>
              <w:rPr>
                <w:sz w:val="18"/>
              </w:rPr>
              <w:t>Aparece, por ejemplo, en scripts de base de datos y en ficheros de configuración.</w:t>
            </w:r>
          </w:p>
        </w:tc>
      </w:tr>
      <w:tr w:rsidR="009F075E" w14:paraId="325CBB4A" w14:textId="77777777" w:rsidTr="00DA22BD">
        <w:tc>
          <w:tcPr>
            <w:tcW w:w="1838" w:type="dxa"/>
            <w:vAlign w:val="center"/>
          </w:tcPr>
          <w:p w14:paraId="2B8CEB1C" w14:textId="77777777" w:rsidR="009F075E" w:rsidRDefault="009F075E">
            <w:pPr>
              <w:jc w:val="left"/>
            </w:pPr>
            <w:r>
              <w:rPr>
                <w:sz w:val="18"/>
              </w:rPr>
              <w:t>TSX</w:t>
            </w:r>
          </w:p>
        </w:tc>
        <w:tc>
          <w:tcPr>
            <w:tcW w:w="3260" w:type="dxa"/>
            <w:vAlign w:val="center"/>
          </w:tcPr>
          <w:p w14:paraId="5824641E" w14:textId="77777777" w:rsidR="009F075E" w:rsidRDefault="009F075E">
            <w:pPr>
              <w:jc w:val="left"/>
            </w:pPr>
            <w:r>
              <w:rPr>
                <w:sz w:val="18"/>
              </w:rPr>
              <w:t>Componentes visuales de React.</w:t>
            </w:r>
          </w:p>
        </w:tc>
        <w:tc>
          <w:tcPr>
            <w:tcW w:w="3256" w:type="dxa"/>
            <w:vAlign w:val="center"/>
          </w:tcPr>
          <w:p w14:paraId="0721AFAA" w14:textId="77777777" w:rsidR="009F075E" w:rsidRDefault="009F075E">
            <w:pPr>
              <w:jc w:val="left"/>
            </w:pPr>
            <w:r>
              <w:rPr>
                <w:sz w:val="18"/>
              </w:rPr>
              <w:t>Se utiliza para declarar vistas, formularios, tablas, diálogos y páginas.</w:t>
            </w:r>
          </w:p>
        </w:tc>
      </w:tr>
      <w:tr w:rsidR="009F075E" w14:paraId="1F6DDD55" w14:textId="77777777" w:rsidTr="00DA22BD">
        <w:tc>
          <w:tcPr>
            <w:tcW w:w="1838" w:type="dxa"/>
            <w:vAlign w:val="center"/>
          </w:tcPr>
          <w:p w14:paraId="2A89D801" w14:textId="77777777" w:rsidR="009F075E" w:rsidRDefault="009F075E">
            <w:pPr>
              <w:jc w:val="left"/>
            </w:pPr>
            <w:r>
              <w:rPr>
                <w:sz w:val="18"/>
              </w:rPr>
              <w:t>HTML y CSS</w:t>
            </w:r>
          </w:p>
        </w:tc>
        <w:tc>
          <w:tcPr>
            <w:tcW w:w="3260" w:type="dxa"/>
            <w:vAlign w:val="center"/>
          </w:tcPr>
          <w:p w14:paraId="05307B34" w14:textId="77777777" w:rsidR="009F075E" w:rsidRDefault="009F075E">
            <w:pPr>
              <w:jc w:val="left"/>
            </w:pPr>
            <w:r>
              <w:rPr>
                <w:sz w:val="18"/>
              </w:rPr>
              <w:t>Estructura base de la aplicación web y estilos globales.</w:t>
            </w:r>
          </w:p>
        </w:tc>
        <w:tc>
          <w:tcPr>
            <w:tcW w:w="3256" w:type="dxa"/>
            <w:vAlign w:val="center"/>
          </w:tcPr>
          <w:p w14:paraId="2FF32F64" w14:textId="77777777" w:rsidR="009F075E" w:rsidRDefault="009F075E">
            <w:pPr>
              <w:jc w:val="left"/>
            </w:pPr>
            <w:r>
              <w:rPr>
                <w:sz w:val="18"/>
              </w:rPr>
              <w:t>El diseño se apoya sobre Material UI, pero existen ficheros propios como index.html e index.css.</w:t>
            </w:r>
          </w:p>
        </w:tc>
      </w:tr>
      <w:tr w:rsidR="009F075E" w14:paraId="2D7B0B81" w14:textId="77777777" w:rsidTr="00DA22BD">
        <w:tc>
          <w:tcPr>
            <w:tcW w:w="1838" w:type="dxa"/>
            <w:vAlign w:val="center"/>
          </w:tcPr>
          <w:p w14:paraId="54D0BCBA" w14:textId="77777777" w:rsidR="009F075E" w:rsidRDefault="009F075E">
            <w:pPr>
              <w:jc w:val="left"/>
            </w:pPr>
            <w:r>
              <w:rPr>
                <w:sz w:val="18"/>
              </w:rPr>
              <w:t>SQL</w:t>
            </w:r>
          </w:p>
        </w:tc>
        <w:tc>
          <w:tcPr>
            <w:tcW w:w="3260" w:type="dxa"/>
            <w:vAlign w:val="center"/>
          </w:tcPr>
          <w:p w14:paraId="66E503E9" w14:textId="77777777" w:rsidR="009F075E" w:rsidRDefault="009F075E">
            <w:pPr>
              <w:jc w:val="left"/>
            </w:pPr>
            <w:r>
              <w:rPr>
                <w:sz w:val="18"/>
              </w:rPr>
              <w:t>Creación inicial de la base de datos relacional y migraciones de persistencia de usuarios y sesiones.</w:t>
            </w:r>
          </w:p>
        </w:tc>
        <w:tc>
          <w:tcPr>
            <w:tcW w:w="3256" w:type="dxa"/>
            <w:vAlign w:val="center"/>
          </w:tcPr>
          <w:p w14:paraId="7AD3E166" w14:textId="77777777" w:rsidR="009F075E" w:rsidRDefault="009F075E">
            <w:pPr>
              <w:jc w:val="left"/>
            </w:pPr>
            <w:r>
              <w:rPr>
                <w:sz w:val="18"/>
              </w:rPr>
              <w:t>Relacionado con MariaDB y TypeORM.</w:t>
            </w:r>
          </w:p>
        </w:tc>
      </w:tr>
      <w:tr w:rsidR="009F075E" w14:paraId="2DD02CB1" w14:textId="77777777" w:rsidTr="00DA22BD">
        <w:tc>
          <w:tcPr>
            <w:tcW w:w="1838" w:type="dxa"/>
            <w:vAlign w:val="center"/>
          </w:tcPr>
          <w:p w14:paraId="64751AAB" w14:textId="77777777" w:rsidR="009F075E" w:rsidRDefault="009F075E">
            <w:pPr>
              <w:jc w:val="left"/>
            </w:pPr>
            <w:r>
              <w:rPr>
                <w:sz w:val="18"/>
              </w:rPr>
              <w:t>JSON</w:t>
            </w:r>
          </w:p>
        </w:tc>
        <w:tc>
          <w:tcPr>
            <w:tcW w:w="3260" w:type="dxa"/>
            <w:vAlign w:val="center"/>
          </w:tcPr>
          <w:p w14:paraId="7B8D04E8" w14:textId="77777777" w:rsidR="009F075E" w:rsidRDefault="009F075E">
            <w:pPr>
              <w:jc w:val="left"/>
            </w:pPr>
            <w:r>
              <w:rPr>
                <w:sz w:val="18"/>
              </w:rPr>
              <w:t>Configuración de paquetes, ejemplos de banco de preguntas y datos de arranque.</w:t>
            </w:r>
          </w:p>
        </w:tc>
        <w:tc>
          <w:tcPr>
            <w:tcW w:w="3256" w:type="dxa"/>
            <w:vAlign w:val="center"/>
          </w:tcPr>
          <w:p w14:paraId="6C0242F9" w14:textId="19D06671" w:rsidR="009F075E" w:rsidRDefault="009F075E">
            <w:pPr>
              <w:jc w:val="left"/>
            </w:pPr>
            <w:r>
              <w:rPr>
                <w:sz w:val="18"/>
              </w:rPr>
              <w:t xml:space="preserve">Se usa en package.json y en los ficheros de </w:t>
            </w:r>
            <w:r w:rsidR="00F01B59">
              <w:rPr>
                <w:sz w:val="18"/>
              </w:rPr>
              <w:t>arranque</w:t>
            </w:r>
            <w:r>
              <w:rPr>
                <w:sz w:val="18"/>
              </w:rPr>
              <w:t xml:space="preserve"> de contenido.</w:t>
            </w:r>
          </w:p>
        </w:tc>
      </w:tr>
      <w:tr w:rsidR="009F075E" w:rsidRPr="00DA22BD" w14:paraId="7F070E45" w14:textId="77777777" w:rsidTr="00DA22BD">
        <w:tc>
          <w:tcPr>
            <w:tcW w:w="1838" w:type="dxa"/>
            <w:vAlign w:val="center"/>
          </w:tcPr>
          <w:p w14:paraId="264F3AE0" w14:textId="77777777" w:rsidR="009F075E" w:rsidRDefault="009F075E">
            <w:pPr>
              <w:jc w:val="left"/>
            </w:pPr>
            <w:r>
              <w:rPr>
                <w:sz w:val="18"/>
              </w:rPr>
              <w:t>YAML</w:t>
            </w:r>
          </w:p>
        </w:tc>
        <w:tc>
          <w:tcPr>
            <w:tcW w:w="3260" w:type="dxa"/>
            <w:vAlign w:val="center"/>
          </w:tcPr>
          <w:p w14:paraId="48925C2C" w14:textId="7A9EB534" w:rsidR="009F075E" w:rsidRDefault="009F075E">
            <w:pPr>
              <w:jc w:val="left"/>
            </w:pPr>
            <w:r>
              <w:rPr>
                <w:sz w:val="18"/>
              </w:rPr>
              <w:t xml:space="preserve">Definición del entorno </w:t>
            </w:r>
            <w:r w:rsidR="00231E1C">
              <w:rPr>
                <w:sz w:val="18"/>
              </w:rPr>
              <w:t>“</w:t>
            </w:r>
            <w:r>
              <w:rPr>
                <w:sz w:val="18"/>
              </w:rPr>
              <w:t>dockerizado</w:t>
            </w:r>
            <w:r w:rsidR="00231E1C">
              <w:rPr>
                <w:sz w:val="18"/>
              </w:rPr>
              <w:t>”</w:t>
            </w:r>
            <w:r>
              <w:rPr>
                <w:sz w:val="18"/>
              </w:rPr>
              <w:t xml:space="preserve"> y del flujo de integración continua.</w:t>
            </w:r>
          </w:p>
        </w:tc>
        <w:tc>
          <w:tcPr>
            <w:tcW w:w="3256" w:type="dxa"/>
            <w:vAlign w:val="center"/>
          </w:tcPr>
          <w:p w14:paraId="31E6D1B0" w14:textId="77777777" w:rsidR="009F075E" w:rsidRPr="00DA22BD" w:rsidRDefault="009F075E">
            <w:pPr>
              <w:jc w:val="left"/>
              <w:rPr>
                <w:lang w:val="en-GB"/>
              </w:rPr>
            </w:pPr>
            <w:r w:rsidRPr="00DA22BD">
              <w:rPr>
                <w:sz w:val="18"/>
                <w:lang w:val="en-GB"/>
              </w:rPr>
              <w:t>docker-compose.yml y .github/workflows/ci.yml.</w:t>
            </w:r>
          </w:p>
        </w:tc>
      </w:tr>
      <w:tr w:rsidR="009F075E" w14:paraId="10F85865" w14:textId="77777777" w:rsidTr="00DA22BD">
        <w:tc>
          <w:tcPr>
            <w:tcW w:w="1838" w:type="dxa"/>
            <w:vAlign w:val="center"/>
          </w:tcPr>
          <w:p w14:paraId="4CBB7C41" w14:textId="77777777" w:rsidR="009F075E" w:rsidRDefault="009F075E">
            <w:pPr>
              <w:jc w:val="left"/>
            </w:pPr>
            <w:r>
              <w:rPr>
                <w:sz w:val="18"/>
              </w:rPr>
              <w:t>Shell script</w:t>
            </w:r>
          </w:p>
        </w:tc>
        <w:tc>
          <w:tcPr>
            <w:tcW w:w="3260" w:type="dxa"/>
            <w:vAlign w:val="center"/>
          </w:tcPr>
          <w:p w14:paraId="4F9AA7F3" w14:textId="77777777" w:rsidR="009F075E" w:rsidRDefault="009F075E">
            <w:pPr>
              <w:jc w:val="left"/>
            </w:pPr>
            <w:r>
              <w:rPr>
                <w:sz w:val="18"/>
              </w:rPr>
              <w:t>Arranque del contenedor del “backend”.</w:t>
            </w:r>
          </w:p>
        </w:tc>
        <w:tc>
          <w:tcPr>
            <w:tcW w:w="3256" w:type="dxa"/>
            <w:vAlign w:val="center"/>
          </w:tcPr>
          <w:p w14:paraId="7B29E30D" w14:textId="77777777" w:rsidR="009F075E" w:rsidRDefault="009F075E">
            <w:pPr>
              <w:jc w:val="left"/>
            </w:pPr>
            <w:r>
              <w:rPr>
                <w:sz w:val="18"/>
              </w:rPr>
              <w:t>docker-entrypoint.sh ejecuta pasos necesarios antes de iniciar el servicio.</w:t>
            </w:r>
          </w:p>
        </w:tc>
      </w:tr>
    </w:tbl>
    <w:p w14:paraId="62EDE37B" w14:textId="19273CDF" w:rsidR="0024104A" w:rsidRPr="00DA22BD" w:rsidRDefault="0024104A" w:rsidP="00DA22BD">
      <w:pPr>
        <w:pStyle w:val="PiedeTabla"/>
        <w:rPr>
          <w:b w:val="0"/>
        </w:rPr>
      </w:pPr>
      <w:r>
        <w:br w:type="page"/>
      </w:r>
      <w:bookmarkStart w:id="2160" w:name="_Toc233720902"/>
      <w:r w:rsidR="00644C00">
        <w:lastRenderedPageBreak/>
        <w:t xml:space="preserve">Tabla 7.2. </w:t>
      </w:r>
      <w:r w:rsidR="00644C00" w:rsidRPr="008135F9">
        <w:t>Lenguajes</w:t>
      </w:r>
      <w:r w:rsidR="00644C00">
        <w:t xml:space="preserve"> y formatos utilizados.</w:t>
      </w:r>
      <w:bookmarkEnd w:id="2160"/>
    </w:p>
    <w:p w14:paraId="5B3CDEEB" w14:textId="77777777" w:rsidR="00EC451A" w:rsidRDefault="00EC451A" w:rsidP="00EC451A">
      <w:pPr>
        <w:pStyle w:val="Ttulo2"/>
      </w:pPr>
      <w:bookmarkStart w:id="2161" w:name="_Toc233728328"/>
      <w:r>
        <w:t>Herramientas y Programas Usados para el Desarrollo</w:t>
      </w:r>
      <w:bookmarkEnd w:id="2161"/>
    </w:p>
    <w:p w14:paraId="03E4FCF5" w14:textId="77777777" w:rsidR="00381205" w:rsidRDefault="00381205" w:rsidP="00381205">
      <w:r>
        <w:t>Durante el desarrollo se han utilizado varias herramientas, tanto para programar como para probar, documentar y ejecutar el sistema. Algunas se han usado durante todo el proyecto y otras solo en fases concretas.</w:t>
      </w:r>
    </w:p>
    <w:tbl>
      <w:tblPr>
        <w:tblStyle w:val="Tablaconcuadrcula"/>
        <w:tblW w:w="0" w:type="auto"/>
        <w:tblLook w:val="04A0" w:firstRow="1" w:lastRow="0" w:firstColumn="1" w:lastColumn="0" w:noHBand="0" w:noVBand="1"/>
      </w:tblPr>
      <w:tblGrid>
        <w:gridCol w:w="2784"/>
        <w:gridCol w:w="2785"/>
        <w:gridCol w:w="2785"/>
      </w:tblGrid>
      <w:tr w:rsidR="0000072F" w14:paraId="48088EB0" w14:textId="77777777" w:rsidTr="00DA22BD">
        <w:trPr>
          <w:trHeight w:val="566"/>
        </w:trPr>
        <w:tc>
          <w:tcPr>
            <w:tcW w:w="8354" w:type="dxa"/>
            <w:gridSpan w:val="3"/>
            <w:shd w:val="clear" w:color="auto" w:fill="DDDDDD" w:themeFill="accent1"/>
            <w:vAlign w:val="center"/>
          </w:tcPr>
          <w:p w14:paraId="704FFF78" w14:textId="42CCF250" w:rsidR="0000072F" w:rsidRDefault="00901FAB" w:rsidP="00DA22BD">
            <w:pPr>
              <w:jc w:val="center"/>
              <w:rPr>
                <w:b/>
                <w:sz w:val="18"/>
              </w:rPr>
            </w:pPr>
            <w:r w:rsidRPr="00901FAB">
              <w:rPr>
                <w:b/>
                <w:sz w:val="18"/>
              </w:rPr>
              <w:t>Herramientas y programas usados durante el desarrollo.</w:t>
            </w:r>
          </w:p>
        </w:tc>
      </w:tr>
      <w:tr w:rsidR="0000072F" w14:paraId="45301756" w14:textId="77777777" w:rsidTr="00DA22BD">
        <w:trPr>
          <w:trHeight w:val="566"/>
        </w:trPr>
        <w:tc>
          <w:tcPr>
            <w:tcW w:w="2784" w:type="dxa"/>
            <w:shd w:val="clear" w:color="auto" w:fill="F2F2F2" w:themeFill="background1" w:themeFillShade="F2"/>
            <w:vAlign w:val="center"/>
          </w:tcPr>
          <w:p w14:paraId="3455474C" w14:textId="77777777" w:rsidR="0000072F" w:rsidRDefault="0000072F">
            <w:pPr>
              <w:jc w:val="left"/>
            </w:pPr>
            <w:r>
              <w:rPr>
                <w:b/>
                <w:sz w:val="18"/>
              </w:rPr>
              <w:t>Herramienta</w:t>
            </w:r>
          </w:p>
        </w:tc>
        <w:tc>
          <w:tcPr>
            <w:tcW w:w="2785" w:type="dxa"/>
            <w:shd w:val="clear" w:color="auto" w:fill="F2F2F2" w:themeFill="background1" w:themeFillShade="F2"/>
            <w:vAlign w:val="center"/>
          </w:tcPr>
          <w:p w14:paraId="469D0647" w14:textId="77777777" w:rsidR="0000072F" w:rsidRDefault="0000072F">
            <w:pPr>
              <w:jc w:val="left"/>
            </w:pPr>
            <w:r>
              <w:rPr>
                <w:b/>
                <w:sz w:val="18"/>
              </w:rPr>
              <w:t>Uso realizado</w:t>
            </w:r>
          </w:p>
        </w:tc>
        <w:tc>
          <w:tcPr>
            <w:tcW w:w="2785" w:type="dxa"/>
            <w:shd w:val="clear" w:color="auto" w:fill="F2F2F2" w:themeFill="background1" w:themeFillShade="F2"/>
            <w:vAlign w:val="center"/>
          </w:tcPr>
          <w:p w14:paraId="11069934" w14:textId="77777777" w:rsidR="0000072F" w:rsidRDefault="0000072F">
            <w:pPr>
              <w:jc w:val="left"/>
            </w:pPr>
            <w:r>
              <w:rPr>
                <w:b/>
                <w:sz w:val="18"/>
              </w:rPr>
              <w:t>Momento de uso</w:t>
            </w:r>
          </w:p>
        </w:tc>
      </w:tr>
      <w:tr w:rsidR="0000072F" w14:paraId="3E6B86FF" w14:textId="77777777" w:rsidTr="00DA22BD">
        <w:tc>
          <w:tcPr>
            <w:tcW w:w="2784" w:type="dxa"/>
            <w:vAlign w:val="center"/>
          </w:tcPr>
          <w:p w14:paraId="60FC27F7" w14:textId="77777777" w:rsidR="0000072F" w:rsidRDefault="0000072F">
            <w:pPr>
              <w:jc w:val="left"/>
            </w:pPr>
            <w:r>
              <w:rPr>
                <w:sz w:val="18"/>
              </w:rPr>
              <w:t>Visual Studio Code</w:t>
            </w:r>
          </w:p>
        </w:tc>
        <w:tc>
          <w:tcPr>
            <w:tcW w:w="2785" w:type="dxa"/>
            <w:vAlign w:val="center"/>
          </w:tcPr>
          <w:p w14:paraId="449613E2" w14:textId="77777777" w:rsidR="0000072F" w:rsidRDefault="0000072F">
            <w:pPr>
              <w:jc w:val="left"/>
            </w:pPr>
            <w:r>
              <w:rPr>
                <w:sz w:val="18"/>
              </w:rPr>
              <w:t>Editor principal de código fuente. Se utilizó para trabajar sobre el “frontend”, el “backend”, ficheros de configuración y documentación auxiliar.</w:t>
            </w:r>
          </w:p>
        </w:tc>
        <w:tc>
          <w:tcPr>
            <w:tcW w:w="2785" w:type="dxa"/>
            <w:vAlign w:val="center"/>
          </w:tcPr>
          <w:p w14:paraId="4C85A72F" w14:textId="77777777" w:rsidR="0000072F" w:rsidRDefault="0000072F">
            <w:pPr>
              <w:jc w:val="left"/>
            </w:pPr>
            <w:r>
              <w:rPr>
                <w:sz w:val="18"/>
              </w:rPr>
              <w:t>Durante todo el desarrollo.</w:t>
            </w:r>
          </w:p>
        </w:tc>
      </w:tr>
      <w:tr w:rsidR="0000072F" w14:paraId="2A87D5E7" w14:textId="77777777" w:rsidTr="00DA22BD">
        <w:tc>
          <w:tcPr>
            <w:tcW w:w="2784" w:type="dxa"/>
            <w:vAlign w:val="center"/>
          </w:tcPr>
          <w:p w14:paraId="3E26C512" w14:textId="77777777" w:rsidR="0000072F" w:rsidRDefault="0000072F">
            <w:pPr>
              <w:jc w:val="left"/>
            </w:pPr>
            <w:r>
              <w:rPr>
                <w:sz w:val="18"/>
              </w:rPr>
              <w:t>Git y GitHub</w:t>
            </w:r>
          </w:p>
        </w:tc>
        <w:tc>
          <w:tcPr>
            <w:tcW w:w="2785" w:type="dxa"/>
            <w:vAlign w:val="center"/>
          </w:tcPr>
          <w:p w14:paraId="7063149C" w14:textId="77777777" w:rsidR="0000072F" w:rsidRDefault="0000072F">
            <w:pPr>
              <w:jc w:val="left"/>
            </w:pPr>
            <w:r>
              <w:rPr>
                <w:sz w:val="18"/>
              </w:rPr>
              <w:t>Control de versiones, repositorio remoto, ramas de trabajo, incidencias, tablero Kanban, etiquetas y flujo de integración continua.</w:t>
            </w:r>
          </w:p>
        </w:tc>
        <w:tc>
          <w:tcPr>
            <w:tcW w:w="2785" w:type="dxa"/>
            <w:vAlign w:val="center"/>
          </w:tcPr>
          <w:p w14:paraId="241A930B" w14:textId="77777777" w:rsidR="0000072F" w:rsidRDefault="0000072F">
            <w:pPr>
              <w:jc w:val="left"/>
            </w:pPr>
            <w:r>
              <w:rPr>
                <w:sz w:val="18"/>
              </w:rPr>
              <w:t>Durante todo el desarrollo.</w:t>
            </w:r>
          </w:p>
        </w:tc>
      </w:tr>
      <w:tr w:rsidR="0000072F" w14:paraId="02E9BC05" w14:textId="77777777" w:rsidTr="00DA22BD">
        <w:tc>
          <w:tcPr>
            <w:tcW w:w="2784" w:type="dxa"/>
            <w:vAlign w:val="center"/>
          </w:tcPr>
          <w:p w14:paraId="3825CEA4" w14:textId="77777777" w:rsidR="0000072F" w:rsidRDefault="0000072F">
            <w:pPr>
              <w:jc w:val="left"/>
            </w:pPr>
            <w:r>
              <w:rPr>
                <w:sz w:val="18"/>
              </w:rPr>
              <w:t>Node.js y npm</w:t>
            </w:r>
          </w:p>
        </w:tc>
        <w:tc>
          <w:tcPr>
            <w:tcW w:w="2785" w:type="dxa"/>
            <w:vAlign w:val="center"/>
          </w:tcPr>
          <w:p w14:paraId="1D754D9C" w14:textId="77777777" w:rsidR="0000072F" w:rsidRDefault="0000072F">
            <w:pPr>
              <w:jc w:val="left"/>
            </w:pPr>
            <w:r>
              <w:rPr>
                <w:sz w:val="18"/>
              </w:rPr>
              <w:t>Instalación de dependencias, ejecución de scripts, pruebas, compilación y arranque de los proyectos.</w:t>
            </w:r>
          </w:p>
        </w:tc>
        <w:tc>
          <w:tcPr>
            <w:tcW w:w="2785" w:type="dxa"/>
            <w:vAlign w:val="center"/>
          </w:tcPr>
          <w:p w14:paraId="382F1FF5" w14:textId="77777777" w:rsidR="0000072F" w:rsidRDefault="0000072F">
            <w:pPr>
              <w:jc w:val="left"/>
            </w:pPr>
            <w:r>
              <w:rPr>
                <w:sz w:val="18"/>
              </w:rPr>
              <w:t>Durante todo el desarrollo.</w:t>
            </w:r>
          </w:p>
        </w:tc>
      </w:tr>
      <w:tr w:rsidR="0000072F" w14:paraId="041D1B00" w14:textId="77777777" w:rsidTr="00DA22BD">
        <w:tc>
          <w:tcPr>
            <w:tcW w:w="2784" w:type="dxa"/>
            <w:vAlign w:val="center"/>
          </w:tcPr>
          <w:p w14:paraId="5BDEC044" w14:textId="77777777" w:rsidR="0000072F" w:rsidRDefault="0000072F">
            <w:pPr>
              <w:jc w:val="left"/>
            </w:pPr>
            <w:r>
              <w:rPr>
                <w:sz w:val="18"/>
              </w:rPr>
              <w:t>Docker Desktop y Docker Compose</w:t>
            </w:r>
          </w:p>
        </w:tc>
        <w:tc>
          <w:tcPr>
            <w:tcW w:w="2785" w:type="dxa"/>
            <w:vAlign w:val="center"/>
          </w:tcPr>
          <w:p w14:paraId="0B82D03E" w14:textId="77777777" w:rsidR="0000072F" w:rsidRDefault="0000072F">
            <w:pPr>
              <w:jc w:val="left"/>
            </w:pPr>
            <w:r>
              <w:rPr>
                <w:sz w:val="18"/>
              </w:rPr>
              <w:t>Ejecución del sistema completo con contenedores para MariaDB, MongoDB, “backend” y “frontend”.</w:t>
            </w:r>
          </w:p>
        </w:tc>
        <w:tc>
          <w:tcPr>
            <w:tcW w:w="2785" w:type="dxa"/>
            <w:vAlign w:val="center"/>
          </w:tcPr>
          <w:p w14:paraId="347B9558" w14:textId="77777777" w:rsidR="0000072F" w:rsidRDefault="0000072F">
            <w:pPr>
              <w:jc w:val="left"/>
            </w:pPr>
            <w:r>
              <w:rPr>
                <w:sz w:val="18"/>
              </w:rPr>
              <w:t>Especialmente en la fase final de integración.</w:t>
            </w:r>
          </w:p>
        </w:tc>
      </w:tr>
      <w:tr w:rsidR="0000072F" w14:paraId="6B31C793" w14:textId="77777777" w:rsidTr="00DA22BD">
        <w:tc>
          <w:tcPr>
            <w:tcW w:w="2784" w:type="dxa"/>
            <w:vAlign w:val="center"/>
          </w:tcPr>
          <w:p w14:paraId="6BA19428" w14:textId="77777777" w:rsidR="0000072F" w:rsidRDefault="0000072F">
            <w:pPr>
              <w:jc w:val="left"/>
            </w:pPr>
            <w:r>
              <w:rPr>
                <w:sz w:val="18"/>
              </w:rPr>
              <w:t>Postman</w:t>
            </w:r>
          </w:p>
        </w:tc>
        <w:tc>
          <w:tcPr>
            <w:tcW w:w="2785" w:type="dxa"/>
            <w:vAlign w:val="center"/>
          </w:tcPr>
          <w:p w14:paraId="30BDB579" w14:textId="77777777" w:rsidR="0000072F" w:rsidRDefault="0000072F">
            <w:pPr>
              <w:jc w:val="left"/>
            </w:pPr>
            <w:r>
              <w:rPr>
                <w:sz w:val="18"/>
              </w:rPr>
              <w:t>Pruebas manuales de “endpoints” antes de disponer de una interfaz completa.</w:t>
            </w:r>
          </w:p>
        </w:tc>
        <w:tc>
          <w:tcPr>
            <w:tcW w:w="2785" w:type="dxa"/>
            <w:vAlign w:val="center"/>
          </w:tcPr>
          <w:p w14:paraId="78E7AF02" w14:textId="77777777" w:rsidR="0000072F" w:rsidRDefault="0000072F">
            <w:pPr>
              <w:jc w:val="left"/>
            </w:pPr>
            <w:r>
              <w:rPr>
                <w:sz w:val="18"/>
              </w:rPr>
              <w:t>Primeras fases del “backend”.</w:t>
            </w:r>
          </w:p>
        </w:tc>
      </w:tr>
      <w:tr w:rsidR="0000072F" w14:paraId="04956140" w14:textId="77777777" w:rsidTr="00DA22BD">
        <w:tc>
          <w:tcPr>
            <w:tcW w:w="2784" w:type="dxa"/>
            <w:vAlign w:val="center"/>
          </w:tcPr>
          <w:p w14:paraId="6FC24950" w14:textId="77777777" w:rsidR="0000072F" w:rsidRDefault="0000072F">
            <w:pPr>
              <w:jc w:val="left"/>
            </w:pPr>
            <w:r>
              <w:rPr>
                <w:sz w:val="18"/>
              </w:rPr>
              <w:t>MongoDB Compass</w:t>
            </w:r>
          </w:p>
        </w:tc>
        <w:tc>
          <w:tcPr>
            <w:tcW w:w="2785" w:type="dxa"/>
            <w:vAlign w:val="center"/>
          </w:tcPr>
          <w:p w14:paraId="0B836618" w14:textId="77777777" w:rsidR="0000072F" w:rsidRDefault="0000072F">
            <w:pPr>
              <w:jc w:val="left"/>
            </w:pPr>
            <w:r>
              <w:rPr>
                <w:sz w:val="18"/>
              </w:rPr>
              <w:t>Inspección y creación inicial de datos en MongoDB antes de tener el entorno completamente dockerizado.</w:t>
            </w:r>
          </w:p>
        </w:tc>
        <w:tc>
          <w:tcPr>
            <w:tcW w:w="2785" w:type="dxa"/>
            <w:vAlign w:val="center"/>
          </w:tcPr>
          <w:p w14:paraId="4AF06D13" w14:textId="77777777" w:rsidR="0000072F" w:rsidRDefault="0000072F">
            <w:pPr>
              <w:jc w:val="left"/>
            </w:pPr>
            <w:r>
              <w:rPr>
                <w:sz w:val="18"/>
              </w:rPr>
              <w:t>Primeras pruebas con la base de datos documental.</w:t>
            </w:r>
          </w:p>
        </w:tc>
      </w:tr>
      <w:tr w:rsidR="0000072F" w14:paraId="04C209B9" w14:textId="77777777" w:rsidTr="00DA22BD">
        <w:tc>
          <w:tcPr>
            <w:tcW w:w="2784" w:type="dxa"/>
            <w:vAlign w:val="center"/>
          </w:tcPr>
          <w:p w14:paraId="71C08493" w14:textId="77777777" w:rsidR="0000072F" w:rsidRDefault="0000072F">
            <w:pPr>
              <w:jc w:val="left"/>
            </w:pPr>
            <w:r>
              <w:rPr>
                <w:sz w:val="18"/>
              </w:rPr>
              <w:t>MariaDB</w:t>
            </w:r>
          </w:p>
        </w:tc>
        <w:tc>
          <w:tcPr>
            <w:tcW w:w="2785" w:type="dxa"/>
            <w:vAlign w:val="center"/>
          </w:tcPr>
          <w:p w14:paraId="01AB01AE" w14:textId="77777777" w:rsidR="0000072F" w:rsidRDefault="0000072F">
            <w:pPr>
              <w:jc w:val="left"/>
            </w:pPr>
            <w:r>
              <w:rPr>
                <w:sz w:val="18"/>
              </w:rPr>
              <w:t>Base de datos relacional usada para usuarios y sesiones de autenticación.</w:t>
            </w:r>
          </w:p>
        </w:tc>
        <w:tc>
          <w:tcPr>
            <w:tcW w:w="2785" w:type="dxa"/>
            <w:vAlign w:val="center"/>
          </w:tcPr>
          <w:p w14:paraId="186C1082" w14:textId="77777777" w:rsidR="0000072F" w:rsidRDefault="0000072F">
            <w:pPr>
              <w:jc w:val="left"/>
            </w:pPr>
            <w:r>
              <w:rPr>
                <w:sz w:val="18"/>
              </w:rPr>
              <w:t>Persistencia del módulo de autenticación.</w:t>
            </w:r>
          </w:p>
        </w:tc>
      </w:tr>
      <w:tr w:rsidR="0000072F" w14:paraId="638F8524" w14:textId="77777777" w:rsidTr="00DA22BD">
        <w:tc>
          <w:tcPr>
            <w:tcW w:w="2784" w:type="dxa"/>
            <w:vAlign w:val="center"/>
          </w:tcPr>
          <w:p w14:paraId="22FBB50F" w14:textId="77777777" w:rsidR="0000072F" w:rsidRDefault="0000072F">
            <w:pPr>
              <w:jc w:val="left"/>
            </w:pPr>
            <w:r>
              <w:rPr>
                <w:sz w:val="18"/>
              </w:rPr>
              <w:t>MongoDB</w:t>
            </w:r>
          </w:p>
        </w:tc>
        <w:tc>
          <w:tcPr>
            <w:tcW w:w="2785" w:type="dxa"/>
            <w:vAlign w:val="center"/>
          </w:tcPr>
          <w:p w14:paraId="2D5DB26E" w14:textId="77777777" w:rsidR="0000072F" w:rsidRDefault="0000072F">
            <w:pPr>
              <w:jc w:val="left"/>
            </w:pPr>
            <w:r>
              <w:rPr>
                <w:sz w:val="18"/>
              </w:rPr>
              <w:t>Base de datos documental usada para preguntas, cuestionarios, intentos, grupos y analíticas.</w:t>
            </w:r>
          </w:p>
        </w:tc>
        <w:tc>
          <w:tcPr>
            <w:tcW w:w="2785" w:type="dxa"/>
            <w:vAlign w:val="center"/>
          </w:tcPr>
          <w:p w14:paraId="7E92DF5A" w14:textId="77777777" w:rsidR="0000072F" w:rsidRDefault="0000072F">
            <w:pPr>
              <w:jc w:val="left"/>
            </w:pPr>
            <w:r>
              <w:rPr>
                <w:sz w:val="18"/>
              </w:rPr>
              <w:t>Persistencia funcional de la aplicación.</w:t>
            </w:r>
          </w:p>
        </w:tc>
      </w:tr>
      <w:tr w:rsidR="0000072F" w14:paraId="77F87780" w14:textId="77777777" w:rsidTr="00DA22BD">
        <w:tc>
          <w:tcPr>
            <w:tcW w:w="2784" w:type="dxa"/>
            <w:vAlign w:val="center"/>
          </w:tcPr>
          <w:p w14:paraId="13F3A340" w14:textId="77777777" w:rsidR="0000072F" w:rsidRDefault="0000072F">
            <w:pPr>
              <w:jc w:val="left"/>
            </w:pPr>
            <w:r>
              <w:rPr>
                <w:sz w:val="18"/>
              </w:rPr>
              <w:t>Microsoft Word</w:t>
            </w:r>
          </w:p>
        </w:tc>
        <w:tc>
          <w:tcPr>
            <w:tcW w:w="2785" w:type="dxa"/>
            <w:vAlign w:val="center"/>
          </w:tcPr>
          <w:p w14:paraId="04CA9AAE" w14:textId="77777777" w:rsidR="0000072F" w:rsidRDefault="0000072F">
            <w:pPr>
              <w:jc w:val="left"/>
            </w:pPr>
            <w:r>
              <w:rPr>
                <w:sz w:val="18"/>
              </w:rPr>
              <w:t>Redacción y maquetación de la memoria del TFG usando la plantilla proporcionada.</w:t>
            </w:r>
          </w:p>
        </w:tc>
        <w:tc>
          <w:tcPr>
            <w:tcW w:w="2785" w:type="dxa"/>
            <w:vAlign w:val="center"/>
          </w:tcPr>
          <w:p w14:paraId="6B9CC32D" w14:textId="77777777" w:rsidR="0000072F" w:rsidRDefault="0000072F">
            <w:pPr>
              <w:jc w:val="left"/>
            </w:pPr>
            <w:r>
              <w:rPr>
                <w:sz w:val="18"/>
              </w:rPr>
              <w:t>Fase de documentación.</w:t>
            </w:r>
          </w:p>
        </w:tc>
      </w:tr>
      <w:tr w:rsidR="0000072F" w14:paraId="597FD124" w14:textId="77777777" w:rsidTr="00DA22BD">
        <w:tc>
          <w:tcPr>
            <w:tcW w:w="2784" w:type="dxa"/>
            <w:vAlign w:val="center"/>
          </w:tcPr>
          <w:p w14:paraId="120D67E8" w14:textId="77777777" w:rsidR="0000072F" w:rsidRDefault="0000072F">
            <w:pPr>
              <w:jc w:val="left"/>
            </w:pPr>
            <w:r>
              <w:rPr>
                <w:sz w:val="18"/>
              </w:rPr>
              <w:t>PlantUML</w:t>
            </w:r>
          </w:p>
        </w:tc>
        <w:tc>
          <w:tcPr>
            <w:tcW w:w="2785" w:type="dxa"/>
            <w:vAlign w:val="center"/>
          </w:tcPr>
          <w:p w14:paraId="2757F33E" w14:textId="77777777" w:rsidR="0000072F" w:rsidRDefault="0000072F">
            <w:pPr>
              <w:jc w:val="left"/>
            </w:pPr>
            <w:r>
              <w:rPr>
                <w:sz w:val="18"/>
              </w:rPr>
              <w:t>Generación de diagramas UML incluidos en la memoria.</w:t>
            </w:r>
          </w:p>
        </w:tc>
        <w:tc>
          <w:tcPr>
            <w:tcW w:w="2785" w:type="dxa"/>
            <w:vAlign w:val="center"/>
          </w:tcPr>
          <w:p w14:paraId="741B61B2" w14:textId="77777777" w:rsidR="0000072F" w:rsidRDefault="0000072F">
            <w:pPr>
              <w:jc w:val="left"/>
            </w:pPr>
            <w:r>
              <w:rPr>
                <w:sz w:val="18"/>
              </w:rPr>
              <w:t>Fase de análisis, diseño y documentación.</w:t>
            </w:r>
          </w:p>
        </w:tc>
      </w:tr>
      <w:tr w:rsidR="0000072F" w14:paraId="1B913F60" w14:textId="77777777" w:rsidTr="00DA22BD">
        <w:tc>
          <w:tcPr>
            <w:tcW w:w="2784" w:type="dxa"/>
            <w:vAlign w:val="center"/>
          </w:tcPr>
          <w:p w14:paraId="17872613" w14:textId="77777777" w:rsidR="0000072F" w:rsidRDefault="0000072F">
            <w:pPr>
              <w:jc w:val="left"/>
            </w:pPr>
            <w:r>
              <w:rPr>
                <w:sz w:val="18"/>
              </w:rPr>
              <w:t>Navegador web</w:t>
            </w:r>
          </w:p>
        </w:tc>
        <w:tc>
          <w:tcPr>
            <w:tcW w:w="2785" w:type="dxa"/>
            <w:vAlign w:val="center"/>
          </w:tcPr>
          <w:p w14:paraId="36CC7222" w14:textId="77777777" w:rsidR="0000072F" w:rsidRDefault="0000072F">
            <w:pPr>
              <w:jc w:val="left"/>
            </w:pPr>
            <w:r>
              <w:rPr>
                <w:sz w:val="18"/>
              </w:rPr>
              <w:t>Ejecución y validación manual de la interfaz, navegación por roles y comprobación visual de formularios y listados.</w:t>
            </w:r>
          </w:p>
        </w:tc>
        <w:tc>
          <w:tcPr>
            <w:tcW w:w="2785" w:type="dxa"/>
            <w:vAlign w:val="center"/>
          </w:tcPr>
          <w:p w14:paraId="5C4343EA" w14:textId="77777777" w:rsidR="0000072F" w:rsidRDefault="0000072F">
            <w:pPr>
              <w:jc w:val="left"/>
            </w:pPr>
            <w:r>
              <w:rPr>
                <w:sz w:val="18"/>
              </w:rPr>
              <w:t>Durante la construcción del “frontend”.</w:t>
            </w:r>
          </w:p>
        </w:tc>
      </w:tr>
    </w:tbl>
    <w:p w14:paraId="49E1A3C8" w14:textId="4A72D33A" w:rsidR="00C53C1E" w:rsidRDefault="00C53C1E" w:rsidP="00DA22BD">
      <w:pPr>
        <w:pStyle w:val="PiedeTabla"/>
      </w:pPr>
      <w:r>
        <w:br w:type="page"/>
      </w:r>
      <w:bookmarkStart w:id="2162" w:name="_Toc233720903"/>
      <w:r>
        <w:lastRenderedPageBreak/>
        <w:t xml:space="preserve">Tabla </w:t>
      </w:r>
      <w:r w:rsidR="008A2390">
        <w:t>7.3. Herramientas y programas usados durante el desarrollo.</w:t>
      </w:r>
      <w:bookmarkEnd w:id="2162"/>
    </w:p>
    <w:p w14:paraId="67676DCE" w14:textId="10122F43" w:rsidR="0000072F" w:rsidRDefault="00C53C1E" w:rsidP="00381205">
      <w:r>
        <w:t>En general, se intentó que las herramientas de desarrollo no dependiesen de una configuración demasiado específica del equipo local. Por eso, una vez que la aplicación estuvo más avanzada, se priorizó el uso de Docker Compose para reproducir el entorno completo de forma más sencilla.</w:t>
      </w:r>
    </w:p>
    <w:p w14:paraId="28AE442E" w14:textId="77777777" w:rsidR="00EC451A" w:rsidRDefault="00EC451A" w:rsidP="00EC451A">
      <w:pPr>
        <w:pStyle w:val="Ttulo2"/>
      </w:pPr>
      <w:bookmarkStart w:id="2163" w:name="_Toc232851928"/>
      <w:bookmarkStart w:id="2164" w:name="_Toc233326260"/>
      <w:bookmarkStart w:id="2165" w:name="_Toc233720145"/>
      <w:bookmarkStart w:id="2166" w:name="_Toc233722954"/>
      <w:bookmarkStart w:id="2167" w:name="_Toc232851929"/>
      <w:bookmarkStart w:id="2168" w:name="_Toc233326261"/>
      <w:bookmarkStart w:id="2169" w:name="_Toc233720146"/>
      <w:bookmarkStart w:id="2170" w:name="_Toc233722955"/>
      <w:bookmarkStart w:id="2171" w:name="_Toc232851930"/>
      <w:bookmarkStart w:id="2172" w:name="_Toc233326262"/>
      <w:bookmarkStart w:id="2173" w:name="_Toc233720147"/>
      <w:bookmarkStart w:id="2174" w:name="_Toc233722956"/>
      <w:bookmarkStart w:id="2175" w:name="_Toc232851931"/>
      <w:bookmarkStart w:id="2176" w:name="_Toc233326263"/>
      <w:bookmarkStart w:id="2177" w:name="_Toc233720148"/>
      <w:bookmarkStart w:id="2178" w:name="_Toc233722957"/>
      <w:bookmarkStart w:id="2179" w:name="_Toc233728329"/>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r>
        <w:t>Creación del Sistema</w:t>
      </w:r>
      <w:bookmarkEnd w:id="2179"/>
    </w:p>
    <w:p w14:paraId="02646760" w14:textId="77777777" w:rsidR="00984D3E" w:rsidRDefault="00984D3E" w:rsidP="00984D3E">
      <w:r>
        <w:t>La creación del sistema se realizó de forma incremental. Primero se construyó la base técnica de la aplicación, separando el cliente web y el servidor. Después se añadieron los módulos principales: autenticación, gestión de usuarios, banco de preguntas, creación de cuestionarios, grupos, acceso de estudiantes, historial y analíticas.</w:t>
      </w:r>
    </w:p>
    <w:p w14:paraId="60DE8F23" w14:textId="77777777" w:rsidR="00984D3E" w:rsidRDefault="00984D3E" w:rsidP="00984D3E">
      <w:r>
        <w:t>En el “backend” se partió de una estructura modular con NestJS. Cada bloque funcional dispone de controladores para exponer la API, servicios para la lógica de negocio y DTO o esquemas para definir los datos. En el “frontend”, la aplicación se organizó por páginas, componentes reutilizables, servicios de comunicación HTTP, tipos y utilidades.</w:t>
      </w:r>
    </w:p>
    <w:p w14:paraId="55261393" w14:textId="77777777" w:rsidR="00984D3E" w:rsidRDefault="00984D3E" w:rsidP="00984D3E">
      <w:r>
        <w:t>Una vez implementados los flujos principales, se trabajó en la integración completa del sistema. En esta fase se configuraron los contenedores, se prepararon los scripts de arranque, se añadieron pruebas automatizadas y se revisó que las funcionalidades se comportasen de forma coherente al ejecutarse juntas.</w:t>
      </w:r>
    </w:p>
    <w:p w14:paraId="3281144E" w14:textId="77777777" w:rsidR="00EC451A" w:rsidRDefault="00EC451A" w:rsidP="00EC451A">
      <w:pPr>
        <w:pStyle w:val="Ttulo3"/>
      </w:pPr>
      <w:bookmarkStart w:id="2180" w:name="_Toc232851933"/>
      <w:bookmarkStart w:id="2181" w:name="_Toc233326265"/>
      <w:bookmarkStart w:id="2182" w:name="_Toc233720150"/>
      <w:bookmarkStart w:id="2183" w:name="_Toc233722959"/>
      <w:bookmarkStart w:id="2184" w:name="_Toc233728330"/>
      <w:bookmarkEnd w:id="2180"/>
      <w:bookmarkEnd w:id="2181"/>
      <w:bookmarkEnd w:id="2182"/>
      <w:bookmarkEnd w:id="2183"/>
      <w:r>
        <w:t>Problemas Encontrados</w:t>
      </w:r>
      <w:bookmarkEnd w:id="2184"/>
    </w:p>
    <w:p w14:paraId="01A9D751" w14:textId="77777777" w:rsidR="00971DDF" w:rsidRDefault="00971DDF" w:rsidP="00971DDF">
      <w:r>
        <w:t>Durante la implementación aparecieron varios problemas técnicos. Los dos más relevantes fueron la decisión sobre el sistema de autenticación y el tratamiento de las preguntas paramétricas.</w:t>
      </w:r>
    </w:p>
    <w:p w14:paraId="5CDCBD74" w14:textId="33B54562" w:rsidR="00BE7363" w:rsidRDefault="00BE7363" w:rsidP="002B7788">
      <w:pPr>
        <w:pStyle w:val="Ttulo4"/>
      </w:pPr>
      <w:r>
        <w:t>Problema 1</w:t>
      </w:r>
      <w:r w:rsidR="002B7788">
        <w:t>. Integración con el SSO institucional</w:t>
      </w:r>
    </w:p>
    <w:p w14:paraId="4FA726D9" w14:textId="77777777" w:rsidR="003C6DD1" w:rsidRDefault="003C6DD1" w:rsidP="003C6DD1">
      <w:r>
        <w:t>Al plantear el sistema de acceso de usuarios, una posibilidad era integrarlo con el SSO de la Universidad, apoyado en la autenticación corporativa de Microsoft. Esta opción tenía sentido desde el punto de vista del usuario, ya que permitiría iniciar sesión con credenciales institucionales ya existentes.</w:t>
      </w:r>
    </w:p>
    <w:p w14:paraId="5A8A3211" w14:textId="77777777" w:rsidR="003C6DD1" w:rsidRDefault="003C6DD1" w:rsidP="003C6DD1">
      <w:r>
        <w:t xml:space="preserve">Sin embargo, esta solución implicaba solicitar permisos y configuración a nivel institucional, registrar la aplicación, gestionar redirecciones, secretos y consentimientos, y depender de un servicio externo que quedaba fuera del alcance realista del TFG. Además, cualquier cambio en esa integración podía </w:t>
      </w:r>
      <w:commentRangeStart w:id="2185"/>
      <w:r>
        <w:t>bloquear</w:t>
      </w:r>
      <w:commentRangeEnd w:id="2185"/>
      <w:r w:rsidR="007F11AB">
        <w:rPr>
          <w:rStyle w:val="Refdecomentario"/>
          <w:sz w:val="22"/>
          <w:szCs w:val="22"/>
        </w:rPr>
        <w:commentReference w:id="2185"/>
      </w:r>
      <w:r>
        <w:t xml:space="preserve"> el avance del proyecto, aunque el resto de la aplicación estuviese funcionando.</w:t>
      </w:r>
    </w:p>
    <w:p w14:paraId="4E02CE88" w14:textId="32DEDAF0" w:rsidR="00230678" w:rsidRDefault="00230678" w:rsidP="003C6DD1">
      <w:r w:rsidRPr="00230678">
        <w:lastRenderedPageBreak/>
        <w:t>Esta dependencia no fue únicamente teórica. La solicitud de acceso y configuración se realizó con más de tres meses de antelación, pero durante ese periodo no se recibieron los permisos ni una solución técnica, sino únicamente la indicación de que era necesario esperar. Ante la imposibilidad de planificar esta integración dentro del calendario del TFG, se optó por mantener el sistema de autenticación propio.</w:t>
      </w:r>
    </w:p>
    <w:p w14:paraId="0754AF3D" w14:textId="053922BB" w:rsidR="002B7788" w:rsidRPr="002B7788" w:rsidRDefault="003C6DD1" w:rsidP="00DA22BD">
      <w:r>
        <w:t>La solución adoptada fue implementar un sistema de autenticación propio. El registro valida correos institucionales, las contraseñas se almacenan mediante “hash” con bcrypt, y el acceso se gestiona con JWT, “refresh tokens”, sesiones persistidas y roles de usuario. De esta forma, se mantiene un control suficiente para el proyecto y se evita depender de una integración externa compleja.</w:t>
      </w:r>
    </w:p>
    <w:p w14:paraId="36A5734C" w14:textId="6376CEEC" w:rsidR="00BE7363" w:rsidRDefault="00BE7363" w:rsidP="000C189E">
      <w:pPr>
        <w:pStyle w:val="Ttulo4"/>
      </w:pPr>
      <w:r>
        <w:t>Problema 2</w:t>
      </w:r>
      <w:r w:rsidR="003C6DD1">
        <w:t xml:space="preserve">. </w:t>
      </w:r>
      <w:r w:rsidR="008321DA">
        <w:t>Preguntas paramétricas sin motor simbólico</w:t>
      </w:r>
    </w:p>
    <w:p w14:paraId="4AA1710D" w14:textId="77777777" w:rsidR="0045464B" w:rsidRDefault="0045464B" w:rsidP="0045464B">
      <w:r>
        <w:t>Otro problema importante fue la implementación de preguntas paramétricas. En un primer momento podía parecer interesante permitir expresiones matemáticas abiertas, generación libre de ejercicios o corrección simbólica completa. El problema es que esto exige un motor de cálculo mucho más complejo, con simplificación algebraica, equivalencia de expresiones y control de casos especiales.</w:t>
      </w:r>
    </w:p>
    <w:p w14:paraId="2E7ADBD0" w14:textId="77777777" w:rsidR="0045464B" w:rsidRDefault="0045464B" w:rsidP="0045464B">
      <w:r>
        <w:t>Para mantener el proyecto dentro de un alcance razonable, se optó por una solución más controlada: definir familias cerradas de preguntas paramétricas. Cada familia tiene una estructura fija, un conjunto de variantes posibles, una respuesta numérica esperada y una tolerancia configurable. Esto permite generar ejercicios distintos sin convertir la aplicación en un sistema de álgebra computacional.</w:t>
      </w:r>
    </w:p>
    <w:p w14:paraId="4033D582" w14:textId="21EF43CA" w:rsidR="0045464B" w:rsidRDefault="0045464B" w:rsidP="0045464B">
      <w:r>
        <w:t>La corrección de estas preguntas acepta expresiones numéricas sencillas introducidas por el alumno, como fracciones, decimales, potencias, paréntesis, pi o raíces cuadradas. Después se evalúa el resultado y se compara con la solución esperada usando la tolerancia definida. Esta solución no cubre todos los casos matemáticos posibles, pero sí resuelve bien el objetivo del proyecto: practicar cuestionarios de cálculo con cierta variabilidad automática.</w:t>
      </w:r>
    </w:p>
    <w:tbl>
      <w:tblPr>
        <w:tblStyle w:val="Tablaconcuadrcula"/>
        <w:tblW w:w="0" w:type="auto"/>
        <w:tblLook w:val="04A0" w:firstRow="1" w:lastRow="0" w:firstColumn="1" w:lastColumn="0" w:noHBand="0" w:noVBand="1"/>
      </w:tblPr>
      <w:tblGrid>
        <w:gridCol w:w="2785"/>
        <w:gridCol w:w="2785"/>
        <w:gridCol w:w="2784"/>
      </w:tblGrid>
      <w:tr w:rsidR="00926F56" w14:paraId="5F20052B" w14:textId="77777777" w:rsidTr="00DA22BD">
        <w:trPr>
          <w:trHeight w:val="511"/>
        </w:trPr>
        <w:tc>
          <w:tcPr>
            <w:tcW w:w="8354" w:type="dxa"/>
            <w:gridSpan w:val="3"/>
            <w:shd w:val="clear" w:color="auto" w:fill="DDDDDD" w:themeFill="accent1"/>
            <w:vAlign w:val="center"/>
          </w:tcPr>
          <w:p w14:paraId="5C12FA7A" w14:textId="48FCA857" w:rsidR="00926F56" w:rsidRDefault="00901FAB" w:rsidP="00DA22BD">
            <w:pPr>
              <w:jc w:val="center"/>
              <w:rPr>
                <w:b/>
                <w:sz w:val="18"/>
              </w:rPr>
            </w:pPr>
            <w:r w:rsidRPr="00901FAB">
              <w:rPr>
                <w:b/>
                <w:sz w:val="18"/>
              </w:rPr>
              <w:t>Problemas relevantes encontrados durante la implementación.</w:t>
            </w:r>
          </w:p>
        </w:tc>
      </w:tr>
      <w:tr w:rsidR="008B3AFD" w14:paraId="57359DA8" w14:textId="77777777" w:rsidTr="00DA22BD">
        <w:trPr>
          <w:trHeight w:val="511"/>
        </w:trPr>
        <w:tc>
          <w:tcPr>
            <w:tcW w:w="2785" w:type="dxa"/>
            <w:shd w:val="clear" w:color="auto" w:fill="F2F2F2" w:themeFill="background1" w:themeFillShade="F2"/>
            <w:vAlign w:val="center"/>
          </w:tcPr>
          <w:p w14:paraId="7F95AB23" w14:textId="77777777" w:rsidR="008B3AFD" w:rsidRDefault="008B3AFD">
            <w:pPr>
              <w:jc w:val="left"/>
            </w:pPr>
            <w:r>
              <w:rPr>
                <w:b/>
                <w:sz w:val="18"/>
              </w:rPr>
              <w:t>Problema</w:t>
            </w:r>
          </w:p>
        </w:tc>
        <w:tc>
          <w:tcPr>
            <w:tcW w:w="2785" w:type="dxa"/>
            <w:shd w:val="clear" w:color="auto" w:fill="F2F2F2" w:themeFill="background1" w:themeFillShade="F2"/>
            <w:vAlign w:val="center"/>
          </w:tcPr>
          <w:p w14:paraId="2BD352AE" w14:textId="77777777" w:rsidR="008B3AFD" w:rsidRDefault="008B3AFD">
            <w:pPr>
              <w:jc w:val="left"/>
            </w:pPr>
            <w:r>
              <w:rPr>
                <w:b/>
                <w:sz w:val="18"/>
              </w:rPr>
              <w:t>Decisión tomada</w:t>
            </w:r>
          </w:p>
        </w:tc>
        <w:tc>
          <w:tcPr>
            <w:tcW w:w="2784" w:type="dxa"/>
            <w:shd w:val="clear" w:color="auto" w:fill="F2F2F2" w:themeFill="background1" w:themeFillShade="F2"/>
            <w:vAlign w:val="center"/>
          </w:tcPr>
          <w:p w14:paraId="6517A584" w14:textId="77777777" w:rsidR="008B3AFD" w:rsidRDefault="008B3AFD">
            <w:pPr>
              <w:jc w:val="left"/>
            </w:pPr>
            <w:r>
              <w:rPr>
                <w:b/>
                <w:sz w:val="18"/>
              </w:rPr>
              <w:t>Resultado</w:t>
            </w:r>
          </w:p>
        </w:tc>
      </w:tr>
      <w:tr w:rsidR="008B3AFD" w14:paraId="691ACFEE" w14:textId="77777777" w:rsidTr="00DA22BD">
        <w:trPr>
          <w:trHeight w:val="880"/>
        </w:trPr>
        <w:tc>
          <w:tcPr>
            <w:tcW w:w="2785" w:type="dxa"/>
            <w:vAlign w:val="center"/>
          </w:tcPr>
          <w:p w14:paraId="3EEE14AB" w14:textId="77777777" w:rsidR="008B3AFD" w:rsidRDefault="008B3AFD">
            <w:pPr>
              <w:jc w:val="left"/>
            </w:pPr>
            <w:r>
              <w:rPr>
                <w:sz w:val="18"/>
              </w:rPr>
              <w:t>Uso del SSO institucional</w:t>
            </w:r>
          </w:p>
        </w:tc>
        <w:tc>
          <w:tcPr>
            <w:tcW w:w="2785" w:type="dxa"/>
            <w:vAlign w:val="center"/>
          </w:tcPr>
          <w:p w14:paraId="4E9BA768" w14:textId="77777777" w:rsidR="008B3AFD" w:rsidRDefault="008B3AFD">
            <w:pPr>
              <w:jc w:val="left"/>
            </w:pPr>
            <w:r>
              <w:rPr>
                <w:sz w:val="18"/>
              </w:rPr>
              <w:t>Implementar autenticación propia con correo institucional, roles, JWT y sesiones.</w:t>
            </w:r>
          </w:p>
        </w:tc>
        <w:tc>
          <w:tcPr>
            <w:tcW w:w="2784" w:type="dxa"/>
            <w:vAlign w:val="center"/>
          </w:tcPr>
          <w:p w14:paraId="44721EF7" w14:textId="77777777" w:rsidR="008B3AFD" w:rsidRDefault="008B3AFD">
            <w:pPr>
              <w:jc w:val="left"/>
            </w:pPr>
            <w:r>
              <w:rPr>
                <w:sz w:val="18"/>
              </w:rPr>
              <w:t>Se evita depender de permisos externos y se mantiene un flujo de acceso suficiente para el TFG.</w:t>
            </w:r>
          </w:p>
        </w:tc>
      </w:tr>
      <w:tr w:rsidR="008B3AFD" w14:paraId="64C886DA" w14:textId="77777777" w:rsidTr="00DA22BD">
        <w:trPr>
          <w:trHeight w:val="1289"/>
        </w:trPr>
        <w:tc>
          <w:tcPr>
            <w:tcW w:w="2785" w:type="dxa"/>
            <w:vAlign w:val="center"/>
          </w:tcPr>
          <w:p w14:paraId="44A7D45F" w14:textId="77777777" w:rsidR="008B3AFD" w:rsidRDefault="008B3AFD">
            <w:pPr>
              <w:jc w:val="left"/>
            </w:pPr>
            <w:r>
              <w:rPr>
                <w:sz w:val="18"/>
              </w:rPr>
              <w:t>Corrección de preguntas paramétricas</w:t>
            </w:r>
          </w:p>
        </w:tc>
        <w:tc>
          <w:tcPr>
            <w:tcW w:w="2785" w:type="dxa"/>
            <w:vAlign w:val="center"/>
          </w:tcPr>
          <w:p w14:paraId="758B2477" w14:textId="77777777" w:rsidR="008B3AFD" w:rsidRDefault="008B3AFD">
            <w:pPr>
              <w:jc w:val="left"/>
            </w:pPr>
            <w:r>
              <w:rPr>
                <w:sz w:val="18"/>
              </w:rPr>
              <w:t>Crear familias paramétricas cerradas y corregir mediante comparación numérica con tolerancia.</w:t>
            </w:r>
          </w:p>
        </w:tc>
        <w:tc>
          <w:tcPr>
            <w:tcW w:w="2784" w:type="dxa"/>
            <w:vAlign w:val="center"/>
          </w:tcPr>
          <w:p w14:paraId="7602CEE8" w14:textId="77777777" w:rsidR="008B3AFD" w:rsidRDefault="008B3AFD">
            <w:pPr>
              <w:jc w:val="left"/>
            </w:pPr>
            <w:r>
              <w:rPr>
                <w:sz w:val="18"/>
              </w:rPr>
              <w:t>Se consiguen preguntas variables sin introducir un motor simbólico general.</w:t>
            </w:r>
          </w:p>
        </w:tc>
      </w:tr>
    </w:tbl>
    <w:p w14:paraId="2AB86366" w14:textId="4D6A592E" w:rsidR="008B3AFD" w:rsidRPr="008135F9" w:rsidRDefault="00926F56" w:rsidP="00DA22BD">
      <w:pPr>
        <w:pStyle w:val="PiedeTabla"/>
      </w:pPr>
      <w:bookmarkStart w:id="2186" w:name="_Toc233720904"/>
      <w:r w:rsidRPr="008135F9">
        <w:t>Tabla 7.4. Problemas relevantes encontrados durante la implementación.</w:t>
      </w:r>
      <w:bookmarkEnd w:id="2186"/>
    </w:p>
    <w:p w14:paraId="7351EBA7" w14:textId="77777777" w:rsidR="00EC451A" w:rsidRDefault="00EC451A" w:rsidP="00EC451A">
      <w:pPr>
        <w:pStyle w:val="Ttulo3"/>
      </w:pPr>
      <w:bookmarkStart w:id="2187" w:name="_Toc233728331"/>
      <w:r>
        <w:lastRenderedPageBreak/>
        <w:t>Descripción Detallada de las Clases</w:t>
      </w:r>
      <w:bookmarkEnd w:id="2187"/>
    </w:p>
    <w:p w14:paraId="03054E98" w14:textId="172E5E47" w:rsidR="003E4FE8" w:rsidRDefault="002A7D56" w:rsidP="00EC451A">
      <w:r>
        <w:t xml:space="preserve">El código fuente se entrega dentro del archivo adjunto del TFG, separado en las rutas app/backend y app/frontend. A </w:t>
      </w:r>
      <w:r w:rsidR="001C46F4">
        <w:t>continuación,</w:t>
      </w:r>
      <w:r>
        <w:t xml:space="preserve"> se describen las clases, esquemas y componentes más relevantes para entender la implementación. No se incluyen todos los ficheros auxiliares, ya que muchos son utilidades pequeñas o pruebas, pero sí los elementos principales de la lógica del sistema</w:t>
      </w:r>
      <w:r w:rsidR="00721E7C">
        <w:t>.</w:t>
      </w:r>
    </w:p>
    <w:tbl>
      <w:tblPr>
        <w:tblStyle w:val="Tablaconcuadrcula"/>
        <w:tblW w:w="0" w:type="auto"/>
        <w:tblLayout w:type="fixed"/>
        <w:tblLook w:val="04A0" w:firstRow="1" w:lastRow="0" w:firstColumn="1" w:lastColumn="0" w:noHBand="0" w:noVBand="1"/>
      </w:tblPr>
      <w:tblGrid>
        <w:gridCol w:w="2547"/>
        <w:gridCol w:w="2693"/>
        <w:gridCol w:w="3114"/>
      </w:tblGrid>
      <w:tr w:rsidR="00977AB4" w14:paraId="6C154E7B" w14:textId="77777777" w:rsidTr="00DA22BD">
        <w:trPr>
          <w:trHeight w:val="693"/>
        </w:trPr>
        <w:tc>
          <w:tcPr>
            <w:tcW w:w="8354" w:type="dxa"/>
            <w:gridSpan w:val="3"/>
            <w:shd w:val="clear" w:color="auto" w:fill="DDDDDD" w:themeFill="accent1"/>
            <w:vAlign w:val="center"/>
          </w:tcPr>
          <w:p w14:paraId="5E15240F" w14:textId="55AAA8D1" w:rsidR="00977AB4" w:rsidRDefault="00901FAB" w:rsidP="00DA22BD">
            <w:pPr>
              <w:jc w:val="center"/>
              <w:rPr>
                <w:b/>
                <w:sz w:val="18"/>
              </w:rPr>
            </w:pPr>
            <w:r w:rsidRPr="00901FAB">
              <w:rPr>
                <w:b/>
                <w:sz w:val="18"/>
              </w:rPr>
              <w:t>Clases y esquemas principales del “backend”.</w:t>
            </w:r>
          </w:p>
        </w:tc>
      </w:tr>
      <w:tr w:rsidR="00EA0D06" w14:paraId="0B914779" w14:textId="77777777" w:rsidTr="00DA22BD">
        <w:trPr>
          <w:trHeight w:val="547"/>
        </w:trPr>
        <w:tc>
          <w:tcPr>
            <w:tcW w:w="2547" w:type="dxa"/>
            <w:shd w:val="clear" w:color="auto" w:fill="F2F2F2" w:themeFill="background1" w:themeFillShade="F2"/>
            <w:vAlign w:val="center"/>
          </w:tcPr>
          <w:p w14:paraId="0029102E" w14:textId="77777777" w:rsidR="00EA0D06" w:rsidRDefault="00EA0D06">
            <w:pPr>
              <w:jc w:val="left"/>
            </w:pPr>
            <w:r>
              <w:rPr>
                <w:b/>
                <w:sz w:val="18"/>
              </w:rPr>
              <w:t>Clase o esquema</w:t>
            </w:r>
          </w:p>
        </w:tc>
        <w:tc>
          <w:tcPr>
            <w:tcW w:w="2693" w:type="dxa"/>
            <w:shd w:val="clear" w:color="auto" w:fill="F2F2F2" w:themeFill="background1" w:themeFillShade="F2"/>
            <w:vAlign w:val="center"/>
          </w:tcPr>
          <w:p w14:paraId="425E700E" w14:textId="77777777" w:rsidR="00EA0D06" w:rsidRDefault="00EA0D06">
            <w:pPr>
              <w:jc w:val="left"/>
            </w:pPr>
            <w:r>
              <w:rPr>
                <w:b/>
                <w:sz w:val="18"/>
              </w:rPr>
              <w:t>Ruta</w:t>
            </w:r>
          </w:p>
        </w:tc>
        <w:tc>
          <w:tcPr>
            <w:tcW w:w="3114" w:type="dxa"/>
            <w:shd w:val="clear" w:color="auto" w:fill="F2F2F2" w:themeFill="background1" w:themeFillShade="F2"/>
            <w:vAlign w:val="center"/>
          </w:tcPr>
          <w:p w14:paraId="3BFD9D88" w14:textId="77777777" w:rsidR="00EA0D06" w:rsidRDefault="00EA0D06">
            <w:pPr>
              <w:jc w:val="left"/>
            </w:pPr>
            <w:r>
              <w:rPr>
                <w:b/>
                <w:sz w:val="18"/>
              </w:rPr>
              <w:t>Responsabilidad principal</w:t>
            </w:r>
          </w:p>
        </w:tc>
      </w:tr>
      <w:tr w:rsidR="00EA0D06" w14:paraId="30C68C00" w14:textId="77777777" w:rsidTr="00DA22BD">
        <w:trPr>
          <w:trHeight w:val="1458"/>
        </w:trPr>
        <w:tc>
          <w:tcPr>
            <w:tcW w:w="2547" w:type="dxa"/>
            <w:vAlign w:val="center"/>
          </w:tcPr>
          <w:p w14:paraId="5F6F90FF" w14:textId="77777777" w:rsidR="00EA0D06" w:rsidRDefault="00EA0D06">
            <w:pPr>
              <w:jc w:val="left"/>
            </w:pPr>
            <w:r>
              <w:rPr>
                <w:sz w:val="18"/>
              </w:rPr>
              <w:t>User</w:t>
            </w:r>
          </w:p>
        </w:tc>
        <w:tc>
          <w:tcPr>
            <w:tcW w:w="2693" w:type="dxa"/>
            <w:vAlign w:val="center"/>
          </w:tcPr>
          <w:p w14:paraId="561A6EA3" w14:textId="77777777" w:rsidR="00EA0D06" w:rsidRPr="00DA22BD" w:rsidRDefault="00EA0D06">
            <w:pPr>
              <w:jc w:val="left"/>
              <w:rPr>
                <w:lang w:val="pt-PT"/>
              </w:rPr>
            </w:pPr>
            <w:r w:rsidRPr="00DA22BD">
              <w:rPr>
                <w:sz w:val="18"/>
                <w:lang w:val="pt-PT"/>
              </w:rPr>
              <w:t>app/backend/src/users/entities/user.entity.ts</w:t>
            </w:r>
          </w:p>
        </w:tc>
        <w:tc>
          <w:tcPr>
            <w:tcW w:w="3114" w:type="dxa"/>
            <w:vAlign w:val="center"/>
          </w:tcPr>
          <w:p w14:paraId="4F13418D" w14:textId="77777777" w:rsidR="00EA0D06" w:rsidRDefault="00EA0D06">
            <w:pPr>
              <w:jc w:val="left"/>
            </w:pPr>
            <w:r>
              <w:rPr>
                <w:sz w:val="18"/>
              </w:rPr>
              <w:t>Representa a los usuarios del sistema en MariaDB. Incluye datos personales, correo institucional, UO, contraseña cifrada, rol, estado y marcas temporales.</w:t>
            </w:r>
          </w:p>
        </w:tc>
      </w:tr>
      <w:tr w:rsidR="00EA0D06" w14:paraId="387D715A" w14:textId="77777777" w:rsidTr="00DA22BD">
        <w:trPr>
          <w:trHeight w:val="1346"/>
        </w:trPr>
        <w:tc>
          <w:tcPr>
            <w:tcW w:w="2547" w:type="dxa"/>
            <w:vAlign w:val="center"/>
          </w:tcPr>
          <w:p w14:paraId="4BF5A44E" w14:textId="77777777" w:rsidR="00EA0D06" w:rsidRDefault="00EA0D06">
            <w:pPr>
              <w:jc w:val="left"/>
            </w:pPr>
            <w:r>
              <w:rPr>
                <w:sz w:val="18"/>
              </w:rPr>
              <w:t>AuthSession</w:t>
            </w:r>
          </w:p>
        </w:tc>
        <w:tc>
          <w:tcPr>
            <w:tcW w:w="2693" w:type="dxa"/>
            <w:vAlign w:val="center"/>
          </w:tcPr>
          <w:p w14:paraId="29AD290B" w14:textId="77777777" w:rsidR="00EA0D06" w:rsidRPr="00DA22BD" w:rsidRDefault="00EA0D06">
            <w:pPr>
              <w:jc w:val="left"/>
              <w:rPr>
                <w:lang w:val="pt-PT"/>
              </w:rPr>
            </w:pPr>
            <w:r w:rsidRPr="00DA22BD">
              <w:rPr>
                <w:sz w:val="18"/>
                <w:lang w:val="pt-PT"/>
              </w:rPr>
              <w:t>app/backend/src/auth/entities/auth-session.entity.ts</w:t>
            </w:r>
          </w:p>
        </w:tc>
        <w:tc>
          <w:tcPr>
            <w:tcW w:w="3114" w:type="dxa"/>
            <w:vAlign w:val="center"/>
          </w:tcPr>
          <w:p w14:paraId="730C4344" w14:textId="77777777" w:rsidR="00EA0D06" w:rsidRDefault="00EA0D06">
            <w:pPr>
              <w:jc w:val="left"/>
            </w:pPr>
            <w:r>
              <w:rPr>
                <w:sz w:val="18"/>
              </w:rPr>
              <w:t>Almacena sesiones de autenticación asociadas a un usuario. Guarda el “hash” del “refresh token”, fecha de expiración y posible revocación.</w:t>
            </w:r>
          </w:p>
        </w:tc>
      </w:tr>
      <w:tr w:rsidR="00EA0D06" w14:paraId="2CFA0172" w14:textId="77777777" w:rsidTr="00DA22BD">
        <w:trPr>
          <w:trHeight w:val="1443"/>
        </w:trPr>
        <w:tc>
          <w:tcPr>
            <w:tcW w:w="2547" w:type="dxa"/>
            <w:vAlign w:val="center"/>
          </w:tcPr>
          <w:p w14:paraId="3F726808" w14:textId="77777777" w:rsidR="00EA0D06" w:rsidRDefault="00EA0D06">
            <w:pPr>
              <w:jc w:val="left"/>
            </w:pPr>
            <w:r>
              <w:rPr>
                <w:sz w:val="18"/>
              </w:rPr>
              <w:t>Question</w:t>
            </w:r>
          </w:p>
        </w:tc>
        <w:tc>
          <w:tcPr>
            <w:tcW w:w="2693" w:type="dxa"/>
            <w:vAlign w:val="center"/>
          </w:tcPr>
          <w:p w14:paraId="230DC8AF" w14:textId="77777777" w:rsidR="00EA0D06" w:rsidRPr="00DA22BD" w:rsidRDefault="00EA0D06">
            <w:pPr>
              <w:jc w:val="left"/>
              <w:rPr>
                <w:lang w:val="pt-PT"/>
              </w:rPr>
            </w:pPr>
            <w:r w:rsidRPr="00DA22BD">
              <w:rPr>
                <w:sz w:val="18"/>
                <w:lang w:val="pt-PT"/>
              </w:rPr>
              <w:t>app/backend/src/questions/schemas/question.schema.ts</w:t>
            </w:r>
          </w:p>
        </w:tc>
        <w:tc>
          <w:tcPr>
            <w:tcW w:w="3114" w:type="dxa"/>
            <w:vAlign w:val="center"/>
          </w:tcPr>
          <w:p w14:paraId="62D8A9E1" w14:textId="77777777" w:rsidR="00EA0D06" w:rsidRDefault="00EA0D06">
            <w:pPr>
              <w:jc w:val="left"/>
            </w:pPr>
            <w:r>
              <w:rPr>
                <w:sz w:val="18"/>
              </w:rPr>
              <w:t>Representa una pregunta del banco en MongoDB. Contiene título, tipo, enunciado, explicación, etiquetas, autores, versión y configuración específica del tipo de pregunta.</w:t>
            </w:r>
          </w:p>
        </w:tc>
      </w:tr>
      <w:tr w:rsidR="00EA0D06" w14:paraId="28362608" w14:textId="77777777" w:rsidTr="00DA22BD">
        <w:trPr>
          <w:trHeight w:val="1615"/>
        </w:trPr>
        <w:tc>
          <w:tcPr>
            <w:tcW w:w="2547" w:type="dxa"/>
            <w:vAlign w:val="center"/>
          </w:tcPr>
          <w:p w14:paraId="0E162AB0" w14:textId="77777777" w:rsidR="00EA0D06" w:rsidRDefault="00EA0D06">
            <w:pPr>
              <w:jc w:val="left"/>
            </w:pPr>
            <w:r>
              <w:rPr>
                <w:sz w:val="18"/>
              </w:rPr>
              <w:t>Quiz</w:t>
            </w:r>
          </w:p>
        </w:tc>
        <w:tc>
          <w:tcPr>
            <w:tcW w:w="2693" w:type="dxa"/>
            <w:vAlign w:val="center"/>
          </w:tcPr>
          <w:p w14:paraId="0370653A" w14:textId="77777777" w:rsidR="00EA0D06" w:rsidRPr="00C73544" w:rsidRDefault="00EA0D06">
            <w:pPr>
              <w:jc w:val="left"/>
              <w:rPr>
                <w:lang w:val="en-GB"/>
              </w:rPr>
            </w:pPr>
            <w:r w:rsidRPr="00C73544">
              <w:rPr>
                <w:sz w:val="18"/>
                <w:lang w:val="en-GB"/>
              </w:rPr>
              <w:t>app/backend/src/quizzes/schemas/quiz.schema.ts</w:t>
            </w:r>
          </w:p>
        </w:tc>
        <w:tc>
          <w:tcPr>
            <w:tcW w:w="3114" w:type="dxa"/>
            <w:vAlign w:val="center"/>
          </w:tcPr>
          <w:p w14:paraId="09E819E5" w14:textId="77777777" w:rsidR="00EA0D06" w:rsidRDefault="00EA0D06">
            <w:pPr>
              <w:jc w:val="left"/>
            </w:pPr>
            <w:r>
              <w:rPr>
                <w:sz w:val="18"/>
              </w:rPr>
              <w:t>Representa un cuestionario. Define título, descripción, código de acceso, estado, intentos permitidos, fechas, límite de tiempo, preguntas asignadas y grupos destinatarios.</w:t>
            </w:r>
          </w:p>
        </w:tc>
      </w:tr>
      <w:tr w:rsidR="00EA0D06" w14:paraId="115DE031" w14:textId="77777777" w:rsidTr="00DA22BD">
        <w:trPr>
          <w:trHeight w:val="1219"/>
        </w:trPr>
        <w:tc>
          <w:tcPr>
            <w:tcW w:w="2547" w:type="dxa"/>
            <w:vAlign w:val="center"/>
          </w:tcPr>
          <w:p w14:paraId="405DD174" w14:textId="77777777" w:rsidR="00EA0D06" w:rsidRDefault="00EA0D06">
            <w:pPr>
              <w:jc w:val="left"/>
            </w:pPr>
            <w:r>
              <w:rPr>
                <w:sz w:val="18"/>
              </w:rPr>
              <w:t>QuizQuestionRef</w:t>
            </w:r>
          </w:p>
        </w:tc>
        <w:tc>
          <w:tcPr>
            <w:tcW w:w="2693" w:type="dxa"/>
            <w:vAlign w:val="center"/>
          </w:tcPr>
          <w:p w14:paraId="6A393318" w14:textId="77777777" w:rsidR="00EA0D06" w:rsidRPr="00C73544" w:rsidRDefault="00EA0D06">
            <w:pPr>
              <w:jc w:val="left"/>
              <w:rPr>
                <w:lang w:val="en-GB"/>
              </w:rPr>
            </w:pPr>
            <w:r w:rsidRPr="00C73544">
              <w:rPr>
                <w:sz w:val="18"/>
                <w:lang w:val="en-GB"/>
              </w:rPr>
              <w:t>app/backend/src/quizzes/schemas/quiz.schema.ts</w:t>
            </w:r>
          </w:p>
        </w:tc>
        <w:tc>
          <w:tcPr>
            <w:tcW w:w="3114" w:type="dxa"/>
            <w:vAlign w:val="center"/>
          </w:tcPr>
          <w:p w14:paraId="2F6A0566" w14:textId="77777777" w:rsidR="00EA0D06" w:rsidRDefault="00EA0D06">
            <w:pPr>
              <w:jc w:val="left"/>
            </w:pPr>
            <w:r>
              <w:rPr>
                <w:sz w:val="18"/>
              </w:rPr>
              <w:t>Define la relación entre un cuestionario y una pregunta del banco, incluyendo puntuación, cantidad de variantes y tolerancia específica si procede.</w:t>
            </w:r>
          </w:p>
        </w:tc>
      </w:tr>
      <w:tr w:rsidR="00EA0D06" w14:paraId="330C4DAF" w14:textId="77777777" w:rsidTr="00DA22BD">
        <w:trPr>
          <w:trHeight w:val="1459"/>
        </w:trPr>
        <w:tc>
          <w:tcPr>
            <w:tcW w:w="2547" w:type="dxa"/>
            <w:vAlign w:val="center"/>
          </w:tcPr>
          <w:p w14:paraId="596E6BE0" w14:textId="77777777" w:rsidR="00EA0D06" w:rsidRDefault="00EA0D06">
            <w:pPr>
              <w:jc w:val="left"/>
            </w:pPr>
            <w:r>
              <w:rPr>
                <w:sz w:val="18"/>
              </w:rPr>
              <w:t>QuizAttempt</w:t>
            </w:r>
          </w:p>
        </w:tc>
        <w:tc>
          <w:tcPr>
            <w:tcW w:w="2693" w:type="dxa"/>
            <w:vAlign w:val="center"/>
          </w:tcPr>
          <w:p w14:paraId="7C2D536D" w14:textId="77777777" w:rsidR="00EA0D06" w:rsidRPr="00C73544" w:rsidRDefault="00EA0D06">
            <w:pPr>
              <w:jc w:val="left"/>
              <w:rPr>
                <w:lang w:val="en-GB"/>
              </w:rPr>
            </w:pPr>
            <w:r w:rsidRPr="00C73544">
              <w:rPr>
                <w:sz w:val="18"/>
                <w:lang w:val="en-GB"/>
              </w:rPr>
              <w:t>app/backend/src/quizzes/schemas/quiz-attempt.schema.ts</w:t>
            </w:r>
          </w:p>
        </w:tc>
        <w:tc>
          <w:tcPr>
            <w:tcW w:w="3114" w:type="dxa"/>
            <w:vAlign w:val="center"/>
          </w:tcPr>
          <w:p w14:paraId="71E681BE" w14:textId="77777777" w:rsidR="00EA0D06" w:rsidRDefault="00EA0D06">
            <w:pPr>
              <w:jc w:val="left"/>
            </w:pPr>
            <w:r>
              <w:rPr>
                <w:sz w:val="18"/>
              </w:rPr>
              <w:t>Representa un intento realizado por un participante. Guarda el cuestionario, participante, estado, puntuación, preguntas presentadas y respuestas dadas.</w:t>
            </w:r>
          </w:p>
        </w:tc>
      </w:tr>
      <w:tr w:rsidR="00EA0D06" w14:paraId="28047230" w14:textId="77777777" w:rsidTr="00DA22BD">
        <w:trPr>
          <w:trHeight w:val="1347"/>
        </w:trPr>
        <w:tc>
          <w:tcPr>
            <w:tcW w:w="2547" w:type="dxa"/>
            <w:vAlign w:val="center"/>
          </w:tcPr>
          <w:p w14:paraId="7A0D0F8F" w14:textId="77777777" w:rsidR="00EA0D06" w:rsidRDefault="00EA0D06">
            <w:pPr>
              <w:jc w:val="left"/>
            </w:pPr>
            <w:r>
              <w:rPr>
                <w:sz w:val="18"/>
              </w:rPr>
              <w:t>QuizAttemptQuestionSnapshot</w:t>
            </w:r>
          </w:p>
        </w:tc>
        <w:tc>
          <w:tcPr>
            <w:tcW w:w="2693" w:type="dxa"/>
            <w:vAlign w:val="center"/>
          </w:tcPr>
          <w:p w14:paraId="621ACABF" w14:textId="77777777" w:rsidR="00EA0D06" w:rsidRPr="00C73544" w:rsidRDefault="00EA0D06">
            <w:pPr>
              <w:jc w:val="left"/>
              <w:rPr>
                <w:lang w:val="en-GB"/>
              </w:rPr>
            </w:pPr>
            <w:r w:rsidRPr="00C73544">
              <w:rPr>
                <w:sz w:val="18"/>
                <w:lang w:val="en-GB"/>
              </w:rPr>
              <w:t>app/backend/src/quizzes/schemas/quiz-attempt.schema.ts</w:t>
            </w:r>
          </w:p>
        </w:tc>
        <w:tc>
          <w:tcPr>
            <w:tcW w:w="3114" w:type="dxa"/>
            <w:vAlign w:val="center"/>
          </w:tcPr>
          <w:p w14:paraId="38E0ED82" w14:textId="77777777" w:rsidR="00EA0D06" w:rsidRDefault="00EA0D06">
            <w:pPr>
              <w:jc w:val="left"/>
            </w:pPr>
            <w:r>
              <w:rPr>
                <w:sz w:val="18"/>
              </w:rPr>
              <w:t>Guarda una copia de la pregunta usada en un intento. Esto evita que cambios posteriores en el banco alteren intentos ya realizados.</w:t>
            </w:r>
          </w:p>
        </w:tc>
      </w:tr>
      <w:tr w:rsidR="00EA0D06" w14:paraId="636946DF" w14:textId="77777777" w:rsidTr="00DA22BD">
        <w:trPr>
          <w:trHeight w:val="1445"/>
        </w:trPr>
        <w:tc>
          <w:tcPr>
            <w:tcW w:w="2547" w:type="dxa"/>
            <w:vAlign w:val="center"/>
          </w:tcPr>
          <w:p w14:paraId="4D9D6CBC" w14:textId="77777777" w:rsidR="00EA0D06" w:rsidRDefault="00EA0D06">
            <w:pPr>
              <w:jc w:val="left"/>
            </w:pPr>
            <w:r>
              <w:rPr>
                <w:sz w:val="18"/>
              </w:rPr>
              <w:lastRenderedPageBreak/>
              <w:t>QuizAttemptAnswer</w:t>
            </w:r>
          </w:p>
        </w:tc>
        <w:tc>
          <w:tcPr>
            <w:tcW w:w="2693" w:type="dxa"/>
            <w:vAlign w:val="center"/>
          </w:tcPr>
          <w:p w14:paraId="2B614536" w14:textId="77777777" w:rsidR="00EA0D06" w:rsidRPr="00C73544" w:rsidRDefault="00EA0D06">
            <w:pPr>
              <w:jc w:val="left"/>
              <w:rPr>
                <w:lang w:val="en-GB"/>
              </w:rPr>
            </w:pPr>
            <w:r w:rsidRPr="00C73544">
              <w:rPr>
                <w:sz w:val="18"/>
                <w:lang w:val="en-GB"/>
              </w:rPr>
              <w:t>app/backend/src/quizzes/schemas/quiz-attempt.schema.ts</w:t>
            </w:r>
          </w:p>
        </w:tc>
        <w:tc>
          <w:tcPr>
            <w:tcW w:w="3114" w:type="dxa"/>
            <w:vAlign w:val="center"/>
          </w:tcPr>
          <w:p w14:paraId="4DA8E515" w14:textId="77777777" w:rsidR="00EA0D06" w:rsidRDefault="00EA0D06">
            <w:pPr>
              <w:jc w:val="left"/>
            </w:pPr>
            <w:r>
              <w:rPr>
                <w:sz w:val="18"/>
              </w:rPr>
              <w:t>Representa la respuesta de un alumno a una pregunta dentro de un intento, incluyendo valor enviado, corrección y puntuación obtenida.</w:t>
            </w:r>
          </w:p>
        </w:tc>
      </w:tr>
      <w:tr w:rsidR="00EA0D06" w14:paraId="6490B3FF" w14:textId="77777777" w:rsidTr="00DA22BD">
        <w:trPr>
          <w:trHeight w:val="1273"/>
        </w:trPr>
        <w:tc>
          <w:tcPr>
            <w:tcW w:w="2547" w:type="dxa"/>
            <w:vAlign w:val="center"/>
          </w:tcPr>
          <w:p w14:paraId="58D0B699" w14:textId="77777777" w:rsidR="00EA0D06" w:rsidRDefault="00EA0D06">
            <w:pPr>
              <w:jc w:val="left"/>
            </w:pPr>
            <w:r>
              <w:rPr>
                <w:sz w:val="18"/>
              </w:rPr>
              <w:t>Group</w:t>
            </w:r>
          </w:p>
        </w:tc>
        <w:tc>
          <w:tcPr>
            <w:tcW w:w="2693" w:type="dxa"/>
            <w:vAlign w:val="center"/>
          </w:tcPr>
          <w:p w14:paraId="59F9E066" w14:textId="77777777" w:rsidR="00EA0D06" w:rsidRPr="00C73544" w:rsidRDefault="00EA0D06">
            <w:pPr>
              <w:jc w:val="left"/>
              <w:rPr>
                <w:lang w:val="en-GB"/>
              </w:rPr>
            </w:pPr>
            <w:r w:rsidRPr="00C73544">
              <w:rPr>
                <w:sz w:val="18"/>
                <w:lang w:val="en-GB"/>
              </w:rPr>
              <w:t>app/backend/src/groups/schemas/group.schema.ts</w:t>
            </w:r>
          </w:p>
        </w:tc>
        <w:tc>
          <w:tcPr>
            <w:tcW w:w="3114" w:type="dxa"/>
            <w:vAlign w:val="center"/>
          </w:tcPr>
          <w:p w14:paraId="62229A92" w14:textId="77777777" w:rsidR="00EA0D06" w:rsidRDefault="00EA0D06">
            <w:pPr>
              <w:jc w:val="left"/>
            </w:pPr>
            <w:r>
              <w:rPr>
                <w:sz w:val="18"/>
              </w:rPr>
              <w:t>Representa un grupo de estudiantes. Permite asignar cuestionarios a colectivos concretos y gestionar miembros.</w:t>
            </w:r>
          </w:p>
        </w:tc>
      </w:tr>
      <w:tr w:rsidR="00EA0D06" w14:paraId="0A4FE573" w14:textId="77777777" w:rsidTr="00DA22BD">
        <w:trPr>
          <w:trHeight w:val="1263"/>
        </w:trPr>
        <w:tc>
          <w:tcPr>
            <w:tcW w:w="2547" w:type="dxa"/>
            <w:vAlign w:val="center"/>
          </w:tcPr>
          <w:p w14:paraId="1E561920" w14:textId="77777777" w:rsidR="00EA0D06" w:rsidRDefault="00EA0D06">
            <w:pPr>
              <w:jc w:val="left"/>
            </w:pPr>
            <w:r>
              <w:rPr>
                <w:sz w:val="18"/>
              </w:rPr>
              <w:t>ParametricQuestionTemplate</w:t>
            </w:r>
          </w:p>
        </w:tc>
        <w:tc>
          <w:tcPr>
            <w:tcW w:w="2693" w:type="dxa"/>
            <w:vAlign w:val="center"/>
          </w:tcPr>
          <w:p w14:paraId="680EB225" w14:textId="77777777" w:rsidR="00EA0D06" w:rsidRPr="00DA22BD" w:rsidRDefault="00EA0D06">
            <w:pPr>
              <w:jc w:val="left"/>
              <w:rPr>
                <w:lang w:val="pt-PT"/>
              </w:rPr>
            </w:pPr>
            <w:r w:rsidRPr="00DA22BD">
              <w:rPr>
                <w:sz w:val="18"/>
                <w:lang w:val="pt-PT"/>
              </w:rPr>
              <w:t>app/backend/src/questions/parametric/schemas/parametric-template.schema.ts</w:t>
            </w:r>
          </w:p>
        </w:tc>
        <w:tc>
          <w:tcPr>
            <w:tcW w:w="3114" w:type="dxa"/>
            <w:vAlign w:val="center"/>
          </w:tcPr>
          <w:p w14:paraId="16D52743" w14:textId="77777777" w:rsidR="00EA0D06" w:rsidRDefault="00EA0D06">
            <w:pPr>
              <w:jc w:val="left"/>
            </w:pPr>
            <w:r>
              <w:rPr>
                <w:sz w:val="18"/>
              </w:rPr>
              <w:t>Define plantillas paramétricas almacenables, usadas para generar variantes de preguntas matemáticas con valores controlados.</w:t>
            </w:r>
          </w:p>
        </w:tc>
      </w:tr>
    </w:tbl>
    <w:p w14:paraId="360C6B31" w14:textId="77777777" w:rsidR="004D3415" w:rsidRDefault="004D3415" w:rsidP="00DA22BD">
      <w:pPr>
        <w:pStyle w:val="PiedeTabla"/>
      </w:pPr>
      <w:bookmarkStart w:id="2188" w:name="_Toc233720905"/>
      <w:r w:rsidRPr="008135F9">
        <w:t>Tabla 7.5. Clases y esquemas principales del “backend”.</w:t>
      </w:r>
      <w:bookmarkEnd w:id="2188"/>
    </w:p>
    <w:tbl>
      <w:tblPr>
        <w:tblStyle w:val="Tablaconcuadrcula"/>
        <w:tblW w:w="0" w:type="auto"/>
        <w:tblLayout w:type="fixed"/>
        <w:tblLook w:val="04A0" w:firstRow="1" w:lastRow="0" w:firstColumn="1" w:lastColumn="0" w:noHBand="0" w:noVBand="1"/>
      </w:tblPr>
      <w:tblGrid>
        <w:gridCol w:w="2547"/>
        <w:gridCol w:w="2693"/>
        <w:gridCol w:w="3114"/>
      </w:tblGrid>
      <w:tr w:rsidR="00725A9F" w14:paraId="207F2F14" w14:textId="77777777" w:rsidTr="00DA22BD">
        <w:trPr>
          <w:trHeight w:val="670"/>
        </w:trPr>
        <w:tc>
          <w:tcPr>
            <w:tcW w:w="8354" w:type="dxa"/>
            <w:gridSpan w:val="3"/>
            <w:shd w:val="clear" w:color="auto" w:fill="DDDDDD" w:themeFill="accent1"/>
            <w:vAlign w:val="center"/>
          </w:tcPr>
          <w:p w14:paraId="38012F45" w14:textId="724FDB4D" w:rsidR="00725A9F" w:rsidRDefault="006102DE" w:rsidP="00DA22BD">
            <w:pPr>
              <w:jc w:val="center"/>
              <w:rPr>
                <w:b/>
                <w:sz w:val="18"/>
              </w:rPr>
            </w:pPr>
            <w:r w:rsidRPr="006102DE">
              <w:rPr>
                <w:b/>
                <w:sz w:val="18"/>
              </w:rPr>
              <w:t>Servicios y controladores principales del “backend”.</w:t>
            </w:r>
          </w:p>
        </w:tc>
      </w:tr>
      <w:tr w:rsidR="00725A9F" w14:paraId="10B416FC" w14:textId="77777777" w:rsidTr="00DA22BD">
        <w:trPr>
          <w:trHeight w:val="670"/>
        </w:trPr>
        <w:tc>
          <w:tcPr>
            <w:tcW w:w="2547" w:type="dxa"/>
            <w:shd w:val="clear" w:color="auto" w:fill="F2F2F2" w:themeFill="background1" w:themeFillShade="F2"/>
            <w:vAlign w:val="center"/>
          </w:tcPr>
          <w:p w14:paraId="298ADA8D" w14:textId="77777777" w:rsidR="00725A9F" w:rsidRDefault="00725A9F">
            <w:pPr>
              <w:jc w:val="left"/>
            </w:pPr>
            <w:r>
              <w:rPr>
                <w:b/>
                <w:sz w:val="18"/>
              </w:rPr>
              <w:t>Clase</w:t>
            </w:r>
          </w:p>
        </w:tc>
        <w:tc>
          <w:tcPr>
            <w:tcW w:w="2693" w:type="dxa"/>
            <w:shd w:val="clear" w:color="auto" w:fill="F2F2F2" w:themeFill="background1" w:themeFillShade="F2"/>
            <w:vAlign w:val="center"/>
          </w:tcPr>
          <w:p w14:paraId="4EEF0BCB" w14:textId="77777777" w:rsidR="00725A9F" w:rsidRDefault="00725A9F">
            <w:pPr>
              <w:jc w:val="left"/>
            </w:pPr>
            <w:r>
              <w:rPr>
                <w:b/>
                <w:sz w:val="18"/>
              </w:rPr>
              <w:t>Ruta</w:t>
            </w:r>
          </w:p>
        </w:tc>
        <w:tc>
          <w:tcPr>
            <w:tcW w:w="3114" w:type="dxa"/>
            <w:shd w:val="clear" w:color="auto" w:fill="F2F2F2" w:themeFill="background1" w:themeFillShade="F2"/>
            <w:vAlign w:val="center"/>
          </w:tcPr>
          <w:p w14:paraId="43A449E8" w14:textId="77777777" w:rsidR="00725A9F" w:rsidRDefault="00725A9F">
            <w:pPr>
              <w:jc w:val="left"/>
            </w:pPr>
            <w:r>
              <w:rPr>
                <w:b/>
                <w:sz w:val="18"/>
              </w:rPr>
              <w:t>Responsabilidad principal</w:t>
            </w:r>
          </w:p>
        </w:tc>
      </w:tr>
      <w:tr w:rsidR="00725A9F" w14:paraId="671E2A60" w14:textId="77777777" w:rsidTr="00DA22BD">
        <w:trPr>
          <w:trHeight w:val="1299"/>
        </w:trPr>
        <w:tc>
          <w:tcPr>
            <w:tcW w:w="2547" w:type="dxa"/>
            <w:vAlign w:val="center"/>
          </w:tcPr>
          <w:p w14:paraId="67E282E2" w14:textId="77777777" w:rsidR="00725A9F" w:rsidRDefault="00725A9F">
            <w:pPr>
              <w:jc w:val="left"/>
            </w:pPr>
            <w:r>
              <w:rPr>
                <w:sz w:val="18"/>
              </w:rPr>
              <w:t>AuthController</w:t>
            </w:r>
          </w:p>
        </w:tc>
        <w:tc>
          <w:tcPr>
            <w:tcW w:w="2693" w:type="dxa"/>
            <w:vAlign w:val="center"/>
          </w:tcPr>
          <w:p w14:paraId="77C400EC" w14:textId="77777777" w:rsidR="00725A9F" w:rsidRPr="00C73544" w:rsidRDefault="00725A9F">
            <w:pPr>
              <w:jc w:val="left"/>
              <w:rPr>
                <w:lang w:val="en-GB"/>
              </w:rPr>
            </w:pPr>
            <w:r w:rsidRPr="00C73544">
              <w:rPr>
                <w:sz w:val="18"/>
                <w:lang w:val="en-GB"/>
              </w:rPr>
              <w:t>app/backend/src/auth/auth.controller.ts</w:t>
            </w:r>
          </w:p>
        </w:tc>
        <w:tc>
          <w:tcPr>
            <w:tcW w:w="3114" w:type="dxa"/>
            <w:vAlign w:val="center"/>
          </w:tcPr>
          <w:p w14:paraId="3564625C" w14:textId="77777777" w:rsidR="00725A9F" w:rsidRDefault="00725A9F">
            <w:pPr>
              <w:jc w:val="left"/>
            </w:pPr>
            <w:r>
              <w:rPr>
                <w:sz w:val="18"/>
              </w:rPr>
              <w:t>Expone los “endpoints” de registro, inicio de sesión, refresco de sesión, cierre de sesión, usuario actual y cambio de contraseña.</w:t>
            </w:r>
          </w:p>
        </w:tc>
      </w:tr>
      <w:tr w:rsidR="00725A9F" w14:paraId="0636466A" w14:textId="77777777" w:rsidTr="00DA22BD">
        <w:trPr>
          <w:trHeight w:val="1120"/>
        </w:trPr>
        <w:tc>
          <w:tcPr>
            <w:tcW w:w="2547" w:type="dxa"/>
            <w:vAlign w:val="center"/>
          </w:tcPr>
          <w:p w14:paraId="0B4CA59B" w14:textId="77777777" w:rsidR="00725A9F" w:rsidRDefault="00725A9F">
            <w:pPr>
              <w:jc w:val="left"/>
            </w:pPr>
            <w:r>
              <w:rPr>
                <w:sz w:val="18"/>
              </w:rPr>
              <w:t>AuthService</w:t>
            </w:r>
          </w:p>
        </w:tc>
        <w:tc>
          <w:tcPr>
            <w:tcW w:w="2693" w:type="dxa"/>
            <w:vAlign w:val="center"/>
          </w:tcPr>
          <w:p w14:paraId="1679E109" w14:textId="77777777" w:rsidR="00725A9F" w:rsidRPr="00C73544" w:rsidRDefault="00725A9F">
            <w:pPr>
              <w:jc w:val="left"/>
              <w:rPr>
                <w:lang w:val="en-GB"/>
              </w:rPr>
            </w:pPr>
            <w:r w:rsidRPr="00C73544">
              <w:rPr>
                <w:sz w:val="18"/>
                <w:lang w:val="en-GB"/>
              </w:rPr>
              <w:t>app/backend/src/auth/auth.service.ts</w:t>
            </w:r>
          </w:p>
        </w:tc>
        <w:tc>
          <w:tcPr>
            <w:tcW w:w="3114" w:type="dxa"/>
            <w:vAlign w:val="center"/>
          </w:tcPr>
          <w:p w14:paraId="5CBAD2CF" w14:textId="77777777" w:rsidR="00725A9F" w:rsidRDefault="00725A9F">
            <w:pPr>
              <w:jc w:val="left"/>
            </w:pPr>
            <w:r>
              <w:rPr>
                <w:sz w:val="18"/>
              </w:rPr>
              <w:t>Implementa la lógica de autenticación: registro, validación de credenciales, emisión de tokens, rotación de sesiones y cambio de contraseña.</w:t>
            </w:r>
          </w:p>
        </w:tc>
      </w:tr>
      <w:tr w:rsidR="00725A9F" w14:paraId="399B7E61" w14:textId="77777777" w:rsidTr="00DA22BD">
        <w:trPr>
          <w:trHeight w:val="1419"/>
        </w:trPr>
        <w:tc>
          <w:tcPr>
            <w:tcW w:w="2547" w:type="dxa"/>
            <w:vAlign w:val="center"/>
          </w:tcPr>
          <w:p w14:paraId="6B38039B" w14:textId="77777777" w:rsidR="00725A9F" w:rsidRDefault="00725A9F">
            <w:pPr>
              <w:jc w:val="left"/>
            </w:pPr>
            <w:r>
              <w:rPr>
                <w:sz w:val="18"/>
              </w:rPr>
              <w:t>UsersController / UsersService</w:t>
            </w:r>
          </w:p>
        </w:tc>
        <w:tc>
          <w:tcPr>
            <w:tcW w:w="2693" w:type="dxa"/>
            <w:vAlign w:val="center"/>
          </w:tcPr>
          <w:p w14:paraId="5EEF4CDD" w14:textId="77777777" w:rsidR="00725A9F" w:rsidRDefault="00725A9F">
            <w:pPr>
              <w:jc w:val="left"/>
            </w:pPr>
            <w:r>
              <w:rPr>
                <w:sz w:val="18"/>
              </w:rPr>
              <w:t>app/backend/src/users</w:t>
            </w:r>
          </w:p>
        </w:tc>
        <w:tc>
          <w:tcPr>
            <w:tcW w:w="3114" w:type="dxa"/>
            <w:vAlign w:val="center"/>
          </w:tcPr>
          <w:p w14:paraId="1D64A85B" w14:textId="77777777" w:rsidR="00725A9F" w:rsidRDefault="00725A9F" w:rsidP="00D96EF5">
            <w:pPr>
              <w:jc w:val="left"/>
            </w:pPr>
            <w:r>
              <w:rPr>
                <w:sz w:val="18"/>
              </w:rPr>
              <w:t>Gestiona usuarios desde el rol administrador: listado, actualización de datos, cambio de rol, activación/desactivación, contraseña y borrado lógico.</w:t>
            </w:r>
          </w:p>
        </w:tc>
      </w:tr>
      <w:tr w:rsidR="00725A9F" w14:paraId="19DB275F" w14:textId="77777777" w:rsidTr="00DA22BD">
        <w:trPr>
          <w:trHeight w:val="1113"/>
        </w:trPr>
        <w:tc>
          <w:tcPr>
            <w:tcW w:w="2547" w:type="dxa"/>
            <w:vAlign w:val="center"/>
          </w:tcPr>
          <w:p w14:paraId="1D4C287B" w14:textId="77777777" w:rsidR="00725A9F" w:rsidRDefault="00725A9F">
            <w:pPr>
              <w:jc w:val="left"/>
            </w:pPr>
            <w:r>
              <w:rPr>
                <w:sz w:val="18"/>
              </w:rPr>
              <w:t>QuestionsController / QuestionsService</w:t>
            </w:r>
          </w:p>
        </w:tc>
        <w:tc>
          <w:tcPr>
            <w:tcW w:w="2693" w:type="dxa"/>
            <w:vAlign w:val="center"/>
          </w:tcPr>
          <w:p w14:paraId="0DB9B6FA" w14:textId="77777777" w:rsidR="00725A9F" w:rsidRDefault="00725A9F">
            <w:pPr>
              <w:jc w:val="left"/>
            </w:pPr>
            <w:r>
              <w:rPr>
                <w:sz w:val="18"/>
              </w:rPr>
              <w:t>app/backend/src/questions</w:t>
            </w:r>
          </w:p>
        </w:tc>
        <w:tc>
          <w:tcPr>
            <w:tcW w:w="3114" w:type="dxa"/>
            <w:vAlign w:val="center"/>
          </w:tcPr>
          <w:p w14:paraId="28AD4274" w14:textId="77777777" w:rsidR="00725A9F" w:rsidRDefault="00725A9F">
            <w:pPr>
              <w:jc w:val="left"/>
            </w:pPr>
            <w:r>
              <w:rPr>
                <w:sz w:val="18"/>
              </w:rPr>
              <w:t>Gestiona el banco de preguntas: creación, listado, consulta, edición, archivado y validación de configuración según el tipo.</w:t>
            </w:r>
          </w:p>
        </w:tc>
      </w:tr>
      <w:tr w:rsidR="00725A9F" w14:paraId="275F50AA" w14:textId="77777777" w:rsidTr="00DA22BD">
        <w:trPr>
          <w:trHeight w:val="1257"/>
        </w:trPr>
        <w:tc>
          <w:tcPr>
            <w:tcW w:w="2547" w:type="dxa"/>
            <w:vAlign w:val="center"/>
          </w:tcPr>
          <w:p w14:paraId="07822914" w14:textId="77777777" w:rsidR="00725A9F" w:rsidRDefault="00725A9F">
            <w:pPr>
              <w:jc w:val="left"/>
            </w:pPr>
            <w:r>
              <w:rPr>
                <w:sz w:val="18"/>
              </w:rPr>
              <w:t>QuizzesController / QuizzesService</w:t>
            </w:r>
          </w:p>
        </w:tc>
        <w:tc>
          <w:tcPr>
            <w:tcW w:w="2693" w:type="dxa"/>
            <w:vAlign w:val="center"/>
          </w:tcPr>
          <w:p w14:paraId="276E9545" w14:textId="77777777" w:rsidR="00725A9F" w:rsidRDefault="00725A9F">
            <w:pPr>
              <w:jc w:val="left"/>
            </w:pPr>
            <w:r>
              <w:rPr>
                <w:sz w:val="18"/>
              </w:rPr>
              <w:t>app/backend/src/quizzes</w:t>
            </w:r>
          </w:p>
        </w:tc>
        <w:tc>
          <w:tcPr>
            <w:tcW w:w="3114" w:type="dxa"/>
            <w:vAlign w:val="center"/>
          </w:tcPr>
          <w:p w14:paraId="586149F6" w14:textId="77777777" w:rsidR="00725A9F" w:rsidRDefault="00725A9F">
            <w:pPr>
              <w:jc w:val="left"/>
            </w:pPr>
            <w:r>
              <w:rPr>
                <w:sz w:val="18"/>
              </w:rPr>
              <w:t>Gestiona cuestionarios desde el rol profesor o administrador: creación, edición, publicación, retirada y eliminación.</w:t>
            </w:r>
          </w:p>
        </w:tc>
      </w:tr>
      <w:tr w:rsidR="00725A9F" w14:paraId="40F374B4" w14:textId="77777777" w:rsidTr="00DA22BD">
        <w:trPr>
          <w:trHeight w:val="1147"/>
        </w:trPr>
        <w:tc>
          <w:tcPr>
            <w:tcW w:w="2547" w:type="dxa"/>
            <w:vAlign w:val="center"/>
          </w:tcPr>
          <w:p w14:paraId="0EA64BA0" w14:textId="77777777" w:rsidR="00725A9F" w:rsidRDefault="00725A9F">
            <w:pPr>
              <w:jc w:val="left"/>
            </w:pPr>
            <w:r>
              <w:rPr>
                <w:sz w:val="18"/>
              </w:rPr>
              <w:t>QuizAccessController / QuizAccessService</w:t>
            </w:r>
          </w:p>
        </w:tc>
        <w:tc>
          <w:tcPr>
            <w:tcW w:w="2693" w:type="dxa"/>
            <w:vAlign w:val="center"/>
          </w:tcPr>
          <w:p w14:paraId="1CAFDFA4" w14:textId="77777777" w:rsidR="00725A9F" w:rsidRDefault="00725A9F">
            <w:pPr>
              <w:jc w:val="left"/>
            </w:pPr>
            <w:r>
              <w:rPr>
                <w:sz w:val="18"/>
              </w:rPr>
              <w:t>app/backend/src/quizzes</w:t>
            </w:r>
          </w:p>
        </w:tc>
        <w:tc>
          <w:tcPr>
            <w:tcW w:w="3114" w:type="dxa"/>
            <w:vAlign w:val="center"/>
          </w:tcPr>
          <w:p w14:paraId="222357FE" w14:textId="77777777" w:rsidR="00725A9F" w:rsidRDefault="00725A9F">
            <w:pPr>
              <w:jc w:val="left"/>
            </w:pPr>
            <w:r>
              <w:rPr>
                <w:sz w:val="18"/>
              </w:rPr>
              <w:t>Gestiona el acceso de estudiantes a cuestionarios publicados, inicio de intentos, entrega de respuestas y simulaciones.</w:t>
            </w:r>
          </w:p>
        </w:tc>
      </w:tr>
      <w:tr w:rsidR="00725A9F" w14:paraId="603A6890" w14:textId="77777777" w:rsidTr="00DA22BD">
        <w:trPr>
          <w:trHeight w:val="980"/>
        </w:trPr>
        <w:tc>
          <w:tcPr>
            <w:tcW w:w="2547" w:type="dxa"/>
            <w:vAlign w:val="center"/>
          </w:tcPr>
          <w:p w14:paraId="56D0F787" w14:textId="77777777" w:rsidR="00725A9F" w:rsidRDefault="00725A9F">
            <w:pPr>
              <w:jc w:val="left"/>
            </w:pPr>
            <w:r>
              <w:rPr>
                <w:sz w:val="18"/>
              </w:rPr>
              <w:lastRenderedPageBreak/>
              <w:t>QuizAnalyticsController / QuizAnalyticsService</w:t>
            </w:r>
          </w:p>
        </w:tc>
        <w:tc>
          <w:tcPr>
            <w:tcW w:w="2693" w:type="dxa"/>
            <w:vAlign w:val="center"/>
          </w:tcPr>
          <w:p w14:paraId="29B4E397" w14:textId="0C34A437" w:rsidR="00D96EF5" w:rsidRPr="00DA22BD" w:rsidRDefault="00725A9F">
            <w:pPr>
              <w:jc w:val="left"/>
              <w:rPr>
                <w:sz w:val="18"/>
              </w:rPr>
            </w:pPr>
            <w:r>
              <w:rPr>
                <w:sz w:val="18"/>
              </w:rPr>
              <w:t>app/backend/src/quizzes</w:t>
            </w:r>
          </w:p>
        </w:tc>
        <w:tc>
          <w:tcPr>
            <w:tcW w:w="3114" w:type="dxa"/>
            <w:vAlign w:val="center"/>
          </w:tcPr>
          <w:p w14:paraId="1B8BE0C3" w14:textId="77777777" w:rsidR="00725A9F" w:rsidRDefault="00725A9F">
            <w:pPr>
              <w:jc w:val="left"/>
            </w:pPr>
            <w:r>
              <w:rPr>
                <w:sz w:val="18"/>
              </w:rPr>
              <w:t>Genera analíticas de cuestionarios, detalle de intentos, exportación CSV e historial de participación.</w:t>
            </w:r>
          </w:p>
        </w:tc>
      </w:tr>
      <w:tr w:rsidR="00725A9F" w14:paraId="321E5DF0" w14:textId="77777777" w:rsidTr="00DA22BD">
        <w:trPr>
          <w:trHeight w:val="1118"/>
        </w:trPr>
        <w:tc>
          <w:tcPr>
            <w:tcW w:w="2547" w:type="dxa"/>
            <w:vAlign w:val="center"/>
          </w:tcPr>
          <w:p w14:paraId="3BCA4058" w14:textId="77777777" w:rsidR="00725A9F" w:rsidRDefault="00725A9F">
            <w:pPr>
              <w:jc w:val="left"/>
            </w:pPr>
            <w:r>
              <w:rPr>
                <w:sz w:val="18"/>
              </w:rPr>
              <w:t>GroupsController / GroupsService</w:t>
            </w:r>
          </w:p>
        </w:tc>
        <w:tc>
          <w:tcPr>
            <w:tcW w:w="2693" w:type="dxa"/>
            <w:vAlign w:val="center"/>
          </w:tcPr>
          <w:p w14:paraId="59133640" w14:textId="77777777" w:rsidR="00725A9F" w:rsidRDefault="00725A9F">
            <w:pPr>
              <w:jc w:val="left"/>
            </w:pPr>
            <w:r>
              <w:rPr>
                <w:sz w:val="18"/>
              </w:rPr>
              <w:t>app/backend/src/groups</w:t>
            </w:r>
          </w:p>
        </w:tc>
        <w:tc>
          <w:tcPr>
            <w:tcW w:w="3114" w:type="dxa"/>
            <w:vAlign w:val="center"/>
          </w:tcPr>
          <w:p w14:paraId="51151DA0" w14:textId="77777777" w:rsidR="00725A9F" w:rsidRDefault="00725A9F">
            <w:pPr>
              <w:jc w:val="left"/>
            </w:pPr>
            <w:r>
              <w:rPr>
                <w:sz w:val="18"/>
              </w:rPr>
              <w:t>Gestiona grupos, miembros, importación de estudiantes y archivado de grupos.</w:t>
            </w:r>
          </w:p>
        </w:tc>
      </w:tr>
      <w:tr w:rsidR="00725A9F" w14:paraId="5B108525" w14:textId="77777777" w:rsidTr="00DA22BD">
        <w:trPr>
          <w:trHeight w:val="1276"/>
        </w:trPr>
        <w:tc>
          <w:tcPr>
            <w:tcW w:w="2547" w:type="dxa"/>
            <w:vAlign w:val="center"/>
          </w:tcPr>
          <w:p w14:paraId="52069FB8" w14:textId="77777777" w:rsidR="00725A9F" w:rsidRDefault="00725A9F">
            <w:pPr>
              <w:jc w:val="left"/>
            </w:pPr>
            <w:r>
              <w:rPr>
                <w:sz w:val="18"/>
              </w:rPr>
              <w:t>ParametricQuestionTemplate utilities</w:t>
            </w:r>
          </w:p>
        </w:tc>
        <w:tc>
          <w:tcPr>
            <w:tcW w:w="2693" w:type="dxa"/>
            <w:vAlign w:val="center"/>
          </w:tcPr>
          <w:p w14:paraId="632A4662" w14:textId="77777777" w:rsidR="00725A9F" w:rsidRPr="00DA22BD" w:rsidRDefault="00725A9F">
            <w:pPr>
              <w:jc w:val="left"/>
              <w:rPr>
                <w:lang w:val="pt-PT"/>
              </w:rPr>
            </w:pPr>
            <w:r w:rsidRPr="00DA22BD">
              <w:rPr>
                <w:sz w:val="18"/>
                <w:lang w:val="pt-PT"/>
              </w:rPr>
              <w:t>app/backend/src/questions/parametric</w:t>
            </w:r>
          </w:p>
        </w:tc>
        <w:tc>
          <w:tcPr>
            <w:tcW w:w="3114" w:type="dxa"/>
            <w:vAlign w:val="center"/>
          </w:tcPr>
          <w:p w14:paraId="67DB170F" w14:textId="77777777" w:rsidR="00725A9F" w:rsidRDefault="00725A9F">
            <w:pPr>
              <w:jc w:val="left"/>
            </w:pPr>
            <w:r>
              <w:rPr>
                <w:sz w:val="18"/>
              </w:rPr>
              <w:t>Generan instancias de preguntas paramétricas cerradas y controlan variantes, tolerancias y respuestas esperadas.</w:t>
            </w:r>
          </w:p>
        </w:tc>
      </w:tr>
      <w:tr w:rsidR="00725A9F" w14:paraId="092A4F24" w14:textId="77777777" w:rsidTr="00DA22BD">
        <w:trPr>
          <w:trHeight w:val="982"/>
        </w:trPr>
        <w:tc>
          <w:tcPr>
            <w:tcW w:w="2547" w:type="dxa"/>
            <w:vAlign w:val="center"/>
          </w:tcPr>
          <w:p w14:paraId="23D0CF75" w14:textId="77777777" w:rsidR="00725A9F" w:rsidRDefault="00725A9F">
            <w:pPr>
              <w:jc w:val="left"/>
            </w:pPr>
            <w:r>
              <w:rPr>
                <w:sz w:val="18"/>
              </w:rPr>
              <w:t>Grade utilities</w:t>
            </w:r>
          </w:p>
        </w:tc>
        <w:tc>
          <w:tcPr>
            <w:tcW w:w="2693" w:type="dxa"/>
            <w:vAlign w:val="center"/>
          </w:tcPr>
          <w:p w14:paraId="1CB38E61" w14:textId="77777777" w:rsidR="00725A9F" w:rsidRPr="00DA22BD" w:rsidRDefault="00725A9F">
            <w:pPr>
              <w:jc w:val="left"/>
              <w:rPr>
                <w:lang w:val="pt-PT"/>
              </w:rPr>
            </w:pPr>
            <w:r w:rsidRPr="00DA22BD">
              <w:rPr>
                <w:sz w:val="18"/>
                <w:lang w:val="pt-PT"/>
              </w:rPr>
              <w:t>app/backend/src/quizzes/utils/grade</w:t>
            </w:r>
          </w:p>
        </w:tc>
        <w:tc>
          <w:tcPr>
            <w:tcW w:w="3114" w:type="dxa"/>
            <w:vAlign w:val="center"/>
          </w:tcPr>
          <w:p w14:paraId="2F69CEAB" w14:textId="77777777" w:rsidR="00725A9F" w:rsidRDefault="00725A9F">
            <w:pPr>
              <w:jc w:val="left"/>
            </w:pPr>
            <w:r>
              <w:rPr>
                <w:sz w:val="18"/>
              </w:rPr>
              <w:t>Corrigen preguntas de selección simple, selección múltiple, verdadero/falso y paramétricas.</w:t>
            </w:r>
          </w:p>
        </w:tc>
      </w:tr>
    </w:tbl>
    <w:p w14:paraId="651EE7A2" w14:textId="271F86CE" w:rsidR="00A9641C" w:rsidRPr="008135F9" w:rsidRDefault="009B0A7A" w:rsidP="00DA22BD">
      <w:pPr>
        <w:pStyle w:val="PiedeTabla"/>
      </w:pPr>
      <w:bookmarkStart w:id="2189" w:name="_Toc233720906"/>
      <w:r w:rsidRPr="008135F9">
        <w:t>Tabla 7.6. Servicios y controladores principales del “backend”.</w:t>
      </w:r>
      <w:bookmarkEnd w:id="2189"/>
    </w:p>
    <w:tbl>
      <w:tblPr>
        <w:tblStyle w:val="Tablaconcuadrcula"/>
        <w:tblW w:w="8359" w:type="dxa"/>
        <w:tblLayout w:type="fixed"/>
        <w:tblLook w:val="04A0" w:firstRow="1" w:lastRow="0" w:firstColumn="1" w:lastColumn="0" w:noHBand="0" w:noVBand="1"/>
      </w:tblPr>
      <w:tblGrid>
        <w:gridCol w:w="1838"/>
        <w:gridCol w:w="3119"/>
        <w:gridCol w:w="3402"/>
      </w:tblGrid>
      <w:tr w:rsidR="00D27FF1" w14:paraId="25041D63" w14:textId="77777777" w:rsidTr="00DA22BD">
        <w:trPr>
          <w:trHeight w:val="645"/>
        </w:trPr>
        <w:tc>
          <w:tcPr>
            <w:tcW w:w="8359" w:type="dxa"/>
            <w:gridSpan w:val="3"/>
            <w:shd w:val="clear" w:color="auto" w:fill="DDDDDD" w:themeFill="accent1"/>
            <w:vAlign w:val="center"/>
          </w:tcPr>
          <w:p w14:paraId="7683453D" w14:textId="1CC23B8B" w:rsidR="00D27FF1" w:rsidRDefault="00721E7C" w:rsidP="00DA22BD">
            <w:pPr>
              <w:jc w:val="center"/>
              <w:rPr>
                <w:b/>
                <w:sz w:val="18"/>
              </w:rPr>
            </w:pPr>
            <w:r w:rsidRPr="00721E7C">
              <w:rPr>
                <w:b/>
                <w:sz w:val="18"/>
              </w:rPr>
              <w:t>Componentes y páginas principales del “frontend”.</w:t>
            </w:r>
          </w:p>
        </w:tc>
      </w:tr>
      <w:tr w:rsidR="008C7450" w14:paraId="452B7E8A" w14:textId="77777777" w:rsidTr="00DA22BD">
        <w:trPr>
          <w:trHeight w:val="697"/>
        </w:trPr>
        <w:tc>
          <w:tcPr>
            <w:tcW w:w="1838" w:type="dxa"/>
            <w:shd w:val="clear" w:color="auto" w:fill="F2F2F2" w:themeFill="background1" w:themeFillShade="F2"/>
            <w:vAlign w:val="center"/>
          </w:tcPr>
          <w:p w14:paraId="6A8363C0" w14:textId="77777777" w:rsidR="008C7450" w:rsidRDefault="008C7450">
            <w:pPr>
              <w:jc w:val="left"/>
            </w:pPr>
            <w:r>
              <w:rPr>
                <w:b/>
                <w:sz w:val="18"/>
              </w:rPr>
              <w:t>Componente o página</w:t>
            </w:r>
          </w:p>
        </w:tc>
        <w:tc>
          <w:tcPr>
            <w:tcW w:w="3119" w:type="dxa"/>
            <w:shd w:val="clear" w:color="auto" w:fill="F2F2F2" w:themeFill="background1" w:themeFillShade="F2"/>
            <w:vAlign w:val="center"/>
          </w:tcPr>
          <w:p w14:paraId="4D96ADD1" w14:textId="77777777" w:rsidR="008C7450" w:rsidRDefault="008C7450">
            <w:pPr>
              <w:jc w:val="left"/>
            </w:pPr>
            <w:r>
              <w:rPr>
                <w:b/>
                <w:sz w:val="18"/>
              </w:rPr>
              <w:t>Ruta</w:t>
            </w:r>
          </w:p>
        </w:tc>
        <w:tc>
          <w:tcPr>
            <w:tcW w:w="3402" w:type="dxa"/>
            <w:shd w:val="clear" w:color="auto" w:fill="F2F2F2" w:themeFill="background1" w:themeFillShade="F2"/>
            <w:vAlign w:val="center"/>
          </w:tcPr>
          <w:p w14:paraId="28970870" w14:textId="77777777" w:rsidR="008C7450" w:rsidRDefault="008C7450">
            <w:pPr>
              <w:jc w:val="left"/>
            </w:pPr>
            <w:r>
              <w:rPr>
                <w:b/>
                <w:sz w:val="18"/>
              </w:rPr>
              <w:t>Responsabilidad principal</w:t>
            </w:r>
          </w:p>
        </w:tc>
      </w:tr>
      <w:tr w:rsidR="008C7450" w14:paraId="35761CE0" w14:textId="77777777" w:rsidTr="00DA22BD">
        <w:trPr>
          <w:trHeight w:val="1777"/>
        </w:trPr>
        <w:tc>
          <w:tcPr>
            <w:tcW w:w="1838" w:type="dxa"/>
            <w:vAlign w:val="center"/>
          </w:tcPr>
          <w:p w14:paraId="30A24369" w14:textId="77777777" w:rsidR="008C7450" w:rsidRDefault="008C7450">
            <w:pPr>
              <w:jc w:val="left"/>
            </w:pPr>
            <w:r>
              <w:rPr>
                <w:sz w:val="18"/>
              </w:rPr>
              <w:t>AppRouter</w:t>
            </w:r>
          </w:p>
        </w:tc>
        <w:tc>
          <w:tcPr>
            <w:tcW w:w="3119" w:type="dxa"/>
            <w:vAlign w:val="center"/>
          </w:tcPr>
          <w:p w14:paraId="5C00CD5D" w14:textId="77777777" w:rsidR="008C7450" w:rsidRPr="00DA22BD" w:rsidRDefault="008C7450">
            <w:pPr>
              <w:jc w:val="left"/>
              <w:rPr>
                <w:lang w:val="pt-PT"/>
              </w:rPr>
            </w:pPr>
            <w:r w:rsidRPr="00DA22BD">
              <w:rPr>
                <w:sz w:val="18"/>
                <w:lang w:val="pt-PT"/>
              </w:rPr>
              <w:t>app/frontend/src/router/AppRouter.tsx</w:t>
            </w:r>
          </w:p>
        </w:tc>
        <w:tc>
          <w:tcPr>
            <w:tcW w:w="3402" w:type="dxa"/>
            <w:vAlign w:val="center"/>
          </w:tcPr>
          <w:p w14:paraId="25D347CC" w14:textId="77777777" w:rsidR="008C7450" w:rsidRDefault="008C7450" w:rsidP="00DA22BD">
            <w:r>
              <w:rPr>
                <w:sz w:val="18"/>
              </w:rPr>
              <w:t>Define las rutas principales de la aplicación y aplica restricciones de autenticación o rol mediante componentes de protección.</w:t>
            </w:r>
          </w:p>
        </w:tc>
      </w:tr>
      <w:tr w:rsidR="008C7450" w14:paraId="732E2BAC" w14:textId="77777777" w:rsidTr="00DA22BD">
        <w:trPr>
          <w:trHeight w:val="1097"/>
        </w:trPr>
        <w:tc>
          <w:tcPr>
            <w:tcW w:w="1838" w:type="dxa"/>
            <w:vAlign w:val="center"/>
          </w:tcPr>
          <w:p w14:paraId="0F3E86F5" w14:textId="77777777" w:rsidR="008C7450" w:rsidRDefault="008C7450">
            <w:pPr>
              <w:jc w:val="left"/>
            </w:pPr>
            <w:r>
              <w:rPr>
                <w:sz w:val="18"/>
              </w:rPr>
              <w:t>AppLayout</w:t>
            </w:r>
          </w:p>
        </w:tc>
        <w:tc>
          <w:tcPr>
            <w:tcW w:w="3119" w:type="dxa"/>
            <w:vAlign w:val="center"/>
          </w:tcPr>
          <w:p w14:paraId="6CCC26B7" w14:textId="77777777" w:rsidR="008C7450" w:rsidRPr="00C73544" w:rsidRDefault="008C7450">
            <w:pPr>
              <w:jc w:val="left"/>
              <w:rPr>
                <w:lang w:val="en-GB"/>
              </w:rPr>
            </w:pPr>
            <w:r w:rsidRPr="00C73544">
              <w:rPr>
                <w:sz w:val="18"/>
                <w:lang w:val="en-GB"/>
              </w:rPr>
              <w:t>app/frontend/src/components/layout/AppLayout.tsx</w:t>
            </w:r>
          </w:p>
        </w:tc>
        <w:tc>
          <w:tcPr>
            <w:tcW w:w="3402" w:type="dxa"/>
            <w:vAlign w:val="center"/>
          </w:tcPr>
          <w:p w14:paraId="6EF61FC8" w14:textId="77777777" w:rsidR="008C7450" w:rsidRDefault="008C7450" w:rsidP="00DA22BD">
            <w:r>
              <w:rPr>
                <w:sz w:val="18"/>
              </w:rPr>
              <w:t>Estructura visual común de la aplicación: navegación, contenido principal y pie de página.</w:t>
            </w:r>
          </w:p>
        </w:tc>
      </w:tr>
      <w:tr w:rsidR="008C7450" w14:paraId="2685B3B3" w14:textId="77777777" w:rsidTr="00DA22BD">
        <w:trPr>
          <w:trHeight w:val="662"/>
        </w:trPr>
        <w:tc>
          <w:tcPr>
            <w:tcW w:w="1838" w:type="dxa"/>
            <w:vAlign w:val="center"/>
          </w:tcPr>
          <w:p w14:paraId="4D4E549A" w14:textId="77777777" w:rsidR="008C7450" w:rsidRDefault="008C7450">
            <w:pPr>
              <w:jc w:val="left"/>
            </w:pPr>
            <w:r>
              <w:rPr>
                <w:sz w:val="18"/>
              </w:rPr>
              <w:t>LoginPage / RegisterPage</w:t>
            </w:r>
          </w:p>
        </w:tc>
        <w:tc>
          <w:tcPr>
            <w:tcW w:w="3119" w:type="dxa"/>
            <w:vAlign w:val="center"/>
          </w:tcPr>
          <w:p w14:paraId="5110802B" w14:textId="77777777" w:rsidR="008C7450" w:rsidRDefault="008C7450">
            <w:pPr>
              <w:jc w:val="left"/>
            </w:pPr>
            <w:r>
              <w:rPr>
                <w:sz w:val="18"/>
              </w:rPr>
              <w:t>app/frontend/src/pages</w:t>
            </w:r>
          </w:p>
        </w:tc>
        <w:tc>
          <w:tcPr>
            <w:tcW w:w="3402" w:type="dxa"/>
            <w:vAlign w:val="center"/>
          </w:tcPr>
          <w:p w14:paraId="0111E4DD" w14:textId="77777777" w:rsidR="008C7450" w:rsidRDefault="008C7450" w:rsidP="00DA22BD">
            <w:r>
              <w:rPr>
                <w:sz w:val="18"/>
              </w:rPr>
              <w:t>Permiten iniciar sesión y registrar usuarios con correo institucional.</w:t>
            </w:r>
          </w:p>
        </w:tc>
      </w:tr>
      <w:tr w:rsidR="008C7450" w14:paraId="2B1B608E" w14:textId="77777777" w:rsidTr="00DA22BD">
        <w:trPr>
          <w:trHeight w:val="1097"/>
        </w:trPr>
        <w:tc>
          <w:tcPr>
            <w:tcW w:w="1838" w:type="dxa"/>
            <w:vAlign w:val="center"/>
          </w:tcPr>
          <w:p w14:paraId="724BA375" w14:textId="77777777" w:rsidR="008C7450" w:rsidRDefault="008C7450">
            <w:pPr>
              <w:jc w:val="left"/>
            </w:pPr>
            <w:r>
              <w:rPr>
                <w:sz w:val="18"/>
              </w:rPr>
              <w:t>QuestionsPage</w:t>
            </w:r>
          </w:p>
        </w:tc>
        <w:tc>
          <w:tcPr>
            <w:tcW w:w="3119" w:type="dxa"/>
            <w:vAlign w:val="center"/>
          </w:tcPr>
          <w:p w14:paraId="5ACAA525" w14:textId="77777777" w:rsidR="008C7450" w:rsidRPr="00DA22BD" w:rsidRDefault="008C7450">
            <w:pPr>
              <w:jc w:val="left"/>
              <w:rPr>
                <w:lang w:val="pt-PT"/>
              </w:rPr>
            </w:pPr>
            <w:r w:rsidRPr="00DA22BD">
              <w:rPr>
                <w:sz w:val="18"/>
                <w:lang w:val="pt-PT"/>
              </w:rPr>
              <w:t>app/frontend/src/pages/questions/QuestionsPage.tsx</w:t>
            </w:r>
          </w:p>
        </w:tc>
        <w:tc>
          <w:tcPr>
            <w:tcW w:w="3402" w:type="dxa"/>
            <w:vAlign w:val="center"/>
          </w:tcPr>
          <w:p w14:paraId="2B2E5263" w14:textId="77777777" w:rsidR="008C7450" w:rsidRDefault="008C7450" w:rsidP="00DA22BD">
            <w:r>
              <w:rPr>
                <w:sz w:val="18"/>
              </w:rPr>
              <w:t>Pantalla de gestión del banco de preguntas, con filtros, listado, creación, edición y borrado.</w:t>
            </w:r>
          </w:p>
        </w:tc>
      </w:tr>
      <w:tr w:rsidR="008C7450" w14:paraId="16C91E87" w14:textId="77777777" w:rsidTr="00DA22BD">
        <w:trPr>
          <w:trHeight w:val="1323"/>
        </w:trPr>
        <w:tc>
          <w:tcPr>
            <w:tcW w:w="1838" w:type="dxa"/>
            <w:vAlign w:val="center"/>
          </w:tcPr>
          <w:p w14:paraId="5453F117" w14:textId="77777777" w:rsidR="008C7450" w:rsidRDefault="008C7450">
            <w:pPr>
              <w:jc w:val="left"/>
            </w:pPr>
            <w:r>
              <w:rPr>
                <w:sz w:val="18"/>
              </w:rPr>
              <w:t>QuestionEditorDialog</w:t>
            </w:r>
          </w:p>
        </w:tc>
        <w:tc>
          <w:tcPr>
            <w:tcW w:w="3119" w:type="dxa"/>
            <w:vAlign w:val="center"/>
          </w:tcPr>
          <w:p w14:paraId="3354E077" w14:textId="77777777" w:rsidR="008C7450" w:rsidRPr="00DA22BD" w:rsidRDefault="008C7450">
            <w:pPr>
              <w:jc w:val="left"/>
              <w:rPr>
                <w:lang w:val="pt-PT"/>
              </w:rPr>
            </w:pPr>
            <w:r w:rsidRPr="00DA22BD">
              <w:rPr>
                <w:sz w:val="18"/>
                <w:lang w:val="pt-PT"/>
              </w:rPr>
              <w:t>app/frontend/src/components/questions/editor</w:t>
            </w:r>
          </w:p>
        </w:tc>
        <w:tc>
          <w:tcPr>
            <w:tcW w:w="3402" w:type="dxa"/>
            <w:vAlign w:val="center"/>
          </w:tcPr>
          <w:p w14:paraId="5A33F84A" w14:textId="77777777" w:rsidR="008C7450" w:rsidRDefault="008C7450" w:rsidP="00DA22BD">
            <w:r>
              <w:rPr>
                <w:sz w:val="18"/>
              </w:rPr>
              <w:t>Diálogo de edición de preguntas. Coordina campos comunes y configuración específica según el tipo de pregunta.</w:t>
            </w:r>
          </w:p>
        </w:tc>
      </w:tr>
      <w:tr w:rsidR="008C7450" w14:paraId="716BAD1C" w14:textId="77777777" w:rsidTr="00DA22BD">
        <w:trPr>
          <w:trHeight w:val="869"/>
        </w:trPr>
        <w:tc>
          <w:tcPr>
            <w:tcW w:w="1838" w:type="dxa"/>
            <w:vAlign w:val="center"/>
          </w:tcPr>
          <w:p w14:paraId="3CA4ED3F" w14:textId="77777777" w:rsidR="008C7450" w:rsidRDefault="008C7450">
            <w:pPr>
              <w:jc w:val="left"/>
            </w:pPr>
            <w:r>
              <w:rPr>
                <w:sz w:val="18"/>
              </w:rPr>
              <w:t>QuizzesPage</w:t>
            </w:r>
          </w:p>
        </w:tc>
        <w:tc>
          <w:tcPr>
            <w:tcW w:w="3119" w:type="dxa"/>
            <w:vAlign w:val="center"/>
          </w:tcPr>
          <w:p w14:paraId="1E2E5950" w14:textId="77777777" w:rsidR="008C7450" w:rsidRDefault="008C7450">
            <w:pPr>
              <w:jc w:val="left"/>
            </w:pPr>
            <w:r>
              <w:rPr>
                <w:sz w:val="18"/>
              </w:rPr>
              <w:t>app/frontend/src/pages/quizzes/QuizzesPage.tsx</w:t>
            </w:r>
          </w:p>
        </w:tc>
        <w:tc>
          <w:tcPr>
            <w:tcW w:w="3402" w:type="dxa"/>
            <w:vAlign w:val="center"/>
          </w:tcPr>
          <w:p w14:paraId="73251A37" w14:textId="77777777" w:rsidR="008C7450" w:rsidRDefault="008C7450" w:rsidP="00DA22BD">
            <w:r>
              <w:rPr>
                <w:sz w:val="18"/>
              </w:rPr>
              <w:t>Pantalla de gestión de cuestionarios para profesores y administradores.</w:t>
            </w:r>
          </w:p>
        </w:tc>
      </w:tr>
      <w:tr w:rsidR="008C7450" w14:paraId="779E9A3C" w14:textId="77777777" w:rsidTr="00DA22BD">
        <w:trPr>
          <w:trHeight w:val="1323"/>
        </w:trPr>
        <w:tc>
          <w:tcPr>
            <w:tcW w:w="1838" w:type="dxa"/>
            <w:vAlign w:val="center"/>
          </w:tcPr>
          <w:p w14:paraId="4ADCF233" w14:textId="77777777" w:rsidR="008C7450" w:rsidRDefault="008C7450">
            <w:pPr>
              <w:jc w:val="left"/>
            </w:pPr>
            <w:r>
              <w:rPr>
                <w:sz w:val="18"/>
              </w:rPr>
              <w:lastRenderedPageBreak/>
              <w:t>QuizAccessPage</w:t>
            </w:r>
          </w:p>
        </w:tc>
        <w:tc>
          <w:tcPr>
            <w:tcW w:w="3119" w:type="dxa"/>
            <w:vAlign w:val="center"/>
          </w:tcPr>
          <w:p w14:paraId="19445F14" w14:textId="77777777" w:rsidR="008C7450" w:rsidRDefault="008C7450">
            <w:pPr>
              <w:jc w:val="left"/>
            </w:pPr>
            <w:r>
              <w:rPr>
                <w:sz w:val="18"/>
              </w:rPr>
              <w:t>app/frontend/src/pages/quiz-access/QuizAccessPage.tsx</w:t>
            </w:r>
          </w:p>
        </w:tc>
        <w:tc>
          <w:tcPr>
            <w:tcW w:w="3402" w:type="dxa"/>
            <w:vAlign w:val="center"/>
          </w:tcPr>
          <w:p w14:paraId="6F003FDB" w14:textId="77777777" w:rsidR="008C7450" w:rsidRDefault="008C7450" w:rsidP="00DA22BD">
            <w:r>
              <w:rPr>
                <w:sz w:val="18"/>
              </w:rPr>
              <w:t>Pantalla usada por estudiantes para consultar cuestionarios disponibles, iniciar intentos, responder y revisar resultados.</w:t>
            </w:r>
          </w:p>
        </w:tc>
      </w:tr>
      <w:tr w:rsidR="008C7450" w14:paraId="2CA9405E" w14:textId="77777777" w:rsidTr="00DA22BD">
        <w:trPr>
          <w:trHeight w:val="1551"/>
        </w:trPr>
        <w:tc>
          <w:tcPr>
            <w:tcW w:w="1838" w:type="dxa"/>
            <w:vAlign w:val="center"/>
          </w:tcPr>
          <w:p w14:paraId="1A8FDC5F" w14:textId="77777777" w:rsidR="008C7450" w:rsidRDefault="008C7450">
            <w:pPr>
              <w:jc w:val="left"/>
            </w:pPr>
            <w:r>
              <w:rPr>
                <w:sz w:val="18"/>
              </w:rPr>
              <w:t>QuizAnalyticsPage</w:t>
            </w:r>
          </w:p>
        </w:tc>
        <w:tc>
          <w:tcPr>
            <w:tcW w:w="3119" w:type="dxa"/>
            <w:vAlign w:val="center"/>
          </w:tcPr>
          <w:p w14:paraId="1C05E3A2" w14:textId="77777777" w:rsidR="008C7450" w:rsidRDefault="008C7450">
            <w:pPr>
              <w:jc w:val="left"/>
            </w:pPr>
            <w:r>
              <w:rPr>
                <w:sz w:val="18"/>
              </w:rPr>
              <w:t>app/frontend/src/pages/quizzes/QuizAnalyticsPage.tsx</w:t>
            </w:r>
          </w:p>
        </w:tc>
        <w:tc>
          <w:tcPr>
            <w:tcW w:w="3402" w:type="dxa"/>
            <w:vAlign w:val="center"/>
          </w:tcPr>
          <w:p w14:paraId="28FA7D64" w14:textId="77777777" w:rsidR="008C7450" w:rsidRDefault="008C7450" w:rsidP="00DA22BD">
            <w:r>
              <w:rPr>
                <w:sz w:val="18"/>
              </w:rPr>
              <w:t>Muestra estadísticas del cuestionario, distribución de resultados, participantes, intentos y rendimiento por pregunta.</w:t>
            </w:r>
          </w:p>
        </w:tc>
      </w:tr>
      <w:tr w:rsidR="008C7450" w14:paraId="1BDB8395" w14:textId="77777777" w:rsidTr="00DA22BD">
        <w:trPr>
          <w:trHeight w:val="888"/>
        </w:trPr>
        <w:tc>
          <w:tcPr>
            <w:tcW w:w="1838" w:type="dxa"/>
            <w:vAlign w:val="center"/>
          </w:tcPr>
          <w:p w14:paraId="74172439" w14:textId="77777777" w:rsidR="008C7450" w:rsidRDefault="008C7450">
            <w:pPr>
              <w:jc w:val="left"/>
            </w:pPr>
            <w:r>
              <w:rPr>
                <w:sz w:val="18"/>
              </w:rPr>
              <w:t>QuizHistoryPage</w:t>
            </w:r>
          </w:p>
        </w:tc>
        <w:tc>
          <w:tcPr>
            <w:tcW w:w="3119" w:type="dxa"/>
            <w:vAlign w:val="center"/>
          </w:tcPr>
          <w:p w14:paraId="36D582E3" w14:textId="77777777" w:rsidR="008C7450" w:rsidRPr="00C73544" w:rsidRDefault="008C7450">
            <w:pPr>
              <w:jc w:val="left"/>
              <w:rPr>
                <w:lang w:val="en-GB"/>
              </w:rPr>
            </w:pPr>
            <w:r w:rsidRPr="00C73544">
              <w:rPr>
                <w:sz w:val="18"/>
                <w:lang w:val="en-GB"/>
              </w:rPr>
              <w:t>app/frontend/src/pages/quiz-history/QuizHistoryPage.tsx</w:t>
            </w:r>
          </w:p>
        </w:tc>
        <w:tc>
          <w:tcPr>
            <w:tcW w:w="3402" w:type="dxa"/>
            <w:vAlign w:val="center"/>
          </w:tcPr>
          <w:p w14:paraId="380B12C3" w14:textId="77777777" w:rsidR="008C7450" w:rsidRDefault="008C7450" w:rsidP="00DA22BD">
            <w:r>
              <w:rPr>
                <w:sz w:val="18"/>
              </w:rPr>
              <w:t>Permite al alumno consultar su historial de cuestionarios realizados.</w:t>
            </w:r>
          </w:p>
        </w:tc>
      </w:tr>
      <w:tr w:rsidR="008C7450" w14:paraId="4AEF6623" w14:textId="77777777" w:rsidTr="00DA22BD">
        <w:trPr>
          <w:trHeight w:val="869"/>
        </w:trPr>
        <w:tc>
          <w:tcPr>
            <w:tcW w:w="1838" w:type="dxa"/>
            <w:vAlign w:val="center"/>
          </w:tcPr>
          <w:p w14:paraId="4F539C35" w14:textId="77777777" w:rsidR="008C7450" w:rsidRDefault="008C7450">
            <w:pPr>
              <w:jc w:val="left"/>
            </w:pPr>
            <w:r>
              <w:rPr>
                <w:sz w:val="18"/>
              </w:rPr>
              <w:t>GroupsPage</w:t>
            </w:r>
          </w:p>
        </w:tc>
        <w:tc>
          <w:tcPr>
            <w:tcW w:w="3119" w:type="dxa"/>
            <w:vAlign w:val="center"/>
          </w:tcPr>
          <w:p w14:paraId="559C761E" w14:textId="77777777" w:rsidR="008C7450" w:rsidRPr="00DA22BD" w:rsidRDefault="008C7450">
            <w:pPr>
              <w:jc w:val="left"/>
              <w:rPr>
                <w:lang w:val="pt-PT"/>
              </w:rPr>
            </w:pPr>
            <w:r w:rsidRPr="00DA22BD">
              <w:rPr>
                <w:sz w:val="18"/>
                <w:lang w:val="pt-PT"/>
              </w:rPr>
              <w:t>app/frontend/src/pages/groups/GroupsPage.tsx</w:t>
            </w:r>
          </w:p>
        </w:tc>
        <w:tc>
          <w:tcPr>
            <w:tcW w:w="3402" w:type="dxa"/>
            <w:vAlign w:val="center"/>
          </w:tcPr>
          <w:p w14:paraId="6E6C4712" w14:textId="77777777" w:rsidR="008C7450" w:rsidRDefault="008C7450" w:rsidP="00DA22BD">
            <w:r>
              <w:rPr>
                <w:sz w:val="18"/>
              </w:rPr>
              <w:t>Gestiona grupos de estudiantes, edición e importación de miembros.</w:t>
            </w:r>
          </w:p>
        </w:tc>
      </w:tr>
      <w:tr w:rsidR="008C7450" w14:paraId="68486794" w14:textId="77777777" w:rsidTr="00DA22BD">
        <w:trPr>
          <w:trHeight w:val="1097"/>
        </w:trPr>
        <w:tc>
          <w:tcPr>
            <w:tcW w:w="1838" w:type="dxa"/>
            <w:vAlign w:val="center"/>
          </w:tcPr>
          <w:p w14:paraId="5D2E3C6E" w14:textId="77777777" w:rsidR="008C7450" w:rsidRDefault="008C7450">
            <w:pPr>
              <w:jc w:val="left"/>
            </w:pPr>
            <w:r>
              <w:rPr>
                <w:sz w:val="18"/>
              </w:rPr>
              <w:t>AdminPage</w:t>
            </w:r>
          </w:p>
        </w:tc>
        <w:tc>
          <w:tcPr>
            <w:tcW w:w="3119" w:type="dxa"/>
            <w:vAlign w:val="center"/>
          </w:tcPr>
          <w:p w14:paraId="51D1417E" w14:textId="77777777" w:rsidR="008C7450" w:rsidRPr="00DA22BD" w:rsidRDefault="008C7450">
            <w:pPr>
              <w:jc w:val="left"/>
              <w:rPr>
                <w:lang w:val="pt-PT"/>
              </w:rPr>
            </w:pPr>
            <w:r w:rsidRPr="00DA22BD">
              <w:rPr>
                <w:sz w:val="18"/>
                <w:lang w:val="pt-PT"/>
              </w:rPr>
              <w:t>app/frontend/src/pages/admin/AdminPage.tsx</w:t>
            </w:r>
          </w:p>
        </w:tc>
        <w:tc>
          <w:tcPr>
            <w:tcW w:w="3402" w:type="dxa"/>
            <w:vAlign w:val="center"/>
          </w:tcPr>
          <w:p w14:paraId="63CA7070" w14:textId="77777777" w:rsidR="008C7450" w:rsidRDefault="008C7450" w:rsidP="00DA22BD">
            <w:r>
              <w:rPr>
                <w:sz w:val="18"/>
              </w:rPr>
              <w:t>Permite al administrador gestionar usuarios, roles, estado y contraseñas.</w:t>
            </w:r>
          </w:p>
        </w:tc>
      </w:tr>
    </w:tbl>
    <w:p w14:paraId="48630654" w14:textId="6B875627" w:rsidR="00CD6CAE" w:rsidRPr="008135F9" w:rsidRDefault="00CD6CAE" w:rsidP="00DA22BD">
      <w:pPr>
        <w:pStyle w:val="PiedeTabla"/>
      </w:pPr>
      <w:bookmarkStart w:id="2190" w:name="_Toc233720907"/>
      <w:r w:rsidRPr="008135F9">
        <w:t>Tabla 7.7. Componentes y páginas principales del “frontend”.</w:t>
      </w:r>
      <w:bookmarkEnd w:id="2190"/>
    </w:p>
    <w:p w14:paraId="7DA4C560" w14:textId="68E38E5A" w:rsidR="0024104A" w:rsidRPr="00DA22BD" w:rsidRDefault="008F7186" w:rsidP="00DA22BD">
      <w:r>
        <w:t>Con esta organización se consigue que la lógica quede bastante separada por responsabilidades. Las clases de dominio y esquemas representan los datos, los servicios contienen la lógica principal, los controladores exponen la API y los componentes del “frontend” construyen la experiencia de usuario sobre esas operaciones.</w:t>
      </w:r>
    </w:p>
    <w:p w14:paraId="2B1E2409" w14:textId="77777777" w:rsidR="008F7186" w:rsidRDefault="008F7186">
      <w:pPr>
        <w:jc w:val="left"/>
        <w:rPr>
          <w:rFonts w:asciiTheme="majorHAnsi" w:eastAsiaTheme="majorEastAsia" w:hAnsiTheme="majorHAnsi" w:cstheme="majorBidi"/>
          <w:b/>
          <w:bCs/>
          <w:color w:val="A5A5A5" w:themeColor="accent1" w:themeShade="BF"/>
          <w:sz w:val="48"/>
          <w:szCs w:val="28"/>
        </w:rPr>
      </w:pPr>
      <w:r>
        <w:br w:type="page"/>
      </w:r>
    </w:p>
    <w:p w14:paraId="353501DE" w14:textId="51AE69D0" w:rsidR="00EC451A" w:rsidRDefault="00EC451A" w:rsidP="00EC451A">
      <w:pPr>
        <w:pStyle w:val="Ttulo1"/>
      </w:pPr>
      <w:bookmarkStart w:id="2191" w:name="_Toc233728332"/>
      <w:commentRangeStart w:id="2192"/>
      <w:r>
        <w:lastRenderedPageBreak/>
        <w:t>Desarrollo</w:t>
      </w:r>
      <w:commentRangeEnd w:id="2192"/>
      <w:r w:rsidR="007F11AB">
        <w:rPr>
          <w:rStyle w:val="Refdecomentario"/>
          <w:sz w:val="48"/>
          <w:szCs w:val="28"/>
        </w:rPr>
        <w:commentReference w:id="2192"/>
      </w:r>
      <w:r>
        <w:t xml:space="preserve"> de las Pruebas</w:t>
      </w:r>
      <w:bookmarkEnd w:id="2191"/>
    </w:p>
    <w:p w14:paraId="194BBFB2" w14:textId="342C7659" w:rsidR="007E460B" w:rsidRDefault="007E460B" w:rsidP="007E460B">
      <w:r>
        <w:t>En este capítulo se recoge el desarrollo de las pruebas realizadas sobre la aplicación. El objetivo no es volver a definir el plan de pruebas, ya explicado en el capítulo anterior, sino resumir su ejecución y los resultados obtenidos. Para ello se separan las pruebas automáticas, las pruebas de integración y sistema, las comprobaciones de usabilidad y accesibilidad, y las pruebas de rendimiento.</w:t>
      </w:r>
    </w:p>
    <w:p w14:paraId="0A05C3F8" w14:textId="77777777" w:rsidR="007E460B" w:rsidRDefault="007E460B" w:rsidP="007E460B">
      <w:r>
        <w:t>La validación combina pruebas automáticas y revisión manual. Las pruebas automáticas se han centrado en comprobar la lógica del “backend”, los componentes y páginas del “frontend”, los servicios de comunicación con la API y las utilidades de corrección de preguntas. Las pruebas manuales se han usado para revisar los flujos completos desde el punto de vista de cada perfil de usuario.</w:t>
      </w:r>
    </w:p>
    <w:tbl>
      <w:tblPr>
        <w:tblStyle w:val="Tablaconcuadrcula"/>
        <w:tblW w:w="0" w:type="auto"/>
        <w:tblLook w:val="04A0" w:firstRow="1" w:lastRow="0" w:firstColumn="1" w:lastColumn="0" w:noHBand="0" w:noVBand="1"/>
      </w:tblPr>
      <w:tblGrid>
        <w:gridCol w:w="2783"/>
        <w:gridCol w:w="2787"/>
        <w:gridCol w:w="2784"/>
      </w:tblGrid>
      <w:tr w:rsidR="007E460B" w14:paraId="7E4EE4EF" w14:textId="77777777" w:rsidTr="00530EB9">
        <w:trPr>
          <w:trHeight w:val="511"/>
        </w:trPr>
        <w:tc>
          <w:tcPr>
            <w:tcW w:w="8364" w:type="dxa"/>
            <w:gridSpan w:val="3"/>
            <w:shd w:val="clear" w:color="auto" w:fill="DDDDDD" w:themeFill="accent1"/>
            <w:vAlign w:val="center"/>
          </w:tcPr>
          <w:p w14:paraId="1A3BAC54" w14:textId="77777777" w:rsidR="007E460B" w:rsidRDefault="007E460B">
            <w:pPr>
              <w:jc w:val="center"/>
            </w:pPr>
            <w:r>
              <w:rPr>
                <w:b/>
                <w:sz w:val="18"/>
              </w:rPr>
              <w:t>Resumen de ejecución técnica</w:t>
            </w:r>
          </w:p>
        </w:tc>
      </w:tr>
      <w:tr w:rsidR="007E460B" w14:paraId="1ECF025A" w14:textId="77777777" w:rsidTr="00530EB9">
        <w:trPr>
          <w:trHeight w:val="419"/>
        </w:trPr>
        <w:tc>
          <w:tcPr>
            <w:tcW w:w="2788" w:type="dxa"/>
            <w:shd w:val="clear" w:color="auto" w:fill="F2F2F2" w:themeFill="background1" w:themeFillShade="F2"/>
            <w:vAlign w:val="center"/>
          </w:tcPr>
          <w:p w14:paraId="33B19D89" w14:textId="77777777" w:rsidR="007E460B" w:rsidRDefault="007E460B">
            <w:pPr>
              <w:jc w:val="left"/>
            </w:pPr>
            <w:r>
              <w:rPr>
                <w:b/>
                <w:sz w:val="18"/>
              </w:rPr>
              <w:t>Bloque</w:t>
            </w:r>
          </w:p>
        </w:tc>
        <w:tc>
          <w:tcPr>
            <w:tcW w:w="2788" w:type="dxa"/>
            <w:shd w:val="clear" w:color="auto" w:fill="F2F2F2" w:themeFill="background1" w:themeFillShade="F2"/>
            <w:vAlign w:val="center"/>
          </w:tcPr>
          <w:p w14:paraId="3FF55C39" w14:textId="77777777" w:rsidR="007E460B" w:rsidRDefault="007E460B">
            <w:pPr>
              <w:jc w:val="left"/>
            </w:pPr>
            <w:r>
              <w:rPr>
                <w:b/>
                <w:sz w:val="18"/>
              </w:rPr>
              <w:t>Comando o técnica</w:t>
            </w:r>
          </w:p>
        </w:tc>
        <w:tc>
          <w:tcPr>
            <w:tcW w:w="2788" w:type="dxa"/>
            <w:shd w:val="clear" w:color="auto" w:fill="F2F2F2" w:themeFill="background1" w:themeFillShade="F2"/>
            <w:vAlign w:val="center"/>
          </w:tcPr>
          <w:p w14:paraId="42DFCD2D" w14:textId="77777777" w:rsidR="007E460B" w:rsidRDefault="007E460B">
            <w:pPr>
              <w:jc w:val="left"/>
            </w:pPr>
            <w:r>
              <w:rPr>
                <w:b/>
                <w:sz w:val="18"/>
              </w:rPr>
              <w:t>Resultado</w:t>
            </w:r>
          </w:p>
        </w:tc>
      </w:tr>
      <w:tr w:rsidR="007E460B" w14:paraId="34E513D3" w14:textId="77777777" w:rsidTr="00530EB9">
        <w:trPr>
          <w:trHeight w:val="695"/>
        </w:trPr>
        <w:tc>
          <w:tcPr>
            <w:tcW w:w="2788" w:type="dxa"/>
            <w:vAlign w:val="center"/>
          </w:tcPr>
          <w:p w14:paraId="069A09B8" w14:textId="77777777" w:rsidR="007E460B" w:rsidRDefault="007E460B">
            <w:pPr>
              <w:jc w:val="left"/>
            </w:pPr>
            <w:r>
              <w:rPr>
                <w:sz w:val="18"/>
              </w:rPr>
              <w:t>Pruebas unitarias del “backend”</w:t>
            </w:r>
          </w:p>
        </w:tc>
        <w:tc>
          <w:tcPr>
            <w:tcW w:w="2788" w:type="dxa"/>
            <w:vAlign w:val="center"/>
          </w:tcPr>
          <w:p w14:paraId="5E739535" w14:textId="77777777" w:rsidR="007E460B" w:rsidRDefault="007E460B">
            <w:pPr>
              <w:jc w:val="left"/>
            </w:pPr>
            <w:r>
              <w:rPr>
                <w:sz w:val="18"/>
              </w:rPr>
              <w:t>npm test -- --runInBand</w:t>
            </w:r>
          </w:p>
        </w:tc>
        <w:tc>
          <w:tcPr>
            <w:tcW w:w="2788" w:type="dxa"/>
            <w:vAlign w:val="center"/>
          </w:tcPr>
          <w:p w14:paraId="13300965" w14:textId="4C711CF8" w:rsidR="007E460B" w:rsidRDefault="007E460B">
            <w:pPr>
              <w:jc w:val="left"/>
            </w:pPr>
            <w:r>
              <w:rPr>
                <w:sz w:val="18"/>
              </w:rPr>
              <w:t xml:space="preserve">Correcto. 83 </w:t>
            </w:r>
            <w:r w:rsidR="00E864A8">
              <w:rPr>
                <w:sz w:val="18"/>
              </w:rPr>
              <w:t>“</w:t>
            </w:r>
            <w:r>
              <w:rPr>
                <w:sz w:val="18"/>
              </w:rPr>
              <w:t>suites</w:t>
            </w:r>
            <w:r w:rsidR="00E864A8">
              <w:rPr>
                <w:sz w:val="18"/>
              </w:rPr>
              <w:t>”</w:t>
            </w:r>
            <w:r>
              <w:rPr>
                <w:sz w:val="18"/>
              </w:rPr>
              <w:t xml:space="preserve"> superadas y 262 pruebas superadas.</w:t>
            </w:r>
          </w:p>
        </w:tc>
      </w:tr>
      <w:tr w:rsidR="007E460B" w14:paraId="769B57A4" w14:textId="77777777" w:rsidTr="00530EB9">
        <w:trPr>
          <w:trHeight w:val="846"/>
        </w:trPr>
        <w:tc>
          <w:tcPr>
            <w:tcW w:w="2788" w:type="dxa"/>
            <w:vAlign w:val="center"/>
          </w:tcPr>
          <w:p w14:paraId="53365EF7" w14:textId="77777777" w:rsidR="007E460B" w:rsidRDefault="007E460B">
            <w:pPr>
              <w:jc w:val="left"/>
            </w:pPr>
            <w:r>
              <w:rPr>
                <w:sz w:val="18"/>
              </w:rPr>
              <w:t>Pruebas unitarias del “frontend”</w:t>
            </w:r>
          </w:p>
        </w:tc>
        <w:tc>
          <w:tcPr>
            <w:tcW w:w="2788" w:type="dxa"/>
            <w:vAlign w:val="center"/>
          </w:tcPr>
          <w:p w14:paraId="67E61759" w14:textId="77777777" w:rsidR="007E460B" w:rsidRDefault="007E460B">
            <w:pPr>
              <w:jc w:val="left"/>
            </w:pPr>
            <w:r>
              <w:rPr>
                <w:sz w:val="18"/>
              </w:rPr>
              <w:t>npx vitest run</w:t>
            </w:r>
          </w:p>
        </w:tc>
        <w:tc>
          <w:tcPr>
            <w:tcW w:w="2788" w:type="dxa"/>
            <w:vAlign w:val="center"/>
          </w:tcPr>
          <w:p w14:paraId="011AA793" w14:textId="77777777" w:rsidR="007E460B" w:rsidRDefault="007E460B">
            <w:pPr>
              <w:jc w:val="left"/>
            </w:pPr>
            <w:r>
              <w:rPr>
                <w:sz w:val="18"/>
              </w:rPr>
              <w:t>Correcto. 119 ficheros de prueba superados y 302 pruebas superadas.</w:t>
            </w:r>
          </w:p>
        </w:tc>
      </w:tr>
      <w:tr w:rsidR="007E460B" w14:paraId="2ACBDD72" w14:textId="77777777" w:rsidTr="00530EB9">
        <w:trPr>
          <w:trHeight w:val="703"/>
        </w:trPr>
        <w:tc>
          <w:tcPr>
            <w:tcW w:w="2788" w:type="dxa"/>
            <w:vAlign w:val="center"/>
          </w:tcPr>
          <w:p w14:paraId="407E12FC" w14:textId="77777777" w:rsidR="007E460B" w:rsidRDefault="007E460B">
            <w:pPr>
              <w:jc w:val="left"/>
            </w:pPr>
            <w:r>
              <w:rPr>
                <w:sz w:val="18"/>
              </w:rPr>
              <w:t>Estilo del “backend”</w:t>
            </w:r>
          </w:p>
        </w:tc>
        <w:tc>
          <w:tcPr>
            <w:tcW w:w="2788" w:type="dxa"/>
            <w:vAlign w:val="center"/>
          </w:tcPr>
          <w:p w14:paraId="3FAB1BD9" w14:textId="77777777" w:rsidR="007E460B" w:rsidRPr="00C73544" w:rsidRDefault="007E460B">
            <w:pPr>
              <w:jc w:val="left"/>
              <w:rPr>
                <w:lang w:val="en-GB"/>
              </w:rPr>
            </w:pPr>
            <w:r w:rsidRPr="00C73544">
              <w:rPr>
                <w:sz w:val="18"/>
                <w:lang w:val="en-GB"/>
              </w:rPr>
              <w:t>npx eslint "{src,apps,libs,test}/**/*.ts"</w:t>
            </w:r>
          </w:p>
        </w:tc>
        <w:tc>
          <w:tcPr>
            <w:tcW w:w="2788" w:type="dxa"/>
            <w:vAlign w:val="center"/>
          </w:tcPr>
          <w:p w14:paraId="2258268E" w14:textId="027494FD" w:rsidR="007E460B" w:rsidRDefault="007E460B">
            <w:pPr>
              <w:jc w:val="left"/>
            </w:pPr>
            <w:r>
              <w:rPr>
                <w:sz w:val="18"/>
              </w:rPr>
              <w:t xml:space="preserve">Correcto. No se detectaron errores de </w:t>
            </w:r>
            <w:r w:rsidR="00E73EF7">
              <w:rPr>
                <w:sz w:val="18"/>
              </w:rPr>
              <w:t>“</w:t>
            </w:r>
            <w:r>
              <w:rPr>
                <w:sz w:val="18"/>
              </w:rPr>
              <w:t>lint</w:t>
            </w:r>
            <w:r w:rsidR="00E73EF7">
              <w:rPr>
                <w:sz w:val="18"/>
              </w:rPr>
              <w:t>”</w:t>
            </w:r>
            <w:r>
              <w:rPr>
                <w:sz w:val="18"/>
              </w:rPr>
              <w:t>.</w:t>
            </w:r>
          </w:p>
        </w:tc>
      </w:tr>
      <w:tr w:rsidR="007E460B" w14:paraId="437DB921" w14:textId="77777777" w:rsidTr="00530EB9">
        <w:trPr>
          <w:trHeight w:val="699"/>
        </w:trPr>
        <w:tc>
          <w:tcPr>
            <w:tcW w:w="2788" w:type="dxa"/>
            <w:vAlign w:val="center"/>
          </w:tcPr>
          <w:p w14:paraId="69FB194E" w14:textId="77777777" w:rsidR="007E460B" w:rsidRDefault="007E460B">
            <w:pPr>
              <w:jc w:val="left"/>
            </w:pPr>
            <w:r>
              <w:rPr>
                <w:sz w:val="18"/>
              </w:rPr>
              <w:t>Estilo del “frontend”</w:t>
            </w:r>
          </w:p>
        </w:tc>
        <w:tc>
          <w:tcPr>
            <w:tcW w:w="2788" w:type="dxa"/>
            <w:vAlign w:val="center"/>
          </w:tcPr>
          <w:p w14:paraId="6106BCB2" w14:textId="77777777" w:rsidR="007E460B" w:rsidRDefault="007E460B">
            <w:pPr>
              <w:jc w:val="left"/>
            </w:pPr>
            <w:r>
              <w:rPr>
                <w:sz w:val="18"/>
              </w:rPr>
              <w:t>npm run lint</w:t>
            </w:r>
          </w:p>
        </w:tc>
        <w:tc>
          <w:tcPr>
            <w:tcW w:w="2788" w:type="dxa"/>
            <w:vAlign w:val="center"/>
          </w:tcPr>
          <w:p w14:paraId="5A81E010" w14:textId="6C0E11E6" w:rsidR="007E460B" w:rsidRDefault="007E460B">
            <w:pPr>
              <w:jc w:val="left"/>
            </w:pPr>
            <w:r>
              <w:rPr>
                <w:sz w:val="18"/>
              </w:rPr>
              <w:t xml:space="preserve">Correcto. No se detectaron errores de </w:t>
            </w:r>
            <w:r w:rsidR="00E73EF7">
              <w:rPr>
                <w:sz w:val="18"/>
              </w:rPr>
              <w:t>“</w:t>
            </w:r>
            <w:r>
              <w:rPr>
                <w:sz w:val="18"/>
              </w:rPr>
              <w:t>lint</w:t>
            </w:r>
            <w:r w:rsidR="00E73EF7">
              <w:rPr>
                <w:sz w:val="18"/>
              </w:rPr>
              <w:t>”</w:t>
            </w:r>
            <w:r>
              <w:rPr>
                <w:sz w:val="18"/>
              </w:rPr>
              <w:t>.</w:t>
            </w:r>
          </w:p>
        </w:tc>
      </w:tr>
      <w:tr w:rsidR="007E460B" w14:paraId="031DE080" w14:textId="77777777" w:rsidTr="00530EB9">
        <w:trPr>
          <w:trHeight w:val="694"/>
        </w:trPr>
        <w:tc>
          <w:tcPr>
            <w:tcW w:w="2788" w:type="dxa"/>
            <w:vAlign w:val="center"/>
          </w:tcPr>
          <w:p w14:paraId="4933EF5E" w14:textId="77777777" w:rsidR="007E460B" w:rsidRDefault="007E460B">
            <w:pPr>
              <w:jc w:val="left"/>
            </w:pPr>
            <w:r>
              <w:rPr>
                <w:sz w:val="18"/>
              </w:rPr>
              <w:t>Compilación del “backend”</w:t>
            </w:r>
          </w:p>
        </w:tc>
        <w:tc>
          <w:tcPr>
            <w:tcW w:w="2788" w:type="dxa"/>
            <w:vAlign w:val="center"/>
          </w:tcPr>
          <w:p w14:paraId="6872D4D1" w14:textId="77777777" w:rsidR="007E460B" w:rsidRDefault="007E460B">
            <w:pPr>
              <w:jc w:val="left"/>
            </w:pPr>
            <w:r>
              <w:rPr>
                <w:sz w:val="18"/>
              </w:rPr>
              <w:t>npm run build</w:t>
            </w:r>
          </w:p>
        </w:tc>
        <w:tc>
          <w:tcPr>
            <w:tcW w:w="2788" w:type="dxa"/>
            <w:vAlign w:val="center"/>
          </w:tcPr>
          <w:p w14:paraId="185B56CE" w14:textId="77777777" w:rsidR="007E460B" w:rsidRDefault="007E460B">
            <w:pPr>
              <w:jc w:val="left"/>
            </w:pPr>
            <w:r>
              <w:rPr>
                <w:sz w:val="18"/>
              </w:rPr>
              <w:t>Correcto. La aplicación NestJS compila sin errores.</w:t>
            </w:r>
          </w:p>
        </w:tc>
      </w:tr>
      <w:tr w:rsidR="007E460B" w14:paraId="77A3C002" w14:textId="77777777" w:rsidTr="00530EB9">
        <w:trPr>
          <w:trHeight w:val="704"/>
        </w:trPr>
        <w:tc>
          <w:tcPr>
            <w:tcW w:w="2788" w:type="dxa"/>
            <w:vAlign w:val="center"/>
          </w:tcPr>
          <w:p w14:paraId="2C3A42CD" w14:textId="77777777" w:rsidR="007E460B" w:rsidRDefault="007E460B">
            <w:pPr>
              <w:jc w:val="left"/>
            </w:pPr>
            <w:r>
              <w:rPr>
                <w:sz w:val="18"/>
              </w:rPr>
              <w:t>Compilación del “frontend”</w:t>
            </w:r>
          </w:p>
        </w:tc>
        <w:tc>
          <w:tcPr>
            <w:tcW w:w="2788" w:type="dxa"/>
            <w:vAlign w:val="center"/>
          </w:tcPr>
          <w:p w14:paraId="52218412" w14:textId="77777777" w:rsidR="007E460B" w:rsidRDefault="007E460B">
            <w:pPr>
              <w:jc w:val="left"/>
            </w:pPr>
            <w:r>
              <w:rPr>
                <w:sz w:val="18"/>
              </w:rPr>
              <w:t>npm run build</w:t>
            </w:r>
          </w:p>
        </w:tc>
        <w:tc>
          <w:tcPr>
            <w:tcW w:w="2788" w:type="dxa"/>
            <w:vAlign w:val="center"/>
          </w:tcPr>
          <w:p w14:paraId="6AD48FF6" w14:textId="77777777" w:rsidR="007E460B" w:rsidRDefault="007E460B">
            <w:pPr>
              <w:jc w:val="left"/>
            </w:pPr>
            <w:r>
              <w:rPr>
                <w:sz w:val="18"/>
              </w:rPr>
              <w:t>Correcto. La aplicación React/Vite compila para producción.</w:t>
            </w:r>
          </w:p>
        </w:tc>
      </w:tr>
    </w:tbl>
    <w:p w14:paraId="7A996F7C" w14:textId="62298EE2" w:rsidR="007E460B" w:rsidRPr="00044990" w:rsidRDefault="007E460B" w:rsidP="00530EB9">
      <w:pPr>
        <w:pStyle w:val="PiedeTabla"/>
      </w:pPr>
      <w:bookmarkStart w:id="2193" w:name="_Toc233720908"/>
      <w:r w:rsidRPr="008135F9">
        <w:t>Tabla 8.1. Resumen de ejecución técnica de pruebas.</w:t>
      </w:r>
      <w:bookmarkEnd w:id="2193"/>
    </w:p>
    <w:p w14:paraId="33381AA5" w14:textId="41DD16EF" w:rsidR="007E460B" w:rsidRDefault="007E460B" w:rsidP="00684DB1">
      <w:r>
        <w:t>Estos resultados permiten comprobar que el sistema, al menos en los bloques cubiertos por pruebas automáticas y compilación, se encuentra en un estado estable. Aun así, las pruebas automáticas no sustituyen a la revisión funcional manual, porque algunas comprobaciones dependen de la navegación real por la interfaz y de la interpretación visual de los resultados.</w:t>
      </w:r>
    </w:p>
    <w:p w14:paraId="1C59F372" w14:textId="61A02A2F" w:rsidR="00684DB1" w:rsidRPr="00684DB1" w:rsidRDefault="007E460B" w:rsidP="00530EB9">
      <w:pPr>
        <w:jc w:val="left"/>
      </w:pPr>
      <w:r>
        <w:br w:type="page"/>
      </w:r>
    </w:p>
    <w:p w14:paraId="4D957425" w14:textId="77777777" w:rsidR="00EC451A" w:rsidRDefault="00EC451A" w:rsidP="00EC451A">
      <w:pPr>
        <w:pStyle w:val="Ttulo2"/>
      </w:pPr>
      <w:bookmarkStart w:id="2194" w:name="_Toc233728333"/>
      <w:r>
        <w:lastRenderedPageBreak/>
        <w:t>Pruebas Unitarias</w:t>
      </w:r>
      <w:bookmarkEnd w:id="2194"/>
    </w:p>
    <w:p w14:paraId="5049ED4E" w14:textId="77777777" w:rsidR="00482C66" w:rsidRDefault="00482C66" w:rsidP="00482C66">
      <w:r>
        <w:t>Las pruebas unitarias se han ejecutado de forma separada para el “backend” y para el “frontend”. En el “backend” se validan servicios, controladores, entidades, validadores y utilidades de dominio. En el “frontend” se validan componentes, páginas, rutas protegidas, servicios de API, “hooks” y utilidades de presentación.</w:t>
      </w:r>
    </w:p>
    <w:p w14:paraId="3F219D68" w14:textId="27E39178" w:rsidR="00482C66" w:rsidRDefault="00482C66" w:rsidP="00482C66">
      <w:r>
        <w:t xml:space="preserve">La ejecución del “backend” finalizó correctamente con 83 </w:t>
      </w:r>
      <w:r w:rsidR="00E864A8">
        <w:t>“</w:t>
      </w:r>
      <w:r>
        <w:t>suites</w:t>
      </w:r>
      <w:r w:rsidR="00E864A8">
        <w:t>”</w:t>
      </w:r>
      <w:r>
        <w:t xml:space="preserve"> y 262 pruebas superadas. En el caso del “frontend”, la ejecución finalizó correctamente con 119 ficheros de prueba y 302 pruebas superadas. En ambos casos, los resultados indican que las piezas principales del sistema se comportan según lo esperado en los escenarios probados.</w:t>
      </w:r>
    </w:p>
    <w:tbl>
      <w:tblPr>
        <w:tblStyle w:val="Tablaconcuadrcula"/>
        <w:tblW w:w="0" w:type="auto"/>
        <w:tblLook w:val="04A0" w:firstRow="1" w:lastRow="0" w:firstColumn="1" w:lastColumn="0" w:noHBand="0" w:noVBand="1"/>
      </w:tblPr>
      <w:tblGrid>
        <w:gridCol w:w="2785"/>
        <w:gridCol w:w="2785"/>
        <w:gridCol w:w="2784"/>
      </w:tblGrid>
      <w:tr w:rsidR="00482C66" w14:paraId="311B0AA0" w14:textId="77777777" w:rsidTr="00530EB9">
        <w:trPr>
          <w:trHeight w:val="560"/>
        </w:trPr>
        <w:tc>
          <w:tcPr>
            <w:tcW w:w="8364" w:type="dxa"/>
            <w:gridSpan w:val="3"/>
            <w:shd w:val="clear" w:color="auto" w:fill="DDDDDD" w:themeFill="accent1"/>
            <w:vAlign w:val="center"/>
          </w:tcPr>
          <w:p w14:paraId="07A070FB" w14:textId="77777777" w:rsidR="00482C66" w:rsidRDefault="00482C66">
            <w:pPr>
              <w:jc w:val="center"/>
            </w:pPr>
            <w:r>
              <w:rPr>
                <w:b/>
                <w:sz w:val="18"/>
              </w:rPr>
              <w:t>Resultados de pruebas unitarias por área</w:t>
            </w:r>
          </w:p>
        </w:tc>
      </w:tr>
      <w:tr w:rsidR="00482C66" w14:paraId="47D97B7D" w14:textId="77777777" w:rsidTr="00530EB9">
        <w:trPr>
          <w:trHeight w:val="568"/>
        </w:trPr>
        <w:tc>
          <w:tcPr>
            <w:tcW w:w="2788" w:type="dxa"/>
            <w:shd w:val="clear" w:color="auto" w:fill="F2F2F2" w:themeFill="background1" w:themeFillShade="F2"/>
            <w:vAlign w:val="center"/>
          </w:tcPr>
          <w:p w14:paraId="757373DD" w14:textId="77777777" w:rsidR="00482C66" w:rsidRDefault="00482C66">
            <w:pPr>
              <w:jc w:val="left"/>
            </w:pPr>
            <w:r>
              <w:rPr>
                <w:b/>
                <w:sz w:val="18"/>
              </w:rPr>
              <w:t>Área</w:t>
            </w:r>
          </w:p>
        </w:tc>
        <w:tc>
          <w:tcPr>
            <w:tcW w:w="2788" w:type="dxa"/>
            <w:shd w:val="clear" w:color="auto" w:fill="F2F2F2" w:themeFill="background1" w:themeFillShade="F2"/>
            <w:vAlign w:val="center"/>
          </w:tcPr>
          <w:p w14:paraId="6930DA05" w14:textId="77777777" w:rsidR="00482C66" w:rsidRDefault="00482C66">
            <w:pPr>
              <w:jc w:val="left"/>
            </w:pPr>
            <w:r>
              <w:rPr>
                <w:b/>
                <w:sz w:val="18"/>
              </w:rPr>
              <w:t>Elementos comprobados</w:t>
            </w:r>
          </w:p>
        </w:tc>
        <w:tc>
          <w:tcPr>
            <w:tcW w:w="2788" w:type="dxa"/>
            <w:shd w:val="clear" w:color="auto" w:fill="F2F2F2" w:themeFill="background1" w:themeFillShade="F2"/>
            <w:vAlign w:val="center"/>
          </w:tcPr>
          <w:p w14:paraId="1228F206" w14:textId="77777777" w:rsidR="00482C66" w:rsidRDefault="00482C66">
            <w:pPr>
              <w:jc w:val="left"/>
            </w:pPr>
            <w:r>
              <w:rPr>
                <w:b/>
                <w:sz w:val="18"/>
              </w:rPr>
              <w:t>Resultado</w:t>
            </w:r>
          </w:p>
        </w:tc>
      </w:tr>
      <w:tr w:rsidR="00482C66" w14:paraId="0365AFA3" w14:textId="77777777" w:rsidTr="00530EB9">
        <w:trPr>
          <w:trHeight w:val="1116"/>
        </w:trPr>
        <w:tc>
          <w:tcPr>
            <w:tcW w:w="2788" w:type="dxa"/>
            <w:vAlign w:val="center"/>
          </w:tcPr>
          <w:p w14:paraId="7D6343CC" w14:textId="77777777" w:rsidR="00482C66" w:rsidRDefault="00482C66">
            <w:pPr>
              <w:jc w:val="left"/>
            </w:pPr>
            <w:r>
              <w:rPr>
                <w:sz w:val="18"/>
              </w:rPr>
              <w:t>Autenticación y usuarios</w:t>
            </w:r>
          </w:p>
        </w:tc>
        <w:tc>
          <w:tcPr>
            <w:tcW w:w="2788" w:type="dxa"/>
            <w:vAlign w:val="center"/>
          </w:tcPr>
          <w:p w14:paraId="642CDDB2" w14:textId="77777777" w:rsidR="00482C66" w:rsidRDefault="00482C66" w:rsidP="00BB450E">
            <w:pPr>
              <w:jc w:val="left"/>
            </w:pPr>
            <w:r>
              <w:rPr>
                <w:sz w:val="18"/>
              </w:rPr>
              <w:t>Registro, inicio de sesión, cambio de contraseña, roles, sesiones, validación de correo institucional y gestión administrativa.</w:t>
            </w:r>
          </w:p>
        </w:tc>
        <w:tc>
          <w:tcPr>
            <w:tcW w:w="2788" w:type="dxa"/>
            <w:vAlign w:val="center"/>
          </w:tcPr>
          <w:p w14:paraId="2841E7C8" w14:textId="77777777" w:rsidR="00482C66" w:rsidRDefault="00482C66">
            <w:pPr>
              <w:jc w:val="left"/>
            </w:pPr>
            <w:r>
              <w:rPr>
                <w:sz w:val="18"/>
              </w:rPr>
              <w:t>Correcto.</w:t>
            </w:r>
          </w:p>
        </w:tc>
      </w:tr>
      <w:tr w:rsidR="00482C66" w14:paraId="62C6791E" w14:textId="77777777" w:rsidTr="00530EB9">
        <w:trPr>
          <w:trHeight w:val="1415"/>
        </w:trPr>
        <w:tc>
          <w:tcPr>
            <w:tcW w:w="2788" w:type="dxa"/>
            <w:vAlign w:val="center"/>
          </w:tcPr>
          <w:p w14:paraId="6F0FBABB" w14:textId="77777777" w:rsidR="00482C66" w:rsidRDefault="00482C66">
            <w:pPr>
              <w:jc w:val="left"/>
            </w:pPr>
            <w:r>
              <w:rPr>
                <w:sz w:val="18"/>
              </w:rPr>
              <w:t>Preguntas</w:t>
            </w:r>
          </w:p>
        </w:tc>
        <w:tc>
          <w:tcPr>
            <w:tcW w:w="2788" w:type="dxa"/>
            <w:vAlign w:val="center"/>
          </w:tcPr>
          <w:p w14:paraId="497B92D1" w14:textId="77777777" w:rsidR="00482C66" w:rsidRDefault="00482C66" w:rsidP="00BB450E">
            <w:pPr>
              <w:jc w:val="left"/>
            </w:pPr>
            <w:r>
              <w:rPr>
                <w:sz w:val="18"/>
              </w:rPr>
              <w:t>Creación, edición, borrado, validación de tipos, configuración de opciones, contenido matemático y preguntas paramétricas.</w:t>
            </w:r>
          </w:p>
        </w:tc>
        <w:tc>
          <w:tcPr>
            <w:tcW w:w="2788" w:type="dxa"/>
            <w:vAlign w:val="center"/>
          </w:tcPr>
          <w:p w14:paraId="24BC3192" w14:textId="77777777" w:rsidR="00482C66" w:rsidRDefault="00482C66">
            <w:pPr>
              <w:jc w:val="left"/>
            </w:pPr>
            <w:r>
              <w:rPr>
                <w:sz w:val="18"/>
              </w:rPr>
              <w:t>Correcto.</w:t>
            </w:r>
          </w:p>
        </w:tc>
      </w:tr>
      <w:tr w:rsidR="00482C66" w14:paraId="0FEF08B3" w14:textId="77777777" w:rsidTr="00530EB9">
        <w:trPr>
          <w:trHeight w:val="1123"/>
        </w:trPr>
        <w:tc>
          <w:tcPr>
            <w:tcW w:w="2788" w:type="dxa"/>
            <w:vAlign w:val="center"/>
          </w:tcPr>
          <w:p w14:paraId="73214DE2" w14:textId="77777777" w:rsidR="00482C66" w:rsidRDefault="00482C66">
            <w:pPr>
              <w:jc w:val="left"/>
            </w:pPr>
            <w:r>
              <w:rPr>
                <w:sz w:val="18"/>
              </w:rPr>
              <w:t>Cuestionarios</w:t>
            </w:r>
          </w:p>
        </w:tc>
        <w:tc>
          <w:tcPr>
            <w:tcW w:w="2788" w:type="dxa"/>
            <w:vAlign w:val="center"/>
          </w:tcPr>
          <w:p w14:paraId="5FB5DD12" w14:textId="77777777" w:rsidR="00482C66" w:rsidRDefault="00482C66" w:rsidP="00BB450E">
            <w:pPr>
              <w:jc w:val="left"/>
            </w:pPr>
            <w:r>
              <w:rPr>
                <w:sz w:val="18"/>
              </w:rPr>
              <w:t>Creación, publicación, acceso, intentos, corrección, historial, analíticas y exportación de resultados.</w:t>
            </w:r>
          </w:p>
        </w:tc>
        <w:tc>
          <w:tcPr>
            <w:tcW w:w="2788" w:type="dxa"/>
            <w:vAlign w:val="center"/>
          </w:tcPr>
          <w:p w14:paraId="5EEEF30C" w14:textId="77777777" w:rsidR="00482C66" w:rsidRDefault="00482C66">
            <w:pPr>
              <w:jc w:val="left"/>
            </w:pPr>
            <w:r>
              <w:rPr>
                <w:sz w:val="18"/>
              </w:rPr>
              <w:t>Correcto.</w:t>
            </w:r>
          </w:p>
        </w:tc>
      </w:tr>
      <w:tr w:rsidR="00482C66" w14:paraId="4C483AC1" w14:textId="77777777" w:rsidTr="00530EB9">
        <w:trPr>
          <w:trHeight w:val="970"/>
        </w:trPr>
        <w:tc>
          <w:tcPr>
            <w:tcW w:w="2788" w:type="dxa"/>
            <w:vAlign w:val="center"/>
          </w:tcPr>
          <w:p w14:paraId="602D7FBC" w14:textId="77777777" w:rsidR="00482C66" w:rsidRDefault="00482C66">
            <w:pPr>
              <w:jc w:val="left"/>
            </w:pPr>
            <w:r>
              <w:rPr>
                <w:sz w:val="18"/>
              </w:rPr>
              <w:t>Grupos</w:t>
            </w:r>
          </w:p>
        </w:tc>
        <w:tc>
          <w:tcPr>
            <w:tcW w:w="2788" w:type="dxa"/>
            <w:vAlign w:val="center"/>
          </w:tcPr>
          <w:p w14:paraId="4C8A3ECA" w14:textId="77777777" w:rsidR="00482C66" w:rsidRDefault="00482C66" w:rsidP="00BB450E">
            <w:pPr>
              <w:jc w:val="left"/>
            </w:pPr>
            <w:r>
              <w:rPr>
                <w:sz w:val="18"/>
              </w:rPr>
              <w:t>Creación, edición, archivado, visibilidad e importación de miembros.</w:t>
            </w:r>
          </w:p>
        </w:tc>
        <w:tc>
          <w:tcPr>
            <w:tcW w:w="2788" w:type="dxa"/>
            <w:vAlign w:val="center"/>
          </w:tcPr>
          <w:p w14:paraId="6E97B002" w14:textId="77777777" w:rsidR="00482C66" w:rsidRDefault="00482C66">
            <w:pPr>
              <w:jc w:val="left"/>
            </w:pPr>
            <w:r>
              <w:rPr>
                <w:sz w:val="18"/>
              </w:rPr>
              <w:t>Correcto.</w:t>
            </w:r>
          </w:p>
        </w:tc>
      </w:tr>
      <w:tr w:rsidR="00482C66" w14:paraId="22F209B6" w14:textId="77777777" w:rsidTr="00530EB9">
        <w:trPr>
          <w:trHeight w:val="1126"/>
        </w:trPr>
        <w:tc>
          <w:tcPr>
            <w:tcW w:w="2788" w:type="dxa"/>
            <w:vAlign w:val="center"/>
          </w:tcPr>
          <w:p w14:paraId="0A02EC09" w14:textId="77777777" w:rsidR="00482C66" w:rsidRDefault="00482C66">
            <w:pPr>
              <w:jc w:val="left"/>
            </w:pPr>
            <w:r>
              <w:rPr>
                <w:sz w:val="18"/>
              </w:rPr>
              <w:t>Interfaz de usuario</w:t>
            </w:r>
          </w:p>
        </w:tc>
        <w:tc>
          <w:tcPr>
            <w:tcW w:w="2788" w:type="dxa"/>
            <w:vAlign w:val="center"/>
          </w:tcPr>
          <w:p w14:paraId="2D25DAA8" w14:textId="77777777" w:rsidR="00482C66" w:rsidRDefault="00482C66" w:rsidP="00BB450E">
            <w:pPr>
              <w:jc w:val="left"/>
            </w:pPr>
            <w:r>
              <w:rPr>
                <w:sz w:val="18"/>
              </w:rPr>
              <w:t>Páginas principales, componentes de formularios, tablas, diálogos, rutas protegidas y estados de carga/error.</w:t>
            </w:r>
          </w:p>
        </w:tc>
        <w:tc>
          <w:tcPr>
            <w:tcW w:w="2788" w:type="dxa"/>
            <w:vAlign w:val="center"/>
          </w:tcPr>
          <w:p w14:paraId="20421A27" w14:textId="77777777" w:rsidR="00482C66" w:rsidRDefault="00482C66">
            <w:pPr>
              <w:jc w:val="left"/>
            </w:pPr>
            <w:r>
              <w:rPr>
                <w:sz w:val="18"/>
              </w:rPr>
              <w:t>Correcto.</w:t>
            </w:r>
          </w:p>
        </w:tc>
      </w:tr>
      <w:tr w:rsidR="00482C66" w14:paraId="2F3937D1" w14:textId="77777777" w:rsidTr="00530EB9">
        <w:trPr>
          <w:trHeight w:val="1142"/>
        </w:trPr>
        <w:tc>
          <w:tcPr>
            <w:tcW w:w="2788" w:type="dxa"/>
            <w:vAlign w:val="center"/>
          </w:tcPr>
          <w:p w14:paraId="3A6B3FCB" w14:textId="77777777" w:rsidR="00482C66" w:rsidRDefault="00482C66">
            <w:pPr>
              <w:jc w:val="left"/>
            </w:pPr>
            <w:r>
              <w:rPr>
                <w:sz w:val="18"/>
              </w:rPr>
              <w:t>Servicios HTTP del “frontend”</w:t>
            </w:r>
          </w:p>
        </w:tc>
        <w:tc>
          <w:tcPr>
            <w:tcW w:w="2788" w:type="dxa"/>
            <w:vAlign w:val="center"/>
          </w:tcPr>
          <w:p w14:paraId="3F7B1CD2" w14:textId="77777777" w:rsidR="00482C66" w:rsidRDefault="00482C66" w:rsidP="00BB450E">
            <w:pPr>
              <w:jc w:val="left"/>
            </w:pPr>
            <w:r>
              <w:rPr>
                <w:sz w:val="18"/>
              </w:rPr>
              <w:t>Comunicación con las APIs de autenticación, usuarios, preguntas, cuestionarios, grupos, historial y analíticas.</w:t>
            </w:r>
          </w:p>
        </w:tc>
        <w:tc>
          <w:tcPr>
            <w:tcW w:w="2788" w:type="dxa"/>
            <w:vAlign w:val="center"/>
          </w:tcPr>
          <w:p w14:paraId="710D8877" w14:textId="77777777" w:rsidR="00482C66" w:rsidRDefault="00482C66">
            <w:pPr>
              <w:jc w:val="left"/>
            </w:pPr>
            <w:r>
              <w:rPr>
                <w:sz w:val="18"/>
              </w:rPr>
              <w:t>Correcto.</w:t>
            </w:r>
          </w:p>
        </w:tc>
      </w:tr>
      <w:tr w:rsidR="00482C66" w14:paraId="120806A6" w14:textId="77777777" w:rsidTr="00530EB9">
        <w:trPr>
          <w:trHeight w:val="1116"/>
        </w:trPr>
        <w:tc>
          <w:tcPr>
            <w:tcW w:w="2788" w:type="dxa"/>
            <w:vAlign w:val="center"/>
          </w:tcPr>
          <w:p w14:paraId="411F06B2" w14:textId="77777777" w:rsidR="00482C66" w:rsidRDefault="00482C66">
            <w:pPr>
              <w:jc w:val="left"/>
            </w:pPr>
            <w:r>
              <w:rPr>
                <w:sz w:val="18"/>
              </w:rPr>
              <w:t>Utilidades</w:t>
            </w:r>
          </w:p>
        </w:tc>
        <w:tc>
          <w:tcPr>
            <w:tcW w:w="2788" w:type="dxa"/>
            <w:vAlign w:val="center"/>
          </w:tcPr>
          <w:p w14:paraId="5E50B63A" w14:textId="77777777" w:rsidR="00482C66" w:rsidRDefault="00482C66" w:rsidP="00BB450E">
            <w:pPr>
              <w:jc w:val="left"/>
            </w:pPr>
            <w:r>
              <w:rPr>
                <w:sz w:val="18"/>
              </w:rPr>
              <w:t>Fechas, duración, validaciones, tratamiento de errores, formato numérico y evaluación de respuestas paramétricas.</w:t>
            </w:r>
          </w:p>
        </w:tc>
        <w:tc>
          <w:tcPr>
            <w:tcW w:w="2788" w:type="dxa"/>
            <w:vAlign w:val="center"/>
          </w:tcPr>
          <w:p w14:paraId="596BA78F" w14:textId="77777777" w:rsidR="00482C66" w:rsidRDefault="00482C66">
            <w:pPr>
              <w:jc w:val="left"/>
            </w:pPr>
            <w:r>
              <w:rPr>
                <w:sz w:val="18"/>
              </w:rPr>
              <w:t>Correcto.</w:t>
            </w:r>
          </w:p>
        </w:tc>
      </w:tr>
    </w:tbl>
    <w:p w14:paraId="19EAEC81" w14:textId="42A2BAD5" w:rsidR="00482C66" w:rsidRPr="00044990" w:rsidRDefault="00482C66" w:rsidP="00530EB9">
      <w:pPr>
        <w:pStyle w:val="PiedeTabla"/>
      </w:pPr>
      <w:bookmarkStart w:id="2195" w:name="_Toc233720909"/>
      <w:r w:rsidRPr="008135F9">
        <w:t>Tabla 8.2. Resultados de pruebas unitarias por área funcional.</w:t>
      </w:r>
      <w:bookmarkEnd w:id="2195"/>
    </w:p>
    <w:p w14:paraId="647FCF47" w14:textId="77777777" w:rsidR="00482C66" w:rsidRDefault="00482C66" w:rsidP="00482C66">
      <w:r>
        <w:lastRenderedPageBreak/>
        <w:t>Durante el desarrollo, las pruebas unitarias se fueron ampliando al mismo tiempo que se añadían funcionalidades. Esto permitió detectar errores en funciones concretas sin tener que recorrer siempre el flujo completo de la aplicación. Por ejemplo, la corrección de preguntas paramétricas y la validación de configuraciones se probaron de forma aislada, ya que son partes sensibles del sistema.</w:t>
      </w:r>
    </w:p>
    <w:p w14:paraId="03629940" w14:textId="77777777" w:rsidR="00EC451A" w:rsidRDefault="00EC451A" w:rsidP="00EC451A">
      <w:pPr>
        <w:pStyle w:val="Ttulo2"/>
      </w:pPr>
      <w:bookmarkStart w:id="2196" w:name="_Toc232851938"/>
      <w:bookmarkStart w:id="2197" w:name="_Toc233326270"/>
      <w:bookmarkStart w:id="2198" w:name="_Toc233720155"/>
      <w:bookmarkStart w:id="2199" w:name="_Toc233722964"/>
      <w:bookmarkStart w:id="2200" w:name="_Toc233728334"/>
      <w:bookmarkEnd w:id="2196"/>
      <w:bookmarkEnd w:id="2197"/>
      <w:bookmarkEnd w:id="2198"/>
      <w:bookmarkEnd w:id="2199"/>
      <w:r>
        <w:t xml:space="preserve">Pruebas </w:t>
      </w:r>
      <w:r w:rsidR="0032623D">
        <w:t>de Integración y del Sistema</w:t>
      </w:r>
      <w:bookmarkEnd w:id="2200"/>
    </w:p>
    <w:p w14:paraId="12D46D6A" w14:textId="77777777" w:rsidR="002E361D" w:rsidRDefault="002E361D" w:rsidP="002E361D">
      <w:r>
        <w:t>Las pruebas de integración y sistema se han centrado en comprobar que los módulos colaboran correctamente entre sí. En este proyecto esto es importante porque los flujos principales no dependen de una única pantalla o servicio, sino de la combinación de interfaz, API, permisos, persistencia y lógica de negocio.</w:t>
      </w:r>
    </w:p>
    <w:p w14:paraId="7A764828" w14:textId="77777777" w:rsidR="002E361D" w:rsidRDefault="002E361D" w:rsidP="002E361D">
      <w:r>
        <w:t>Además de las pruebas automáticas, se revisaron manualmente los flujos más importantes desde la interfaz. Esta revisión permite detectar problemas que no siempre aparecen en una prueba unitaria, como errores de navegación, textos poco claros, estados no actualizados o resultados que no se muestran en el momento adecuado.</w:t>
      </w:r>
    </w:p>
    <w:tbl>
      <w:tblPr>
        <w:tblStyle w:val="Tablaconcuadrcula"/>
        <w:tblW w:w="0" w:type="auto"/>
        <w:tblLook w:val="04A0" w:firstRow="1" w:lastRow="0" w:firstColumn="1" w:lastColumn="0" w:noHBand="0" w:noVBand="1"/>
      </w:tblPr>
      <w:tblGrid>
        <w:gridCol w:w="2784"/>
        <w:gridCol w:w="2786"/>
        <w:gridCol w:w="2784"/>
      </w:tblGrid>
      <w:tr w:rsidR="002E361D" w14:paraId="73BE7825" w14:textId="77777777" w:rsidTr="00530EB9">
        <w:trPr>
          <w:trHeight w:val="503"/>
        </w:trPr>
        <w:tc>
          <w:tcPr>
            <w:tcW w:w="8364" w:type="dxa"/>
            <w:gridSpan w:val="3"/>
            <w:shd w:val="clear" w:color="auto" w:fill="DDDDDD" w:themeFill="accent1"/>
            <w:vAlign w:val="center"/>
          </w:tcPr>
          <w:p w14:paraId="26BB1FC4" w14:textId="77777777" w:rsidR="002E361D" w:rsidRDefault="002E361D">
            <w:pPr>
              <w:jc w:val="center"/>
            </w:pPr>
            <w:r>
              <w:rPr>
                <w:b/>
                <w:sz w:val="18"/>
              </w:rPr>
              <w:t>Resultados de pruebas de integración y sistema</w:t>
            </w:r>
          </w:p>
        </w:tc>
      </w:tr>
      <w:tr w:rsidR="002E361D" w14:paraId="5583F524" w14:textId="77777777" w:rsidTr="00530EB9">
        <w:trPr>
          <w:trHeight w:val="553"/>
        </w:trPr>
        <w:tc>
          <w:tcPr>
            <w:tcW w:w="2788" w:type="dxa"/>
            <w:shd w:val="clear" w:color="auto" w:fill="F2F2F2" w:themeFill="background1" w:themeFillShade="F2"/>
            <w:vAlign w:val="center"/>
          </w:tcPr>
          <w:p w14:paraId="6D140A64" w14:textId="77777777" w:rsidR="002E361D" w:rsidRDefault="002E361D">
            <w:pPr>
              <w:jc w:val="left"/>
            </w:pPr>
            <w:r>
              <w:rPr>
                <w:b/>
                <w:sz w:val="18"/>
              </w:rPr>
              <w:t>Flujo</w:t>
            </w:r>
          </w:p>
        </w:tc>
        <w:tc>
          <w:tcPr>
            <w:tcW w:w="2788" w:type="dxa"/>
            <w:shd w:val="clear" w:color="auto" w:fill="F2F2F2" w:themeFill="background1" w:themeFillShade="F2"/>
            <w:vAlign w:val="center"/>
          </w:tcPr>
          <w:p w14:paraId="34DF8E59" w14:textId="77777777" w:rsidR="002E361D" w:rsidRDefault="002E361D">
            <w:pPr>
              <w:jc w:val="left"/>
            </w:pPr>
            <w:r>
              <w:rPr>
                <w:b/>
                <w:sz w:val="18"/>
              </w:rPr>
              <w:t>Comprobación realizada</w:t>
            </w:r>
          </w:p>
        </w:tc>
        <w:tc>
          <w:tcPr>
            <w:tcW w:w="2788" w:type="dxa"/>
            <w:shd w:val="clear" w:color="auto" w:fill="F2F2F2" w:themeFill="background1" w:themeFillShade="F2"/>
            <w:vAlign w:val="center"/>
          </w:tcPr>
          <w:p w14:paraId="7F64B515" w14:textId="77777777" w:rsidR="002E361D" w:rsidRDefault="002E361D">
            <w:pPr>
              <w:jc w:val="left"/>
            </w:pPr>
            <w:r>
              <w:rPr>
                <w:b/>
                <w:sz w:val="18"/>
              </w:rPr>
              <w:t>Resultado</w:t>
            </w:r>
          </w:p>
        </w:tc>
      </w:tr>
      <w:tr w:rsidR="002E361D" w14:paraId="389CC57A" w14:textId="77777777">
        <w:tc>
          <w:tcPr>
            <w:tcW w:w="2788" w:type="dxa"/>
            <w:vAlign w:val="center"/>
          </w:tcPr>
          <w:p w14:paraId="42605280" w14:textId="77777777" w:rsidR="002E361D" w:rsidRDefault="002E361D">
            <w:pPr>
              <w:jc w:val="left"/>
            </w:pPr>
            <w:r>
              <w:rPr>
                <w:sz w:val="18"/>
              </w:rPr>
              <w:t>Registro e inicio de sesión</w:t>
            </w:r>
          </w:p>
        </w:tc>
        <w:tc>
          <w:tcPr>
            <w:tcW w:w="2788" w:type="dxa"/>
            <w:vAlign w:val="center"/>
          </w:tcPr>
          <w:p w14:paraId="0449CBF9" w14:textId="77777777" w:rsidR="002E361D" w:rsidRDefault="002E361D">
            <w:pPr>
              <w:jc w:val="left"/>
            </w:pPr>
            <w:r>
              <w:rPr>
                <w:sz w:val="18"/>
              </w:rPr>
              <w:t>Alta de usuario con correo institucional, inicio de sesión, consulta del usuario actual y cierre de sesión.</w:t>
            </w:r>
          </w:p>
        </w:tc>
        <w:tc>
          <w:tcPr>
            <w:tcW w:w="2788" w:type="dxa"/>
            <w:vAlign w:val="center"/>
          </w:tcPr>
          <w:p w14:paraId="1E22D046" w14:textId="77777777" w:rsidR="002E361D" w:rsidRDefault="002E361D">
            <w:pPr>
              <w:jc w:val="left"/>
            </w:pPr>
            <w:r>
              <w:rPr>
                <w:sz w:val="18"/>
              </w:rPr>
              <w:t>Correcto.</w:t>
            </w:r>
          </w:p>
        </w:tc>
      </w:tr>
      <w:tr w:rsidR="002E361D" w14:paraId="4F44355B" w14:textId="77777777">
        <w:tc>
          <w:tcPr>
            <w:tcW w:w="2788" w:type="dxa"/>
            <w:vAlign w:val="center"/>
          </w:tcPr>
          <w:p w14:paraId="7150AE10" w14:textId="77777777" w:rsidR="002E361D" w:rsidRDefault="002E361D">
            <w:pPr>
              <w:jc w:val="left"/>
            </w:pPr>
            <w:r>
              <w:rPr>
                <w:sz w:val="18"/>
              </w:rPr>
              <w:t>Administración de usuarios</w:t>
            </w:r>
          </w:p>
        </w:tc>
        <w:tc>
          <w:tcPr>
            <w:tcW w:w="2788" w:type="dxa"/>
            <w:vAlign w:val="center"/>
          </w:tcPr>
          <w:p w14:paraId="3F32865C" w14:textId="77777777" w:rsidR="002E361D" w:rsidRDefault="002E361D">
            <w:pPr>
              <w:jc w:val="left"/>
            </w:pPr>
            <w:r>
              <w:rPr>
                <w:sz w:val="18"/>
              </w:rPr>
              <w:t>Listado de usuarios, edición de datos, cambio de rol, activación/desactivación y cambio de contraseña.</w:t>
            </w:r>
          </w:p>
        </w:tc>
        <w:tc>
          <w:tcPr>
            <w:tcW w:w="2788" w:type="dxa"/>
            <w:vAlign w:val="center"/>
          </w:tcPr>
          <w:p w14:paraId="10595CA7" w14:textId="77777777" w:rsidR="002E361D" w:rsidRDefault="002E361D">
            <w:pPr>
              <w:jc w:val="left"/>
            </w:pPr>
            <w:r>
              <w:rPr>
                <w:sz w:val="18"/>
              </w:rPr>
              <w:t>Correcto.</w:t>
            </w:r>
          </w:p>
        </w:tc>
      </w:tr>
      <w:tr w:rsidR="002E361D" w14:paraId="52FB1DD0" w14:textId="77777777">
        <w:tc>
          <w:tcPr>
            <w:tcW w:w="2788" w:type="dxa"/>
            <w:vAlign w:val="center"/>
          </w:tcPr>
          <w:p w14:paraId="06BFB0DD" w14:textId="77777777" w:rsidR="002E361D" w:rsidRDefault="002E361D">
            <w:pPr>
              <w:jc w:val="left"/>
            </w:pPr>
            <w:r>
              <w:rPr>
                <w:sz w:val="18"/>
              </w:rPr>
              <w:t>Banco de preguntas</w:t>
            </w:r>
          </w:p>
        </w:tc>
        <w:tc>
          <w:tcPr>
            <w:tcW w:w="2788" w:type="dxa"/>
            <w:vAlign w:val="center"/>
          </w:tcPr>
          <w:p w14:paraId="02F0C8BC" w14:textId="77777777" w:rsidR="002E361D" w:rsidRDefault="002E361D">
            <w:pPr>
              <w:jc w:val="left"/>
            </w:pPr>
            <w:r>
              <w:rPr>
                <w:sz w:val="18"/>
              </w:rPr>
              <w:t>Creación, edición, filtrado, previsualización y archivado de preguntas de distintos tipos.</w:t>
            </w:r>
          </w:p>
        </w:tc>
        <w:tc>
          <w:tcPr>
            <w:tcW w:w="2788" w:type="dxa"/>
            <w:vAlign w:val="center"/>
          </w:tcPr>
          <w:p w14:paraId="6A517B7B" w14:textId="77777777" w:rsidR="002E361D" w:rsidRDefault="002E361D">
            <w:pPr>
              <w:jc w:val="left"/>
            </w:pPr>
            <w:r>
              <w:rPr>
                <w:sz w:val="18"/>
              </w:rPr>
              <w:t>Correcto.</w:t>
            </w:r>
          </w:p>
        </w:tc>
      </w:tr>
      <w:tr w:rsidR="002E361D" w14:paraId="4C2160E7" w14:textId="77777777">
        <w:tc>
          <w:tcPr>
            <w:tcW w:w="2788" w:type="dxa"/>
            <w:vAlign w:val="center"/>
          </w:tcPr>
          <w:p w14:paraId="06B39646" w14:textId="77777777" w:rsidR="002E361D" w:rsidRDefault="002E361D">
            <w:pPr>
              <w:jc w:val="left"/>
            </w:pPr>
            <w:r>
              <w:rPr>
                <w:sz w:val="18"/>
              </w:rPr>
              <w:t>Preguntas paramétricas</w:t>
            </w:r>
          </w:p>
        </w:tc>
        <w:tc>
          <w:tcPr>
            <w:tcW w:w="2788" w:type="dxa"/>
            <w:vAlign w:val="center"/>
          </w:tcPr>
          <w:p w14:paraId="3298A983" w14:textId="77777777" w:rsidR="002E361D" w:rsidRDefault="002E361D">
            <w:pPr>
              <w:jc w:val="left"/>
            </w:pPr>
            <w:r>
              <w:rPr>
                <w:sz w:val="18"/>
              </w:rPr>
              <w:t>Generación de variantes, introducción de respuestas numéricas y corrección con tolerancia.</w:t>
            </w:r>
          </w:p>
        </w:tc>
        <w:tc>
          <w:tcPr>
            <w:tcW w:w="2788" w:type="dxa"/>
            <w:vAlign w:val="center"/>
          </w:tcPr>
          <w:p w14:paraId="25ABD544" w14:textId="77777777" w:rsidR="002E361D" w:rsidRDefault="002E361D">
            <w:pPr>
              <w:jc w:val="left"/>
            </w:pPr>
            <w:r>
              <w:rPr>
                <w:sz w:val="18"/>
              </w:rPr>
              <w:t>Correcto.</w:t>
            </w:r>
          </w:p>
        </w:tc>
      </w:tr>
      <w:tr w:rsidR="002E361D" w14:paraId="4B8A91C8" w14:textId="77777777">
        <w:tc>
          <w:tcPr>
            <w:tcW w:w="2788" w:type="dxa"/>
            <w:vAlign w:val="center"/>
          </w:tcPr>
          <w:p w14:paraId="378F5788" w14:textId="77777777" w:rsidR="002E361D" w:rsidRDefault="002E361D">
            <w:pPr>
              <w:jc w:val="left"/>
            </w:pPr>
            <w:r>
              <w:rPr>
                <w:sz w:val="18"/>
              </w:rPr>
              <w:t>Gestión de cuestionarios</w:t>
            </w:r>
          </w:p>
        </w:tc>
        <w:tc>
          <w:tcPr>
            <w:tcW w:w="2788" w:type="dxa"/>
            <w:vAlign w:val="center"/>
          </w:tcPr>
          <w:p w14:paraId="111DDF8A" w14:textId="77777777" w:rsidR="002E361D" w:rsidRDefault="002E361D">
            <w:pPr>
              <w:jc w:val="left"/>
            </w:pPr>
            <w:r>
              <w:rPr>
                <w:sz w:val="18"/>
              </w:rPr>
              <w:t>Creación de cuestionarios, selección de preguntas, publicación, retirada y simulación previa.</w:t>
            </w:r>
          </w:p>
        </w:tc>
        <w:tc>
          <w:tcPr>
            <w:tcW w:w="2788" w:type="dxa"/>
            <w:vAlign w:val="center"/>
          </w:tcPr>
          <w:p w14:paraId="42157086" w14:textId="77777777" w:rsidR="002E361D" w:rsidRDefault="002E361D">
            <w:pPr>
              <w:jc w:val="left"/>
            </w:pPr>
            <w:r>
              <w:rPr>
                <w:sz w:val="18"/>
              </w:rPr>
              <w:t>Correcto.</w:t>
            </w:r>
          </w:p>
        </w:tc>
      </w:tr>
      <w:tr w:rsidR="002E361D" w14:paraId="3698378D" w14:textId="77777777">
        <w:tc>
          <w:tcPr>
            <w:tcW w:w="2788" w:type="dxa"/>
            <w:vAlign w:val="center"/>
          </w:tcPr>
          <w:p w14:paraId="1E077BFA" w14:textId="77777777" w:rsidR="002E361D" w:rsidRDefault="002E361D">
            <w:pPr>
              <w:jc w:val="left"/>
            </w:pPr>
            <w:r>
              <w:rPr>
                <w:sz w:val="18"/>
              </w:rPr>
              <w:t>Acceso del alumno</w:t>
            </w:r>
          </w:p>
        </w:tc>
        <w:tc>
          <w:tcPr>
            <w:tcW w:w="2788" w:type="dxa"/>
            <w:vAlign w:val="center"/>
          </w:tcPr>
          <w:p w14:paraId="202BE2E4" w14:textId="77777777" w:rsidR="002E361D" w:rsidRDefault="002E361D">
            <w:pPr>
              <w:jc w:val="left"/>
            </w:pPr>
            <w:r>
              <w:rPr>
                <w:sz w:val="18"/>
              </w:rPr>
              <w:t>Listado de cuestionarios publicados, inicio de intento, navegación por preguntas, entrega y visualización de resultado.</w:t>
            </w:r>
          </w:p>
        </w:tc>
        <w:tc>
          <w:tcPr>
            <w:tcW w:w="2788" w:type="dxa"/>
            <w:vAlign w:val="center"/>
          </w:tcPr>
          <w:p w14:paraId="4EABF9BA" w14:textId="77777777" w:rsidR="002E361D" w:rsidRDefault="002E361D">
            <w:pPr>
              <w:jc w:val="left"/>
            </w:pPr>
            <w:r>
              <w:rPr>
                <w:sz w:val="18"/>
              </w:rPr>
              <w:t>Correcto.</w:t>
            </w:r>
          </w:p>
        </w:tc>
      </w:tr>
      <w:tr w:rsidR="002E361D" w14:paraId="6F85146F" w14:textId="77777777">
        <w:tc>
          <w:tcPr>
            <w:tcW w:w="2788" w:type="dxa"/>
            <w:vAlign w:val="center"/>
          </w:tcPr>
          <w:p w14:paraId="0897F40B" w14:textId="77777777" w:rsidR="002E361D" w:rsidRDefault="002E361D">
            <w:pPr>
              <w:jc w:val="left"/>
            </w:pPr>
            <w:r>
              <w:rPr>
                <w:sz w:val="18"/>
              </w:rPr>
              <w:t>Historial y analíticas</w:t>
            </w:r>
          </w:p>
        </w:tc>
        <w:tc>
          <w:tcPr>
            <w:tcW w:w="2788" w:type="dxa"/>
            <w:vAlign w:val="center"/>
          </w:tcPr>
          <w:p w14:paraId="4879F8FA" w14:textId="77777777" w:rsidR="002E361D" w:rsidRDefault="002E361D">
            <w:pPr>
              <w:jc w:val="left"/>
            </w:pPr>
            <w:r>
              <w:rPr>
                <w:sz w:val="18"/>
              </w:rPr>
              <w:t>Consulta de intentos, resumen de resultados, detalle por pregunta y exportación CSV.</w:t>
            </w:r>
          </w:p>
        </w:tc>
        <w:tc>
          <w:tcPr>
            <w:tcW w:w="2788" w:type="dxa"/>
            <w:vAlign w:val="center"/>
          </w:tcPr>
          <w:p w14:paraId="0A516464" w14:textId="77777777" w:rsidR="002E361D" w:rsidRDefault="002E361D">
            <w:pPr>
              <w:jc w:val="left"/>
            </w:pPr>
            <w:r>
              <w:rPr>
                <w:sz w:val="18"/>
              </w:rPr>
              <w:t>Correcto.</w:t>
            </w:r>
          </w:p>
        </w:tc>
      </w:tr>
      <w:tr w:rsidR="002E361D" w14:paraId="20AF0FCC" w14:textId="77777777">
        <w:tc>
          <w:tcPr>
            <w:tcW w:w="2788" w:type="dxa"/>
            <w:vAlign w:val="center"/>
          </w:tcPr>
          <w:p w14:paraId="5F6DEACC" w14:textId="77777777" w:rsidR="002E361D" w:rsidRDefault="002E361D">
            <w:pPr>
              <w:jc w:val="left"/>
            </w:pPr>
            <w:r>
              <w:rPr>
                <w:sz w:val="18"/>
              </w:rPr>
              <w:t>Grupos</w:t>
            </w:r>
          </w:p>
        </w:tc>
        <w:tc>
          <w:tcPr>
            <w:tcW w:w="2788" w:type="dxa"/>
            <w:vAlign w:val="center"/>
          </w:tcPr>
          <w:p w14:paraId="16D57359" w14:textId="77777777" w:rsidR="002E361D" w:rsidRDefault="002E361D">
            <w:pPr>
              <w:jc w:val="left"/>
            </w:pPr>
            <w:r>
              <w:rPr>
                <w:sz w:val="18"/>
              </w:rPr>
              <w:t>Creación de grupos, edición de miembros, importación de alumnos y asignación de cuestionarios.</w:t>
            </w:r>
          </w:p>
        </w:tc>
        <w:tc>
          <w:tcPr>
            <w:tcW w:w="2788" w:type="dxa"/>
            <w:vAlign w:val="center"/>
          </w:tcPr>
          <w:p w14:paraId="15B6CBA4" w14:textId="77777777" w:rsidR="002E361D" w:rsidRDefault="002E361D">
            <w:pPr>
              <w:jc w:val="left"/>
            </w:pPr>
            <w:r>
              <w:rPr>
                <w:sz w:val="18"/>
              </w:rPr>
              <w:t>Correcto.</w:t>
            </w:r>
          </w:p>
        </w:tc>
      </w:tr>
    </w:tbl>
    <w:p w14:paraId="00EC69A8" w14:textId="32552B61" w:rsidR="002E361D" w:rsidRPr="00044990" w:rsidRDefault="002E361D" w:rsidP="00530EB9">
      <w:pPr>
        <w:pStyle w:val="PiedeTabla"/>
        <w:spacing w:before="120" w:after="0"/>
      </w:pPr>
      <w:bookmarkStart w:id="2201" w:name="_Toc233720910"/>
      <w:r w:rsidRPr="008135F9">
        <w:t>Tabla 8.3. Resultados de pruebas de integración y sistema.</w:t>
      </w:r>
      <w:bookmarkEnd w:id="2201"/>
    </w:p>
    <w:p w14:paraId="089E0450" w14:textId="77777777" w:rsidR="002E361D" w:rsidRDefault="002E361D" w:rsidP="002E361D">
      <w:r>
        <w:lastRenderedPageBreak/>
        <w:t>En conjunto, las pruebas de integración muestran que los casos de uso principales pueden completarse de extremo a extremo. Las incidencias detectadas durante el desarrollo se corrigieron repitiendo después el flujo afectado, especialmente cuando el cambio podía afectar a permisos, resultados de cuestionarios o persistencia de datos.</w:t>
      </w:r>
    </w:p>
    <w:p w14:paraId="4C3B563C" w14:textId="77777777" w:rsidR="00EC451A" w:rsidRDefault="00EC451A" w:rsidP="00EC451A">
      <w:pPr>
        <w:pStyle w:val="Ttulo2"/>
      </w:pPr>
      <w:bookmarkStart w:id="2202" w:name="_Toc232851940"/>
      <w:bookmarkStart w:id="2203" w:name="_Toc233326272"/>
      <w:bookmarkStart w:id="2204" w:name="_Toc233720157"/>
      <w:bookmarkStart w:id="2205" w:name="_Toc233722966"/>
      <w:bookmarkStart w:id="2206" w:name="_Toc232851949"/>
      <w:bookmarkStart w:id="2207" w:name="_Toc233326281"/>
      <w:bookmarkStart w:id="2208" w:name="_Toc233720166"/>
      <w:bookmarkStart w:id="2209" w:name="_Toc233722975"/>
      <w:bookmarkStart w:id="2210" w:name="_Toc232851952"/>
      <w:bookmarkStart w:id="2211" w:name="_Toc233326284"/>
      <w:bookmarkStart w:id="2212" w:name="_Toc233720169"/>
      <w:bookmarkStart w:id="2213" w:name="_Toc233722978"/>
      <w:bookmarkStart w:id="2214" w:name="_Toc232851961"/>
      <w:bookmarkStart w:id="2215" w:name="_Toc233326293"/>
      <w:bookmarkStart w:id="2216" w:name="_Toc233720178"/>
      <w:bookmarkStart w:id="2217" w:name="_Toc233722987"/>
      <w:bookmarkStart w:id="2218" w:name="_Toc232851964"/>
      <w:bookmarkStart w:id="2219" w:name="_Toc233326296"/>
      <w:bookmarkStart w:id="2220" w:name="_Toc233720181"/>
      <w:bookmarkStart w:id="2221" w:name="_Toc233722990"/>
      <w:bookmarkStart w:id="2222" w:name="_Toc232851973"/>
      <w:bookmarkStart w:id="2223" w:name="_Toc233326305"/>
      <w:bookmarkStart w:id="2224" w:name="_Toc233720190"/>
      <w:bookmarkStart w:id="2225" w:name="_Toc233722999"/>
      <w:bookmarkStart w:id="2226" w:name="_Toc232851976"/>
      <w:bookmarkStart w:id="2227" w:name="_Toc233326308"/>
      <w:bookmarkStart w:id="2228" w:name="_Toc233720193"/>
      <w:bookmarkStart w:id="2229" w:name="_Toc233723002"/>
      <w:bookmarkStart w:id="2230" w:name="_Toc232851979"/>
      <w:bookmarkStart w:id="2231" w:name="_Toc233326311"/>
      <w:bookmarkStart w:id="2232" w:name="_Toc233720196"/>
      <w:bookmarkStart w:id="2233" w:name="_Toc233723005"/>
      <w:bookmarkStart w:id="2234" w:name="_Toc233728335"/>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commentRangeStart w:id="2235"/>
      <w:commentRangeStart w:id="2236"/>
      <w:r>
        <w:t>Pruebas</w:t>
      </w:r>
      <w:commentRangeEnd w:id="2236"/>
      <w:r w:rsidR="007F11AB">
        <w:rPr>
          <w:rStyle w:val="Refdecomentario"/>
          <w:sz w:val="40"/>
          <w:szCs w:val="26"/>
        </w:rPr>
        <w:commentReference w:id="2236"/>
      </w:r>
      <w:r>
        <w:t xml:space="preserve"> </w:t>
      </w:r>
      <w:commentRangeEnd w:id="2235"/>
      <w:r w:rsidR="007F11AB">
        <w:rPr>
          <w:rStyle w:val="Refdecomentario"/>
          <w:sz w:val="40"/>
          <w:szCs w:val="26"/>
        </w:rPr>
        <w:commentReference w:id="2235"/>
      </w:r>
      <w:r>
        <w:t>de Usabilidad</w:t>
      </w:r>
      <w:r w:rsidR="00F559C3">
        <w:t xml:space="preserve"> y Accesibilidad</w:t>
      </w:r>
      <w:bookmarkEnd w:id="2234"/>
    </w:p>
    <w:p w14:paraId="7E3461CE" w14:textId="2AAF1285" w:rsidR="00A13A4D" w:rsidRDefault="00A13A4D" w:rsidP="00A13A4D">
      <w:r>
        <w:t>En este apartado se recogen las pruebas orientadas a revisar la experiencia de uso de la aplicación y su accesibilidad básica. Aunque ambas cuestiones están relacionadas, se tratan por separado: primero se analiza si los usuarios pueden completar las tareas principales de forma clara y sin confusión, y después se revisan aspectos de accesibilidad como la navegación, la legibilidad, el contraste y el comportamiento de los formularios.</w:t>
      </w:r>
    </w:p>
    <w:p w14:paraId="77DB2A87" w14:textId="3AA76352" w:rsidR="00A13A4D" w:rsidRDefault="00A13A4D" w:rsidP="00530EB9">
      <w:r>
        <w:t>Estas pruebas se han realizado sobre las pantallas más representativas del proyecto teniendo en cuenta los perfiles principales del sistema: Alumno, Profesor y Admin. No se plantea como una auditoría profesional de accesibilidad, sino como una revisión práctica ajustada al alcance del TFG.</w:t>
      </w:r>
    </w:p>
    <w:p w14:paraId="4D9B151D" w14:textId="3E63059D" w:rsidR="001F1E15" w:rsidRDefault="00F559C3" w:rsidP="00446AB2">
      <w:pPr>
        <w:pStyle w:val="Ttulo3"/>
      </w:pPr>
      <w:bookmarkStart w:id="2237" w:name="_Toc233728336"/>
      <w:r>
        <w:t>Pruebas de Usabilidad</w:t>
      </w:r>
      <w:bookmarkEnd w:id="2237"/>
    </w:p>
    <w:p w14:paraId="44958437" w14:textId="77777777" w:rsidR="0060129D" w:rsidRDefault="0060129D" w:rsidP="0060129D">
      <w:r>
        <w:t>Las pruebas de usabilidad se han realizado recorriendo la aplicación con los perfiles principales del sistema: Alumno, Profesor y Admin. La revisión se ha centrado en comprobar si cada usuario puede completar sus tareas principales sin confusión: acceder a la aplicación, navegar por las opciones disponibles, crear o resolver cuestionarios y consultar resultados.</w:t>
      </w:r>
    </w:p>
    <w:p w14:paraId="2E95B764" w14:textId="08311560" w:rsidR="00811B54" w:rsidRDefault="0060129D" w:rsidP="001F1E15">
      <w:r w:rsidRPr="00FE009F">
        <w:t xml:space="preserve">Para mantener la evaluación alineada con la plantilla, se ha utilizado la guía heurística propuesta. La tabla se ha rellenado considerando </w:t>
      </w:r>
      <w:r w:rsidR="00596F10" w:rsidRPr="00FE009F">
        <w:t>el proyecto</w:t>
      </w:r>
      <w:r w:rsidRPr="00FE009F">
        <w:t xml:space="preserve"> como aplicación web académica, no como sitio público corporativo. Por ese motivo, algunos criterios relacionados con URL pública, publicidad, registro comercial o actualización editorial se marcan como no aplicables</w:t>
      </w:r>
      <w:r>
        <w:t>.</w:t>
      </w:r>
    </w:p>
    <w:tbl>
      <w:tblPr>
        <w:tblW w:w="5000" w:type="pct"/>
        <w:tblLayout w:type="fixed"/>
        <w:tblCellMar>
          <w:left w:w="70" w:type="dxa"/>
          <w:right w:w="70" w:type="dxa"/>
        </w:tblCellMar>
        <w:tblLook w:val="04A0" w:firstRow="1" w:lastRow="0" w:firstColumn="1" w:lastColumn="0" w:noHBand="0" w:noVBand="1"/>
      </w:tblPr>
      <w:tblGrid>
        <w:gridCol w:w="7056"/>
        <w:gridCol w:w="1298"/>
      </w:tblGrid>
      <w:tr w:rsidR="00545D94" w:rsidRPr="00CA6F6B" w14:paraId="3115F064" w14:textId="77777777" w:rsidTr="00545D94">
        <w:trPr>
          <w:trHeight w:val="656"/>
        </w:trPr>
        <w:tc>
          <w:tcPr>
            <w:tcW w:w="5000" w:type="pct"/>
            <w:gridSpan w:val="2"/>
            <w:tcBorders>
              <w:top w:val="single" w:sz="4" w:space="0" w:color="auto"/>
              <w:left w:val="single" w:sz="4" w:space="0" w:color="auto"/>
              <w:bottom w:val="single" w:sz="4" w:space="0" w:color="auto"/>
              <w:right w:val="single" w:sz="4" w:space="0" w:color="auto"/>
            </w:tcBorders>
            <w:shd w:val="clear" w:color="auto" w:fill="B2B2B2" w:themeFill="accent2"/>
            <w:noWrap/>
            <w:vAlign w:val="center"/>
          </w:tcPr>
          <w:p w14:paraId="01F1B769" w14:textId="1FB4A9F9" w:rsidR="00545D94" w:rsidRPr="00CA6F6B" w:rsidRDefault="00AA7098" w:rsidP="00AA7098">
            <w:pPr>
              <w:spacing w:after="0" w:line="240" w:lineRule="auto"/>
              <w:jc w:val="center"/>
              <w:rPr>
                <w:rFonts w:ascii="Calibri" w:eastAsia="Times New Roman" w:hAnsi="Calibri" w:cs="Times New Roman"/>
                <w:b/>
                <w:bCs/>
                <w:color w:val="000000"/>
                <w:lang w:eastAsia="es-ES"/>
              </w:rPr>
            </w:pPr>
            <w:r w:rsidRPr="00AA7098">
              <w:rPr>
                <w:rFonts w:ascii="Calibri" w:eastAsia="Times New Roman" w:hAnsi="Calibri" w:cs="Times New Roman"/>
                <w:b/>
                <w:bCs/>
                <w:color w:val="000000"/>
                <w:lang w:eastAsia="es-ES"/>
              </w:rPr>
              <w:t>Checklist de pruebas de usabilidad</w:t>
            </w:r>
          </w:p>
        </w:tc>
      </w:tr>
      <w:tr w:rsidR="00CA6F6B" w:rsidRPr="00CA6F6B" w14:paraId="3D05CC7A" w14:textId="77777777" w:rsidTr="00530EB9">
        <w:trPr>
          <w:trHeight w:val="656"/>
        </w:trPr>
        <w:tc>
          <w:tcPr>
            <w:tcW w:w="4223"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0A94A6D" w14:textId="77777777" w:rsidR="00CA6F6B" w:rsidRPr="00CA6F6B" w:rsidRDefault="00CA6F6B" w:rsidP="00446AB2">
            <w:pPr>
              <w:spacing w:after="0" w:line="240" w:lineRule="auto"/>
              <w:jc w:val="center"/>
              <w:rPr>
                <w:rFonts w:ascii="Calibri" w:eastAsia="Times New Roman" w:hAnsi="Calibri" w:cs="Times New Roman"/>
                <w:b/>
                <w:bCs/>
                <w:color w:val="000000"/>
                <w:lang w:eastAsia="es-ES"/>
              </w:rPr>
            </w:pPr>
            <w:r w:rsidRPr="00CA6F6B">
              <w:rPr>
                <w:rFonts w:ascii="Calibri" w:eastAsia="Times New Roman" w:hAnsi="Calibri" w:cs="Times New Roman"/>
                <w:b/>
                <w:bCs/>
                <w:color w:val="000000"/>
                <w:lang w:eastAsia="es-ES"/>
              </w:rPr>
              <w:t>Criterios</w:t>
            </w:r>
          </w:p>
        </w:tc>
        <w:tc>
          <w:tcPr>
            <w:tcW w:w="777" w:type="pct"/>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998FBEF" w14:textId="77777777" w:rsidR="00CA6F6B" w:rsidRPr="00CA6F6B" w:rsidRDefault="00CA6F6B" w:rsidP="00446AB2">
            <w:pPr>
              <w:spacing w:after="0" w:line="240" w:lineRule="auto"/>
              <w:jc w:val="center"/>
              <w:rPr>
                <w:rFonts w:ascii="Calibri" w:eastAsia="Times New Roman" w:hAnsi="Calibri" w:cs="Times New Roman"/>
                <w:b/>
                <w:bCs/>
                <w:color w:val="000000"/>
                <w:lang w:eastAsia="es-ES"/>
              </w:rPr>
            </w:pPr>
            <w:r w:rsidRPr="00CA6F6B">
              <w:rPr>
                <w:rFonts w:ascii="Calibri" w:eastAsia="Times New Roman" w:hAnsi="Calibri" w:cs="Times New Roman"/>
                <w:b/>
                <w:bCs/>
                <w:color w:val="000000"/>
                <w:lang w:eastAsia="es-ES"/>
              </w:rPr>
              <w:t>¿Cumplido?</w:t>
            </w:r>
          </w:p>
        </w:tc>
      </w:tr>
      <w:tr w:rsidR="00CA6F6B" w:rsidRPr="00CA6F6B" w14:paraId="788C2897" w14:textId="77777777" w:rsidTr="00530EB9">
        <w:trPr>
          <w:trHeight w:val="552"/>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22823731" w14:textId="77777777" w:rsidR="00CA6F6B" w:rsidRPr="00CA6F6B" w:rsidRDefault="00CA6F6B" w:rsidP="00446AB2">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Generales</w:t>
            </w:r>
          </w:p>
        </w:tc>
      </w:tr>
      <w:tr w:rsidR="00CA6F6B" w:rsidRPr="00CA6F6B" w14:paraId="7CDD4FDA"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3FE283C"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¿Cuáles son los objetivos del sitio web? ¿Son concretos y bien definidos? ¿Los contenidos y servicios que ofrece se corresponden con esos objetivos?</w:t>
            </w:r>
          </w:p>
        </w:tc>
        <w:tc>
          <w:tcPr>
            <w:tcW w:w="777" w:type="pct"/>
            <w:tcBorders>
              <w:top w:val="nil"/>
              <w:left w:val="nil"/>
              <w:bottom w:val="single" w:sz="4" w:space="0" w:color="auto"/>
              <w:right w:val="single" w:sz="4" w:space="0" w:color="auto"/>
            </w:tcBorders>
            <w:noWrap/>
            <w:vAlign w:val="center"/>
            <w:hideMark/>
          </w:tcPr>
          <w:p w14:paraId="385A578B" w14:textId="77777777" w:rsidR="00CA6F6B" w:rsidRPr="00CA6F6B" w:rsidRDefault="00811B54" w:rsidP="00CA6F6B">
            <w:pPr>
              <w:spacing w:after="0" w:line="240" w:lineRule="auto"/>
              <w:jc w:val="center"/>
              <w:rPr>
                <w:rFonts w:ascii="Calibri" w:eastAsia="Times New Roman" w:hAnsi="Calibri" w:cs="Times New Roman"/>
                <w:b/>
                <w:color w:val="000000"/>
                <w:lang w:eastAsia="es-ES"/>
              </w:rPr>
            </w:pPr>
            <w:r w:rsidRPr="00811B54">
              <w:rPr>
                <w:rFonts w:ascii="Calibri" w:eastAsia="Times New Roman" w:hAnsi="Calibri" w:cs="Times New Roman"/>
                <w:b/>
                <w:color w:val="000000"/>
                <w:lang w:eastAsia="es-ES"/>
              </w:rPr>
              <w:t>SI</w:t>
            </w:r>
          </w:p>
        </w:tc>
      </w:tr>
      <w:tr w:rsidR="00CA6F6B" w:rsidRPr="00CA6F6B" w14:paraId="409EFBCB"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14D4EA9"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¿Tiene una URL correcta, clara y fácil de recordar? ¿Y las URL de sus páginas internas? ¿Son claras y permanentes?</w:t>
            </w:r>
          </w:p>
        </w:tc>
        <w:tc>
          <w:tcPr>
            <w:tcW w:w="777" w:type="pct"/>
            <w:tcBorders>
              <w:top w:val="nil"/>
              <w:left w:val="nil"/>
              <w:bottom w:val="single" w:sz="4" w:space="0" w:color="auto"/>
              <w:right w:val="single" w:sz="4" w:space="0" w:color="auto"/>
            </w:tcBorders>
            <w:noWrap/>
            <w:vAlign w:val="center"/>
            <w:hideMark/>
          </w:tcPr>
          <w:p w14:paraId="1DCF9BF6" w14:textId="7CD29662" w:rsidR="00CA6F6B" w:rsidRPr="00CA6F6B" w:rsidRDefault="007211DF"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Parcial</w:t>
            </w:r>
          </w:p>
        </w:tc>
      </w:tr>
      <w:tr w:rsidR="00CA6F6B" w:rsidRPr="00CA6F6B" w14:paraId="25613674"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E2E62E7"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¿Muestra de forma precisa y completa qué contenidos o servicios ofrece realmente el sitio web?</w:t>
            </w:r>
            <w:r w:rsidRPr="00CA6F6B">
              <w:rPr>
                <w:rFonts w:ascii="Calibri" w:eastAsia="Times New Roman" w:hAnsi="Calibri" w:cs="Times New Roman"/>
                <w:color w:val="000000"/>
                <w:lang w:eastAsia="es-ES"/>
              </w:rPr>
              <w:t xml:space="preserve"> El diseño de la página de inicio debe ser diferente al resto de páginas y cumplir la función de 'escaparate' del sitio.</w:t>
            </w:r>
          </w:p>
        </w:tc>
        <w:tc>
          <w:tcPr>
            <w:tcW w:w="777" w:type="pct"/>
            <w:tcBorders>
              <w:top w:val="nil"/>
              <w:left w:val="nil"/>
              <w:bottom w:val="single" w:sz="4" w:space="0" w:color="auto"/>
              <w:right w:val="single" w:sz="4" w:space="0" w:color="auto"/>
            </w:tcBorders>
            <w:noWrap/>
            <w:vAlign w:val="center"/>
            <w:hideMark/>
          </w:tcPr>
          <w:p w14:paraId="44950EAF" w14:textId="4A76AAB7" w:rsidR="00CA6F6B" w:rsidRPr="00CA6F6B" w:rsidRDefault="007211DF"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51AA5DF3"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D72C2AE"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lastRenderedPageBreak/>
              <w:t>¿La estructura general del sitio web está orientada al usuario?</w:t>
            </w:r>
            <w:r w:rsidRPr="00CA6F6B">
              <w:rPr>
                <w:rFonts w:ascii="Calibri" w:eastAsia="Times New Roman" w:hAnsi="Calibri" w:cs="Times New Roman"/>
                <w:color w:val="000000"/>
                <w:lang w:eastAsia="es-ES"/>
              </w:rPr>
              <w:t xml:space="preserve"> Los sitios web deben estructurarse pensando en el usuario, sus objetivos y necesidades. La estructura interna de la empresa u organización, cómo funciona o se organiza no interesa</w:t>
            </w:r>
            <w:r w:rsidR="00811B54">
              <w:rPr>
                <w:rFonts w:ascii="Calibri" w:eastAsia="Times New Roman" w:hAnsi="Calibri" w:cs="Times New Roman"/>
                <w:color w:val="000000"/>
                <w:lang w:eastAsia="es-ES"/>
              </w:rPr>
              <w:t>n</w:t>
            </w:r>
            <w:r w:rsidRPr="00CA6F6B">
              <w:rPr>
                <w:rFonts w:ascii="Calibri" w:eastAsia="Times New Roman" w:hAnsi="Calibri" w:cs="Times New Roman"/>
                <w:color w:val="000000"/>
                <w:lang w:eastAsia="es-ES"/>
              </w:rPr>
              <w:t xml:space="preserve"> al usuario.</w:t>
            </w:r>
          </w:p>
        </w:tc>
        <w:tc>
          <w:tcPr>
            <w:tcW w:w="777" w:type="pct"/>
            <w:tcBorders>
              <w:top w:val="nil"/>
              <w:left w:val="nil"/>
              <w:bottom w:val="single" w:sz="4" w:space="0" w:color="auto"/>
              <w:right w:val="single" w:sz="4" w:space="0" w:color="auto"/>
            </w:tcBorders>
            <w:noWrap/>
            <w:vAlign w:val="center"/>
            <w:hideMark/>
          </w:tcPr>
          <w:p w14:paraId="56A34C13" w14:textId="16E865F0" w:rsidR="00CA6F6B" w:rsidRPr="00CA6F6B" w:rsidRDefault="007211DF"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6822CE78"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FE32672" w14:textId="581BA1AC"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 xml:space="preserve">¿El </w:t>
            </w:r>
            <w:r w:rsidR="00D315C5">
              <w:rPr>
                <w:rFonts w:ascii="Calibri" w:eastAsia="Times New Roman" w:hAnsi="Calibri" w:cs="Times New Roman"/>
                <w:b/>
                <w:color w:val="000000"/>
                <w:lang w:eastAsia="es-ES"/>
              </w:rPr>
              <w:t>“</w:t>
            </w:r>
            <w:r w:rsidRPr="00CA6F6B">
              <w:rPr>
                <w:rFonts w:ascii="Calibri" w:eastAsia="Times New Roman" w:hAnsi="Calibri" w:cs="Times New Roman"/>
                <w:b/>
                <w:i/>
                <w:color w:val="000000"/>
                <w:lang w:eastAsia="es-ES"/>
              </w:rPr>
              <w:t>look &amp; feel</w:t>
            </w:r>
            <w:r w:rsidR="00D315C5">
              <w:rPr>
                <w:rFonts w:ascii="Calibri" w:eastAsia="Times New Roman" w:hAnsi="Calibri" w:cs="Times New Roman"/>
                <w:b/>
                <w:i/>
                <w:color w:val="000000"/>
                <w:lang w:eastAsia="es-ES"/>
              </w:rPr>
              <w:t>”</w:t>
            </w:r>
            <w:r w:rsidRPr="00CA6F6B">
              <w:rPr>
                <w:rFonts w:ascii="Calibri" w:eastAsia="Times New Roman" w:hAnsi="Calibri" w:cs="Times New Roman"/>
                <w:b/>
                <w:i/>
                <w:color w:val="000000"/>
                <w:lang w:eastAsia="es-ES"/>
              </w:rPr>
              <w:t xml:space="preserve"> </w:t>
            </w:r>
            <w:r w:rsidRPr="00CA6F6B">
              <w:rPr>
                <w:rFonts w:ascii="Calibri" w:eastAsia="Times New Roman" w:hAnsi="Calibri" w:cs="Times New Roman"/>
                <w:b/>
                <w:color w:val="000000"/>
                <w:lang w:eastAsia="es-ES"/>
              </w:rPr>
              <w:t>general se corresponde con los objetivos, características, contenidos y servicios del sitio web?</w:t>
            </w:r>
            <w:r w:rsidRPr="00CA6F6B">
              <w:rPr>
                <w:rFonts w:ascii="Calibri" w:eastAsia="Times New Roman" w:hAnsi="Calibri" w:cs="Times New Roman"/>
                <w:color w:val="000000"/>
                <w:lang w:eastAsia="es-ES"/>
              </w:rPr>
              <w:t xml:space="preserve"> Ciertas combinaciones de colores ofrecen </w:t>
            </w:r>
            <w:r w:rsidR="00811B54" w:rsidRPr="00CA6F6B">
              <w:rPr>
                <w:rFonts w:ascii="Calibri" w:eastAsia="Times New Roman" w:hAnsi="Calibri" w:cs="Times New Roman"/>
                <w:color w:val="000000"/>
                <w:lang w:eastAsia="es-ES"/>
              </w:rPr>
              <w:t>imágenes</w:t>
            </w:r>
            <w:r w:rsidRPr="00CA6F6B">
              <w:rPr>
                <w:rFonts w:ascii="Calibri" w:eastAsia="Times New Roman" w:hAnsi="Calibri" w:cs="Times New Roman"/>
                <w:color w:val="000000"/>
                <w:lang w:eastAsia="es-ES"/>
              </w:rPr>
              <w:t xml:space="preserve"> más o menos formales, serias o profesionales.</w:t>
            </w:r>
          </w:p>
        </w:tc>
        <w:tc>
          <w:tcPr>
            <w:tcW w:w="777" w:type="pct"/>
            <w:tcBorders>
              <w:top w:val="nil"/>
              <w:left w:val="nil"/>
              <w:bottom w:val="single" w:sz="4" w:space="0" w:color="auto"/>
              <w:right w:val="single" w:sz="4" w:space="0" w:color="auto"/>
            </w:tcBorders>
            <w:noWrap/>
            <w:vAlign w:val="center"/>
            <w:hideMark/>
          </w:tcPr>
          <w:p w14:paraId="18469DDC" w14:textId="3741645D" w:rsidR="00CA6F6B" w:rsidRPr="00CA6F6B" w:rsidRDefault="007211DF"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6F997827"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A57D1B9"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¿Es coherente el diseño general del sitio web?</w:t>
            </w:r>
            <w:r w:rsidRPr="00CA6F6B">
              <w:rPr>
                <w:rFonts w:ascii="Calibri" w:eastAsia="Times New Roman" w:hAnsi="Calibri" w:cs="Times New Roman"/>
                <w:color w:val="000000"/>
                <w:lang w:eastAsia="es-ES"/>
              </w:rPr>
              <w:t xml:space="preserve"> Se debe mantener una coherencia y uniformidad en las estructuras y colores de todas las páginas. Esto sirve para que el usuario no se desoriente en su navegación.</w:t>
            </w:r>
          </w:p>
        </w:tc>
        <w:tc>
          <w:tcPr>
            <w:tcW w:w="777" w:type="pct"/>
            <w:tcBorders>
              <w:top w:val="nil"/>
              <w:left w:val="nil"/>
              <w:bottom w:val="single" w:sz="4" w:space="0" w:color="auto"/>
              <w:right w:val="single" w:sz="4" w:space="0" w:color="auto"/>
            </w:tcBorders>
            <w:noWrap/>
            <w:vAlign w:val="center"/>
            <w:hideMark/>
          </w:tcPr>
          <w:p w14:paraId="361570E9" w14:textId="23BDE01F" w:rsidR="00CA6F6B" w:rsidRPr="00CA6F6B" w:rsidRDefault="007211DF"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5AFF9BE7"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DA36461"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¿Es reconocible el diseño general del sitio web</w:t>
            </w:r>
            <w:r w:rsidRPr="00CA6F6B">
              <w:rPr>
                <w:rFonts w:ascii="Calibri" w:eastAsia="Times New Roman" w:hAnsi="Calibri" w:cs="Times New Roman"/>
                <w:color w:val="000000"/>
                <w:lang w:eastAsia="es-ES"/>
              </w:rPr>
              <w:t>? Cuánto más se parezca el sitio web al resto de sitios web, más fácil será de usar.</w:t>
            </w:r>
          </w:p>
        </w:tc>
        <w:tc>
          <w:tcPr>
            <w:tcW w:w="777" w:type="pct"/>
            <w:tcBorders>
              <w:top w:val="nil"/>
              <w:left w:val="nil"/>
              <w:bottom w:val="single" w:sz="4" w:space="0" w:color="auto"/>
              <w:right w:val="single" w:sz="4" w:space="0" w:color="auto"/>
            </w:tcBorders>
            <w:noWrap/>
            <w:vAlign w:val="center"/>
            <w:hideMark/>
          </w:tcPr>
          <w:p w14:paraId="304ED2F4" w14:textId="104DAEAB" w:rsidR="00CA6F6B" w:rsidRPr="00CA6F6B" w:rsidRDefault="007211DF"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2DC6177F"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B0CCEC7"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¿El sitio web se actualiza periódicamente? ¿Indica cuándo se actualiza</w:t>
            </w:r>
            <w:r w:rsidRPr="00CA6F6B">
              <w:rPr>
                <w:rFonts w:ascii="Calibri" w:eastAsia="Times New Roman" w:hAnsi="Calibri" w:cs="Times New Roman"/>
                <w:color w:val="000000"/>
                <w:lang w:eastAsia="es-ES"/>
              </w:rPr>
              <w:t>? Las fechas que se muestren en la página deben corresponderse con actualizaciones, noticias, eventos...no con la fecha del sistema del usuario.</w:t>
            </w:r>
          </w:p>
        </w:tc>
        <w:tc>
          <w:tcPr>
            <w:tcW w:w="777" w:type="pct"/>
            <w:tcBorders>
              <w:top w:val="nil"/>
              <w:left w:val="nil"/>
              <w:bottom w:val="single" w:sz="4" w:space="0" w:color="auto"/>
              <w:right w:val="single" w:sz="4" w:space="0" w:color="auto"/>
            </w:tcBorders>
            <w:noWrap/>
            <w:vAlign w:val="center"/>
            <w:hideMark/>
          </w:tcPr>
          <w:p w14:paraId="5565644F" w14:textId="2EC4C947" w:rsidR="00CA6F6B" w:rsidRPr="00CA6F6B" w:rsidRDefault="009752F9"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0834A591"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23803316"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Identidad e Información</w:t>
            </w:r>
          </w:p>
        </w:tc>
      </w:tr>
      <w:tr w:rsidR="00CA6F6B" w:rsidRPr="00CA6F6B" w14:paraId="55DFA017"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6C06598"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¿Se muestra claramente la identidad de la empresa-sitio a través de todas las páginas?</w:t>
            </w:r>
          </w:p>
        </w:tc>
        <w:tc>
          <w:tcPr>
            <w:tcW w:w="777" w:type="pct"/>
            <w:tcBorders>
              <w:top w:val="nil"/>
              <w:left w:val="nil"/>
              <w:bottom w:val="single" w:sz="4" w:space="0" w:color="auto"/>
              <w:right w:val="single" w:sz="4" w:space="0" w:color="auto"/>
            </w:tcBorders>
            <w:noWrap/>
            <w:vAlign w:val="center"/>
            <w:hideMark/>
          </w:tcPr>
          <w:p w14:paraId="7E0661B7" w14:textId="394EB00F" w:rsidR="00CA6F6B" w:rsidRPr="00CA6F6B" w:rsidRDefault="009752F9"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Parcial</w:t>
            </w:r>
          </w:p>
        </w:tc>
      </w:tr>
      <w:tr w:rsidR="00CA6F6B" w:rsidRPr="00CA6F6B" w14:paraId="1777941B"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F0D80DF"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El Logotipo, </w:t>
            </w:r>
            <w:r w:rsidRPr="00CA6F6B">
              <w:rPr>
                <w:rFonts w:ascii="Calibri" w:eastAsia="Times New Roman" w:hAnsi="Calibri" w:cs="Times New Roman"/>
                <w:b/>
                <w:color w:val="000000"/>
                <w:lang w:eastAsia="es-ES"/>
              </w:rPr>
              <w:t>¿es significativo, identificable y suficientemente visible?</w:t>
            </w:r>
          </w:p>
        </w:tc>
        <w:tc>
          <w:tcPr>
            <w:tcW w:w="777" w:type="pct"/>
            <w:tcBorders>
              <w:top w:val="nil"/>
              <w:left w:val="nil"/>
              <w:bottom w:val="single" w:sz="4" w:space="0" w:color="auto"/>
              <w:right w:val="single" w:sz="4" w:space="0" w:color="auto"/>
            </w:tcBorders>
            <w:noWrap/>
            <w:vAlign w:val="center"/>
            <w:hideMark/>
          </w:tcPr>
          <w:p w14:paraId="4415E824" w14:textId="0AD08A67" w:rsidR="00CA6F6B" w:rsidRPr="00CA6F6B" w:rsidRDefault="009752F9"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Parcial</w:t>
            </w:r>
          </w:p>
        </w:tc>
      </w:tr>
      <w:tr w:rsidR="00CA6F6B" w:rsidRPr="00CA6F6B" w14:paraId="291299E1"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179A048" w14:textId="71AACBFA"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El eslogan o </w:t>
            </w:r>
            <w:r w:rsidR="00D315C5">
              <w:rPr>
                <w:rFonts w:ascii="Calibri" w:eastAsia="Times New Roman" w:hAnsi="Calibri" w:cs="Times New Roman"/>
                <w:color w:val="000000"/>
                <w:lang w:eastAsia="es-ES"/>
              </w:rPr>
              <w:t>“</w:t>
            </w:r>
            <w:r w:rsidRPr="00CA6F6B">
              <w:rPr>
                <w:rFonts w:ascii="Calibri" w:eastAsia="Times New Roman" w:hAnsi="Calibri" w:cs="Times New Roman"/>
                <w:i/>
                <w:color w:val="000000"/>
                <w:lang w:eastAsia="es-ES"/>
              </w:rPr>
              <w:t>tagline</w:t>
            </w:r>
            <w:r w:rsidR="00D315C5">
              <w:rPr>
                <w:rFonts w:ascii="Calibri" w:eastAsia="Times New Roman" w:hAnsi="Calibri" w:cs="Times New Roman"/>
                <w:i/>
                <w:color w:val="000000"/>
                <w:lang w:eastAsia="es-ES"/>
              </w:rPr>
              <w:t>”</w:t>
            </w:r>
            <w:r w:rsidRPr="00CA6F6B">
              <w:rPr>
                <w:rFonts w:ascii="Calibri" w:eastAsia="Times New Roman" w:hAnsi="Calibri" w:cs="Times New Roman"/>
                <w:color w:val="000000"/>
                <w:lang w:eastAsia="es-ES"/>
              </w:rPr>
              <w:t xml:space="preserve">, </w:t>
            </w:r>
            <w:r w:rsidRPr="00CA6F6B">
              <w:rPr>
                <w:rFonts w:ascii="Calibri" w:eastAsia="Times New Roman" w:hAnsi="Calibri" w:cs="Times New Roman"/>
                <w:b/>
                <w:color w:val="000000"/>
                <w:lang w:eastAsia="es-ES"/>
              </w:rPr>
              <w:t>¿expresa realmente qué es la empresa y qué servicios ofrece?</w:t>
            </w:r>
          </w:p>
        </w:tc>
        <w:tc>
          <w:tcPr>
            <w:tcW w:w="777" w:type="pct"/>
            <w:tcBorders>
              <w:top w:val="nil"/>
              <w:left w:val="nil"/>
              <w:bottom w:val="single" w:sz="4" w:space="0" w:color="auto"/>
              <w:right w:val="single" w:sz="4" w:space="0" w:color="auto"/>
            </w:tcBorders>
            <w:noWrap/>
            <w:vAlign w:val="center"/>
            <w:hideMark/>
          </w:tcPr>
          <w:p w14:paraId="1206C725" w14:textId="0BD3E2EF" w:rsidR="00CA6F6B" w:rsidRPr="00CA6F6B" w:rsidRDefault="009752F9"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0E794062"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9A6127F"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¿Se ofrece algún enlace con información sobre la empresa, sitio web, 'webmaster',...?</w:t>
            </w:r>
          </w:p>
        </w:tc>
        <w:tc>
          <w:tcPr>
            <w:tcW w:w="777" w:type="pct"/>
            <w:tcBorders>
              <w:top w:val="nil"/>
              <w:left w:val="nil"/>
              <w:bottom w:val="single" w:sz="4" w:space="0" w:color="auto"/>
              <w:right w:val="single" w:sz="4" w:space="0" w:color="auto"/>
            </w:tcBorders>
            <w:noWrap/>
            <w:vAlign w:val="center"/>
            <w:hideMark/>
          </w:tcPr>
          <w:p w14:paraId="0320701A" w14:textId="53CE6FB3" w:rsidR="00CA6F6B" w:rsidRPr="00CA6F6B" w:rsidRDefault="009752F9"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157EC965"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CA7A626" w14:textId="45314884"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proporciona mecanismos para ponerse en contacto con la empresa?</w:t>
            </w:r>
            <w:r w:rsidRPr="00CA6F6B">
              <w:rPr>
                <w:rFonts w:ascii="Calibri" w:eastAsia="Times New Roman" w:hAnsi="Calibri" w:cs="Times New Roman"/>
                <w:color w:val="000000"/>
                <w:lang w:eastAsia="es-ES"/>
              </w:rPr>
              <w:t xml:space="preserve"> (</w:t>
            </w:r>
            <w:r w:rsidR="009C0AB8">
              <w:rPr>
                <w:rFonts w:ascii="Calibri" w:eastAsia="Times New Roman" w:hAnsi="Calibri" w:cs="Times New Roman"/>
                <w:color w:val="000000"/>
                <w:lang w:eastAsia="es-ES"/>
              </w:rPr>
              <w:t>“</w:t>
            </w:r>
            <w:r w:rsidRPr="00CA6F6B">
              <w:rPr>
                <w:rFonts w:ascii="Calibri" w:eastAsia="Times New Roman" w:hAnsi="Calibri" w:cs="Times New Roman"/>
                <w:color w:val="000000"/>
                <w:lang w:eastAsia="es-ES"/>
              </w:rPr>
              <w:t>email</w:t>
            </w:r>
            <w:r w:rsidR="009C0AB8">
              <w:rPr>
                <w:rFonts w:ascii="Calibri" w:eastAsia="Times New Roman" w:hAnsi="Calibri" w:cs="Times New Roman"/>
                <w:color w:val="000000"/>
                <w:lang w:eastAsia="es-ES"/>
              </w:rPr>
              <w:t>”</w:t>
            </w:r>
            <w:r w:rsidRPr="00CA6F6B">
              <w:rPr>
                <w:rFonts w:ascii="Calibri" w:eastAsia="Times New Roman" w:hAnsi="Calibri" w:cs="Times New Roman"/>
                <w:color w:val="000000"/>
                <w:lang w:eastAsia="es-ES"/>
              </w:rPr>
              <w:t>, teléfono, dirección postal, fax...)</w:t>
            </w:r>
          </w:p>
        </w:tc>
        <w:tc>
          <w:tcPr>
            <w:tcW w:w="777" w:type="pct"/>
            <w:tcBorders>
              <w:top w:val="nil"/>
              <w:left w:val="nil"/>
              <w:bottom w:val="single" w:sz="4" w:space="0" w:color="auto"/>
              <w:right w:val="single" w:sz="4" w:space="0" w:color="auto"/>
            </w:tcBorders>
            <w:noWrap/>
            <w:vAlign w:val="center"/>
            <w:hideMark/>
          </w:tcPr>
          <w:p w14:paraId="269DF9A4" w14:textId="04D924A0" w:rsidR="00CA6F6B" w:rsidRPr="00CA6F6B" w:rsidRDefault="009752F9"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372B9BF8"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C00DFBD"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¿Se proporciona información sobre la protección de datos de carácter personal de los clientes o los derechos de autor de los contenidos del sitio web?</w:t>
            </w:r>
          </w:p>
        </w:tc>
        <w:tc>
          <w:tcPr>
            <w:tcW w:w="777" w:type="pct"/>
            <w:tcBorders>
              <w:top w:val="nil"/>
              <w:left w:val="nil"/>
              <w:bottom w:val="single" w:sz="4" w:space="0" w:color="auto"/>
              <w:right w:val="single" w:sz="4" w:space="0" w:color="auto"/>
            </w:tcBorders>
            <w:noWrap/>
            <w:vAlign w:val="center"/>
            <w:hideMark/>
          </w:tcPr>
          <w:p w14:paraId="08942A68" w14:textId="2C23C4D8" w:rsidR="00CA6F6B" w:rsidRPr="00CA6F6B" w:rsidRDefault="00186C34" w:rsidP="00CA6F6B">
            <w:pPr>
              <w:spacing w:after="0" w:line="240" w:lineRule="auto"/>
              <w:jc w:val="center"/>
              <w:rPr>
                <w:rFonts w:ascii="Calibri" w:eastAsia="Times New Roman" w:hAnsi="Calibri" w:cs="Times New Roman"/>
                <w:b/>
                <w:color w:val="000000"/>
                <w:lang w:eastAsia="es-ES"/>
              </w:rPr>
            </w:pPr>
            <w:commentRangeStart w:id="2238"/>
            <w:r>
              <w:rPr>
                <w:rFonts w:ascii="Calibri" w:eastAsia="Times New Roman" w:hAnsi="Calibri" w:cs="Times New Roman"/>
                <w:b/>
                <w:color w:val="000000"/>
                <w:lang w:eastAsia="es-ES"/>
              </w:rPr>
              <w:t>N</w:t>
            </w:r>
            <w:commentRangeEnd w:id="2238"/>
            <w:r w:rsidR="007F11AB">
              <w:rPr>
                <w:rStyle w:val="Refdecomentario"/>
                <w:rFonts w:ascii="Calibri" w:eastAsia="Times New Roman" w:hAnsi="Calibri" w:cs="Times New Roman"/>
                <w:b/>
                <w:color w:val="000000"/>
                <w:sz w:val="22"/>
                <w:szCs w:val="22"/>
                <w:lang w:eastAsia="es-ES"/>
              </w:rPr>
              <w:commentReference w:id="2238"/>
            </w:r>
            <w:r w:rsidR="00441362">
              <w:rPr>
                <w:rFonts w:ascii="Calibri" w:eastAsia="Times New Roman" w:hAnsi="Calibri" w:cs="Times New Roman"/>
                <w:b/>
                <w:color w:val="000000"/>
                <w:lang w:eastAsia="es-ES"/>
              </w:rPr>
              <w:t>/A</w:t>
            </w:r>
          </w:p>
        </w:tc>
      </w:tr>
      <w:tr w:rsidR="00CA6F6B" w:rsidRPr="00CA6F6B" w14:paraId="2DB2611C"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F0B37D0"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En artículos, noticias, informes...</w:t>
            </w:r>
            <w:r w:rsidR="00811B54">
              <w:rPr>
                <w:rFonts w:ascii="Calibri" w:eastAsia="Times New Roman" w:hAnsi="Calibri" w:cs="Times New Roman"/>
                <w:color w:val="000000"/>
                <w:lang w:eastAsia="es-ES"/>
              </w:rPr>
              <w:t xml:space="preserve"> </w:t>
            </w:r>
            <w:r w:rsidRPr="00CA6F6B">
              <w:rPr>
                <w:rFonts w:ascii="Calibri" w:eastAsia="Times New Roman" w:hAnsi="Calibri" w:cs="Times New Roman"/>
                <w:b/>
                <w:color w:val="000000"/>
                <w:lang w:eastAsia="es-ES"/>
              </w:rPr>
              <w:t>¿Se muestra claramente información sobre el autor, fuentes y fechas de creación y revisión del documento?</w:t>
            </w:r>
          </w:p>
        </w:tc>
        <w:tc>
          <w:tcPr>
            <w:tcW w:w="777" w:type="pct"/>
            <w:tcBorders>
              <w:top w:val="nil"/>
              <w:left w:val="nil"/>
              <w:bottom w:val="single" w:sz="4" w:space="0" w:color="auto"/>
              <w:right w:val="single" w:sz="4" w:space="0" w:color="auto"/>
            </w:tcBorders>
            <w:noWrap/>
            <w:vAlign w:val="center"/>
            <w:hideMark/>
          </w:tcPr>
          <w:p w14:paraId="0C68DB51" w14:textId="0F835EF9"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64E0A13E"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2F4428DE"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Lenguaje y Redacción</w:t>
            </w:r>
          </w:p>
        </w:tc>
      </w:tr>
      <w:tr w:rsidR="00CA6F6B" w:rsidRPr="00CA6F6B" w14:paraId="7ECB35D8"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896A423"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 xml:space="preserve">¿El sitio web habla el mismo lenguaje que sus usuarios? </w:t>
            </w:r>
            <w:r w:rsidRPr="00CA6F6B">
              <w:rPr>
                <w:rFonts w:ascii="Calibri" w:eastAsia="Times New Roman" w:hAnsi="Calibri" w:cs="Times New Roman"/>
                <w:color w:val="000000"/>
                <w:lang w:eastAsia="es-ES"/>
              </w:rPr>
              <w:t>Se debe evitar usar un lenguaje corporativista. Así mismo, hay que prestarle especial atención al idioma, y ofrecer versiones del sitio en diferentes idiomas cuando sea necesario.</w:t>
            </w:r>
          </w:p>
        </w:tc>
        <w:tc>
          <w:tcPr>
            <w:tcW w:w="777" w:type="pct"/>
            <w:tcBorders>
              <w:top w:val="nil"/>
              <w:left w:val="nil"/>
              <w:bottom w:val="single" w:sz="4" w:space="0" w:color="auto"/>
              <w:right w:val="single" w:sz="4" w:space="0" w:color="auto"/>
            </w:tcBorders>
            <w:noWrap/>
            <w:vAlign w:val="center"/>
            <w:hideMark/>
          </w:tcPr>
          <w:p w14:paraId="662399AC" w14:textId="4027C3FB"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00502F84"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4DDA1EB" w14:textId="77777777" w:rsidR="00CA6F6B" w:rsidRPr="00CA6F6B" w:rsidRDefault="00CA6F6B" w:rsidP="00811B54">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¿Emplea un lenguaje claro y conciso?</w:t>
            </w:r>
          </w:p>
        </w:tc>
        <w:tc>
          <w:tcPr>
            <w:tcW w:w="777" w:type="pct"/>
            <w:tcBorders>
              <w:top w:val="nil"/>
              <w:left w:val="nil"/>
              <w:bottom w:val="single" w:sz="4" w:space="0" w:color="auto"/>
              <w:right w:val="single" w:sz="4" w:space="0" w:color="auto"/>
            </w:tcBorders>
            <w:noWrap/>
            <w:vAlign w:val="center"/>
            <w:hideMark/>
          </w:tcPr>
          <w:p w14:paraId="5599975A" w14:textId="0D7A7B38"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654FD42F"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F3B89EF"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¿Es amigable, familiar y cercano?</w:t>
            </w:r>
            <w:r w:rsidRPr="00CA6F6B">
              <w:rPr>
                <w:rFonts w:ascii="Calibri" w:eastAsia="Times New Roman" w:hAnsi="Calibri" w:cs="Times New Roman"/>
                <w:color w:val="000000"/>
                <w:lang w:eastAsia="es-ES"/>
              </w:rPr>
              <w:t xml:space="preserve"> Es decir, lo contrario a utilizar un lenguaje constantemente imperativo, mensajes crípticos, o tratar con "desprecio" al usuario.</w:t>
            </w:r>
          </w:p>
        </w:tc>
        <w:tc>
          <w:tcPr>
            <w:tcW w:w="777" w:type="pct"/>
            <w:tcBorders>
              <w:top w:val="nil"/>
              <w:left w:val="nil"/>
              <w:bottom w:val="single" w:sz="4" w:space="0" w:color="auto"/>
              <w:right w:val="single" w:sz="4" w:space="0" w:color="auto"/>
            </w:tcBorders>
            <w:noWrap/>
            <w:vAlign w:val="center"/>
            <w:hideMark/>
          </w:tcPr>
          <w:p w14:paraId="4A276B65" w14:textId="213A290B"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42201163"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28C0EC1"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¿1 párrafo = 1 idea?</w:t>
            </w:r>
            <w:r w:rsidRPr="00CA6F6B">
              <w:rPr>
                <w:rFonts w:ascii="Calibri" w:eastAsia="Times New Roman" w:hAnsi="Calibri" w:cs="Times New Roman"/>
                <w:color w:val="000000"/>
                <w:lang w:eastAsia="es-ES"/>
              </w:rPr>
              <w:t xml:space="preserve"> Cada párrafo es un objeto informativo. Trasmita ideas, mensajes...Se deben evitar párrafos vacíos o varios mensajes en un mismo párrafo.</w:t>
            </w:r>
          </w:p>
        </w:tc>
        <w:tc>
          <w:tcPr>
            <w:tcW w:w="777" w:type="pct"/>
            <w:tcBorders>
              <w:top w:val="nil"/>
              <w:left w:val="nil"/>
              <w:bottom w:val="single" w:sz="4" w:space="0" w:color="auto"/>
              <w:right w:val="single" w:sz="4" w:space="0" w:color="auto"/>
            </w:tcBorders>
            <w:noWrap/>
            <w:vAlign w:val="center"/>
            <w:hideMark/>
          </w:tcPr>
          <w:p w14:paraId="121EC960" w14:textId="09E3A3F3"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54CC7514"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6347CE91"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Rotulado</w:t>
            </w:r>
          </w:p>
        </w:tc>
      </w:tr>
      <w:tr w:rsidR="00CA6F6B" w:rsidRPr="00CA6F6B" w14:paraId="7D369CC4"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2B46964"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Los rótulos,</w:t>
            </w:r>
            <w:r w:rsidRPr="00CA6F6B">
              <w:rPr>
                <w:rFonts w:ascii="Calibri" w:eastAsia="Times New Roman" w:hAnsi="Calibri" w:cs="Times New Roman"/>
                <w:b/>
                <w:color w:val="000000"/>
                <w:lang w:eastAsia="es-ES"/>
              </w:rPr>
              <w:t xml:space="preserve"> ¿son significativos? </w:t>
            </w:r>
            <w:r w:rsidRPr="00CA6F6B">
              <w:rPr>
                <w:rFonts w:ascii="Calibri" w:eastAsia="Times New Roman" w:hAnsi="Calibri" w:cs="Times New Roman"/>
                <w:color w:val="000000"/>
                <w:lang w:eastAsia="es-ES"/>
              </w:rPr>
              <w:t>Ejemplo: evitar rótulos del tipo "haga clic aquí".</w:t>
            </w:r>
          </w:p>
        </w:tc>
        <w:tc>
          <w:tcPr>
            <w:tcW w:w="777" w:type="pct"/>
            <w:tcBorders>
              <w:top w:val="nil"/>
              <w:left w:val="nil"/>
              <w:bottom w:val="single" w:sz="4" w:space="0" w:color="auto"/>
              <w:right w:val="single" w:sz="4" w:space="0" w:color="auto"/>
            </w:tcBorders>
            <w:noWrap/>
            <w:vAlign w:val="center"/>
            <w:hideMark/>
          </w:tcPr>
          <w:p w14:paraId="1E3BF51A" w14:textId="265C9D18"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5B5684EA"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328FF7E"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lastRenderedPageBreak/>
              <w:t>¿Usa rótulos estándar?</w:t>
            </w:r>
            <w:r w:rsidRPr="00CA6F6B">
              <w:rPr>
                <w:rFonts w:ascii="Calibri" w:eastAsia="Times New Roman" w:hAnsi="Calibri" w:cs="Times New Roman"/>
                <w:color w:val="000000"/>
                <w:lang w:eastAsia="es-ES"/>
              </w:rPr>
              <w:t xml:space="preserve"> Siempre que exista un "estándar" comúnmente aceptado para el caso concreto, como "Mapa del Sitio" o "Acerca de...".</w:t>
            </w:r>
          </w:p>
        </w:tc>
        <w:tc>
          <w:tcPr>
            <w:tcW w:w="777" w:type="pct"/>
            <w:tcBorders>
              <w:top w:val="nil"/>
              <w:left w:val="nil"/>
              <w:bottom w:val="single" w:sz="4" w:space="0" w:color="auto"/>
              <w:right w:val="single" w:sz="4" w:space="0" w:color="auto"/>
            </w:tcBorders>
            <w:noWrap/>
            <w:vAlign w:val="center"/>
            <w:hideMark/>
          </w:tcPr>
          <w:p w14:paraId="46DE5B04" w14:textId="62B73F2E"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0FE8562A"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135E465"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¿Usa un único sistema de organización, bien definido y claro?</w:t>
            </w:r>
            <w:r w:rsidRPr="00CA6F6B">
              <w:rPr>
                <w:rFonts w:ascii="Calibri" w:eastAsia="Times New Roman" w:hAnsi="Calibri" w:cs="Times New Roman"/>
                <w:color w:val="000000"/>
                <w:lang w:eastAsia="es-ES"/>
              </w:rPr>
              <w:t xml:space="preserve"> No se deben mezclar diferentes. Los sistemas de organización son: alfabético, geográfico, cronológico, temático, orientado a tareas, orientado al público y orientado a metáforas.</w:t>
            </w:r>
          </w:p>
        </w:tc>
        <w:tc>
          <w:tcPr>
            <w:tcW w:w="777" w:type="pct"/>
            <w:tcBorders>
              <w:top w:val="nil"/>
              <w:left w:val="nil"/>
              <w:bottom w:val="single" w:sz="4" w:space="0" w:color="auto"/>
              <w:right w:val="single" w:sz="4" w:space="0" w:color="auto"/>
            </w:tcBorders>
            <w:noWrap/>
            <w:vAlign w:val="center"/>
            <w:hideMark/>
          </w:tcPr>
          <w:p w14:paraId="2B87B2EF" w14:textId="3D90B17A"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29EFF6FA"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F3E4CD7"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¿Utiliza un sistema de rotulado controlado y preciso?</w:t>
            </w:r>
            <w:r w:rsidRPr="00CA6F6B">
              <w:rPr>
                <w:rFonts w:ascii="Calibri" w:eastAsia="Times New Roman" w:hAnsi="Calibri" w:cs="Times New Roman"/>
                <w:color w:val="000000"/>
                <w:lang w:eastAsia="es-ES"/>
              </w:rPr>
              <w:t xml:space="preserve"> Por ejemplo, si un enlace tiene el rótulo "Quiénes somos", no puede dirigir a una página cuyo encabezamiento sea "Acerca de"</w:t>
            </w:r>
          </w:p>
        </w:tc>
        <w:tc>
          <w:tcPr>
            <w:tcW w:w="777" w:type="pct"/>
            <w:tcBorders>
              <w:top w:val="nil"/>
              <w:left w:val="nil"/>
              <w:bottom w:val="single" w:sz="4" w:space="0" w:color="auto"/>
              <w:right w:val="single" w:sz="4" w:space="0" w:color="auto"/>
            </w:tcBorders>
            <w:noWrap/>
            <w:vAlign w:val="center"/>
            <w:hideMark/>
          </w:tcPr>
          <w:p w14:paraId="7416CE29" w14:textId="125024AA"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103E7017"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5E2A6DD" w14:textId="77777777" w:rsidR="00CA6F6B" w:rsidRPr="00CA6F6B" w:rsidRDefault="00CA6F6B" w:rsidP="0012148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El título de las páginas, </w:t>
            </w:r>
            <w:r w:rsidRPr="00CA6F6B">
              <w:rPr>
                <w:rFonts w:ascii="Calibri" w:eastAsia="Times New Roman" w:hAnsi="Calibri" w:cs="Times New Roman"/>
                <w:b/>
                <w:color w:val="000000"/>
                <w:lang w:eastAsia="es-ES"/>
              </w:rPr>
              <w:t>¿Es correcto? ¿Ha sido planificado?</w:t>
            </w:r>
            <w:r w:rsidRPr="00CA6F6B">
              <w:rPr>
                <w:rFonts w:ascii="Calibri" w:eastAsia="Times New Roman" w:hAnsi="Calibri" w:cs="Times New Roman"/>
                <w:color w:val="000000"/>
                <w:lang w:eastAsia="es-ES"/>
              </w:rPr>
              <w:t xml:space="preserve"> Relacionado con la </w:t>
            </w:r>
            <w:r w:rsidR="0012148F">
              <w:rPr>
                <w:rFonts w:ascii="Calibri" w:eastAsia="Times New Roman" w:hAnsi="Calibri" w:cs="Times New Roman"/>
                <w:color w:val="000000"/>
                <w:lang w:eastAsia="es-ES"/>
              </w:rPr>
              <w:t xml:space="preserve">capacidad para poder buscar y encontrar </w:t>
            </w:r>
            <w:r w:rsidRPr="00CA6F6B">
              <w:rPr>
                <w:rFonts w:ascii="Calibri" w:eastAsia="Times New Roman" w:hAnsi="Calibri" w:cs="Times New Roman"/>
                <w:color w:val="000000"/>
                <w:lang w:eastAsia="es-ES"/>
              </w:rPr>
              <w:t xml:space="preserve">el sitio </w:t>
            </w:r>
            <w:r w:rsidRPr="00CA6F6B">
              <w:rPr>
                <w:rFonts w:ascii="Calibri" w:eastAsia="Times New Roman" w:hAnsi="Calibri" w:cs="Times New Roman"/>
                <w:i/>
                <w:color w:val="000000"/>
                <w:lang w:eastAsia="es-ES"/>
              </w:rPr>
              <w:t>web</w:t>
            </w:r>
            <w:r w:rsidRPr="00CA6F6B">
              <w:rPr>
                <w:rFonts w:ascii="Calibri" w:eastAsia="Times New Roman" w:hAnsi="Calibri" w:cs="Times New Roman"/>
                <w:color w:val="000000"/>
                <w:lang w:eastAsia="es-ES"/>
              </w:rPr>
              <w:t>.</w:t>
            </w:r>
          </w:p>
        </w:tc>
        <w:tc>
          <w:tcPr>
            <w:tcW w:w="777" w:type="pct"/>
            <w:tcBorders>
              <w:top w:val="nil"/>
              <w:left w:val="nil"/>
              <w:bottom w:val="single" w:sz="4" w:space="0" w:color="auto"/>
              <w:right w:val="single" w:sz="4" w:space="0" w:color="auto"/>
            </w:tcBorders>
            <w:noWrap/>
            <w:vAlign w:val="center"/>
            <w:hideMark/>
          </w:tcPr>
          <w:p w14:paraId="13286885" w14:textId="2573E8CB"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3F803B14"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465ED78E"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Estructura y Navegación</w:t>
            </w:r>
          </w:p>
        </w:tc>
      </w:tr>
      <w:tr w:rsidR="00CA6F6B" w:rsidRPr="00CA6F6B" w14:paraId="715CEE14"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5673599"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La estructura de organización y navegación, </w:t>
            </w:r>
            <w:r w:rsidRPr="00CA6F6B">
              <w:rPr>
                <w:rFonts w:ascii="Calibri" w:eastAsia="Times New Roman" w:hAnsi="Calibri" w:cs="Times New Roman"/>
                <w:b/>
                <w:color w:val="000000"/>
                <w:lang w:eastAsia="es-ES"/>
              </w:rPr>
              <w:t>¿Es la más adecuada?</w:t>
            </w:r>
            <w:r w:rsidRPr="00CA6F6B">
              <w:rPr>
                <w:rFonts w:ascii="Calibri" w:eastAsia="Times New Roman" w:hAnsi="Calibri" w:cs="Times New Roman"/>
                <w:color w:val="000000"/>
                <w:lang w:eastAsia="es-ES"/>
              </w:rPr>
              <w:t xml:space="preserve"> Hay varios tipos de estructuras: jerárquicas, hipertextual, facetada,...</w:t>
            </w:r>
          </w:p>
        </w:tc>
        <w:tc>
          <w:tcPr>
            <w:tcW w:w="777" w:type="pct"/>
            <w:tcBorders>
              <w:top w:val="nil"/>
              <w:left w:val="nil"/>
              <w:bottom w:val="single" w:sz="4" w:space="0" w:color="auto"/>
              <w:right w:val="single" w:sz="4" w:space="0" w:color="auto"/>
            </w:tcBorders>
            <w:noWrap/>
            <w:vAlign w:val="center"/>
            <w:hideMark/>
          </w:tcPr>
          <w:p w14:paraId="5380056C" w14:textId="5CB3EF25"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299FDBFB"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5265A0C"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En el caso de estructura jerárquica, </w:t>
            </w:r>
            <w:r w:rsidRPr="00CA6F6B">
              <w:rPr>
                <w:rFonts w:ascii="Calibri" w:eastAsia="Times New Roman" w:hAnsi="Calibri" w:cs="Times New Roman"/>
                <w:b/>
                <w:color w:val="000000"/>
                <w:lang w:eastAsia="es-ES"/>
              </w:rPr>
              <w:t>¿Mantiene un equilibrio entre Profundidad y Anchura?</w:t>
            </w:r>
          </w:p>
        </w:tc>
        <w:tc>
          <w:tcPr>
            <w:tcW w:w="777" w:type="pct"/>
            <w:tcBorders>
              <w:top w:val="nil"/>
              <w:left w:val="nil"/>
              <w:bottom w:val="single" w:sz="4" w:space="0" w:color="auto"/>
              <w:right w:val="single" w:sz="4" w:space="0" w:color="auto"/>
            </w:tcBorders>
            <w:noWrap/>
            <w:vAlign w:val="center"/>
            <w:hideMark/>
          </w:tcPr>
          <w:p w14:paraId="7B593DAC" w14:textId="210E0701"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043804DD"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4C7069F"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En el caso de ser puramente hipertextual, </w:t>
            </w:r>
            <w:r w:rsidRPr="00CA6F6B">
              <w:rPr>
                <w:rFonts w:ascii="Calibri" w:eastAsia="Times New Roman" w:hAnsi="Calibri" w:cs="Times New Roman"/>
                <w:b/>
                <w:color w:val="000000"/>
                <w:lang w:eastAsia="es-ES"/>
              </w:rPr>
              <w:t xml:space="preserve">¿Están todos los </w:t>
            </w:r>
            <w:r w:rsidR="00E96C4F" w:rsidRPr="00CA6F6B">
              <w:rPr>
                <w:rFonts w:ascii="Calibri" w:eastAsia="Times New Roman" w:hAnsi="Calibri" w:cs="Times New Roman"/>
                <w:b/>
                <w:color w:val="000000"/>
                <w:lang w:eastAsia="es-ES"/>
              </w:rPr>
              <w:t>clúster</w:t>
            </w:r>
            <w:r w:rsidRPr="00CA6F6B">
              <w:rPr>
                <w:rFonts w:ascii="Calibri" w:eastAsia="Times New Roman" w:hAnsi="Calibri" w:cs="Times New Roman"/>
                <w:b/>
                <w:color w:val="000000"/>
                <w:lang w:eastAsia="es-ES"/>
              </w:rPr>
              <w:t xml:space="preserve"> de nodos comunicados?</w:t>
            </w:r>
            <w:r w:rsidRPr="00CA6F6B">
              <w:rPr>
                <w:rFonts w:ascii="Calibri" w:eastAsia="Times New Roman" w:hAnsi="Calibri" w:cs="Times New Roman"/>
                <w:color w:val="000000"/>
                <w:lang w:eastAsia="es-ES"/>
              </w:rPr>
              <w:t xml:space="preserve"> Aquí se mide la distancia entre nodos.</w:t>
            </w:r>
          </w:p>
        </w:tc>
        <w:tc>
          <w:tcPr>
            <w:tcW w:w="777" w:type="pct"/>
            <w:tcBorders>
              <w:top w:val="nil"/>
              <w:left w:val="nil"/>
              <w:bottom w:val="single" w:sz="4" w:space="0" w:color="auto"/>
              <w:right w:val="single" w:sz="4" w:space="0" w:color="auto"/>
            </w:tcBorders>
            <w:noWrap/>
            <w:vAlign w:val="center"/>
            <w:hideMark/>
          </w:tcPr>
          <w:p w14:paraId="1255E4D2" w14:textId="1B4D34F3"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09E7A84C"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41F4B14"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¿Los enlaces son fácilmente reconocibles como tales?</w:t>
            </w:r>
            <w:r w:rsidRPr="00CA6F6B">
              <w:rPr>
                <w:rFonts w:ascii="Calibri" w:eastAsia="Times New Roman" w:hAnsi="Calibri" w:cs="Times New Roman"/>
                <w:color w:val="000000"/>
                <w:lang w:eastAsia="es-ES"/>
              </w:rPr>
              <w:t xml:space="preserve"> </w:t>
            </w:r>
            <w:r w:rsidRPr="00CA6F6B">
              <w:rPr>
                <w:rFonts w:ascii="Calibri" w:eastAsia="Times New Roman" w:hAnsi="Calibri" w:cs="Times New Roman"/>
                <w:b/>
                <w:color w:val="000000"/>
                <w:lang w:eastAsia="es-ES"/>
              </w:rPr>
              <w:t>¿</w:t>
            </w:r>
            <w:r w:rsidR="00E96C4F" w:rsidRPr="00CA6F6B">
              <w:rPr>
                <w:rFonts w:ascii="Calibri" w:eastAsia="Times New Roman" w:hAnsi="Calibri" w:cs="Times New Roman"/>
                <w:b/>
                <w:color w:val="000000"/>
                <w:lang w:eastAsia="es-ES"/>
              </w:rPr>
              <w:t>Su</w:t>
            </w:r>
            <w:r w:rsidRPr="00CA6F6B">
              <w:rPr>
                <w:rFonts w:ascii="Calibri" w:eastAsia="Times New Roman" w:hAnsi="Calibri" w:cs="Times New Roman"/>
                <w:b/>
                <w:color w:val="000000"/>
                <w:lang w:eastAsia="es-ES"/>
              </w:rPr>
              <w:t xml:space="preserve"> caracterización indica su estado (visitados, activos,...)?</w:t>
            </w:r>
            <w:r w:rsidRPr="00CA6F6B">
              <w:rPr>
                <w:rFonts w:ascii="Calibri" w:eastAsia="Times New Roman" w:hAnsi="Calibri" w:cs="Times New Roman"/>
                <w:color w:val="000000"/>
                <w:lang w:eastAsia="es-ES"/>
              </w:rPr>
              <w:t xml:space="preserve"> Los enlaces no sólo deben reconocerse como tales, sino que su caracterización debe indicar su estado, y ser reconocidos como una unidad</w:t>
            </w:r>
          </w:p>
        </w:tc>
        <w:tc>
          <w:tcPr>
            <w:tcW w:w="777" w:type="pct"/>
            <w:tcBorders>
              <w:top w:val="nil"/>
              <w:left w:val="nil"/>
              <w:bottom w:val="single" w:sz="4" w:space="0" w:color="auto"/>
              <w:right w:val="single" w:sz="4" w:space="0" w:color="auto"/>
            </w:tcBorders>
            <w:noWrap/>
            <w:vAlign w:val="center"/>
            <w:hideMark/>
          </w:tcPr>
          <w:p w14:paraId="6F903254" w14:textId="32DCB234"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490406FC"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7300EC1"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En menús de navegación, </w:t>
            </w:r>
            <w:r w:rsidRPr="00CA6F6B">
              <w:rPr>
                <w:rFonts w:ascii="Calibri" w:eastAsia="Times New Roman" w:hAnsi="Calibri" w:cs="Times New Roman"/>
                <w:b/>
                <w:color w:val="000000"/>
                <w:lang w:eastAsia="es-ES"/>
              </w:rPr>
              <w:t>¿Se ha controlado el número de elementos y de términos por elemento para no producir sobrecarga memorística?</w:t>
            </w:r>
            <w:r w:rsidRPr="00CA6F6B">
              <w:rPr>
                <w:rFonts w:ascii="Calibri" w:eastAsia="Times New Roman" w:hAnsi="Calibri" w:cs="Times New Roman"/>
                <w:color w:val="000000"/>
                <w:lang w:eastAsia="es-ES"/>
              </w:rPr>
              <w:t xml:space="preserve"> No se deben superar los 7±2 elementos, ni los 2 o, como mucho, 3 términos por elemento.</w:t>
            </w:r>
          </w:p>
        </w:tc>
        <w:tc>
          <w:tcPr>
            <w:tcW w:w="777" w:type="pct"/>
            <w:tcBorders>
              <w:top w:val="nil"/>
              <w:left w:val="nil"/>
              <w:bottom w:val="single" w:sz="4" w:space="0" w:color="auto"/>
              <w:right w:val="single" w:sz="4" w:space="0" w:color="auto"/>
            </w:tcBorders>
            <w:noWrap/>
            <w:vAlign w:val="center"/>
            <w:hideMark/>
          </w:tcPr>
          <w:p w14:paraId="29B2BCDC" w14:textId="0C0C6125"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3B9BEAC5"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A8CBAD4"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¿Es predecible la respuesta del sistema antes de hacer clic sobre el enlace?</w:t>
            </w:r>
            <w:r w:rsidRPr="00CA6F6B">
              <w:rPr>
                <w:rFonts w:ascii="Calibri" w:eastAsia="Times New Roman" w:hAnsi="Calibri" w:cs="Times New Roman"/>
                <w:color w:val="000000"/>
                <w:lang w:eastAsia="es-ES"/>
              </w:rPr>
              <w:t xml:space="preserve"> Relacionado con el nivel de significación del rótulo del enlace, aunque también con: el uso de globos de texto, información contextual, la barra de estado del navegador,...</w:t>
            </w:r>
          </w:p>
        </w:tc>
        <w:tc>
          <w:tcPr>
            <w:tcW w:w="777" w:type="pct"/>
            <w:tcBorders>
              <w:top w:val="nil"/>
              <w:left w:val="nil"/>
              <w:bottom w:val="single" w:sz="4" w:space="0" w:color="auto"/>
              <w:right w:val="single" w:sz="4" w:space="0" w:color="auto"/>
            </w:tcBorders>
            <w:noWrap/>
            <w:vAlign w:val="center"/>
            <w:hideMark/>
          </w:tcPr>
          <w:p w14:paraId="43E82338" w14:textId="4BB84719"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57133155"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78A4FB8"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ha controlado que no haya enlaces que no llevan a ningún sitio?</w:t>
            </w:r>
            <w:r w:rsidRPr="00CA6F6B">
              <w:rPr>
                <w:rFonts w:ascii="Calibri" w:eastAsia="Times New Roman" w:hAnsi="Calibri" w:cs="Times New Roman"/>
                <w:color w:val="000000"/>
                <w:lang w:eastAsia="es-ES"/>
              </w:rPr>
              <w:t xml:space="preserve"> Enlaces que no llevan a ningún sitio: Los enlaces rotos, y los que enlazan con la misma página que se está visualizando (por ejemplo enlaces a la "home" desde la misma página de inicio)</w:t>
            </w:r>
          </w:p>
        </w:tc>
        <w:tc>
          <w:tcPr>
            <w:tcW w:w="777" w:type="pct"/>
            <w:tcBorders>
              <w:top w:val="nil"/>
              <w:left w:val="nil"/>
              <w:bottom w:val="single" w:sz="4" w:space="0" w:color="auto"/>
              <w:right w:val="single" w:sz="4" w:space="0" w:color="auto"/>
            </w:tcBorders>
            <w:noWrap/>
            <w:vAlign w:val="center"/>
            <w:hideMark/>
          </w:tcPr>
          <w:p w14:paraId="402142F9" w14:textId="234AE8C4"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366AD45E"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65872C8" w14:textId="52C25C06"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¿Existen elementos de navegación que orienten al usuario acerca de dónde está y cómo deshacer su navegación?</w:t>
            </w:r>
            <w:r w:rsidRPr="00CA6F6B">
              <w:rPr>
                <w:rFonts w:ascii="Calibri" w:eastAsia="Times New Roman" w:hAnsi="Calibri" w:cs="Times New Roman"/>
                <w:color w:val="000000"/>
                <w:lang w:eastAsia="es-ES"/>
              </w:rPr>
              <w:t xml:space="preserve"> ...como </w:t>
            </w:r>
            <w:r w:rsidR="009C0AB8">
              <w:rPr>
                <w:rFonts w:ascii="Calibri" w:eastAsia="Times New Roman" w:hAnsi="Calibri" w:cs="Times New Roman"/>
                <w:color w:val="000000"/>
                <w:lang w:eastAsia="es-ES"/>
              </w:rPr>
              <w:t>“</w:t>
            </w:r>
            <w:r w:rsidRPr="00CA6F6B">
              <w:rPr>
                <w:rFonts w:ascii="Calibri" w:eastAsia="Times New Roman" w:hAnsi="Calibri" w:cs="Times New Roman"/>
                <w:i/>
                <w:color w:val="000000"/>
                <w:lang w:eastAsia="es-ES"/>
              </w:rPr>
              <w:t>breadcrumbs</w:t>
            </w:r>
            <w:r w:rsidR="009C0AB8">
              <w:rPr>
                <w:rFonts w:ascii="Calibri" w:eastAsia="Times New Roman" w:hAnsi="Calibri" w:cs="Times New Roman"/>
                <w:i/>
                <w:color w:val="000000"/>
                <w:lang w:eastAsia="es-ES"/>
              </w:rPr>
              <w:t>”</w:t>
            </w:r>
            <w:r w:rsidRPr="00CA6F6B">
              <w:rPr>
                <w:rFonts w:ascii="Calibri" w:eastAsia="Times New Roman" w:hAnsi="Calibri" w:cs="Times New Roman"/>
                <w:color w:val="000000"/>
                <w:lang w:eastAsia="es-ES"/>
              </w:rPr>
              <w:t>, enlaces a la página de inicio,...recuerde que el logo también es recomendable que enlace con la página de inicio.</w:t>
            </w:r>
          </w:p>
        </w:tc>
        <w:tc>
          <w:tcPr>
            <w:tcW w:w="777" w:type="pct"/>
            <w:tcBorders>
              <w:top w:val="nil"/>
              <w:left w:val="nil"/>
              <w:bottom w:val="single" w:sz="4" w:space="0" w:color="auto"/>
              <w:right w:val="single" w:sz="4" w:space="0" w:color="auto"/>
            </w:tcBorders>
            <w:noWrap/>
            <w:vAlign w:val="center"/>
            <w:hideMark/>
          </w:tcPr>
          <w:p w14:paraId="5A382185" w14:textId="00DF2148" w:rsidR="00CA6F6B" w:rsidRPr="00CA6F6B" w:rsidRDefault="00186C34"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Parcial</w:t>
            </w:r>
          </w:p>
        </w:tc>
      </w:tr>
      <w:tr w:rsidR="00CA6F6B" w:rsidRPr="00CA6F6B" w14:paraId="4DC5EE8B"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B61E6F3"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Las imágenes enlace, </w:t>
            </w:r>
            <w:r w:rsidRPr="00CA6F6B">
              <w:rPr>
                <w:rFonts w:ascii="Calibri" w:eastAsia="Times New Roman" w:hAnsi="Calibri" w:cs="Times New Roman"/>
                <w:b/>
                <w:color w:val="000000"/>
                <w:lang w:eastAsia="es-ES"/>
              </w:rPr>
              <w:t>¿se reconocen como clicables? ¿</w:t>
            </w:r>
            <w:r w:rsidR="00811B54" w:rsidRPr="00811B54">
              <w:rPr>
                <w:rFonts w:ascii="Calibri" w:eastAsia="Times New Roman" w:hAnsi="Calibri" w:cs="Times New Roman"/>
                <w:b/>
                <w:color w:val="000000"/>
                <w:lang w:eastAsia="es-ES"/>
              </w:rPr>
              <w:t>Incluyen</w:t>
            </w:r>
            <w:r w:rsidRPr="00CA6F6B">
              <w:rPr>
                <w:rFonts w:ascii="Calibri" w:eastAsia="Times New Roman" w:hAnsi="Calibri" w:cs="Times New Roman"/>
                <w:b/>
                <w:color w:val="000000"/>
                <w:lang w:eastAsia="es-ES"/>
              </w:rPr>
              <w:t xml:space="preserve"> un atributo 'title' describiendo la página de destino?</w:t>
            </w:r>
            <w:r w:rsidRPr="00CA6F6B">
              <w:rPr>
                <w:rFonts w:ascii="Calibri" w:eastAsia="Times New Roman" w:hAnsi="Calibri" w:cs="Times New Roman"/>
                <w:color w:val="000000"/>
                <w:lang w:eastAsia="es-ES"/>
              </w:rPr>
              <w:t xml:space="preserve"> En este sentido, también hay que cuidar que no haya imágenes que parezcan enlaces y en realidad no lo sean.</w:t>
            </w:r>
          </w:p>
        </w:tc>
        <w:tc>
          <w:tcPr>
            <w:tcW w:w="777" w:type="pct"/>
            <w:tcBorders>
              <w:top w:val="nil"/>
              <w:left w:val="nil"/>
              <w:bottom w:val="single" w:sz="4" w:space="0" w:color="auto"/>
              <w:right w:val="single" w:sz="4" w:space="0" w:color="auto"/>
            </w:tcBorders>
            <w:noWrap/>
            <w:vAlign w:val="center"/>
            <w:hideMark/>
          </w:tcPr>
          <w:p w14:paraId="35E5D916" w14:textId="27F17A10" w:rsidR="00CA6F6B" w:rsidRPr="00CA6F6B" w:rsidRDefault="002A6C88"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23AD2882"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D5D2443" w14:textId="77777777" w:rsidR="00CA6F6B" w:rsidRPr="00644072" w:rsidRDefault="00CA6F6B" w:rsidP="00811B54">
            <w:pPr>
              <w:spacing w:after="0" w:line="240" w:lineRule="auto"/>
              <w:rPr>
                <w:rFonts w:ascii="Calibri" w:eastAsia="Times New Roman" w:hAnsi="Calibri" w:cs="Times New Roman"/>
                <w:b/>
                <w:color w:val="000000"/>
                <w:lang w:eastAsia="es-ES"/>
              </w:rPr>
            </w:pPr>
            <w:r w:rsidRPr="00644072">
              <w:rPr>
                <w:rFonts w:ascii="Calibri" w:eastAsia="Times New Roman" w:hAnsi="Calibri" w:cs="Times New Roman"/>
                <w:b/>
                <w:color w:val="000000"/>
                <w:lang w:eastAsia="es-ES"/>
              </w:rPr>
              <w:t>¿Se ha evitado la redundancia de enlaces?</w:t>
            </w:r>
          </w:p>
        </w:tc>
        <w:tc>
          <w:tcPr>
            <w:tcW w:w="777" w:type="pct"/>
            <w:tcBorders>
              <w:top w:val="nil"/>
              <w:left w:val="nil"/>
              <w:bottom w:val="single" w:sz="4" w:space="0" w:color="auto"/>
              <w:right w:val="single" w:sz="4" w:space="0" w:color="auto"/>
            </w:tcBorders>
            <w:noWrap/>
            <w:vAlign w:val="center"/>
            <w:hideMark/>
          </w:tcPr>
          <w:p w14:paraId="3944E90B" w14:textId="049445E8" w:rsidR="00CA6F6B" w:rsidRPr="00CA6F6B" w:rsidRDefault="002A6C88"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53537DB7"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4F7D114" w14:textId="77777777" w:rsidR="00CA6F6B" w:rsidRPr="00CA6F6B" w:rsidRDefault="00CA6F6B" w:rsidP="00811B54">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 xml:space="preserve">¿Se ha controlado que no haya páginas "huérfanas"? </w:t>
            </w:r>
            <w:r w:rsidRPr="00CA6F6B">
              <w:rPr>
                <w:rFonts w:ascii="Calibri" w:eastAsia="Times New Roman" w:hAnsi="Calibri" w:cs="Times New Roman"/>
                <w:color w:val="000000"/>
                <w:lang w:eastAsia="es-ES"/>
              </w:rPr>
              <w:t>Páginas huérfanas: que aún siendo enlazadas desde otras páginas, éstas no enlacen con ninguna.</w:t>
            </w:r>
          </w:p>
        </w:tc>
        <w:tc>
          <w:tcPr>
            <w:tcW w:w="777" w:type="pct"/>
            <w:tcBorders>
              <w:top w:val="nil"/>
              <w:left w:val="nil"/>
              <w:bottom w:val="single" w:sz="4" w:space="0" w:color="auto"/>
              <w:right w:val="single" w:sz="4" w:space="0" w:color="auto"/>
            </w:tcBorders>
            <w:noWrap/>
            <w:vAlign w:val="center"/>
            <w:hideMark/>
          </w:tcPr>
          <w:p w14:paraId="721CBB89" w14:textId="4871D20C" w:rsidR="00CA6F6B" w:rsidRPr="00CA6F6B" w:rsidRDefault="002A6C88"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46BDE568"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450AB491" w14:textId="77777777" w:rsidR="00CA6F6B" w:rsidRPr="00CA6F6B" w:rsidRDefault="002676DF" w:rsidP="00CA6F6B">
            <w:pPr>
              <w:spacing w:after="0" w:line="240" w:lineRule="auto"/>
              <w:jc w:val="center"/>
              <w:rPr>
                <w:rFonts w:ascii="Calibri" w:eastAsia="Times New Roman" w:hAnsi="Calibri" w:cs="Times New Roman"/>
                <w:b/>
                <w:i/>
                <w:iCs/>
                <w:color w:val="000000"/>
                <w:u w:val="single"/>
                <w:lang w:eastAsia="es-ES"/>
              </w:rPr>
            </w:pPr>
            <w:r w:rsidRPr="00811B54">
              <w:rPr>
                <w:rFonts w:ascii="Calibri" w:eastAsia="Times New Roman" w:hAnsi="Calibri" w:cs="Times New Roman"/>
                <w:b/>
                <w:i/>
                <w:iCs/>
                <w:color w:val="000000"/>
                <w:u w:val="single"/>
                <w:lang w:eastAsia="es-ES"/>
              </w:rPr>
              <w:t>Layo</w:t>
            </w:r>
            <w:r w:rsidR="00CA6F6B" w:rsidRPr="00CA6F6B">
              <w:rPr>
                <w:rFonts w:ascii="Calibri" w:eastAsia="Times New Roman" w:hAnsi="Calibri" w:cs="Times New Roman"/>
                <w:b/>
                <w:i/>
                <w:iCs/>
                <w:color w:val="000000"/>
                <w:u w:val="single"/>
                <w:lang w:eastAsia="es-ES"/>
              </w:rPr>
              <w:t>ut de la Página</w:t>
            </w:r>
          </w:p>
        </w:tc>
      </w:tr>
      <w:tr w:rsidR="00CA6F6B" w:rsidRPr="00CA6F6B" w14:paraId="5DD2529F"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E16B299"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lastRenderedPageBreak/>
              <w:t>¿Se aprovechan las zonas de alta jerarquía informativa de la página para contenidos de mayor relevancia?</w:t>
            </w:r>
            <w:r w:rsidRPr="00CA6F6B">
              <w:rPr>
                <w:rFonts w:ascii="Calibri" w:eastAsia="Times New Roman" w:hAnsi="Calibri" w:cs="Times New Roman"/>
                <w:color w:val="000000"/>
                <w:lang w:eastAsia="es-ES"/>
              </w:rPr>
              <w:t xml:space="preserve"> (como por ejemplo la zona central)</w:t>
            </w:r>
          </w:p>
        </w:tc>
        <w:tc>
          <w:tcPr>
            <w:tcW w:w="777" w:type="pct"/>
            <w:tcBorders>
              <w:top w:val="nil"/>
              <w:left w:val="nil"/>
              <w:bottom w:val="single" w:sz="4" w:space="0" w:color="auto"/>
              <w:right w:val="single" w:sz="4" w:space="0" w:color="auto"/>
            </w:tcBorders>
            <w:noWrap/>
            <w:vAlign w:val="center"/>
            <w:hideMark/>
          </w:tcPr>
          <w:p w14:paraId="47CEA665" w14:textId="2480AE1C" w:rsidR="00CA6F6B" w:rsidRPr="00CA6F6B" w:rsidRDefault="002A6C88"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27CCC628"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8B8871C"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ha evitado la sobrecarga informativa</w:t>
            </w:r>
            <w:r w:rsidRPr="00CA6F6B">
              <w:rPr>
                <w:rFonts w:ascii="Calibri" w:eastAsia="Times New Roman" w:hAnsi="Calibri" w:cs="Times New Roman"/>
                <w:color w:val="000000"/>
                <w:lang w:eastAsia="es-ES"/>
              </w:rPr>
              <w:t>? Esto se consigue haciendo un uso correcto de colores, efectos tipográficos y agrupaciones para discriminar información. Los grupos diferentes de objetos informativos de una página deben ser 7±2.</w:t>
            </w:r>
          </w:p>
        </w:tc>
        <w:tc>
          <w:tcPr>
            <w:tcW w:w="777" w:type="pct"/>
            <w:tcBorders>
              <w:top w:val="nil"/>
              <w:left w:val="nil"/>
              <w:bottom w:val="single" w:sz="4" w:space="0" w:color="auto"/>
              <w:right w:val="single" w:sz="4" w:space="0" w:color="auto"/>
            </w:tcBorders>
            <w:noWrap/>
            <w:vAlign w:val="center"/>
            <w:hideMark/>
          </w:tcPr>
          <w:p w14:paraId="0A2425DA" w14:textId="7FBB5A55" w:rsidR="00CA6F6B" w:rsidRPr="00CA6F6B" w:rsidRDefault="002A6C88"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3753E05C"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5DABB94"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¿Es una interfaz limpia, sin ruido visual?</w:t>
            </w:r>
          </w:p>
        </w:tc>
        <w:tc>
          <w:tcPr>
            <w:tcW w:w="777" w:type="pct"/>
            <w:tcBorders>
              <w:top w:val="nil"/>
              <w:left w:val="nil"/>
              <w:bottom w:val="single" w:sz="4" w:space="0" w:color="auto"/>
              <w:right w:val="single" w:sz="4" w:space="0" w:color="auto"/>
            </w:tcBorders>
            <w:noWrap/>
            <w:vAlign w:val="center"/>
            <w:hideMark/>
          </w:tcPr>
          <w:p w14:paraId="635B0ECE" w14:textId="7E003A31" w:rsidR="00CA6F6B" w:rsidRPr="00CA6F6B" w:rsidRDefault="002A6C88"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63385CD5"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7D2F600"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¿Existen zonas en "blanco" entre los objetos informativos de la página para poder descansar la vista?</w:t>
            </w:r>
          </w:p>
        </w:tc>
        <w:tc>
          <w:tcPr>
            <w:tcW w:w="777" w:type="pct"/>
            <w:tcBorders>
              <w:top w:val="nil"/>
              <w:left w:val="nil"/>
              <w:bottom w:val="single" w:sz="4" w:space="0" w:color="auto"/>
              <w:right w:val="single" w:sz="4" w:space="0" w:color="auto"/>
            </w:tcBorders>
            <w:noWrap/>
            <w:vAlign w:val="center"/>
            <w:hideMark/>
          </w:tcPr>
          <w:p w14:paraId="633429E7" w14:textId="353602F0" w:rsidR="00CA6F6B" w:rsidRPr="00CA6F6B" w:rsidRDefault="002A6C88"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5DF0EB97"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44E3006"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hace un uso correcto del espacio visual de la página?</w:t>
            </w:r>
            <w:r w:rsidRPr="00CA6F6B">
              <w:rPr>
                <w:rFonts w:ascii="Calibri" w:eastAsia="Times New Roman" w:hAnsi="Calibri" w:cs="Times New Roman"/>
                <w:color w:val="000000"/>
                <w:lang w:eastAsia="es-ES"/>
              </w:rPr>
              <w:t xml:space="preserve"> Es decir, que no se desaproveche demasiado espacio con elementos de decoración, o grandes zonas en "blanco", y que no se adjudique demasiado espacio a elementos de menor importancia.</w:t>
            </w:r>
          </w:p>
        </w:tc>
        <w:tc>
          <w:tcPr>
            <w:tcW w:w="777" w:type="pct"/>
            <w:tcBorders>
              <w:top w:val="nil"/>
              <w:left w:val="nil"/>
              <w:bottom w:val="single" w:sz="4" w:space="0" w:color="auto"/>
              <w:right w:val="single" w:sz="4" w:space="0" w:color="auto"/>
            </w:tcBorders>
            <w:noWrap/>
            <w:vAlign w:val="center"/>
            <w:hideMark/>
          </w:tcPr>
          <w:p w14:paraId="46950516" w14:textId="2C8035A2" w:rsidR="00CA6F6B" w:rsidRPr="00CA6F6B" w:rsidRDefault="002A6C88"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6B90776B"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E8AEE72"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utiliza correctamente la jerarquía visual para expresar las relaciones del tipo "parte de" entre los elementos de la página?</w:t>
            </w:r>
            <w:r w:rsidRPr="00CA6F6B">
              <w:rPr>
                <w:rFonts w:ascii="Calibri" w:eastAsia="Times New Roman" w:hAnsi="Calibri" w:cs="Times New Roman"/>
                <w:color w:val="000000"/>
                <w:lang w:eastAsia="es-ES"/>
              </w:rPr>
              <w:t xml:space="preserve"> (La jerarquía visual se utiliza para orientar al usuario)</w:t>
            </w:r>
          </w:p>
        </w:tc>
        <w:tc>
          <w:tcPr>
            <w:tcW w:w="777" w:type="pct"/>
            <w:tcBorders>
              <w:top w:val="nil"/>
              <w:left w:val="nil"/>
              <w:bottom w:val="single" w:sz="4" w:space="0" w:color="auto"/>
              <w:right w:val="single" w:sz="4" w:space="0" w:color="auto"/>
            </w:tcBorders>
            <w:noWrap/>
            <w:vAlign w:val="center"/>
            <w:hideMark/>
          </w:tcPr>
          <w:p w14:paraId="32EA8F84" w14:textId="1FE22AEF" w:rsidR="00CA6F6B" w:rsidRPr="00CA6F6B" w:rsidRDefault="002A6C88"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7EBAABD2"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042341E" w14:textId="483DE821"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 xml:space="preserve">¿Se ha controlado la longitud de página? </w:t>
            </w:r>
            <w:r w:rsidRPr="00CA6F6B">
              <w:rPr>
                <w:rFonts w:ascii="Calibri" w:eastAsia="Times New Roman" w:hAnsi="Calibri" w:cs="Times New Roman"/>
                <w:color w:val="000000"/>
                <w:lang w:eastAsia="es-ES"/>
              </w:rPr>
              <w:t xml:space="preserve">Se debe evitar en la medida de lo posible el </w:t>
            </w:r>
            <w:r w:rsidR="00603A00">
              <w:rPr>
                <w:rFonts w:ascii="Calibri" w:eastAsia="Times New Roman" w:hAnsi="Calibri" w:cs="Times New Roman"/>
                <w:color w:val="000000"/>
                <w:lang w:eastAsia="es-ES"/>
              </w:rPr>
              <w:t>“</w:t>
            </w:r>
            <w:r w:rsidRPr="00CA6F6B">
              <w:rPr>
                <w:rFonts w:ascii="Calibri" w:eastAsia="Times New Roman" w:hAnsi="Calibri" w:cs="Times New Roman"/>
                <w:i/>
                <w:color w:val="000000"/>
                <w:lang w:eastAsia="es-ES"/>
              </w:rPr>
              <w:t>scrolling</w:t>
            </w:r>
            <w:r w:rsidR="00603A00">
              <w:rPr>
                <w:rFonts w:ascii="Calibri" w:eastAsia="Times New Roman" w:hAnsi="Calibri" w:cs="Times New Roman"/>
                <w:i/>
                <w:color w:val="000000"/>
                <w:lang w:eastAsia="es-ES"/>
              </w:rPr>
              <w:t>”</w:t>
            </w:r>
            <w:r w:rsidRPr="00CA6F6B">
              <w:rPr>
                <w:rFonts w:ascii="Calibri" w:eastAsia="Times New Roman" w:hAnsi="Calibri" w:cs="Times New Roman"/>
                <w:color w:val="000000"/>
                <w:lang w:eastAsia="es-ES"/>
              </w:rPr>
              <w:t>. Si la página es muy extensa, se debe fraccionar.</w:t>
            </w:r>
          </w:p>
        </w:tc>
        <w:tc>
          <w:tcPr>
            <w:tcW w:w="777" w:type="pct"/>
            <w:tcBorders>
              <w:top w:val="nil"/>
              <w:left w:val="nil"/>
              <w:bottom w:val="single" w:sz="4" w:space="0" w:color="auto"/>
              <w:right w:val="single" w:sz="4" w:space="0" w:color="auto"/>
            </w:tcBorders>
            <w:noWrap/>
            <w:vAlign w:val="center"/>
            <w:hideMark/>
          </w:tcPr>
          <w:p w14:paraId="26D61A46" w14:textId="5C159097" w:rsidR="00CA6F6B" w:rsidRPr="00CA6F6B" w:rsidRDefault="002A6C88"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7676F617"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5A5E8090"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Búsqueda (si es necesario, por la extensión del sitio, incorporar un buscador interno)</w:t>
            </w:r>
          </w:p>
        </w:tc>
      </w:tr>
      <w:tr w:rsidR="00CA6F6B" w:rsidRPr="00CA6F6B" w14:paraId="0C4C8FDC"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CCBD221"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encuentra fácilmente accesible?</w:t>
            </w:r>
            <w:r w:rsidRPr="00CA6F6B">
              <w:rPr>
                <w:rFonts w:ascii="Calibri" w:eastAsia="Times New Roman" w:hAnsi="Calibri" w:cs="Times New Roman"/>
                <w:color w:val="000000"/>
                <w:lang w:eastAsia="es-ES"/>
              </w:rPr>
              <w:t xml:space="preserve"> Es decir: directamente desde la home, y a ser posible desde todas las páginas del sitio, y colocado en la zona superior de la página.</w:t>
            </w:r>
          </w:p>
        </w:tc>
        <w:tc>
          <w:tcPr>
            <w:tcW w:w="777" w:type="pct"/>
            <w:tcBorders>
              <w:top w:val="nil"/>
              <w:left w:val="nil"/>
              <w:bottom w:val="single" w:sz="4" w:space="0" w:color="auto"/>
              <w:right w:val="single" w:sz="4" w:space="0" w:color="auto"/>
            </w:tcBorders>
            <w:noWrap/>
            <w:vAlign w:val="center"/>
            <w:hideMark/>
          </w:tcPr>
          <w:p w14:paraId="42492CE8" w14:textId="2E996C5D"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23CA8A6E"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0379AA6"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¿Es fácilmente reconocible como tal?</w:t>
            </w:r>
          </w:p>
        </w:tc>
        <w:tc>
          <w:tcPr>
            <w:tcW w:w="777" w:type="pct"/>
            <w:tcBorders>
              <w:top w:val="nil"/>
              <w:left w:val="nil"/>
              <w:bottom w:val="single" w:sz="4" w:space="0" w:color="auto"/>
              <w:right w:val="single" w:sz="4" w:space="0" w:color="auto"/>
            </w:tcBorders>
            <w:noWrap/>
            <w:vAlign w:val="center"/>
            <w:hideMark/>
          </w:tcPr>
          <w:p w14:paraId="2034C732" w14:textId="68EDB2B0"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0487701E"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C2D5975"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¿Permite la búsqueda avanzada?</w:t>
            </w:r>
            <w:r w:rsidRPr="00CA6F6B">
              <w:rPr>
                <w:rFonts w:ascii="Calibri" w:eastAsia="Times New Roman" w:hAnsi="Calibri" w:cs="Times New Roman"/>
                <w:color w:val="000000"/>
                <w:lang w:eastAsia="es-ES"/>
              </w:rPr>
              <w:t xml:space="preserve"> (siempre y cuando, por las características del sitio web, fuera de utilidad que la ofreciera)</w:t>
            </w:r>
          </w:p>
        </w:tc>
        <w:tc>
          <w:tcPr>
            <w:tcW w:w="777" w:type="pct"/>
            <w:tcBorders>
              <w:top w:val="nil"/>
              <w:left w:val="nil"/>
              <w:bottom w:val="single" w:sz="4" w:space="0" w:color="auto"/>
              <w:right w:val="single" w:sz="4" w:space="0" w:color="auto"/>
            </w:tcBorders>
            <w:noWrap/>
            <w:vAlign w:val="center"/>
            <w:hideMark/>
          </w:tcPr>
          <w:p w14:paraId="62CD9985" w14:textId="00F3A20B"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17FC90AF"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AE4D87B"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¿Muestra los resultados de la búsqueda de forma comprensible para el usuario?</w:t>
            </w:r>
          </w:p>
        </w:tc>
        <w:tc>
          <w:tcPr>
            <w:tcW w:w="777" w:type="pct"/>
            <w:tcBorders>
              <w:top w:val="nil"/>
              <w:left w:val="nil"/>
              <w:bottom w:val="single" w:sz="4" w:space="0" w:color="auto"/>
              <w:right w:val="single" w:sz="4" w:space="0" w:color="auto"/>
            </w:tcBorders>
            <w:noWrap/>
            <w:vAlign w:val="center"/>
            <w:hideMark/>
          </w:tcPr>
          <w:p w14:paraId="1851DF9F" w14:textId="54A14CA4"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0205883C"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F474CB6"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¿La caja de texto es lo suficientemente ancha?</w:t>
            </w:r>
          </w:p>
        </w:tc>
        <w:tc>
          <w:tcPr>
            <w:tcW w:w="777" w:type="pct"/>
            <w:tcBorders>
              <w:top w:val="nil"/>
              <w:left w:val="nil"/>
              <w:bottom w:val="single" w:sz="4" w:space="0" w:color="auto"/>
              <w:right w:val="single" w:sz="4" w:space="0" w:color="auto"/>
            </w:tcBorders>
            <w:noWrap/>
            <w:vAlign w:val="center"/>
            <w:hideMark/>
          </w:tcPr>
          <w:p w14:paraId="7D56B25D" w14:textId="0D3D67A5"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57049045"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9480F62"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¿Asiste al usuario en caso de no poder ofrecer resultados para una consultada dada?</w:t>
            </w:r>
          </w:p>
        </w:tc>
        <w:tc>
          <w:tcPr>
            <w:tcW w:w="777" w:type="pct"/>
            <w:tcBorders>
              <w:top w:val="nil"/>
              <w:left w:val="nil"/>
              <w:bottom w:val="single" w:sz="4" w:space="0" w:color="auto"/>
              <w:right w:val="single" w:sz="4" w:space="0" w:color="auto"/>
            </w:tcBorders>
            <w:noWrap/>
            <w:vAlign w:val="center"/>
            <w:hideMark/>
          </w:tcPr>
          <w:p w14:paraId="4C82F52D" w14:textId="2310885D"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Parcial</w:t>
            </w:r>
          </w:p>
        </w:tc>
      </w:tr>
      <w:tr w:rsidR="00CA6F6B" w:rsidRPr="00CA6F6B" w14:paraId="059E0A94"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651F877F"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Elementos Multimedia</w:t>
            </w:r>
          </w:p>
        </w:tc>
      </w:tr>
      <w:tr w:rsidR="00CA6F6B" w:rsidRPr="00CA6F6B" w14:paraId="7433EC93"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B087169"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¿Las fotografías están bien recortadas? ¿</w:t>
            </w:r>
            <w:r w:rsidR="002676DF" w:rsidRPr="002676DF">
              <w:rPr>
                <w:rFonts w:ascii="Calibri" w:eastAsia="Times New Roman" w:hAnsi="Calibri" w:cs="Times New Roman"/>
                <w:b/>
                <w:color w:val="000000"/>
                <w:lang w:eastAsia="es-ES"/>
              </w:rPr>
              <w:t>Son</w:t>
            </w:r>
            <w:r w:rsidRPr="00CA6F6B">
              <w:rPr>
                <w:rFonts w:ascii="Calibri" w:eastAsia="Times New Roman" w:hAnsi="Calibri" w:cs="Times New Roman"/>
                <w:b/>
                <w:color w:val="000000"/>
                <w:lang w:eastAsia="es-ES"/>
              </w:rPr>
              <w:t xml:space="preserve"> comprensibles? ¿</w:t>
            </w:r>
            <w:r w:rsidR="002676DF" w:rsidRPr="002676DF">
              <w:rPr>
                <w:rFonts w:ascii="Calibri" w:eastAsia="Times New Roman" w:hAnsi="Calibri" w:cs="Times New Roman"/>
                <w:b/>
                <w:color w:val="000000"/>
                <w:lang w:eastAsia="es-ES"/>
              </w:rPr>
              <w:t>Se</w:t>
            </w:r>
            <w:r w:rsidRPr="00CA6F6B">
              <w:rPr>
                <w:rFonts w:ascii="Calibri" w:eastAsia="Times New Roman" w:hAnsi="Calibri" w:cs="Times New Roman"/>
                <w:b/>
                <w:color w:val="000000"/>
                <w:lang w:eastAsia="es-ES"/>
              </w:rPr>
              <w:t xml:space="preserve"> ha cuidado su resolución?</w:t>
            </w:r>
          </w:p>
        </w:tc>
        <w:tc>
          <w:tcPr>
            <w:tcW w:w="777" w:type="pct"/>
            <w:tcBorders>
              <w:top w:val="nil"/>
              <w:left w:val="nil"/>
              <w:bottom w:val="single" w:sz="4" w:space="0" w:color="auto"/>
              <w:right w:val="single" w:sz="4" w:space="0" w:color="auto"/>
            </w:tcBorders>
            <w:noWrap/>
            <w:vAlign w:val="center"/>
            <w:hideMark/>
          </w:tcPr>
          <w:p w14:paraId="2DF391FA" w14:textId="69596583"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47B68969"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707AB8E"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¿Las metáforas visuales son reconocibles y comprensibles por cualquier usuario?</w:t>
            </w:r>
            <w:r w:rsidRPr="00CA6F6B">
              <w:rPr>
                <w:rFonts w:ascii="Calibri" w:eastAsia="Times New Roman" w:hAnsi="Calibri" w:cs="Times New Roman"/>
                <w:color w:val="000000"/>
                <w:lang w:eastAsia="es-ES"/>
              </w:rPr>
              <w:t xml:space="preserve"> (prestar especial atención a usuarios de otros países y culturas)</w:t>
            </w:r>
          </w:p>
        </w:tc>
        <w:tc>
          <w:tcPr>
            <w:tcW w:w="777" w:type="pct"/>
            <w:tcBorders>
              <w:top w:val="nil"/>
              <w:left w:val="nil"/>
              <w:bottom w:val="single" w:sz="4" w:space="0" w:color="auto"/>
              <w:right w:val="single" w:sz="4" w:space="0" w:color="auto"/>
            </w:tcBorders>
            <w:noWrap/>
            <w:vAlign w:val="center"/>
            <w:hideMark/>
          </w:tcPr>
          <w:p w14:paraId="4C4D2CA5" w14:textId="491A6422"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2693A946"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0C26852"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¿El uso de imágenes o animaciones proporciona algún tipo de valor añadido?</w:t>
            </w:r>
          </w:p>
        </w:tc>
        <w:tc>
          <w:tcPr>
            <w:tcW w:w="777" w:type="pct"/>
            <w:tcBorders>
              <w:top w:val="nil"/>
              <w:left w:val="nil"/>
              <w:bottom w:val="single" w:sz="4" w:space="0" w:color="auto"/>
              <w:right w:val="single" w:sz="4" w:space="0" w:color="auto"/>
            </w:tcBorders>
            <w:noWrap/>
            <w:vAlign w:val="center"/>
            <w:hideMark/>
          </w:tcPr>
          <w:p w14:paraId="7D28F032" w14:textId="6E3C1F52"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24C42F8A"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9D1A6B1"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¿Se ha evitado el uso de animaciones cíclicas?</w:t>
            </w:r>
          </w:p>
        </w:tc>
        <w:tc>
          <w:tcPr>
            <w:tcW w:w="777" w:type="pct"/>
            <w:tcBorders>
              <w:top w:val="nil"/>
              <w:left w:val="nil"/>
              <w:bottom w:val="single" w:sz="4" w:space="0" w:color="auto"/>
              <w:right w:val="single" w:sz="4" w:space="0" w:color="auto"/>
            </w:tcBorders>
            <w:noWrap/>
            <w:vAlign w:val="center"/>
            <w:hideMark/>
          </w:tcPr>
          <w:p w14:paraId="4AF499FC" w14:textId="2544DCC9"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2676DF" w:rsidRPr="00CA6F6B" w14:paraId="357C7BC3" w14:textId="77777777" w:rsidTr="002676DF">
        <w:trPr>
          <w:trHeight w:val="300"/>
        </w:trPr>
        <w:tc>
          <w:tcPr>
            <w:tcW w:w="5000" w:type="pct"/>
            <w:gridSpan w:val="2"/>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1560968E" w14:textId="77777777" w:rsidR="002676DF" w:rsidRPr="00CA6F6B" w:rsidRDefault="002676DF" w:rsidP="002676DF">
            <w:pPr>
              <w:spacing w:after="0" w:line="240" w:lineRule="auto"/>
              <w:jc w:val="center"/>
              <w:rPr>
                <w:rFonts w:ascii="Calibri" w:eastAsia="Times New Roman" w:hAnsi="Calibri" w:cs="Times New Roman"/>
                <w:b/>
                <w:color w:val="000000"/>
                <w:lang w:eastAsia="es-ES"/>
              </w:rPr>
            </w:pPr>
            <w:r w:rsidRPr="00CA6F6B">
              <w:rPr>
                <w:rFonts w:ascii="Calibri" w:eastAsia="Times New Roman" w:hAnsi="Calibri" w:cs="Times New Roman"/>
                <w:b/>
                <w:i/>
                <w:iCs/>
                <w:color w:val="000000"/>
                <w:u w:val="single"/>
                <w:lang w:eastAsia="es-ES"/>
              </w:rPr>
              <w:t>Ayuda</w:t>
            </w:r>
          </w:p>
        </w:tc>
      </w:tr>
      <w:tr w:rsidR="00CA6F6B" w:rsidRPr="00CA6F6B" w14:paraId="1F1B6037"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3A4A7D5"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Si posee una sección de Ayuda, </w:t>
            </w:r>
            <w:r w:rsidRPr="00CA6F6B">
              <w:rPr>
                <w:rFonts w:ascii="Calibri" w:eastAsia="Times New Roman" w:hAnsi="Calibri" w:cs="Times New Roman"/>
                <w:b/>
                <w:color w:val="000000"/>
                <w:lang w:eastAsia="es-ES"/>
              </w:rPr>
              <w:t>¿Es verdaderamente necesaria?</w:t>
            </w:r>
            <w:r w:rsidRPr="00CA6F6B">
              <w:rPr>
                <w:rFonts w:ascii="Calibri" w:eastAsia="Times New Roman" w:hAnsi="Calibri" w:cs="Times New Roman"/>
                <w:color w:val="000000"/>
                <w:lang w:eastAsia="es-ES"/>
              </w:rPr>
              <w:t xml:space="preserve"> Siempre que se pueda prescindir de ella simplificando los elementos de navegación e interacción, debe omitirse esta sección.</w:t>
            </w:r>
          </w:p>
        </w:tc>
        <w:tc>
          <w:tcPr>
            <w:tcW w:w="777" w:type="pct"/>
            <w:tcBorders>
              <w:top w:val="nil"/>
              <w:left w:val="nil"/>
              <w:bottom w:val="single" w:sz="4" w:space="0" w:color="auto"/>
              <w:right w:val="single" w:sz="4" w:space="0" w:color="auto"/>
            </w:tcBorders>
            <w:noWrap/>
            <w:vAlign w:val="center"/>
            <w:hideMark/>
          </w:tcPr>
          <w:p w14:paraId="5EC74E80" w14:textId="350045C0"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7B92E084"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846DE0B"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En enlace a la sección de Ayuda, </w:t>
            </w:r>
            <w:r w:rsidRPr="00CA6F6B">
              <w:rPr>
                <w:rFonts w:ascii="Calibri" w:eastAsia="Times New Roman" w:hAnsi="Calibri" w:cs="Times New Roman"/>
                <w:b/>
                <w:color w:val="000000"/>
                <w:lang w:eastAsia="es-ES"/>
              </w:rPr>
              <w:t>¿Está colocado en una zona visible y "estándar"?</w:t>
            </w:r>
            <w:r w:rsidRPr="00CA6F6B">
              <w:rPr>
                <w:rFonts w:ascii="Calibri" w:eastAsia="Times New Roman" w:hAnsi="Calibri" w:cs="Times New Roman"/>
                <w:color w:val="000000"/>
                <w:lang w:eastAsia="es-ES"/>
              </w:rPr>
              <w:t xml:space="preserve"> La zona de la página más normal para incluir el enlace a la sección de Ayuda, es la superior derecha.</w:t>
            </w:r>
          </w:p>
        </w:tc>
        <w:tc>
          <w:tcPr>
            <w:tcW w:w="777" w:type="pct"/>
            <w:tcBorders>
              <w:top w:val="nil"/>
              <w:left w:val="nil"/>
              <w:bottom w:val="single" w:sz="4" w:space="0" w:color="auto"/>
              <w:right w:val="single" w:sz="4" w:space="0" w:color="auto"/>
            </w:tcBorders>
            <w:noWrap/>
            <w:vAlign w:val="center"/>
            <w:hideMark/>
          </w:tcPr>
          <w:p w14:paraId="51C13173" w14:textId="046A6447"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54FE12C0"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CBC1CB1"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lastRenderedPageBreak/>
              <w:t>¿Se ofrece ayuda contextual en tareas complejas?</w:t>
            </w:r>
            <w:r w:rsidRPr="00CA6F6B">
              <w:rPr>
                <w:rFonts w:ascii="Calibri" w:eastAsia="Times New Roman" w:hAnsi="Calibri" w:cs="Times New Roman"/>
                <w:color w:val="000000"/>
                <w:lang w:eastAsia="es-ES"/>
              </w:rPr>
              <w:t xml:space="preserve"> (transferencias bancarias, formularios de registro...)</w:t>
            </w:r>
          </w:p>
        </w:tc>
        <w:tc>
          <w:tcPr>
            <w:tcW w:w="777" w:type="pct"/>
            <w:tcBorders>
              <w:top w:val="nil"/>
              <w:left w:val="nil"/>
              <w:bottom w:val="single" w:sz="4" w:space="0" w:color="auto"/>
              <w:right w:val="single" w:sz="4" w:space="0" w:color="auto"/>
            </w:tcBorders>
            <w:noWrap/>
            <w:vAlign w:val="center"/>
            <w:hideMark/>
          </w:tcPr>
          <w:p w14:paraId="67A58C23" w14:textId="1E9A5234"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Parcial</w:t>
            </w:r>
          </w:p>
        </w:tc>
      </w:tr>
      <w:tr w:rsidR="00CA6F6B" w:rsidRPr="00CA6F6B" w14:paraId="505E3416"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2222924"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Si posee </w:t>
            </w:r>
            <w:r w:rsidRPr="00CA6F6B">
              <w:rPr>
                <w:rFonts w:ascii="Calibri" w:eastAsia="Times New Roman" w:hAnsi="Calibri" w:cs="Times New Roman"/>
                <w:i/>
                <w:color w:val="000000"/>
                <w:lang w:eastAsia="es-ES"/>
              </w:rPr>
              <w:t>FAQs</w:t>
            </w:r>
            <w:r w:rsidRPr="00CA6F6B">
              <w:rPr>
                <w:rFonts w:ascii="Calibri" w:eastAsia="Times New Roman" w:hAnsi="Calibri" w:cs="Times New Roman"/>
                <w:color w:val="000000"/>
                <w:lang w:eastAsia="es-ES"/>
              </w:rPr>
              <w:t xml:space="preserve">, </w:t>
            </w:r>
            <w:r w:rsidR="002676DF">
              <w:rPr>
                <w:rFonts w:ascii="Calibri" w:eastAsia="Times New Roman" w:hAnsi="Calibri" w:cs="Times New Roman"/>
                <w:b/>
                <w:color w:val="000000"/>
                <w:lang w:eastAsia="es-ES"/>
              </w:rPr>
              <w:t>¿E</w:t>
            </w:r>
            <w:r w:rsidRPr="00CA6F6B">
              <w:rPr>
                <w:rFonts w:ascii="Calibri" w:eastAsia="Times New Roman" w:hAnsi="Calibri" w:cs="Times New Roman"/>
                <w:b/>
                <w:color w:val="000000"/>
                <w:lang w:eastAsia="es-ES"/>
              </w:rPr>
              <w:t>s correcta tanto la elección como la redacción de las preguntas? ¿</w:t>
            </w:r>
            <w:r w:rsidR="002676DF" w:rsidRPr="00CA6F6B">
              <w:rPr>
                <w:rFonts w:ascii="Calibri" w:eastAsia="Times New Roman" w:hAnsi="Calibri" w:cs="Times New Roman"/>
                <w:b/>
                <w:color w:val="000000"/>
                <w:lang w:eastAsia="es-ES"/>
              </w:rPr>
              <w:t>Y</w:t>
            </w:r>
            <w:r w:rsidRPr="00CA6F6B">
              <w:rPr>
                <w:rFonts w:ascii="Calibri" w:eastAsia="Times New Roman" w:hAnsi="Calibri" w:cs="Times New Roman"/>
                <w:b/>
                <w:color w:val="000000"/>
                <w:lang w:eastAsia="es-ES"/>
              </w:rPr>
              <w:t xml:space="preserve"> las respuestas?</w:t>
            </w:r>
          </w:p>
        </w:tc>
        <w:tc>
          <w:tcPr>
            <w:tcW w:w="777" w:type="pct"/>
            <w:tcBorders>
              <w:top w:val="nil"/>
              <w:left w:val="nil"/>
              <w:bottom w:val="single" w:sz="4" w:space="0" w:color="auto"/>
              <w:right w:val="single" w:sz="4" w:space="0" w:color="auto"/>
            </w:tcBorders>
            <w:noWrap/>
            <w:vAlign w:val="center"/>
            <w:hideMark/>
          </w:tcPr>
          <w:p w14:paraId="6391184D" w14:textId="20D19078"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4B8EF7C3"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49012255"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Accesibilidad</w:t>
            </w:r>
            <w:r w:rsidR="002676DF" w:rsidRPr="00811B54">
              <w:rPr>
                <w:rFonts w:ascii="Calibri" w:eastAsia="Times New Roman" w:hAnsi="Calibri" w:cs="Times New Roman"/>
                <w:b/>
                <w:i/>
                <w:iCs/>
                <w:color w:val="000000"/>
                <w:u w:val="single"/>
                <w:lang w:eastAsia="es-ES"/>
              </w:rPr>
              <w:t xml:space="preserve"> (debería cubrirse con los test de Accesibilidad posteriores)</w:t>
            </w:r>
          </w:p>
        </w:tc>
      </w:tr>
      <w:tr w:rsidR="00CA6F6B" w:rsidRPr="00CA6F6B" w14:paraId="39B52241"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46C3C85C"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¿El tamaño de fuente se ha definido de forma relativa, o por lo menos, la fuente es lo suficientemente grande como para no dificultar la legibilidad del texto?</w:t>
            </w:r>
          </w:p>
        </w:tc>
        <w:tc>
          <w:tcPr>
            <w:tcW w:w="777" w:type="pct"/>
            <w:tcBorders>
              <w:top w:val="nil"/>
              <w:left w:val="nil"/>
              <w:bottom w:val="single" w:sz="4" w:space="0" w:color="auto"/>
              <w:right w:val="single" w:sz="4" w:space="0" w:color="auto"/>
            </w:tcBorders>
            <w:noWrap/>
            <w:vAlign w:val="center"/>
            <w:hideMark/>
          </w:tcPr>
          <w:p w14:paraId="5FEA4710" w14:textId="5DAF18B3"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119498BD"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4EFF199"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 xml:space="preserve">¿El tipo de fuente, efectos tipográficos, ancho de línea y alineación </w:t>
            </w:r>
            <w:r w:rsidR="002676DF" w:rsidRPr="002676DF">
              <w:rPr>
                <w:rFonts w:ascii="Calibri" w:eastAsia="Times New Roman" w:hAnsi="Calibri" w:cs="Times New Roman"/>
                <w:b/>
                <w:color w:val="000000"/>
                <w:lang w:eastAsia="es-ES"/>
              </w:rPr>
              <w:t>empleadas</w:t>
            </w:r>
            <w:r w:rsidRPr="00CA6F6B">
              <w:rPr>
                <w:rFonts w:ascii="Calibri" w:eastAsia="Times New Roman" w:hAnsi="Calibri" w:cs="Times New Roman"/>
                <w:b/>
                <w:color w:val="000000"/>
                <w:lang w:eastAsia="es-ES"/>
              </w:rPr>
              <w:t xml:space="preserve"> facilitan la lectura?</w:t>
            </w:r>
          </w:p>
        </w:tc>
        <w:tc>
          <w:tcPr>
            <w:tcW w:w="777" w:type="pct"/>
            <w:tcBorders>
              <w:top w:val="nil"/>
              <w:left w:val="nil"/>
              <w:bottom w:val="single" w:sz="4" w:space="0" w:color="auto"/>
              <w:right w:val="single" w:sz="4" w:space="0" w:color="auto"/>
            </w:tcBorders>
            <w:noWrap/>
            <w:vAlign w:val="center"/>
            <w:hideMark/>
          </w:tcPr>
          <w:p w14:paraId="3414808E" w14:textId="7B186B70"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76743335"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0CB43346"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¿Existe un alto contraste entre el color de fuente y el fondo?</w:t>
            </w:r>
          </w:p>
        </w:tc>
        <w:tc>
          <w:tcPr>
            <w:tcW w:w="777" w:type="pct"/>
            <w:tcBorders>
              <w:top w:val="nil"/>
              <w:left w:val="nil"/>
              <w:bottom w:val="single" w:sz="4" w:space="0" w:color="auto"/>
              <w:right w:val="single" w:sz="4" w:space="0" w:color="auto"/>
            </w:tcBorders>
            <w:noWrap/>
            <w:vAlign w:val="center"/>
            <w:hideMark/>
          </w:tcPr>
          <w:p w14:paraId="781FC923" w14:textId="467449A3"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1ABC29D9" w14:textId="77777777" w:rsidTr="00CA6F6B">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62DD5CE1" w14:textId="77777777"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¿Incluyen las imágenes atributos 'alt' que describan su contenido?</w:t>
            </w:r>
          </w:p>
        </w:tc>
        <w:tc>
          <w:tcPr>
            <w:tcW w:w="777" w:type="pct"/>
            <w:tcBorders>
              <w:top w:val="nil"/>
              <w:left w:val="nil"/>
              <w:bottom w:val="single" w:sz="4" w:space="0" w:color="auto"/>
              <w:right w:val="single" w:sz="4" w:space="0" w:color="auto"/>
            </w:tcBorders>
            <w:noWrap/>
            <w:vAlign w:val="center"/>
            <w:hideMark/>
          </w:tcPr>
          <w:p w14:paraId="614121D7" w14:textId="1AF99E52"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r w:rsidR="00CA6F6B" w:rsidRPr="00CA6F6B" w14:paraId="11010F1F"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F9E1D29"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¿Es compatible el sitio web con los diferentes navegadores?</w:t>
            </w:r>
            <w:r w:rsidRPr="00CA6F6B">
              <w:rPr>
                <w:rFonts w:ascii="Calibri" w:eastAsia="Times New Roman" w:hAnsi="Calibri" w:cs="Times New Roman"/>
                <w:color w:val="000000"/>
                <w:lang w:eastAsia="es-ES"/>
              </w:rPr>
              <w:t xml:space="preserve"> </w:t>
            </w:r>
            <w:r w:rsidRPr="00CA6F6B">
              <w:rPr>
                <w:rFonts w:ascii="Calibri" w:eastAsia="Times New Roman" w:hAnsi="Calibri" w:cs="Times New Roman"/>
                <w:b/>
                <w:color w:val="000000"/>
                <w:lang w:eastAsia="es-ES"/>
              </w:rPr>
              <w:t>¿Se visualiza correctamente con diferentes resoluciones de pantalla?</w:t>
            </w:r>
            <w:r w:rsidRPr="00CA6F6B">
              <w:rPr>
                <w:rFonts w:ascii="Calibri" w:eastAsia="Times New Roman" w:hAnsi="Calibri" w:cs="Times New Roman"/>
                <w:color w:val="000000"/>
                <w:lang w:eastAsia="es-ES"/>
              </w:rPr>
              <w:t xml:space="preserve"> Se debe prestar atención a: </w:t>
            </w:r>
            <w:r w:rsidRPr="00CA6F6B">
              <w:rPr>
                <w:rFonts w:ascii="Calibri" w:eastAsia="Times New Roman" w:hAnsi="Calibri" w:cs="Times New Roman"/>
                <w:i/>
                <w:color w:val="000000"/>
                <w:lang w:eastAsia="es-ES"/>
              </w:rPr>
              <w:t>JScript</w:t>
            </w:r>
            <w:r w:rsidRPr="00CA6F6B">
              <w:rPr>
                <w:rFonts w:ascii="Calibri" w:eastAsia="Times New Roman" w:hAnsi="Calibri" w:cs="Times New Roman"/>
                <w:color w:val="000000"/>
                <w:lang w:eastAsia="es-ES"/>
              </w:rPr>
              <w:t xml:space="preserve">, </w:t>
            </w:r>
            <w:r w:rsidRPr="00CA6F6B">
              <w:rPr>
                <w:rFonts w:ascii="Calibri" w:eastAsia="Times New Roman" w:hAnsi="Calibri" w:cs="Times New Roman"/>
                <w:i/>
                <w:color w:val="000000"/>
                <w:lang w:eastAsia="es-ES"/>
              </w:rPr>
              <w:t>CSS</w:t>
            </w:r>
            <w:r w:rsidRPr="00CA6F6B">
              <w:rPr>
                <w:rFonts w:ascii="Calibri" w:eastAsia="Times New Roman" w:hAnsi="Calibri" w:cs="Times New Roman"/>
                <w:color w:val="000000"/>
                <w:lang w:eastAsia="es-ES"/>
              </w:rPr>
              <w:t>, tablas, fuentes...</w:t>
            </w:r>
          </w:p>
        </w:tc>
        <w:tc>
          <w:tcPr>
            <w:tcW w:w="777" w:type="pct"/>
            <w:tcBorders>
              <w:top w:val="nil"/>
              <w:left w:val="nil"/>
              <w:bottom w:val="single" w:sz="4" w:space="0" w:color="auto"/>
              <w:right w:val="single" w:sz="4" w:space="0" w:color="auto"/>
            </w:tcBorders>
            <w:noWrap/>
            <w:vAlign w:val="center"/>
            <w:hideMark/>
          </w:tcPr>
          <w:p w14:paraId="2FD171A2" w14:textId="2178EB5F"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4A289567"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0ADE5BC" w14:textId="1542B575" w:rsidR="00CA6F6B" w:rsidRPr="00CA6F6B" w:rsidRDefault="00CA6F6B" w:rsidP="002676DF">
            <w:pPr>
              <w:spacing w:after="0" w:line="240" w:lineRule="auto"/>
              <w:rPr>
                <w:rFonts w:ascii="Calibri" w:eastAsia="Times New Roman" w:hAnsi="Calibri" w:cs="Times New Roman"/>
                <w:b/>
                <w:color w:val="000000"/>
                <w:lang w:eastAsia="es-ES"/>
              </w:rPr>
            </w:pPr>
            <w:r w:rsidRPr="00CA6F6B">
              <w:rPr>
                <w:rFonts w:ascii="Calibri" w:eastAsia="Times New Roman" w:hAnsi="Calibri" w:cs="Times New Roman"/>
                <w:b/>
                <w:color w:val="000000"/>
                <w:lang w:eastAsia="es-ES"/>
              </w:rPr>
              <w:t xml:space="preserve">¿Puede el usuario disfrutar de todos los contenidos del sitio web sin necesidad de tener que descargar e instalar </w:t>
            </w:r>
            <w:r w:rsidR="00DA0E48">
              <w:rPr>
                <w:rFonts w:ascii="Calibri" w:eastAsia="Times New Roman" w:hAnsi="Calibri" w:cs="Times New Roman"/>
                <w:b/>
                <w:color w:val="000000"/>
                <w:lang w:eastAsia="es-ES"/>
              </w:rPr>
              <w:t>“</w:t>
            </w:r>
            <w:r w:rsidRPr="00CA6F6B">
              <w:rPr>
                <w:rFonts w:ascii="Calibri" w:eastAsia="Times New Roman" w:hAnsi="Calibri" w:cs="Times New Roman"/>
                <w:b/>
                <w:i/>
                <w:color w:val="000000"/>
                <w:lang w:eastAsia="es-ES"/>
              </w:rPr>
              <w:t>plugins</w:t>
            </w:r>
            <w:r w:rsidR="00DA0E48">
              <w:rPr>
                <w:rFonts w:ascii="Calibri" w:eastAsia="Times New Roman" w:hAnsi="Calibri" w:cs="Times New Roman"/>
                <w:b/>
                <w:i/>
                <w:color w:val="000000"/>
                <w:lang w:eastAsia="es-ES"/>
              </w:rPr>
              <w:t>”</w:t>
            </w:r>
            <w:r w:rsidRPr="00CA6F6B">
              <w:rPr>
                <w:rFonts w:ascii="Calibri" w:eastAsia="Times New Roman" w:hAnsi="Calibri" w:cs="Times New Roman"/>
                <w:b/>
                <w:color w:val="000000"/>
                <w:lang w:eastAsia="es-ES"/>
              </w:rPr>
              <w:t xml:space="preserve"> adicionales?</w:t>
            </w:r>
          </w:p>
        </w:tc>
        <w:tc>
          <w:tcPr>
            <w:tcW w:w="777" w:type="pct"/>
            <w:tcBorders>
              <w:top w:val="nil"/>
              <w:left w:val="nil"/>
              <w:bottom w:val="single" w:sz="4" w:space="0" w:color="auto"/>
              <w:right w:val="single" w:sz="4" w:space="0" w:color="auto"/>
            </w:tcBorders>
            <w:noWrap/>
            <w:vAlign w:val="center"/>
            <w:hideMark/>
          </w:tcPr>
          <w:p w14:paraId="5A535674" w14:textId="22DC2E4E"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6D3F5FB6" w14:textId="77777777" w:rsidTr="00CA6F6B">
        <w:trPr>
          <w:trHeight w:val="6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1F87486"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ha controlado el peso de la página?</w:t>
            </w:r>
            <w:r w:rsidRPr="00CA6F6B">
              <w:rPr>
                <w:rFonts w:ascii="Calibri" w:eastAsia="Times New Roman" w:hAnsi="Calibri" w:cs="Times New Roman"/>
                <w:color w:val="000000"/>
                <w:lang w:eastAsia="es-ES"/>
              </w:rPr>
              <w:t xml:space="preserve"> Se deben optimizar las imágenes, controlar el tamaño del código </w:t>
            </w:r>
            <w:r w:rsidRPr="00CA6F6B">
              <w:rPr>
                <w:rFonts w:ascii="Calibri" w:eastAsia="Times New Roman" w:hAnsi="Calibri" w:cs="Times New Roman"/>
                <w:i/>
                <w:color w:val="000000"/>
                <w:lang w:eastAsia="es-ES"/>
              </w:rPr>
              <w:t>JScript</w:t>
            </w:r>
            <w:r w:rsidRPr="00CA6F6B">
              <w:rPr>
                <w:rFonts w:ascii="Calibri" w:eastAsia="Times New Roman" w:hAnsi="Calibri" w:cs="Times New Roman"/>
                <w:color w:val="000000"/>
                <w:lang w:eastAsia="es-ES"/>
              </w:rPr>
              <w:t>...</w:t>
            </w:r>
          </w:p>
        </w:tc>
        <w:tc>
          <w:tcPr>
            <w:tcW w:w="777" w:type="pct"/>
            <w:tcBorders>
              <w:top w:val="nil"/>
              <w:left w:val="nil"/>
              <w:bottom w:val="single" w:sz="4" w:space="0" w:color="auto"/>
              <w:right w:val="single" w:sz="4" w:space="0" w:color="auto"/>
            </w:tcBorders>
            <w:noWrap/>
            <w:vAlign w:val="center"/>
            <w:hideMark/>
          </w:tcPr>
          <w:p w14:paraId="039B05EF" w14:textId="6A5C9F8A"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Parcial</w:t>
            </w:r>
          </w:p>
        </w:tc>
      </w:tr>
      <w:tr w:rsidR="00CA6F6B" w:rsidRPr="00CA6F6B" w14:paraId="27F77A29"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347CAAB"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puede imprimir la página sin problemas?</w:t>
            </w:r>
            <w:r w:rsidRPr="00CA6F6B">
              <w:rPr>
                <w:rFonts w:ascii="Calibri" w:eastAsia="Times New Roman" w:hAnsi="Calibri" w:cs="Times New Roman"/>
                <w:color w:val="000000"/>
                <w:lang w:eastAsia="es-ES"/>
              </w:rPr>
              <w:t xml:space="preserve"> Leer en pantalla es molesto, por lo que muchos usuarios preferirán imprimir las páginas para leerlas. Se debe asegurar que se puede imprimir la página (no salen partes cortadas), y que el resultado es legible.</w:t>
            </w:r>
          </w:p>
        </w:tc>
        <w:tc>
          <w:tcPr>
            <w:tcW w:w="777" w:type="pct"/>
            <w:tcBorders>
              <w:top w:val="nil"/>
              <w:left w:val="nil"/>
              <w:bottom w:val="single" w:sz="4" w:space="0" w:color="auto"/>
              <w:right w:val="single" w:sz="4" w:space="0" w:color="auto"/>
            </w:tcBorders>
            <w:noWrap/>
            <w:vAlign w:val="center"/>
            <w:hideMark/>
          </w:tcPr>
          <w:p w14:paraId="6436DE35" w14:textId="6B68503E"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Parcial</w:t>
            </w:r>
          </w:p>
        </w:tc>
      </w:tr>
      <w:tr w:rsidR="00CA6F6B" w:rsidRPr="00CA6F6B" w14:paraId="5DCB1D7C"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5C1647BE"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Control y Retroalimentación</w:t>
            </w:r>
          </w:p>
        </w:tc>
      </w:tr>
      <w:tr w:rsidR="00CA6F6B" w:rsidRPr="00CA6F6B" w14:paraId="4322E7E7"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437199A" w14:textId="397D7BFE"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¿Tiene el usuario todo el control sobre el interfaz?</w:t>
            </w:r>
            <w:r w:rsidRPr="00CA6F6B">
              <w:rPr>
                <w:rFonts w:ascii="Calibri" w:eastAsia="Times New Roman" w:hAnsi="Calibri" w:cs="Times New Roman"/>
                <w:color w:val="000000"/>
                <w:lang w:eastAsia="es-ES"/>
              </w:rPr>
              <w:t xml:space="preserve"> Se debe evitar el uso de ventanas </w:t>
            </w:r>
            <w:r w:rsidR="005F564C">
              <w:rPr>
                <w:rFonts w:ascii="Calibri" w:eastAsia="Times New Roman" w:hAnsi="Calibri" w:cs="Times New Roman"/>
                <w:color w:val="000000"/>
                <w:lang w:eastAsia="es-ES"/>
              </w:rPr>
              <w:t>“</w:t>
            </w:r>
            <w:r w:rsidRPr="00CA6F6B">
              <w:rPr>
                <w:rFonts w:ascii="Calibri" w:eastAsia="Times New Roman" w:hAnsi="Calibri" w:cs="Times New Roman"/>
                <w:color w:val="000000"/>
                <w:lang w:eastAsia="es-ES"/>
              </w:rPr>
              <w:t>pop-up</w:t>
            </w:r>
            <w:r w:rsidR="005F564C">
              <w:rPr>
                <w:rFonts w:ascii="Calibri" w:eastAsia="Times New Roman" w:hAnsi="Calibri" w:cs="Times New Roman"/>
                <w:color w:val="000000"/>
                <w:lang w:eastAsia="es-ES"/>
              </w:rPr>
              <w:t>”</w:t>
            </w:r>
            <w:r w:rsidRPr="00CA6F6B">
              <w:rPr>
                <w:rFonts w:ascii="Calibri" w:eastAsia="Times New Roman" w:hAnsi="Calibri" w:cs="Times New Roman"/>
                <w:color w:val="000000"/>
                <w:lang w:eastAsia="es-ES"/>
              </w:rPr>
              <w:t>, ventanas que se abren a pantalla completa, banners intrusivos...</w:t>
            </w:r>
          </w:p>
        </w:tc>
        <w:tc>
          <w:tcPr>
            <w:tcW w:w="777" w:type="pct"/>
            <w:tcBorders>
              <w:top w:val="nil"/>
              <w:left w:val="nil"/>
              <w:bottom w:val="single" w:sz="4" w:space="0" w:color="auto"/>
              <w:right w:val="single" w:sz="4" w:space="0" w:color="auto"/>
            </w:tcBorders>
            <w:noWrap/>
            <w:vAlign w:val="center"/>
            <w:hideMark/>
          </w:tcPr>
          <w:p w14:paraId="60DE16F0" w14:textId="783ECCFC"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1555C20F"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2D276648"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informa constantemente al usuario acerca de lo que está pasando?</w:t>
            </w:r>
            <w:r w:rsidRPr="00CA6F6B">
              <w:rPr>
                <w:rFonts w:ascii="Calibri" w:eastAsia="Times New Roman" w:hAnsi="Calibri" w:cs="Times New Roman"/>
                <w:color w:val="000000"/>
                <w:lang w:eastAsia="es-ES"/>
              </w:rPr>
              <w:t xml:space="preserve"> Si el usuario tiene que esperar hasta que se termine una operación, se debe mostrar un mensaje indicándoselo y que debe esperar, con el tiempo de espera estimado o una barra de progreso.</w:t>
            </w:r>
          </w:p>
        </w:tc>
        <w:tc>
          <w:tcPr>
            <w:tcW w:w="777" w:type="pct"/>
            <w:tcBorders>
              <w:top w:val="nil"/>
              <w:left w:val="nil"/>
              <w:bottom w:val="single" w:sz="4" w:space="0" w:color="auto"/>
              <w:right w:val="single" w:sz="4" w:space="0" w:color="auto"/>
            </w:tcBorders>
            <w:noWrap/>
            <w:vAlign w:val="center"/>
            <w:hideMark/>
          </w:tcPr>
          <w:p w14:paraId="5B8B9812" w14:textId="6B8C08A1"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43FB2336" w14:textId="77777777" w:rsidTr="00CA6F6B">
        <w:trPr>
          <w:trHeight w:val="9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60272EC"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¿Se informa al usuario de lo que ha pasado?</w:t>
            </w:r>
            <w:r w:rsidRPr="00CA6F6B">
              <w:rPr>
                <w:rFonts w:ascii="Calibri" w:eastAsia="Times New Roman" w:hAnsi="Calibri" w:cs="Times New Roman"/>
                <w:color w:val="000000"/>
                <w:lang w:eastAsia="es-ES"/>
              </w:rPr>
              <w:t xml:space="preserve"> Por ejemplo, cuando un usuario valora un artículo o responde a una encuesta, se le debe informar de que su voto ha sido procesado correctamente.</w:t>
            </w:r>
          </w:p>
        </w:tc>
        <w:tc>
          <w:tcPr>
            <w:tcW w:w="777" w:type="pct"/>
            <w:tcBorders>
              <w:top w:val="nil"/>
              <w:left w:val="nil"/>
              <w:bottom w:val="single" w:sz="4" w:space="0" w:color="auto"/>
              <w:right w:val="single" w:sz="4" w:space="0" w:color="auto"/>
            </w:tcBorders>
            <w:noWrap/>
            <w:vAlign w:val="center"/>
            <w:hideMark/>
          </w:tcPr>
          <w:p w14:paraId="76FF876C" w14:textId="4BDED0E8"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49EA2AD2"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14829487"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color w:val="000000"/>
                <w:lang w:eastAsia="es-ES"/>
              </w:rPr>
              <w:t xml:space="preserve">Cuando se produce un error, </w:t>
            </w:r>
            <w:r w:rsidRPr="00CA6F6B">
              <w:rPr>
                <w:rFonts w:ascii="Calibri" w:eastAsia="Times New Roman" w:hAnsi="Calibri" w:cs="Times New Roman"/>
                <w:b/>
                <w:color w:val="000000"/>
                <w:lang w:eastAsia="es-ES"/>
              </w:rPr>
              <w:t>¿se informa de forma clara y no alarmista al usuario de lo ocurrido y de cómo solucionar el problema?</w:t>
            </w:r>
            <w:r w:rsidRPr="00CA6F6B">
              <w:rPr>
                <w:rFonts w:ascii="Calibri" w:eastAsia="Times New Roman" w:hAnsi="Calibri" w:cs="Times New Roman"/>
                <w:color w:val="000000"/>
                <w:lang w:eastAsia="es-ES"/>
              </w:rPr>
              <w:t xml:space="preserve"> Siempre es mejor intentar evitar que se produzcan errores a tener que informar al usuario del error.</w:t>
            </w:r>
          </w:p>
        </w:tc>
        <w:tc>
          <w:tcPr>
            <w:tcW w:w="777" w:type="pct"/>
            <w:tcBorders>
              <w:top w:val="nil"/>
              <w:left w:val="nil"/>
              <w:bottom w:val="single" w:sz="4" w:space="0" w:color="auto"/>
              <w:right w:val="single" w:sz="4" w:space="0" w:color="auto"/>
            </w:tcBorders>
            <w:noWrap/>
            <w:vAlign w:val="center"/>
            <w:hideMark/>
          </w:tcPr>
          <w:p w14:paraId="7088C493" w14:textId="4F868564"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3692BA19"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7799806"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t>¿Posee el usuario libertad para actuar?</w:t>
            </w:r>
            <w:r w:rsidRPr="00CA6F6B">
              <w:rPr>
                <w:rFonts w:ascii="Calibri" w:eastAsia="Times New Roman" w:hAnsi="Calibri" w:cs="Times New Roman"/>
                <w:color w:val="000000"/>
                <w:lang w:eastAsia="es-ES"/>
              </w:rPr>
              <w:t xml:space="preserve"> NO restringir la libertad del usuario: Uso de animaciones que no pueden ser "saltadas", páginas en las que desaparecen los botones de navegación, no impida al usuario poder usar el botón derecho de su ratón...</w:t>
            </w:r>
          </w:p>
        </w:tc>
        <w:tc>
          <w:tcPr>
            <w:tcW w:w="777" w:type="pct"/>
            <w:tcBorders>
              <w:top w:val="nil"/>
              <w:left w:val="nil"/>
              <w:bottom w:val="single" w:sz="4" w:space="0" w:color="auto"/>
              <w:right w:val="single" w:sz="4" w:space="0" w:color="auto"/>
            </w:tcBorders>
            <w:noWrap/>
            <w:vAlign w:val="center"/>
            <w:hideMark/>
          </w:tcPr>
          <w:p w14:paraId="4ECA00EF" w14:textId="53A7FECE"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45E5EAB1" w14:textId="77777777" w:rsidTr="00CA6F6B">
        <w:trPr>
          <w:trHeight w:val="12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35FA32CA" w14:textId="77777777" w:rsidR="00CA6F6B" w:rsidRPr="00CA6F6B" w:rsidRDefault="00CA6F6B" w:rsidP="002676DF">
            <w:pPr>
              <w:spacing w:after="0" w:line="240" w:lineRule="auto"/>
              <w:rPr>
                <w:rFonts w:ascii="Calibri" w:eastAsia="Times New Roman" w:hAnsi="Calibri" w:cs="Times New Roman"/>
                <w:color w:val="000000"/>
                <w:lang w:eastAsia="es-ES"/>
              </w:rPr>
            </w:pPr>
            <w:r w:rsidRPr="00CA6F6B">
              <w:rPr>
                <w:rFonts w:ascii="Calibri" w:eastAsia="Times New Roman" w:hAnsi="Calibri" w:cs="Times New Roman"/>
                <w:b/>
                <w:color w:val="000000"/>
                <w:lang w:eastAsia="es-ES"/>
              </w:rPr>
              <w:lastRenderedPageBreak/>
              <w:t>¿Se ha controlado el tiempo de respuesta?</w:t>
            </w:r>
            <w:r w:rsidRPr="00CA6F6B">
              <w:rPr>
                <w:rFonts w:ascii="Calibri" w:eastAsia="Times New Roman" w:hAnsi="Calibri" w:cs="Times New Roman"/>
                <w:color w:val="000000"/>
                <w:lang w:eastAsia="es-ES"/>
              </w:rPr>
              <w:t xml:space="preserve"> Esto tiene que ver con el peso de cada página (accesibilidad) y tiene relación con el tiempo que tarda el servidor en finalizar una tarea y responder. El tiempo máximo que esperará un usuario son 10 segundos</w:t>
            </w:r>
          </w:p>
        </w:tc>
        <w:tc>
          <w:tcPr>
            <w:tcW w:w="777" w:type="pct"/>
            <w:tcBorders>
              <w:top w:val="nil"/>
              <w:left w:val="nil"/>
              <w:bottom w:val="single" w:sz="4" w:space="0" w:color="auto"/>
              <w:right w:val="single" w:sz="4" w:space="0" w:color="auto"/>
            </w:tcBorders>
            <w:noWrap/>
            <w:vAlign w:val="center"/>
            <w:hideMark/>
          </w:tcPr>
          <w:p w14:paraId="5A7B43D3" w14:textId="5D4C82B7"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044EA31E" w14:textId="77777777" w:rsidTr="00CA6F6B">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20695781" w14:textId="77777777" w:rsidR="00CA6F6B" w:rsidRPr="00CA6F6B" w:rsidRDefault="00CA6F6B" w:rsidP="00CA6F6B">
            <w:pPr>
              <w:spacing w:after="0" w:line="240" w:lineRule="auto"/>
              <w:jc w:val="center"/>
              <w:rPr>
                <w:rFonts w:ascii="Calibri" w:eastAsia="Times New Roman" w:hAnsi="Calibri" w:cs="Times New Roman"/>
                <w:b/>
                <w:i/>
                <w:iCs/>
                <w:color w:val="000000"/>
                <w:u w:val="single"/>
                <w:lang w:eastAsia="es-ES"/>
              </w:rPr>
            </w:pPr>
            <w:r w:rsidRPr="00CA6F6B">
              <w:rPr>
                <w:rFonts w:ascii="Calibri" w:eastAsia="Times New Roman" w:hAnsi="Calibri" w:cs="Times New Roman"/>
                <w:b/>
                <w:i/>
                <w:iCs/>
                <w:color w:val="000000"/>
                <w:u w:val="single"/>
                <w:lang w:eastAsia="es-ES"/>
              </w:rPr>
              <w:t>Aclaraciones</w:t>
            </w:r>
          </w:p>
        </w:tc>
      </w:tr>
      <w:tr w:rsidR="00CA6F6B" w:rsidRPr="00CA6F6B" w14:paraId="062273B2" w14:textId="77777777" w:rsidTr="002676DF">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57D472AA" w14:textId="77777777" w:rsidR="00CA6F6B" w:rsidRPr="00CA6F6B" w:rsidRDefault="00CA6F6B" w:rsidP="002676DF">
            <w:pPr>
              <w:spacing w:after="0" w:line="240" w:lineRule="auto"/>
              <w:rPr>
                <w:rFonts w:ascii="Calibri" w:eastAsia="Times New Roman" w:hAnsi="Calibri" w:cs="Times New Roman"/>
                <w:color w:val="000000"/>
                <w:lang w:eastAsia="es-ES"/>
              </w:rPr>
            </w:pPr>
            <w:r w:rsidRPr="002676DF">
              <w:rPr>
                <w:rFonts w:ascii="Calibri" w:eastAsia="Times New Roman" w:hAnsi="Calibri" w:cs="Times New Roman"/>
                <w:b/>
                <w:color w:val="000000"/>
                <w:lang w:eastAsia="es-ES"/>
              </w:rPr>
              <w:t>¿Se ha evaluado adecuadamente la orientación del usuario?</w:t>
            </w:r>
            <w:r>
              <w:rPr>
                <w:rFonts w:ascii="Calibri" w:eastAsia="Times New Roman" w:hAnsi="Calibri" w:cs="Times New Roman"/>
                <w:color w:val="000000"/>
                <w:lang w:eastAsia="es-ES"/>
              </w:rPr>
              <w:t xml:space="preserve"> (Donde estoy, como volver, que he visitado, que va a pasar)</w:t>
            </w:r>
            <w:r w:rsidR="002676DF">
              <w:rPr>
                <w:rStyle w:val="Refdenotaalpie"/>
                <w:rFonts w:ascii="Calibri" w:eastAsia="Times New Roman" w:hAnsi="Calibri" w:cs="Times New Roman"/>
                <w:color w:val="000000"/>
                <w:lang w:eastAsia="es-ES"/>
              </w:rPr>
              <w:footnoteReference w:id="1"/>
            </w:r>
            <w:r>
              <w:rPr>
                <w:rFonts w:ascii="Calibri" w:eastAsia="Times New Roman" w:hAnsi="Calibri" w:cs="Times New Roman"/>
                <w:color w:val="000000"/>
                <w:lang w:eastAsia="es-ES"/>
              </w:rPr>
              <w:t xml:space="preserve"> </w:t>
            </w:r>
          </w:p>
        </w:tc>
        <w:tc>
          <w:tcPr>
            <w:tcW w:w="777" w:type="pct"/>
            <w:tcBorders>
              <w:top w:val="nil"/>
              <w:left w:val="nil"/>
              <w:bottom w:val="single" w:sz="4" w:space="0" w:color="auto"/>
              <w:right w:val="single" w:sz="4" w:space="0" w:color="auto"/>
            </w:tcBorders>
            <w:noWrap/>
            <w:vAlign w:val="center"/>
            <w:hideMark/>
          </w:tcPr>
          <w:p w14:paraId="0C3FC984" w14:textId="03BC8D2F" w:rsidR="00CA6F6B" w:rsidRPr="00CA6F6B" w:rsidRDefault="00846617"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SI</w:t>
            </w:r>
          </w:p>
        </w:tc>
      </w:tr>
      <w:tr w:rsidR="00CA6F6B" w:rsidRPr="00CA6F6B" w14:paraId="3B2C6B5B" w14:textId="77777777" w:rsidTr="002676DF">
        <w:trPr>
          <w:trHeight w:val="300"/>
        </w:trPr>
        <w:tc>
          <w:tcPr>
            <w:tcW w:w="4223" w:type="pct"/>
            <w:tcBorders>
              <w:top w:val="nil"/>
              <w:left w:val="single" w:sz="4" w:space="0" w:color="auto"/>
              <w:bottom w:val="single" w:sz="4" w:space="0" w:color="auto"/>
              <w:right w:val="single" w:sz="4" w:space="0" w:color="auto"/>
            </w:tcBorders>
            <w:shd w:val="clear" w:color="000000" w:fill="F2F2F2"/>
            <w:vAlign w:val="center"/>
            <w:hideMark/>
          </w:tcPr>
          <w:p w14:paraId="72BD239E" w14:textId="77777777" w:rsidR="00CA6F6B" w:rsidRPr="00CA6F6B" w:rsidRDefault="002676DF" w:rsidP="002676DF">
            <w:pPr>
              <w:spacing w:after="0" w:line="240" w:lineRule="auto"/>
              <w:rPr>
                <w:rFonts w:ascii="Calibri" w:eastAsia="Times New Roman" w:hAnsi="Calibri" w:cs="Times New Roman"/>
                <w:color w:val="000000"/>
                <w:lang w:eastAsia="es-ES"/>
              </w:rPr>
            </w:pPr>
            <w:r w:rsidRPr="002676DF">
              <w:rPr>
                <w:rFonts w:ascii="Calibri" w:eastAsia="Times New Roman" w:hAnsi="Calibri" w:cs="Times New Roman"/>
                <w:b/>
                <w:color w:val="000000"/>
                <w:lang w:eastAsia="es-ES"/>
              </w:rPr>
              <w:t>¿Se ha usado correctamente la publicidad?</w:t>
            </w:r>
            <w:r>
              <w:rPr>
                <w:rStyle w:val="Refdenotaalpie"/>
                <w:rFonts w:ascii="Calibri" w:eastAsia="Times New Roman" w:hAnsi="Calibri" w:cs="Times New Roman"/>
                <w:color w:val="000000"/>
                <w:lang w:eastAsia="es-ES"/>
              </w:rPr>
              <w:footnoteReference w:id="2"/>
            </w:r>
          </w:p>
        </w:tc>
        <w:tc>
          <w:tcPr>
            <w:tcW w:w="777" w:type="pct"/>
            <w:tcBorders>
              <w:top w:val="nil"/>
              <w:left w:val="nil"/>
              <w:bottom w:val="single" w:sz="4" w:space="0" w:color="auto"/>
              <w:right w:val="single" w:sz="4" w:space="0" w:color="auto"/>
            </w:tcBorders>
            <w:noWrap/>
            <w:vAlign w:val="center"/>
            <w:hideMark/>
          </w:tcPr>
          <w:p w14:paraId="5D0C47D4" w14:textId="79797302" w:rsidR="00CA6F6B" w:rsidRPr="00CA6F6B" w:rsidRDefault="005B19DF" w:rsidP="00CA6F6B">
            <w:pPr>
              <w:spacing w:after="0" w:line="240" w:lineRule="auto"/>
              <w:jc w:val="center"/>
              <w:rPr>
                <w:rFonts w:ascii="Calibri" w:eastAsia="Times New Roman" w:hAnsi="Calibri" w:cs="Times New Roman"/>
                <w:b/>
                <w:color w:val="000000"/>
                <w:lang w:eastAsia="es-ES"/>
              </w:rPr>
            </w:pPr>
            <w:r>
              <w:rPr>
                <w:rFonts w:ascii="Calibri" w:eastAsia="Times New Roman" w:hAnsi="Calibri" w:cs="Times New Roman"/>
                <w:b/>
                <w:color w:val="000000"/>
                <w:lang w:eastAsia="es-ES"/>
              </w:rPr>
              <w:t>N/A</w:t>
            </w:r>
          </w:p>
        </w:tc>
      </w:tr>
    </w:tbl>
    <w:p w14:paraId="321F45A5" w14:textId="05E51C75" w:rsidR="0062357F" w:rsidRDefault="00AA7098" w:rsidP="00530EB9">
      <w:pPr>
        <w:pStyle w:val="PiedeTabla"/>
      </w:pPr>
      <w:bookmarkStart w:id="2239" w:name="_Toc233720911"/>
      <w:r w:rsidRPr="00AA7098">
        <w:t>Tabla 8.4. Checklist de pruebas de usabilidad.</w:t>
      </w:r>
      <w:bookmarkEnd w:id="2239"/>
    </w:p>
    <w:p w14:paraId="62F1E268" w14:textId="729CD52D" w:rsidR="00656184" w:rsidRDefault="00656184" w:rsidP="00251949">
      <w:r>
        <w:t xml:space="preserve">En general, la aplicación obtiene un resultado positivo en los criterios más relacionados con la tarea real del usuario: coherencia visual, navegación, formularios, claridad de acciones y organización de la información. Los puntos no aplicables se deben principalmente a que </w:t>
      </w:r>
      <w:r w:rsidR="00032B14">
        <w:t>la aplicación</w:t>
      </w:r>
      <w:r>
        <w:t xml:space="preserve"> no es una página pública de contenidos, sino una aplicación interna de gestión y resolución de cuestionarios.</w:t>
      </w:r>
    </w:p>
    <w:p w14:paraId="74878BCA" w14:textId="77777777" w:rsidR="00656184" w:rsidRDefault="00656184" w:rsidP="00251949">
      <w:r>
        <w:t>Como observación de mejora, se podría añadir en el futuro una ayuda contextual más completa en las pantallas de creación de preguntas y cuestionarios. Aunque los formularios son utilizables, algunas opciones avanzadas, como la tolerancia en preguntas paramétricas o las fechas de publicación, podrían beneficiarse de pequeñas explicaciones junto al campo.</w:t>
      </w:r>
    </w:p>
    <w:p w14:paraId="2735B733" w14:textId="338B6000" w:rsidR="00251949" w:rsidRPr="00F62108" w:rsidRDefault="00251949" w:rsidP="00530EB9">
      <w:pPr>
        <w:pStyle w:val="Ttulo3"/>
      </w:pPr>
      <w:bookmarkStart w:id="2240" w:name="_Toc232851982"/>
      <w:bookmarkStart w:id="2241" w:name="_Toc233326314"/>
      <w:bookmarkStart w:id="2242" w:name="_Toc233720199"/>
      <w:bookmarkStart w:id="2243" w:name="_Toc233723008"/>
      <w:bookmarkStart w:id="2244" w:name="_Toc233728337"/>
      <w:bookmarkEnd w:id="2240"/>
      <w:bookmarkEnd w:id="2241"/>
      <w:bookmarkEnd w:id="2242"/>
      <w:bookmarkEnd w:id="2243"/>
      <w:r>
        <w:t>Pruebas de Accesibilidad</w:t>
      </w:r>
      <w:bookmarkEnd w:id="2244"/>
    </w:p>
    <w:p w14:paraId="014DABBA" w14:textId="2830B41D" w:rsidR="00365374" w:rsidRDefault="00365374" w:rsidP="00365374">
      <w:r>
        <w:t>En este apartado se revisan los aspectos básicos de accesibilidad de la aplicación. El objetivo es comprobar si los usuarios pueden utilizar las pantallas principales de forma clara, aunque no se realice una auditoría profesional completa ni una certificación formal de cumplimiento.</w:t>
      </w:r>
    </w:p>
    <w:p w14:paraId="0FCCBAC3" w14:textId="330D9246" w:rsidR="00FF54E7" w:rsidRDefault="00365374" w:rsidP="00530EB9">
      <w:r>
        <w:t>La revisión se centra en cuestiones como la legibilidad de los textos, el contraste visual, la navegación por las pantallas, la claridad de los formularios, los mensajes de error y el comportamiento de la interfaz en distintos tamaños de pantalla. También se presta atención al contenido matemático, ya que las preguntas pueden incluir fórmulas que deben mostrarse de forma comprensible.</w:t>
      </w:r>
    </w:p>
    <w:p w14:paraId="790E02F4" w14:textId="2DB83B6E" w:rsidR="00E22B42" w:rsidRDefault="00E22B42" w:rsidP="00E22B42">
      <w:pPr>
        <w:pStyle w:val="Ttulo4"/>
      </w:pPr>
      <w:r>
        <w:t xml:space="preserve">Revisión </w:t>
      </w:r>
      <w:r w:rsidR="003605F7">
        <w:t>P</w:t>
      </w:r>
      <w:r>
        <w:t>reliminar</w:t>
      </w:r>
    </w:p>
    <w:p w14:paraId="73E7DA31" w14:textId="78554F7B" w:rsidR="00577A17" w:rsidRDefault="00577A17" w:rsidP="00577A17">
      <w:r w:rsidRPr="00251949">
        <w:t>Como paso previo a la evaluación de accesibilidad, se ha seleccionado una muestra de pantallas representativas de la aplicación</w:t>
      </w:r>
      <w:r>
        <w:t xml:space="preserve">. El objetivo de esta revisión no es comprobar todas </w:t>
      </w:r>
      <w:r>
        <w:lastRenderedPageBreak/>
        <w:t>las páginas una a una, sino analizar aquellas que cubren los flujos principales y los tipos de interfaz más importantes d</w:t>
      </w:r>
      <w:r w:rsidR="00CD6D50">
        <w:t>el proyecto</w:t>
      </w:r>
      <w:r>
        <w:t>.</w:t>
      </w:r>
    </w:p>
    <w:p w14:paraId="20AA9133" w14:textId="77777777" w:rsidR="00577A17" w:rsidRDefault="00577A17" w:rsidP="00577A17">
      <w:r>
        <w:t>El material utilizado para esta revisión ha sido el siguiente: navegador web de escritorio, herramientas de desarrollo del navegador, navegación mediante teclado, distintos tamaños de ventana y revisión visual de contraste, formularios, tablas y mensajes de error. No se ha realizado una auditoría profesional con lector de pantalla, por lo que los resultados deben entenderse como una revisión básica ajustada al alcance del TFG.</w:t>
      </w:r>
    </w:p>
    <w:p w14:paraId="2D695C25" w14:textId="77777777" w:rsidR="00BB2449" w:rsidRPr="004E1CF0" w:rsidRDefault="00BB2449" w:rsidP="00BB2449">
      <w:pPr>
        <w:rPr>
          <w:b/>
        </w:rPr>
      </w:pPr>
      <w:r w:rsidRPr="004E1CF0">
        <w:rPr>
          <w:b/>
        </w:rPr>
        <w:t>Paso 1. Selección de un grupo de páginas representativo de la aplicación</w:t>
      </w:r>
    </w:p>
    <w:p w14:paraId="3E00C392" w14:textId="77777777" w:rsidR="00BB2449" w:rsidRDefault="00BB2449" w:rsidP="00BB2449">
      <w:r>
        <w:t>Para la revisión se han seleccionado las siguientes pantallas:</w:t>
      </w:r>
    </w:p>
    <w:p w14:paraId="3E5B807F" w14:textId="77777777" w:rsidR="00BB2449" w:rsidRDefault="00BB2449" w:rsidP="00BB2449">
      <w:pPr>
        <w:pStyle w:val="Prrafodelista"/>
      </w:pPr>
      <w:r>
        <w:t>Página principal de la aplicación.</w:t>
      </w:r>
    </w:p>
    <w:p w14:paraId="575D546A" w14:textId="77777777" w:rsidR="00BB2449" w:rsidRDefault="00BB2449" w:rsidP="00BB2449">
      <w:pPr>
        <w:pStyle w:val="Prrafodelista"/>
      </w:pPr>
      <w:r>
        <w:t>Pantallas de inicio de sesión y registro.</w:t>
      </w:r>
    </w:p>
    <w:p w14:paraId="327C3CE7" w14:textId="77777777" w:rsidR="00BB2449" w:rsidRDefault="00BB2449" w:rsidP="00BB2449">
      <w:pPr>
        <w:pStyle w:val="Prrafodelista"/>
      </w:pPr>
      <w:r>
        <w:t>Banco de preguntas.</w:t>
      </w:r>
    </w:p>
    <w:p w14:paraId="63392DF3" w14:textId="77777777" w:rsidR="00BB2449" w:rsidRDefault="00BB2449" w:rsidP="00BB2449">
      <w:pPr>
        <w:pStyle w:val="Prrafodelista"/>
      </w:pPr>
      <w:r>
        <w:t>Editor de preguntas.</w:t>
      </w:r>
    </w:p>
    <w:p w14:paraId="23A4C0C9" w14:textId="77777777" w:rsidR="00BB2449" w:rsidRDefault="00BB2449" w:rsidP="00BB2449">
      <w:pPr>
        <w:pStyle w:val="Prrafodelista"/>
      </w:pPr>
      <w:r>
        <w:t>Listado y editor de cuestionarios.</w:t>
      </w:r>
    </w:p>
    <w:p w14:paraId="02849C04" w14:textId="77777777" w:rsidR="00BB2449" w:rsidRDefault="00BB2449" w:rsidP="00BB2449">
      <w:pPr>
        <w:pStyle w:val="Prrafodelista"/>
      </w:pPr>
      <w:r>
        <w:t>Pantalla de acceso del alumno a cuestionarios.</w:t>
      </w:r>
    </w:p>
    <w:p w14:paraId="3461F363" w14:textId="77777777" w:rsidR="00BB2449" w:rsidRDefault="00BB2449" w:rsidP="00BB2449">
      <w:pPr>
        <w:pStyle w:val="Prrafodelista"/>
      </w:pPr>
      <w:r>
        <w:t>Pantalla de resolución de un cuestionario.</w:t>
      </w:r>
    </w:p>
    <w:p w14:paraId="2CC2DDB5" w14:textId="77777777" w:rsidR="00BB2449" w:rsidRDefault="00BB2449" w:rsidP="00BB2449">
      <w:pPr>
        <w:pStyle w:val="Prrafodelista"/>
      </w:pPr>
      <w:r>
        <w:t>Pantalla de resultados e historial.</w:t>
      </w:r>
    </w:p>
    <w:p w14:paraId="4AC030D6" w14:textId="77777777" w:rsidR="00BB2449" w:rsidRDefault="00BB2449" w:rsidP="00BB2449">
      <w:pPr>
        <w:pStyle w:val="Prrafodelista"/>
      </w:pPr>
      <w:r>
        <w:t>Pantalla de analíticas.</w:t>
      </w:r>
    </w:p>
    <w:p w14:paraId="4A1E518A" w14:textId="77777777" w:rsidR="00BB2449" w:rsidRDefault="00BB2449" w:rsidP="00BB2449">
      <w:pPr>
        <w:pStyle w:val="Prrafodelista"/>
      </w:pPr>
      <w:r>
        <w:t>Gestión de grupos.</w:t>
      </w:r>
    </w:p>
    <w:p w14:paraId="082B0622" w14:textId="77777777" w:rsidR="00BB2449" w:rsidRDefault="00BB2449" w:rsidP="00BB2449">
      <w:pPr>
        <w:pStyle w:val="Prrafodelista"/>
      </w:pPr>
      <w:r>
        <w:t>Administración de usuarios.</w:t>
      </w:r>
    </w:p>
    <w:p w14:paraId="75970883" w14:textId="77777777" w:rsidR="00BB2449" w:rsidRDefault="00BB2449" w:rsidP="00BB2449">
      <w:r>
        <w:t>Estas pantallas permiten cubrir páginas con formularios, tablas, navegación por roles, contenido matemático, resultados generados dinámicamente y acciones críticas del sistema.</w:t>
      </w:r>
    </w:p>
    <w:p w14:paraId="3E2E7257" w14:textId="77777777" w:rsidR="00BB2449" w:rsidRPr="004E1CF0" w:rsidRDefault="00BB2449" w:rsidP="00BB2449">
      <w:pPr>
        <w:rPr>
          <w:b/>
        </w:rPr>
      </w:pPr>
      <w:r w:rsidRPr="004E1CF0">
        <w:rPr>
          <w:b/>
        </w:rPr>
        <w:t>Paso 2. Examen de las páginas con un navegador gráfico</w:t>
      </w:r>
    </w:p>
    <w:p w14:paraId="16E54B0D" w14:textId="77777777" w:rsidR="00BB2449" w:rsidRDefault="00BB2449" w:rsidP="00BB2449">
      <w:r>
        <w:t>En primer lugar, se revisó que las pantallas principales se mostrasen correctamente en un navegador web de escritorio. Se comprobó que los textos fueran legibles, que los botones y controles resultasen identificables y que las tablas y formularios no presentasen problemas graves de visualización.</w:t>
      </w:r>
    </w:p>
    <w:p w14:paraId="757CE439" w14:textId="77777777" w:rsidR="00BB2449" w:rsidRDefault="00BB2449" w:rsidP="00BB2449">
      <w:r>
        <w:t>También se modificó el tamaño de la ventana para comprobar que la interfaz mantenía un comportamiento razonable en resoluciones distintas. En los listados principales, la aplicación utiliza vistas adaptadas o componentes que permiten seguir consultando la información sin que la página quede inutilizable.</w:t>
      </w:r>
    </w:p>
    <w:p w14:paraId="534C48E1" w14:textId="77777777" w:rsidR="00BB2449" w:rsidRPr="004E1CF0" w:rsidRDefault="00BB2449" w:rsidP="00BB2449">
      <w:pPr>
        <w:rPr>
          <w:b/>
        </w:rPr>
      </w:pPr>
      <w:r w:rsidRPr="004E1CF0">
        <w:rPr>
          <w:b/>
        </w:rPr>
        <w:t>Paso 3. Navegación mediante teclado</w:t>
      </w:r>
    </w:p>
    <w:p w14:paraId="3094C86A" w14:textId="77777777" w:rsidR="00BB2449" w:rsidRDefault="00BB2449" w:rsidP="00BB2449">
      <w:r>
        <w:t>Se comprobó la navegación básica mediante teclado en formularios y controles principales. La revisión se centró en poder desplazarse por campos de entrada, botones, diálogos y acciones frecuentes usando la tecla Tab.</w:t>
      </w:r>
    </w:p>
    <w:p w14:paraId="56D95AD4" w14:textId="77777777" w:rsidR="00BB2449" w:rsidRDefault="00BB2449" w:rsidP="00BB2449">
      <w:r>
        <w:lastRenderedPageBreak/>
        <w:t>El resultado general fue correcto. Los controles principales son accesibles mediante teclado y el usuario puede avanzar por los formularios sin depender exclusivamente del ratón. Como mejora futura, podría revisarse con más detalle el orden de foco en diálogos complejos.</w:t>
      </w:r>
    </w:p>
    <w:p w14:paraId="6B7E6C6D" w14:textId="77777777" w:rsidR="00BB2449" w:rsidRPr="00FB1D9C" w:rsidRDefault="00BB2449" w:rsidP="00BB2449">
      <w:pPr>
        <w:rPr>
          <w:b/>
        </w:rPr>
      </w:pPr>
      <w:r w:rsidRPr="00FB1D9C">
        <w:rPr>
          <w:b/>
        </w:rPr>
        <w:t>Paso 4. Revisión de contraste, legibilidad y contenido</w:t>
      </w:r>
    </w:p>
    <w:p w14:paraId="6C1283A3" w14:textId="77777777" w:rsidR="00BB2449" w:rsidRDefault="00BB2449" w:rsidP="00BB2449">
      <w:r>
        <w:t>Se revisó visualmente que los textos tuvieran contraste suficiente respecto al fondo y que la interfaz no dependiese únicamente del color para transmitir información importante. También se comprobó que los mensajes de error apareciesen cerca del campo o acción correspondiente.</w:t>
      </w:r>
    </w:p>
    <w:p w14:paraId="1D50EFBD" w14:textId="77777777" w:rsidR="00BB2449" w:rsidRDefault="00BB2449" w:rsidP="00BB2449">
      <w:r>
        <w:t>En el caso del contenido matemático, se revisó que las fórmulas renderizadas fueran legibles y que no dificultasen la comprensión del enunciado. La visualización mediante KaTeX permite representar la notación matemática de forma clara en los casos revisados.</w:t>
      </w:r>
    </w:p>
    <w:p w14:paraId="4509F250" w14:textId="77777777" w:rsidR="00BB2449" w:rsidRPr="00FB1D9C" w:rsidRDefault="00BB2449" w:rsidP="00BB2449">
      <w:pPr>
        <w:rPr>
          <w:b/>
        </w:rPr>
      </w:pPr>
      <w:r w:rsidRPr="00FB1D9C">
        <w:rPr>
          <w:b/>
        </w:rPr>
        <w:t>Paso 5. Resumen de resultados</w:t>
      </w:r>
    </w:p>
    <w:p w14:paraId="29A1B9EF" w14:textId="77777777" w:rsidR="00BB2449" w:rsidRDefault="00BB2449" w:rsidP="00BB2449">
      <w:r>
        <w:t>La revisión preliminar no detectó barreras graves en las tareas principales de la aplicación. Los flujos de Alumno, Profesor y Admin pueden completarse con una navegación clara, formularios comprensibles y mensajes de error adecuados.</w:t>
      </w:r>
    </w:p>
    <w:p w14:paraId="6F7A257A" w14:textId="336731F3" w:rsidR="00FF54E7" w:rsidRPr="00FF54E7" w:rsidRDefault="00BB2449" w:rsidP="00530EB9">
      <w:r>
        <w:t>Como limitación, esta revisión no sustituye a una auditoría completa de accesibilidad. En una versión futura sería recomendable complementar estas pruebas con herramientas automáticas específicas y con una prueba real mediante lector de pantalla.</w:t>
      </w:r>
    </w:p>
    <w:p w14:paraId="02BE8F7B" w14:textId="77777777" w:rsidR="00DB6C4A" w:rsidRDefault="0097782B" w:rsidP="0097782B">
      <w:pPr>
        <w:pStyle w:val="Ttulo4"/>
      </w:pPr>
      <w:r>
        <w:t>Evaluación de Conformidad</w:t>
      </w:r>
    </w:p>
    <w:p w14:paraId="3483AA92" w14:textId="7664B4B5" w:rsidR="006E336F" w:rsidRDefault="006E336F" w:rsidP="006E336F">
      <w:r>
        <w:t xml:space="preserve">La evaluación de conformidad se ha realizado a partir de la revisión manual de las pantallas seleccionadas y del </w:t>
      </w:r>
      <w:r w:rsidR="003E49B0">
        <w:t>“</w:t>
      </w:r>
      <w:r>
        <w:t>checklist</w:t>
      </w:r>
      <w:r w:rsidR="003E49B0">
        <w:t>”</w:t>
      </w:r>
      <w:r>
        <w:t xml:space="preserve"> WCAG incluido en la plantilla. El objetivo es comprobar si la aplicación cumple unos criterios básicos de accesibilidad y detectar posibles mejoras que puedan abordarse en futuras versiones.</w:t>
      </w:r>
    </w:p>
    <w:p w14:paraId="5FEC67B7" w14:textId="716F896C" w:rsidR="006E336F" w:rsidRDefault="006E336F" w:rsidP="006E336F">
      <w:r>
        <w:t>En este caso, la evaluación se ha limitado al alcance del TFG. No se ha realizado una auditoría completa con herramientas profesionales ni con usuarios que utilicen tecnologías de apoyo, por lo que los resultados deben interpretarse como una validación preliminar. Aun así, permite revisar aspectos importantes como legibilidad, contraste, navegación, formularios, estructura de las pantallas y comportamiento de los elementos interactivos.</w:t>
      </w:r>
    </w:p>
    <w:p w14:paraId="293B951F" w14:textId="4F447E9E" w:rsidR="006E336F" w:rsidRPr="00530EB9" w:rsidRDefault="006E336F" w:rsidP="006E336F">
      <w:pPr>
        <w:rPr>
          <w:b/>
        </w:rPr>
      </w:pPr>
      <w:r w:rsidRPr="00530EB9">
        <w:rPr>
          <w:b/>
        </w:rPr>
        <w:t>Paso 1. Determinar el alcance de la evaluación</w:t>
      </w:r>
    </w:p>
    <w:p w14:paraId="0D4622B4" w14:textId="1D867F53" w:rsidR="006E336F" w:rsidRDefault="006E336F" w:rsidP="006E336F">
      <w:r>
        <w:t>El alcance de la evaluación se ha limitado a las pantallas más representativas de la aplicación, ya indicadas en la revisión preliminar. Se han tenido en cuenta páginas con formularios, tablas, navegación por roles, contenido matemático, resultados generados dinámicamente y acciones críticas del sistema.</w:t>
      </w:r>
    </w:p>
    <w:p w14:paraId="6E63F7A5" w14:textId="47970195" w:rsidR="006E336F" w:rsidRDefault="006E336F" w:rsidP="006E336F">
      <w:r>
        <w:t xml:space="preserve">El nivel de referencia utilizado ha sido una revisión básica de accesibilidad basada en el </w:t>
      </w:r>
      <w:r w:rsidR="003E49B0">
        <w:t>“</w:t>
      </w:r>
      <w:r>
        <w:t>checklist</w:t>
      </w:r>
      <w:r w:rsidR="003E49B0">
        <w:t>”</w:t>
      </w:r>
      <w:r>
        <w:t xml:space="preserve"> WCAG 1.0 incluido en la plantilla. No se pretende certificar formalmente el </w:t>
      </w:r>
      <w:r>
        <w:lastRenderedPageBreak/>
        <w:t>cumplimiento de un nivel A, AA o AAA, sino identificar si existen barreras evidentes en los flujos principales.</w:t>
      </w:r>
    </w:p>
    <w:p w14:paraId="512181E2" w14:textId="52F15270" w:rsidR="006E336F" w:rsidRPr="00530EB9" w:rsidRDefault="006E336F" w:rsidP="006E336F">
      <w:pPr>
        <w:rPr>
          <w:b/>
        </w:rPr>
      </w:pPr>
      <w:r w:rsidRPr="00530EB9">
        <w:rPr>
          <w:b/>
        </w:rPr>
        <w:t>Paso 2. Utilizar herramientas de evaluación automática de accesibilidad</w:t>
      </w:r>
    </w:p>
    <w:p w14:paraId="17D35F41" w14:textId="769C8880" w:rsidR="006E336F" w:rsidRDefault="006E336F" w:rsidP="006E336F">
      <w:r>
        <w:t xml:space="preserve">No se ha realizado una evaluación automática completa con varias herramientas externas, ya que el alcance del proyecto se ha centrado principalmente en el desarrollo funcional de la aplicación. Sin embargo, sí se han usado las herramientas del navegador para revisar estructura visual, comportamiento </w:t>
      </w:r>
      <w:r w:rsidR="005F564C">
        <w:t>“</w:t>
      </w:r>
      <w:r>
        <w:t>responsive</w:t>
      </w:r>
      <w:r w:rsidR="005F564C">
        <w:t>”</w:t>
      </w:r>
      <w:r>
        <w:t>, consola de errores y elementos interactivos.</w:t>
      </w:r>
    </w:p>
    <w:p w14:paraId="69F64973" w14:textId="7D4EE7B0" w:rsidR="006E336F" w:rsidRDefault="006E336F" w:rsidP="006E336F">
      <w:r>
        <w:t>Como mejora futura, sería recomendable completar esta parte con herramientas específicas como WAVE, Lighthouse o validadores de accesibilidad equivalentes. Esto permitiría detectar problemas más detallados relacionados con atributos ARIA, contraste exacto, etiquetas de formularios o jerarquía semántica.</w:t>
      </w:r>
    </w:p>
    <w:p w14:paraId="6A6E85D1" w14:textId="6BB6E331" w:rsidR="006E336F" w:rsidRPr="00530EB9" w:rsidRDefault="006E336F" w:rsidP="006E336F">
      <w:pPr>
        <w:rPr>
          <w:b/>
        </w:rPr>
      </w:pPr>
      <w:r w:rsidRPr="00530EB9">
        <w:rPr>
          <w:b/>
        </w:rPr>
        <w:t>Paso 3. Evaluar manualmente la muestra de páginas</w:t>
      </w:r>
    </w:p>
    <w:p w14:paraId="7040F253" w14:textId="320578D5" w:rsidR="006E336F" w:rsidRDefault="006E336F" w:rsidP="006E336F">
      <w:r>
        <w:t>La evaluación manual se ha realizado recorriendo las pantallas seleccionadas desde los perfiles de Alumno, Profesor y Admin. Se ha comprobado que las tareas principales pueden realizarse con una navegación clara y que los formularios muestran mensajes comprensibles cuando falta algún dato o se introduce información incorrecta.</w:t>
      </w:r>
    </w:p>
    <w:p w14:paraId="5B97DE49" w14:textId="67CB1131" w:rsidR="006E336F" w:rsidRDefault="006E336F" w:rsidP="006E336F">
      <w:r>
        <w:t>También se revisó que las tablas y listados principales fueran legibles, que los botones resultasen identificables y que la información importante no dependiese únicamente del color. En el caso de las preguntas matemáticas, se comprobó que la notación renderizada se leyera correctamente y no impidiese entender el enunciado.</w:t>
      </w:r>
    </w:p>
    <w:p w14:paraId="2A703676" w14:textId="39C7A61B" w:rsidR="006E336F" w:rsidRPr="00530EB9" w:rsidRDefault="006E336F" w:rsidP="006E336F">
      <w:pPr>
        <w:rPr>
          <w:b/>
        </w:rPr>
      </w:pPr>
      <w:r w:rsidRPr="00530EB9">
        <w:rPr>
          <w:b/>
        </w:rPr>
        <w:t>Paso 4. Elaborar el informe de conclusiones</w:t>
      </w:r>
    </w:p>
    <w:p w14:paraId="6D34AFCB" w14:textId="7003D001" w:rsidR="006E336F" w:rsidRDefault="006E336F" w:rsidP="006E336F">
      <w:r>
        <w:t>La revisión no detectó problemas graves de accesibilidad en los flujos principales de la aplicación. Las pantallas mantienen una estructura visual coherente, los formularios son comprensibles y la navegación por perfiles permite que cada usuario acceda a las opciones que le corresponden.</w:t>
      </w:r>
    </w:p>
    <w:p w14:paraId="0A13F086" w14:textId="1948DEE2" w:rsidR="006E336F" w:rsidRPr="006E336F" w:rsidRDefault="006E336F" w:rsidP="00530EB9">
      <w:r>
        <w:t>Los principales puntos de mejora se encuentran en una revisión más detallada del orden de foco en algunos diálogos, la posible incorporación de más textos de ayuda contextual en formularios complejos y la validación con herramientas automáticas específicas. Estas mejoras no impiden el uso normal de la aplicación, pero podrían aumentar la calidad de accesibilidad si el proyecto continuase evolucionando.</w:t>
      </w:r>
    </w:p>
    <w:p w14:paraId="370C869B" w14:textId="77777777" w:rsidR="00EE256C" w:rsidRDefault="00EE256C" w:rsidP="00C860C6">
      <w:pPr>
        <w:pStyle w:val="Ttulo4"/>
      </w:pPr>
      <w:r w:rsidRPr="00EE256C">
        <w:t>Checklist</w:t>
      </w:r>
      <w:r>
        <w:t xml:space="preserve"> del </w:t>
      </w:r>
      <w:r w:rsidRPr="00EE256C">
        <w:t>WCAG 1.0</w:t>
      </w:r>
    </w:p>
    <w:p w14:paraId="7694BE79" w14:textId="2C6B0A62" w:rsidR="00C860C6" w:rsidRDefault="00EE256C" w:rsidP="00B9452C">
      <w:r>
        <w:t xml:space="preserve">La siguiente tabla es el </w:t>
      </w:r>
      <w:r w:rsidR="003E49B0">
        <w:t>“</w:t>
      </w:r>
      <w:r w:rsidRPr="00747039">
        <w:rPr>
          <w:i/>
        </w:rPr>
        <w:t>checklist</w:t>
      </w:r>
      <w:r w:rsidR="003E49B0">
        <w:rPr>
          <w:i/>
        </w:rPr>
        <w:t>”</w:t>
      </w:r>
      <w:r>
        <w:t xml:space="preserve"> que el </w:t>
      </w:r>
      <w:r w:rsidRPr="00747039">
        <w:rPr>
          <w:i/>
        </w:rPr>
        <w:t>WCAG</w:t>
      </w:r>
      <w:r>
        <w:t xml:space="preserve"> proporciona para verificar las pautas de accesibilidad de la aplicación </w:t>
      </w:r>
      <w:r w:rsidRPr="000A5B23">
        <w:rPr>
          <w:i/>
        </w:rPr>
        <w:t>web</w:t>
      </w:r>
      <w:r w:rsidR="007D2B54">
        <w:t>.</w:t>
      </w:r>
    </w:p>
    <w:p w14:paraId="435C23D0" w14:textId="77777777" w:rsidR="00EE256C" w:rsidRPr="00EE256C" w:rsidRDefault="00EE256C" w:rsidP="00B9452C">
      <w:pPr>
        <w:rPr>
          <w:b/>
          <w:u w:val="single"/>
        </w:rPr>
      </w:pPr>
      <w:r w:rsidRPr="00EE256C">
        <w:rPr>
          <w:b/>
          <w:u w:val="single"/>
        </w:rPr>
        <w:t>Puntos de verificación Prioridad 1</w:t>
      </w:r>
      <w:r>
        <w:rPr>
          <w:b/>
          <w:u w:val="single"/>
        </w:rPr>
        <w:t>:</w:t>
      </w:r>
    </w:p>
    <w:tbl>
      <w:tblPr>
        <w:tblStyle w:val="Tablaconcuadrcula"/>
        <w:tblW w:w="8474" w:type="dxa"/>
        <w:tblLayout w:type="fixed"/>
        <w:tblLook w:val="04A0" w:firstRow="1" w:lastRow="0" w:firstColumn="1" w:lastColumn="0" w:noHBand="0" w:noVBand="1"/>
      </w:tblPr>
      <w:tblGrid>
        <w:gridCol w:w="6629"/>
        <w:gridCol w:w="567"/>
        <w:gridCol w:w="567"/>
        <w:gridCol w:w="711"/>
      </w:tblGrid>
      <w:tr w:rsidR="00907C4D" w14:paraId="3B7EEDC2" w14:textId="77777777" w:rsidTr="00AC0AF7">
        <w:tc>
          <w:tcPr>
            <w:tcW w:w="6629" w:type="dxa"/>
            <w:shd w:val="clear" w:color="auto" w:fill="F8F8F8" w:themeFill="accent1" w:themeFillTint="33"/>
            <w:hideMark/>
          </w:tcPr>
          <w:p w14:paraId="40D6C624" w14:textId="77777777" w:rsidR="00EE256C" w:rsidRDefault="00EE256C">
            <w:pPr>
              <w:jc w:val="center"/>
              <w:rPr>
                <w:b/>
                <w:bCs/>
                <w:sz w:val="24"/>
                <w:szCs w:val="24"/>
              </w:rPr>
            </w:pPr>
            <w:r>
              <w:rPr>
                <w:b/>
                <w:bCs/>
              </w:rPr>
              <w:t>En general (Prioridad 1)</w:t>
            </w:r>
          </w:p>
        </w:tc>
        <w:tc>
          <w:tcPr>
            <w:tcW w:w="567" w:type="dxa"/>
            <w:shd w:val="clear" w:color="auto" w:fill="F8F8F8" w:themeFill="accent1" w:themeFillTint="33"/>
            <w:hideMark/>
          </w:tcPr>
          <w:p w14:paraId="0A7C3C48"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5B214A88"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27351BF9" w14:textId="77777777" w:rsidR="00EE256C" w:rsidRDefault="00EE256C">
            <w:pPr>
              <w:jc w:val="center"/>
              <w:rPr>
                <w:b/>
                <w:bCs/>
                <w:sz w:val="24"/>
                <w:szCs w:val="24"/>
              </w:rPr>
            </w:pPr>
            <w:r>
              <w:rPr>
                <w:b/>
                <w:bCs/>
              </w:rPr>
              <w:t>N/A</w:t>
            </w:r>
          </w:p>
        </w:tc>
      </w:tr>
      <w:tr w:rsidR="00EE256C" w14:paraId="61261083" w14:textId="77777777" w:rsidTr="00AC0AF7">
        <w:tc>
          <w:tcPr>
            <w:tcW w:w="6629" w:type="dxa"/>
            <w:shd w:val="clear" w:color="auto" w:fill="F2F2F2" w:themeFill="background1" w:themeFillShade="F2"/>
            <w:hideMark/>
          </w:tcPr>
          <w:p w14:paraId="0F73FE33" w14:textId="6B02DDA0" w:rsidR="00EE256C" w:rsidRDefault="00EE256C">
            <w:pPr>
              <w:rPr>
                <w:sz w:val="24"/>
                <w:szCs w:val="24"/>
              </w:rPr>
            </w:pPr>
            <w:hyperlink r:id="rId57" w:anchor="tech-text-equivalent" w:history="1">
              <w:r>
                <w:rPr>
                  <w:rStyle w:val="Hipervnculo"/>
                </w:rPr>
                <w:t>1.1</w:t>
              </w:r>
            </w:hyperlink>
            <w:r>
              <w:t xml:space="preserve"> Proporcione un texto equivalente para todo elemento no textual (Por ejemplo, a través de "alt", "longdesc" o en el contenido del elemento). </w:t>
            </w:r>
            <w:r>
              <w:rPr>
                <w:i/>
                <w:iCs/>
              </w:rPr>
              <w:t>Esto incluye:</w:t>
            </w:r>
            <w:r>
              <w:t xml:space="preserve"> imágenes, representaciones gráficas del texto, mapas de imagen, animaciones (Por ejemplo, </w:t>
            </w:r>
            <w:r w:rsidRPr="00AE24A5">
              <w:rPr>
                <w:i/>
              </w:rPr>
              <w:t>GIFs</w:t>
            </w:r>
            <w:r>
              <w:t xml:space="preserve"> animados), "applets" y objetos programados, "ascii art", marcos, scripts, imágenes usadas como viñetas en las listas, espaciadores, botones gráficos, sonidos (ejecutados con o sin interacción del usuario), archivos exclusivamente auditivos, banda sonora del vídeo y vídeos. </w:t>
            </w:r>
          </w:p>
        </w:tc>
        <w:tc>
          <w:tcPr>
            <w:tcW w:w="567" w:type="dxa"/>
            <w:vAlign w:val="center"/>
            <w:hideMark/>
          </w:tcPr>
          <w:p w14:paraId="6FEBB262" w14:textId="77777777" w:rsidR="000A5B23" w:rsidRPr="00907C4D" w:rsidRDefault="000A5B23" w:rsidP="00907C4D">
            <w:pPr>
              <w:jc w:val="center"/>
              <w:rPr>
                <w:b/>
                <w:sz w:val="24"/>
                <w:szCs w:val="24"/>
              </w:rPr>
            </w:pPr>
          </w:p>
        </w:tc>
        <w:tc>
          <w:tcPr>
            <w:tcW w:w="567" w:type="dxa"/>
            <w:vAlign w:val="center"/>
            <w:hideMark/>
          </w:tcPr>
          <w:p w14:paraId="40273ADC" w14:textId="77777777" w:rsidR="00EE256C" w:rsidRPr="00907C4D" w:rsidRDefault="00907C4D" w:rsidP="00907C4D">
            <w:pPr>
              <w:jc w:val="center"/>
              <w:rPr>
                <w:b/>
                <w:sz w:val="24"/>
                <w:szCs w:val="24"/>
              </w:rPr>
            </w:pPr>
            <w:r w:rsidRPr="00907C4D">
              <w:rPr>
                <w:b/>
                <w:sz w:val="24"/>
                <w:szCs w:val="24"/>
              </w:rPr>
              <w:t>X</w:t>
            </w:r>
          </w:p>
        </w:tc>
        <w:tc>
          <w:tcPr>
            <w:tcW w:w="711" w:type="dxa"/>
            <w:vAlign w:val="center"/>
            <w:hideMark/>
          </w:tcPr>
          <w:p w14:paraId="3C09DB12" w14:textId="77777777" w:rsidR="00EE256C" w:rsidRPr="00907C4D" w:rsidRDefault="00EE256C" w:rsidP="00907C4D">
            <w:pPr>
              <w:jc w:val="center"/>
              <w:rPr>
                <w:b/>
                <w:sz w:val="24"/>
                <w:szCs w:val="24"/>
              </w:rPr>
            </w:pPr>
          </w:p>
        </w:tc>
      </w:tr>
      <w:tr w:rsidR="00EE256C" w14:paraId="04C0A460" w14:textId="77777777" w:rsidTr="00AC0AF7">
        <w:tc>
          <w:tcPr>
            <w:tcW w:w="6629" w:type="dxa"/>
            <w:shd w:val="clear" w:color="auto" w:fill="F2F2F2" w:themeFill="background1" w:themeFillShade="F2"/>
            <w:hideMark/>
          </w:tcPr>
          <w:p w14:paraId="0C545CAA" w14:textId="217A1C88" w:rsidR="00EE256C" w:rsidRDefault="00EE256C">
            <w:pPr>
              <w:rPr>
                <w:sz w:val="24"/>
                <w:szCs w:val="24"/>
              </w:rPr>
            </w:pPr>
            <w:hyperlink r:id="rId58" w:anchor="tech-color-convey" w:history="1">
              <w:r>
                <w:rPr>
                  <w:rStyle w:val="Hipervnculo"/>
                </w:rPr>
                <w:t>2.1</w:t>
              </w:r>
            </w:hyperlink>
            <w:r>
              <w:t xml:space="preserve"> Asegúrese de que toda la información transmitida a través de los colores también esté disponible sin color, por </w:t>
            </w:r>
            <w:r w:rsidR="00FA3B11">
              <w:t>ejemplo,</w:t>
            </w:r>
            <w:r>
              <w:t xml:space="preserve"> mediante el contexto o por marcadores.</w:t>
            </w:r>
          </w:p>
        </w:tc>
        <w:tc>
          <w:tcPr>
            <w:tcW w:w="567" w:type="dxa"/>
            <w:vAlign w:val="center"/>
            <w:hideMark/>
          </w:tcPr>
          <w:p w14:paraId="1B73AEE4" w14:textId="77777777" w:rsidR="00EE256C" w:rsidRPr="00907C4D" w:rsidRDefault="00907C4D" w:rsidP="00907C4D">
            <w:pPr>
              <w:jc w:val="center"/>
              <w:rPr>
                <w:b/>
                <w:sz w:val="24"/>
                <w:szCs w:val="24"/>
              </w:rPr>
            </w:pPr>
            <w:r>
              <w:rPr>
                <w:b/>
                <w:sz w:val="24"/>
                <w:szCs w:val="24"/>
              </w:rPr>
              <w:t>X</w:t>
            </w:r>
          </w:p>
        </w:tc>
        <w:tc>
          <w:tcPr>
            <w:tcW w:w="567" w:type="dxa"/>
            <w:vAlign w:val="center"/>
            <w:hideMark/>
          </w:tcPr>
          <w:p w14:paraId="40091F18" w14:textId="77777777" w:rsidR="00EE256C" w:rsidRPr="00907C4D" w:rsidRDefault="00EE256C" w:rsidP="00907C4D">
            <w:pPr>
              <w:jc w:val="center"/>
              <w:rPr>
                <w:b/>
                <w:sz w:val="24"/>
                <w:szCs w:val="24"/>
              </w:rPr>
            </w:pPr>
          </w:p>
        </w:tc>
        <w:tc>
          <w:tcPr>
            <w:tcW w:w="711" w:type="dxa"/>
            <w:vAlign w:val="center"/>
            <w:hideMark/>
          </w:tcPr>
          <w:p w14:paraId="38FAB363" w14:textId="77777777" w:rsidR="00EE256C" w:rsidRPr="00907C4D" w:rsidRDefault="00EE256C" w:rsidP="00907C4D">
            <w:pPr>
              <w:jc w:val="center"/>
              <w:rPr>
                <w:b/>
                <w:sz w:val="24"/>
                <w:szCs w:val="24"/>
              </w:rPr>
            </w:pPr>
          </w:p>
        </w:tc>
      </w:tr>
      <w:tr w:rsidR="00EE256C" w14:paraId="340A989F" w14:textId="77777777" w:rsidTr="00AC0AF7">
        <w:tc>
          <w:tcPr>
            <w:tcW w:w="6629" w:type="dxa"/>
            <w:shd w:val="clear" w:color="auto" w:fill="F2F2F2" w:themeFill="background1" w:themeFillShade="F2"/>
            <w:hideMark/>
          </w:tcPr>
          <w:p w14:paraId="6D6EAE52" w14:textId="67F9FC23" w:rsidR="00EE256C" w:rsidRDefault="00EE256C">
            <w:pPr>
              <w:rPr>
                <w:sz w:val="24"/>
                <w:szCs w:val="24"/>
              </w:rPr>
            </w:pPr>
            <w:hyperlink r:id="rId59" w:anchor="tech-identify-changes" w:history="1">
              <w:r>
                <w:rPr>
                  <w:rStyle w:val="Hipervnculo"/>
                </w:rPr>
                <w:t>4.1</w:t>
              </w:r>
            </w:hyperlink>
            <w:r>
              <w:t xml:space="preserve"> Identifique claramente los cambios en el idioma del texto del documento y en cualquier texto equivalente (por ejemplo, leyendas).</w:t>
            </w:r>
          </w:p>
        </w:tc>
        <w:tc>
          <w:tcPr>
            <w:tcW w:w="567" w:type="dxa"/>
            <w:vAlign w:val="center"/>
            <w:hideMark/>
          </w:tcPr>
          <w:p w14:paraId="4A226983" w14:textId="77777777" w:rsidR="00EE256C" w:rsidRPr="00907C4D" w:rsidRDefault="00EE256C" w:rsidP="00907C4D">
            <w:pPr>
              <w:jc w:val="center"/>
              <w:rPr>
                <w:b/>
                <w:sz w:val="24"/>
                <w:szCs w:val="24"/>
              </w:rPr>
            </w:pPr>
          </w:p>
        </w:tc>
        <w:tc>
          <w:tcPr>
            <w:tcW w:w="567" w:type="dxa"/>
            <w:vAlign w:val="center"/>
            <w:hideMark/>
          </w:tcPr>
          <w:p w14:paraId="2536ABD2" w14:textId="77777777" w:rsidR="00EE256C" w:rsidRPr="00907C4D" w:rsidRDefault="00EE256C" w:rsidP="00907C4D">
            <w:pPr>
              <w:jc w:val="center"/>
              <w:rPr>
                <w:b/>
                <w:sz w:val="24"/>
                <w:szCs w:val="24"/>
              </w:rPr>
            </w:pPr>
          </w:p>
        </w:tc>
        <w:tc>
          <w:tcPr>
            <w:tcW w:w="711" w:type="dxa"/>
            <w:vAlign w:val="center"/>
            <w:hideMark/>
          </w:tcPr>
          <w:p w14:paraId="3D6A59FA" w14:textId="77777777" w:rsidR="00EE256C" w:rsidRPr="00907C4D" w:rsidRDefault="00907C4D" w:rsidP="00907C4D">
            <w:pPr>
              <w:jc w:val="center"/>
              <w:rPr>
                <w:b/>
                <w:sz w:val="24"/>
                <w:szCs w:val="24"/>
              </w:rPr>
            </w:pPr>
            <w:r>
              <w:rPr>
                <w:b/>
                <w:sz w:val="24"/>
                <w:szCs w:val="24"/>
              </w:rPr>
              <w:t>X</w:t>
            </w:r>
          </w:p>
        </w:tc>
      </w:tr>
      <w:tr w:rsidR="00EE256C" w14:paraId="293C0035" w14:textId="77777777" w:rsidTr="00AC0AF7">
        <w:tc>
          <w:tcPr>
            <w:tcW w:w="6629" w:type="dxa"/>
            <w:shd w:val="clear" w:color="auto" w:fill="F2F2F2" w:themeFill="background1" w:themeFillShade="F2"/>
            <w:hideMark/>
          </w:tcPr>
          <w:p w14:paraId="158DEC92" w14:textId="5BBF11E5" w:rsidR="00EE256C" w:rsidRDefault="00EE256C">
            <w:pPr>
              <w:rPr>
                <w:sz w:val="24"/>
                <w:szCs w:val="24"/>
              </w:rPr>
            </w:pPr>
            <w:hyperlink r:id="rId60" w:anchor="tech-order-style-sheets" w:history="1">
              <w:r>
                <w:rPr>
                  <w:rStyle w:val="Hipervnculo"/>
                </w:rPr>
                <w:t>6.1</w:t>
              </w:r>
            </w:hyperlink>
            <w:r>
              <w:t xml:space="preserve"> Organice el documento de forma que pueda ser leído sin hoja de estilo. Por ejemplo, cuando un documento HTML es interpretado sin asociarlo a una hoja de estilo, tiene que ser posible leerlo.</w:t>
            </w:r>
          </w:p>
        </w:tc>
        <w:tc>
          <w:tcPr>
            <w:tcW w:w="567" w:type="dxa"/>
            <w:vAlign w:val="center"/>
            <w:hideMark/>
          </w:tcPr>
          <w:p w14:paraId="00B96A98" w14:textId="56D60D30" w:rsidR="00EE256C" w:rsidRPr="00907C4D" w:rsidRDefault="00FA3B11" w:rsidP="00907C4D">
            <w:pPr>
              <w:jc w:val="center"/>
              <w:rPr>
                <w:b/>
                <w:sz w:val="24"/>
                <w:szCs w:val="24"/>
              </w:rPr>
            </w:pPr>
            <w:r w:rsidRPr="00907C4D">
              <w:rPr>
                <w:b/>
                <w:sz w:val="24"/>
                <w:szCs w:val="24"/>
              </w:rPr>
              <w:t>X</w:t>
            </w:r>
          </w:p>
        </w:tc>
        <w:tc>
          <w:tcPr>
            <w:tcW w:w="567" w:type="dxa"/>
            <w:vAlign w:val="center"/>
            <w:hideMark/>
          </w:tcPr>
          <w:p w14:paraId="643AFC9E" w14:textId="77777777" w:rsidR="00EE256C" w:rsidRPr="00907C4D" w:rsidRDefault="00EE256C" w:rsidP="00907C4D">
            <w:pPr>
              <w:jc w:val="center"/>
              <w:rPr>
                <w:b/>
                <w:sz w:val="24"/>
                <w:szCs w:val="24"/>
              </w:rPr>
            </w:pPr>
          </w:p>
        </w:tc>
        <w:tc>
          <w:tcPr>
            <w:tcW w:w="711" w:type="dxa"/>
            <w:vAlign w:val="center"/>
            <w:hideMark/>
          </w:tcPr>
          <w:p w14:paraId="45FA2A77" w14:textId="77777777" w:rsidR="00EE256C" w:rsidRPr="00907C4D" w:rsidRDefault="00EE256C" w:rsidP="00907C4D">
            <w:pPr>
              <w:jc w:val="center"/>
              <w:rPr>
                <w:b/>
                <w:sz w:val="24"/>
                <w:szCs w:val="24"/>
              </w:rPr>
            </w:pPr>
          </w:p>
        </w:tc>
      </w:tr>
      <w:tr w:rsidR="00EE256C" w14:paraId="0A168FAA" w14:textId="77777777" w:rsidTr="00AC0AF7">
        <w:tc>
          <w:tcPr>
            <w:tcW w:w="6629" w:type="dxa"/>
            <w:shd w:val="clear" w:color="auto" w:fill="F2F2F2" w:themeFill="background1" w:themeFillShade="F2"/>
            <w:hideMark/>
          </w:tcPr>
          <w:p w14:paraId="7DE0B715" w14:textId="47120F50" w:rsidR="00EE256C" w:rsidRDefault="00EE256C">
            <w:pPr>
              <w:rPr>
                <w:sz w:val="24"/>
                <w:szCs w:val="24"/>
              </w:rPr>
            </w:pPr>
            <w:hyperlink r:id="rId61" w:anchor="tech-dynamic-source" w:history="1">
              <w:r>
                <w:rPr>
                  <w:rStyle w:val="Hipervnculo"/>
                </w:rPr>
                <w:t>6.2</w:t>
              </w:r>
            </w:hyperlink>
            <w:r>
              <w:t xml:space="preserve"> Asegúrese de que los equivalentes de un contenido dinámico son actualizados cuando cambia el contenido dinámico.</w:t>
            </w:r>
          </w:p>
        </w:tc>
        <w:tc>
          <w:tcPr>
            <w:tcW w:w="567" w:type="dxa"/>
            <w:vAlign w:val="center"/>
            <w:hideMark/>
          </w:tcPr>
          <w:p w14:paraId="30DCABEC" w14:textId="666B3E8B" w:rsidR="00EE256C" w:rsidRPr="00907C4D" w:rsidRDefault="00FA3B11" w:rsidP="00907C4D">
            <w:pPr>
              <w:jc w:val="center"/>
              <w:rPr>
                <w:b/>
                <w:sz w:val="24"/>
                <w:szCs w:val="24"/>
              </w:rPr>
            </w:pPr>
            <w:r w:rsidRPr="00907C4D">
              <w:rPr>
                <w:b/>
                <w:sz w:val="24"/>
                <w:szCs w:val="24"/>
              </w:rPr>
              <w:t>X</w:t>
            </w:r>
          </w:p>
        </w:tc>
        <w:tc>
          <w:tcPr>
            <w:tcW w:w="567" w:type="dxa"/>
            <w:vAlign w:val="center"/>
            <w:hideMark/>
          </w:tcPr>
          <w:p w14:paraId="1CBC49FD" w14:textId="77777777" w:rsidR="00EE256C" w:rsidRPr="00907C4D" w:rsidRDefault="00EE256C" w:rsidP="00907C4D">
            <w:pPr>
              <w:jc w:val="center"/>
              <w:rPr>
                <w:b/>
                <w:sz w:val="24"/>
                <w:szCs w:val="24"/>
              </w:rPr>
            </w:pPr>
          </w:p>
        </w:tc>
        <w:tc>
          <w:tcPr>
            <w:tcW w:w="711" w:type="dxa"/>
            <w:vAlign w:val="center"/>
            <w:hideMark/>
          </w:tcPr>
          <w:p w14:paraId="7E6F2CCC" w14:textId="77777777" w:rsidR="00EE256C" w:rsidRPr="00907C4D" w:rsidRDefault="00EE256C" w:rsidP="00907C4D">
            <w:pPr>
              <w:jc w:val="center"/>
              <w:rPr>
                <w:b/>
                <w:sz w:val="24"/>
                <w:szCs w:val="24"/>
              </w:rPr>
            </w:pPr>
          </w:p>
        </w:tc>
      </w:tr>
      <w:tr w:rsidR="00EE256C" w14:paraId="6CF200C0" w14:textId="77777777" w:rsidTr="00AC0AF7">
        <w:tc>
          <w:tcPr>
            <w:tcW w:w="6629" w:type="dxa"/>
            <w:shd w:val="clear" w:color="auto" w:fill="F2F2F2" w:themeFill="background1" w:themeFillShade="F2"/>
            <w:hideMark/>
          </w:tcPr>
          <w:p w14:paraId="1E92227C" w14:textId="7878DAB9" w:rsidR="00EE256C" w:rsidRDefault="00EE256C">
            <w:pPr>
              <w:rPr>
                <w:sz w:val="24"/>
                <w:szCs w:val="24"/>
              </w:rPr>
            </w:pPr>
            <w:hyperlink r:id="rId62" w:anchor="tech-avoid-flicker" w:history="1">
              <w:r>
                <w:rPr>
                  <w:rStyle w:val="Hipervnculo"/>
                </w:rPr>
                <w:t>7.1</w:t>
              </w:r>
            </w:hyperlink>
            <w:r>
              <w:t xml:space="preserve"> Hasta que las aplicaciones de usuario permitan controlarlo, evite provocar destellos en la pantalla.</w:t>
            </w:r>
          </w:p>
        </w:tc>
        <w:tc>
          <w:tcPr>
            <w:tcW w:w="567" w:type="dxa"/>
            <w:vAlign w:val="center"/>
            <w:hideMark/>
          </w:tcPr>
          <w:p w14:paraId="6741AB96" w14:textId="097B6ED2" w:rsidR="00EE256C" w:rsidRPr="00907C4D" w:rsidRDefault="00FA3B11" w:rsidP="00907C4D">
            <w:pPr>
              <w:jc w:val="center"/>
              <w:rPr>
                <w:b/>
                <w:sz w:val="24"/>
                <w:szCs w:val="24"/>
              </w:rPr>
            </w:pPr>
            <w:r w:rsidRPr="00907C4D">
              <w:rPr>
                <w:b/>
                <w:sz w:val="24"/>
                <w:szCs w:val="24"/>
              </w:rPr>
              <w:t>X</w:t>
            </w:r>
          </w:p>
        </w:tc>
        <w:tc>
          <w:tcPr>
            <w:tcW w:w="567" w:type="dxa"/>
            <w:vAlign w:val="center"/>
            <w:hideMark/>
          </w:tcPr>
          <w:p w14:paraId="5D6090B4" w14:textId="77777777" w:rsidR="00EE256C" w:rsidRPr="00907C4D" w:rsidRDefault="00EE256C" w:rsidP="00907C4D">
            <w:pPr>
              <w:jc w:val="center"/>
              <w:rPr>
                <w:b/>
                <w:sz w:val="24"/>
                <w:szCs w:val="24"/>
              </w:rPr>
            </w:pPr>
          </w:p>
        </w:tc>
        <w:tc>
          <w:tcPr>
            <w:tcW w:w="711" w:type="dxa"/>
            <w:vAlign w:val="center"/>
            <w:hideMark/>
          </w:tcPr>
          <w:p w14:paraId="5C9C22DB" w14:textId="77777777" w:rsidR="00EE256C" w:rsidRPr="00907C4D" w:rsidRDefault="00EE256C" w:rsidP="00907C4D">
            <w:pPr>
              <w:jc w:val="center"/>
              <w:rPr>
                <w:b/>
                <w:sz w:val="24"/>
                <w:szCs w:val="24"/>
              </w:rPr>
            </w:pPr>
          </w:p>
        </w:tc>
      </w:tr>
      <w:tr w:rsidR="00EE256C" w14:paraId="7DF1A84E" w14:textId="77777777" w:rsidTr="00AC0AF7">
        <w:tc>
          <w:tcPr>
            <w:tcW w:w="6629" w:type="dxa"/>
            <w:shd w:val="clear" w:color="auto" w:fill="F2F2F2" w:themeFill="background1" w:themeFillShade="F2"/>
            <w:hideMark/>
          </w:tcPr>
          <w:p w14:paraId="1B13B3BF" w14:textId="7758CDBD" w:rsidR="00EE256C" w:rsidRDefault="00EE256C">
            <w:pPr>
              <w:rPr>
                <w:sz w:val="24"/>
                <w:szCs w:val="24"/>
              </w:rPr>
            </w:pPr>
            <w:hyperlink r:id="rId63" w:anchor="tech-simple-and-straightforward" w:history="1">
              <w:r>
                <w:rPr>
                  <w:rStyle w:val="Hipervnculo"/>
                </w:rPr>
                <w:t>14.1</w:t>
              </w:r>
            </w:hyperlink>
            <w:r>
              <w:t xml:space="preserve"> Utilice el lenguaje apropiado más claro y simple para el contenido de un sitio.</w:t>
            </w:r>
          </w:p>
        </w:tc>
        <w:tc>
          <w:tcPr>
            <w:tcW w:w="567" w:type="dxa"/>
            <w:vAlign w:val="center"/>
            <w:hideMark/>
          </w:tcPr>
          <w:p w14:paraId="5DE372BD" w14:textId="7482188E" w:rsidR="00EE256C" w:rsidRPr="00907C4D" w:rsidRDefault="00FA3B11" w:rsidP="00907C4D">
            <w:pPr>
              <w:jc w:val="center"/>
              <w:rPr>
                <w:b/>
                <w:sz w:val="24"/>
                <w:szCs w:val="24"/>
              </w:rPr>
            </w:pPr>
            <w:r w:rsidRPr="00907C4D">
              <w:rPr>
                <w:b/>
                <w:sz w:val="24"/>
                <w:szCs w:val="24"/>
              </w:rPr>
              <w:t>X</w:t>
            </w:r>
          </w:p>
        </w:tc>
        <w:tc>
          <w:tcPr>
            <w:tcW w:w="567" w:type="dxa"/>
            <w:vAlign w:val="center"/>
            <w:hideMark/>
          </w:tcPr>
          <w:p w14:paraId="79B59A05" w14:textId="77777777" w:rsidR="00EE256C" w:rsidRPr="00907C4D" w:rsidRDefault="00EE256C" w:rsidP="00907C4D">
            <w:pPr>
              <w:jc w:val="center"/>
              <w:rPr>
                <w:b/>
                <w:sz w:val="24"/>
                <w:szCs w:val="24"/>
              </w:rPr>
            </w:pPr>
          </w:p>
        </w:tc>
        <w:tc>
          <w:tcPr>
            <w:tcW w:w="711" w:type="dxa"/>
            <w:vAlign w:val="center"/>
            <w:hideMark/>
          </w:tcPr>
          <w:p w14:paraId="46E29818" w14:textId="77777777" w:rsidR="00EE256C" w:rsidRPr="00907C4D" w:rsidRDefault="00EE256C" w:rsidP="00907C4D">
            <w:pPr>
              <w:jc w:val="center"/>
              <w:rPr>
                <w:b/>
                <w:sz w:val="24"/>
                <w:szCs w:val="24"/>
              </w:rPr>
            </w:pPr>
          </w:p>
        </w:tc>
      </w:tr>
      <w:tr w:rsidR="00EE256C" w14:paraId="2F8E0846" w14:textId="77777777" w:rsidTr="00AC0AF7">
        <w:tc>
          <w:tcPr>
            <w:tcW w:w="6629" w:type="dxa"/>
            <w:shd w:val="clear" w:color="auto" w:fill="F8F8F8" w:themeFill="accent1" w:themeFillTint="33"/>
            <w:hideMark/>
          </w:tcPr>
          <w:p w14:paraId="3AD2C580" w14:textId="77777777" w:rsidR="00EE256C" w:rsidRDefault="00EE256C">
            <w:pPr>
              <w:jc w:val="center"/>
              <w:rPr>
                <w:b/>
                <w:bCs/>
                <w:sz w:val="24"/>
                <w:szCs w:val="24"/>
              </w:rPr>
            </w:pPr>
            <w:r>
              <w:rPr>
                <w:b/>
                <w:bCs/>
              </w:rPr>
              <w:t>Y si utiliza imágenes y mapas de imagen (Prioridad 1)</w:t>
            </w:r>
          </w:p>
        </w:tc>
        <w:tc>
          <w:tcPr>
            <w:tcW w:w="567" w:type="dxa"/>
            <w:shd w:val="clear" w:color="auto" w:fill="F8F8F8" w:themeFill="accent1" w:themeFillTint="33"/>
            <w:hideMark/>
          </w:tcPr>
          <w:p w14:paraId="42EFA16E"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7E10E24F"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68C6D95F" w14:textId="77777777" w:rsidR="00EE256C" w:rsidRDefault="00EE256C">
            <w:pPr>
              <w:jc w:val="center"/>
              <w:rPr>
                <w:b/>
                <w:bCs/>
                <w:sz w:val="24"/>
                <w:szCs w:val="24"/>
              </w:rPr>
            </w:pPr>
            <w:r>
              <w:rPr>
                <w:b/>
                <w:bCs/>
              </w:rPr>
              <w:t>N/A</w:t>
            </w:r>
          </w:p>
        </w:tc>
      </w:tr>
      <w:tr w:rsidR="00EE256C" w14:paraId="06383B1B" w14:textId="77777777" w:rsidTr="00AC0AF7">
        <w:tc>
          <w:tcPr>
            <w:tcW w:w="6629" w:type="dxa"/>
            <w:shd w:val="clear" w:color="auto" w:fill="F2F2F2" w:themeFill="background1" w:themeFillShade="F2"/>
            <w:hideMark/>
          </w:tcPr>
          <w:p w14:paraId="76E03B72" w14:textId="4F4CB30A" w:rsidR="00EE256C" w:rsidRDefault="00EE256C">
            <w:pPr>
              <w:rPr>
                <w:sz w:val="24"/>
                <w:szCs w:val="24"/>
              </w:rPr>
            </w:pPr>
            <w:hyperlink r:id="rId64" w:anchor="tech-redundant-server-links" w:history="1">
              <w:r>
                <w:rPr>
                  <w:rStyle w:val="Hipervnculo"/>
                </w:rPr>
                <w:t>1.2</w:t>
              </w:r>
            </w:hyperlink>
            <w:r>
              <w:t xml:space="preserve"> Proporcione vínculos redundantes en formato texto para cada zona activa de un mapa de imagen del servidor. </w:t>
            </w:r>
          </w:p>
        </w:tc>
        <w:tc>
          <w:tcPr>
            <w:tcW w:w="567" w:type="dxa"/>
            <w:vAlign w:val="center"/>
            <w:hideMark/>
          </w:tcPr>
          <w:p w14:paraId="13557256" w14:textId="77777777" w:rsidR="00EE256C" w:rsidRPr="00907C4D" w:rsidRDefault="00EE256C" w:rsidP="00907C4D">
            <w:pPr>
              <w:jc w:val="center"/>
              <w:rPr>
                <w:b/>
                <w:sz w:val="24"/>
                <w:szCs w:val="24"/>
              </w:rPr>
            </w:pPr>
          </w:p>
        </w:tc>
        <w:tc>
          <w:tcPr>
            <w:tcW w:w="567" w:type="dxa"/>
            <w:vAlign w:val="center"/>
            <w:hideMark/>
          </w:tcPr>
          <w:p w14:paraId="501012B3" w14:textId="77777777" w:rsidR="00EE256C" w:rsidRPr="00907C4D" w:rsidRDefault="00EE256C" w:rsidP="00907C4D">
            <w:pPr>
              <w:jc w:val="center"/>
              <w:rPr>
                <w:b/>
                <w:sz w:val="24"/>
                <w:szCs w:val="24"/>
              </w:rPr>
            </w:pPr>
          </w:p>
        </w:tc>
        <w:tc>
          <w:tcPr>
            <w:tcW w:w="711" w:type="dxa"/>
            <w:vAlign w:val="center"/>
            <w:hideMark/>
          </w:tcPr>
          <w:p w14:paraId="13AA457B" w14:textId="0A6EA33A" w:rsidR="00EE256C" w:rsidRPr="00907C4D" w:rsidRDefault="00FA3B11" w:rsidP="00907C4D">
            <w:pPr>
              <w:jc w:val="center"/>
              <w:rPr>
                <w:b/>
                <w:sz w:val="24"/>
                <w:szCs w:val="24"/>
              </w:rPr>
            </w:pPr>
            <w:r w:rsidRPr="00907C4D">
              <w:rPr>
                <w:b/>
                <w:sz w:val="24"/>
                <w:szCs w:val="24"/>
              </w:rPr>
              <w:t>X</w:t>
            </w:r>
          </w:p>
        </w:tc>
      </w:tr>
      <w:tr w:rsidR="00EE256C" w14:paraId="0E2B220C" w14:textId="77777777" w:rsidTr="00AC0AF7">
        <w:tc>
          <w:tcPr>
            <w:tcW w:w="6629" w:type="dxa"/>
            <w:shd w:val="clear" w:color="auto" w:fill="F2F2F2" w:themeFill="background1" w:themeFillShade="F2"/>
            <w:hideMark/>
          </w:tcPr>
          <w:p w14:paraId="36402FDC" w14:textId="00AE7659" w:rsidR="00EE256C" w:rsidRDefault="00EE256C">
            <w:pPr>
              <w:rPr>
                <w:sz w:val="24"/>
                <w:szCs w:val="24"/>
              </w:rPr>
            </w:pPr>
            <w:hyperlink r:id="rId65" w:anchor="tech-client-side-maps" w:history="1">
              <w:r>
                <w:rPr>
                  <w:rStyle w:val="Hipervnculo"/>
                </w:rPr>
                <w:t>9.1</w:t>
              </w:r>
            </w:hyperlink>
            <w:r>
              <w:t xml:space="preserve"> Proporcione mapas de imagen controlados por el cliente en lugar de por el servidor, excepto donde las zonas sensibles no puedan ser definidas con una forma geométrica.</w:t>
            </w:r>
          </w:p>
        </w:tc>
        <w:tc>
          <w:tcPr>
            <w:tcW w:w="567" w:type="dxa"/>
            <w:vAlign w:val="center"/>
            <w:hideMark/>
          </w:tcPr>
          <w:p w14:paraId="5778D579" w14:textId="77777777" w:rsidR="00EE256C" w:rsidRPr="00907C4D" w:rsidRDefault="00EE256C" w:rsidP="00907C4D">
            <w:pPr>
              <w:jc w:val="center"/>
              <w:rPr>
                <w:b/>
                <w:sz w:val="24"/>
                <w:szCs w:val="24"/>
              </w:rPr>
            </w:pPr>
          </w:p>
        </w:tc>
        <w:tc>
          <w:tcPr>
            <w:tcW w:w="567" w:type="dxa"/>
            <w:vAlign w:val="center"/>
            <w:hideMark/>
          </w:tcPr>
          <w:p w14:paraId="51A278E5" w14:textId="77777777" w:rsidR="00EE256C" w:rsidRPr="00907C4D" w:rsidRDefault="00EE256C" w:rsidP="00907C4D">
            <w:pPr>
              <w:jc w:val="center"/>
              <w:rPr>
                <w:b/>
                <w:sz w:val="24"/>
                <w:szCs w:val="24"/>
              </w:rPr>
            </w:pPr>
          </w:p>
        </w:tc>
        <w:tc>
          <w:tcPr>
            <w:tcW w:w="711" w:type="dxa"/>
            <w:vAlign w:val="center"/>
            <w:hideMark/>
          </w:tcPr>
          <w:p w14:paraId="6104BF48" w14:textId="4CB7796E" w:rsidR="00EE256C" w:rsidRPr="00907C4D" w:rsidRDefault="00FA3B11" w:rsidP="00907C4D">
            <w:pPr>
              <w:jc w:val="center"/>
              <w:rPr>
                <w:b/>
                <w:sz w:val="24"/>
                <w:szCs w:val="24"/>
              </w:rPr>
            </w:pPr>
            <w:r w:rsidRPr="00907C4D">
              <w:rPr>
                <w:b/>
                <w:sz w:val="24"/>
                <w:szCs w:val="24"/>
              </w:rPr>
              <w:t>X</w:t>
            </w:r>
          </w:p>
        </w:tc>
      </w:tr>
      <w:tr w:rsidR="00EE256C" w14:paraId="2CDDEC2D" w14:textId="77777777" w:rsidTr="00AC0AF7">
        <w:tc>
          <w:tcPr>
            <w:tcW w:w="6629" w:type="dxa"/>
            <w:shd w:val="clear" w:color="auto" w:fill="F8F8F8" w:themeFill="accent1" w:themeFillTint="33"/>
            <w:hideMark/>
          </w:tcPr>
          <w:p w14:paraId="27C5E7A0" w14:textId="77777777" w:rsidR="00EE256C" w:rsidRDefault="00EE256C">
            <w:pPr>
              <w:jc w:val="center"/>
              <w:rPr>
                <w:b/>
                <w:bCs/>
                <w:sz w:val="24"/>
                <w:szCs w:val="24"/>
              </w:rPr>
            </w:pPr>
            <w:r>
              <w:rPr>
                <w:b/>
                <w:bCs/>
              </w:rPr>
              <w:t>Y si utiliza tablas (Prioridad 1)</w:t>
            </w:r>
          </w:p>
        </w:tc>
        <w:tc>
          <w:tcPr>
            <w:tcW w:w="567" w:type="dxa"/>
            <w:shd w:val="clear" w:color="auto" w:fill="F8F8F8" w:themeFill="accent1" w:themeFillTint="33"/>
            <w:hideMark/>
          </w:tcPr>
          <w:p w14:paraId="6E53A09E"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1945AFC8"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2175522A" w14:textId="77777777" w:rsidR="00EE256C" w:rsidRDefault="00EE256C">
            <w:pPr>
              <w:jc w:val="center"/>
              <w:rPr>
                <w:b/>
                <w:bCs/>
                <w:sz w:val="24"/>
                <w:szCs w:val="24"/>
              </w:rPr>
            </w:pPr>
            <w:r>
              <w:rPr>
                <w:b/>
                <w:bCs/>
              </w:rPr>
              <w:t>N/A</w:t>
            </w:r>
          </w:p>
        </w:tc>
      </w:tr>
      <w:tr w:rsidR="00EE256C" w14:paraId="36D559AB" w14:textId="77777777" w:rsidTr="00AC0AF7">
        <w:tc>
          <w:tcPr>
            <w:tcW w:w="6629" w:type="dxa"/>
            <w:shd w:val="clear" w:color="auto" w:fill="F2F2F2" w:themeFill="background1" w:themeFillShade="F2"/>
            <w:hideMark/>
          </w:tcPr>
          <w:p w14:paraId="58BA48CC" w14:textId="327711B5" w:rsidR="00EE256C" w:rsidRDefault="00EE256C">
            <w:pPr>
              <w:rPr>
                <w:sz w:val="24"/>
                <w:szCs w:val="24"/>
              </w:rPr>
            </w:pPr>
            <w:hyperlink r:id="rId66" w:anchor="tech-table-headers" w:history="1">
              <w:r>
                <w:rPr>
                  <w:rStyle w:val="Hipervnculo"/>
                </w:rPr>
                <w:t>5.1</w:t>
              </w:r>
            </w:hyperlink>
            <w:r>
              <w:t xml:space="preserve"> En las tablas de datos, identifique los encabezamientos de fila y columna.</w:t>
            </w:r>
          </w:p>
        </w:tc>
        <w:tc>
          <w:tcPr>
            <w:tcW w:w="567" w:type="dxa"/>
            <w:vAlign w:val="center"/>
            <w:hideMark/>
          </w:tcPr>
          <w:p w14:paraId="7D879AC3" w14:textId="52522A4C" w:rsidR="00EE256C" w:rsidRPr="00907C4D" w:rsidRDefault="00A43C82" w:rsidP="00907C4D">
            <w:pPr>
              <w:jc w:val="center"/>
              <w:rPr>
                <w:b/>
                <w:sz w:val="24"/>
                <w:szCs w:val="24"/>
              </w:rPr>
            </w:pPr>
            <w:r w:rsidRPr="00907C4D">
              <w:rPr>
                <w:b/>
                <w:sz w:val="24"/>
                <w:szCs w:val="24"/>
              </w:rPr>
              <w:t>X</w:t>
            </w:r>
          </w:p>
        </w:tc>
        <w:tc>
          <w:tcPr>
            <w:tcW w:w="567" w:type="dxa"/>
            <w:vAlign w:val="center"/>
            <w:hideMark/>
          </w:tcPr>
          <w:p w14:paraId="5649372E" w14:textId="77777777" w:rsidR="00EE256C" w:rsidRPr="00907C4D" w:rsidRDefault="00EE256C" w:rsidP="00907C4D">
            <w:pPr>
              <w:jc w:val="center"/>
              <w:rPr>
                <w:b/>
                <w:sz w:val="24"/>
                <w:szCs w:val="24"/>
              </w:rPr>
            </w:pPr>
          </w:p>
        </w:tc>
        <w:tc>
          <w:tcPr>
            <w:tcW w:w="711" w:type="dxa"/>
            <w:vAlign w:val="center"/>
            <w:hideMark/>
          </w:tcPr>
          <w:p w14:paraId="51D6C1CB" w14:textId="77777777" w:rsidR="00EE256C" w:rsidRPr="00907C4D" w:rsidRDefault="00EE256C" w:rsidP="00907C4D">
            <w:pPr>
              <w:jc w:val="center"/>
              <w:rPr>
                <w:b/>
                <w:sz w:val="24"/>
                <w:szCs w:val="24"/>
              </w:rPr>
            </w:pPr>
          </w:p>
        </w:tc>
      </w:tr>
      <w:tr w:rsidR="00EE256C" w14:paraId="45B94801" w14:textId="77777777" w:rsidTr="00AC0AF7">
        <w:tc>
          <w:tcPr>
            <w:tcW w:w="6629" w:type="dxa"/>
            <w:shd w:val="clear" w:color="auto" w:fill="F2F2F2" w:themeFill="background1" w:themeFillShade="F2"/>
            <w:hideMark/>
          </w:tcPr>
          <w:p w14:paraId="31DDD58E" w14:textId="1CD97034" w:rsidR="00EE256C" w:rsidRDefault="00EE256C">
            <w:pPr>
              <w:rPr>
                <w:sz w:val="24"/>
                <w:szCs w:val="24"/>
              </w:rPr>
            </w:pPr>
            <w:hyperlink r:id="rId67" w:anchor="tech-table-structure" w:history="1">
              <w:r>
                <w:rPr>
                  <w:rStyle w:val="Hipervnculo"/>
                </w:rPr>
                <w:t>5.2</w:t>
              </w:r>
            </w:hyperlink>
            <w:r>
              <w:t xml:space="preserve"> Para las tablas de datos que tienen dos o más niveles lógicos de encabezamientos de fila o columna, utilice marcadores para asociar las celdas de encabezamiento y las celdas de datos.</w:t>
            </w:r>
          </w:p>
        </w:tc>
        <w:tc>
          <w:tcPr>
            <w:tcW w:w="567" w:type="dxa"/>
            <w:vAlign w:val="center"/>
            <w:hideMark/>
          </w:tcPr>
          <w:p w14:paraId="265679A9" w14:textId="77777777" w:rsidR="00EE256C" w:rsidRPr="00907C4D" w:rsidRDefault="00EE256C" w:rsidP="00907C4D">
            <w:pPr>
              <w:jc w:val="center"/>
              <w:rPr>
                <w:b/>
                <w:sz w:val="24"/>
                <w:szCs w:val="24"/>
              </w:rPr>
            </w:pPr>
          </w:p>
        </w:tc>
        <w:tc>
          <w:tcPr>
            <w:tcW w:w="567" w:type="dxa"/>
            <w:vAlign w:val="center"/>
            <w:hideMark/>
          </w:tcPr>
          <w:p w14:paraId="5E861066" w14:textId="77777777" w:rsidR="00EE256C" w:rsidRPr="00907C4D" w:rsidRDefault="00EE256C" w:rsidP="00907C4D">
            <w:pPr>
              <w:jc w:val="center"/>
              <w:rPr>
                <w:b/>
                <w:sz w:val="24"/>
                <w:szCs w:val="24"/>
              </w:rPr>
            </w:pPr>
          </w:p>
        </w:tc>
        <w:tc>
          <w:tcPr>
            <w:tcW w:w="711" w:type="dxa"/>
            <w:vAlign w:val="center"/>
            <w:hideMark/>
          </w:tcPr>
          <w:p w14:paraId="5830083F" w14:textId="3B7E075D" w:rsidR="00EE256C" w:rsidRPr="00907C4D" w:rsidRDefault="00A43C82" w:rsidP="00907C4D">
            <w:pPr>
              <w:jc w:val="center"/>
              <w:rPr>
                <w:b/>
                <w:sz w:val="24"/>
                <w:szCs w:val="24"/>
              </w:rPr>
            </w:pPr>
            <w:r w:rsidRPr="00907C4D">
              <w:rPr>
                <w:b/>
                <w:sz w:val="24"/>
                <w:szCs w:val="24"/>
              </w:rPr>
              <w:t>X</w:t>
            </w:r>
          </w:p>
        </w:tc>
      </w:tr>
      <w:tr w:rsidR="00EE256C" w14:paraId="5F352685" w14:textId="77777777" w:rsidTr="00AC0AF7">
        <w:tc>
          <w:tcPr>
            <w:tcW w:w="6629" w:type="dxa"/>
            <w:shd w:val="clear" w:color="auto" w:fill="F8F8F8" w:themeFill="accent1" w:themeFillTint="33"/>
            <w:hideMark/>
          </w:tcPr>
          <w:p w14:paraId="700C3683" w14:textId="77777777" w:rsidR="00EE256C" w:rsidRDefault="00EE256C">
            <w:pPr>
              <w:jc w:val="center"/>
              <w:rPr>
                <w:b/>
                <w:bCs/>
                <w:sz w:val="24"/>
                <w:szCs w:val="24"/>
              </w:rPr>
            </w:pPr>
            <w:r>
              <w:rPr>
                <w:b/>
                <w:bCs/>
              </w:rPr>
              <w:t>Y si utiliza marcos ("frames") (Prioridad 1)</w:t>
            </w:r>
          </w:p>
        </w:tc>
        <w:tc>
          <w:tcPr>
            <w:tcW w:w="567" w:type="dxa"/>
            <w:shd w:val="clear" w:color="auto" w:fill="F8F8F8" w:themeFill="accent1" w:themeFillTint="33"/>
            <w:hideMark/>
          </w:tcPr>
          <w:p w14:paraId="1F942BDD"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126382E6"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0EA15B38" w14:textId="77777777" w:rsidR="00EE256C" w:rsidRDefault="00EE256C">
            <w:pPr>
              <w:jc w:val="center"/>
              <w:rPr>
                <w:b/>
                <w:bCs/>
                <w:sz w:val="24"/>
                <w:szCs w:val="24"/>
              </w:rPr>
            </w:pPr>
            <w:r>
              <w:rPr>
                <w:b/>
                <w:bCs/>
              </w:rPr>
              <w:t>N/A</w:t>
            </w:r>
          </w:p>
        </w:tc>
      </w:tr>
      <w:tr w:rsidR="00EE256C" w14:paraId="1D3611CC" w14:textId="77777777" w:rsidTr="00AC0AF7">
        <w:tc>
          <w:tcPr>
            <w:tcW w:w="6629" w:type="dxa"/>
            <w:shd w:val="clear" w:color="auto" w:fill="F2F2F2" w:themeFill="background1" w:themeFillShade="F2"/>
            <w:hideMark/>
          </w:tcPr>
          <w:p w14:paraId="1513987B" w14:textId="3ED12DF8" w:rsidR="00EE256C" w:rsidRDefault="00EE256C">
            <w:pPr>
              <w:rPr>
                <w:sz w:val="24"/>
                <w:szCs w:val="24"/>
              </w:rPr>
            </w:pPr>
            <w:hyperlink r:id="rId68" w:anchor="tech-redundant-server-links1" w:history="1">
              <w:r>
                <w:rPr>
                  <w:rStyle w:val="Hipervnculo"/>
                </w:rPr>
                <w:t>12.1</w:t>
              </w:r>
            </w:hyperlink>
            <w:r>
              <w:t xml:space="preserve"> Titule cada marco para facilitar su identificación y navegación.</w:t>
            </w:r>
          </w:p>
        </w:tc>
        <w:tc>
          <w:tcPr>
            <w:tcW w:w="567" w:type="dxa"/>
            <w:vAlign w:val="center"/>
            <w:hideMark/>
          </w:tcPr>
          <w:p w14:paraId="2BCD6A32" w14:textId="77777777" w:rsidR="00EE256C" w:rsidRPr="00907C4D" w:rsidRDefault="00EE256C" w:rsidP="00907C4D">
            <w:pPr>
              <w:jc w:val="center"/>
              <w:rPr>
                <w:b/>
                <w:sz w:val="24"/>
                <w:szCs w:val="24"/>
              </w:rPr>
            </w:pPr>
          </w:p>
        </w:tc>
        <w:tc>
          <w:tcPr>
            <w:tcW w:w="567" w:type="dxa"/>
            <w:vAlign w:val="center"/>
            <w:hideMark/>
          </w:tcPr>
          <w:p w14:paraId="026FCCE5" w14:textId="77777777" w:rsidR="00EE256C" w:rsidRPr="00907C4D" w:rsidRDefault="00EE256C" w:rsidP="00907C4D">
            <w:pPr>
              <w:jc w:val="center"/>
              <w:rPr>
                <w:b/>
                <w:sz w:val="24"/>
                <w:szCs w:val="24"/>
              </w:rPr>
            </w:pPr>
          </w:p>
        </w:tc>
        <w:tc>
          <w:tcPr>
            <w:tcW w:w="711" w:type="dxa"/>
            <w:vAlign w:val="center"/>
            <w:hideMark/>
          </w:tcPr>
          <w:p w14:paraId="161420AC" w14:textId="4FC4F9AD" w:rsidR="00EE256C" w:rsidRPr="00907C4D" w:rsidRDefault="00A43C82" w:rsidP="00907C4D">
            <w:pPr>
              <w:jc w:val="center"/>
              <w:rPr>
                <w:b/>
                <w:sz w:val="24"/>
                <w:szCs w:val="24"/>
              </w:rPr>
            </w:pPr>
            <w:r w:rsidRPr="00907C4D">
              <w:rPr>
                <w:b/>
                <w:sz w:val="24"/>
                <w:szCs w:val="24"/>
              </w:rPr>
              <w:t>X</w:t>
            </w:r>
          </w:p>
        </w:tc>
      </w:tr>
      <w:tr w:rsidR="00EE256C" w14:paraId="5E142F0B" w14:textId="77777777" w:rsidTr="00AC0AF7">
        <w:tc>
          <w:tcPr>
            <w:tcW w:w="6629" w:type="dxa"/>
            <w:shd w:val="clear" w:color="auto" w:fill="F8F8F8" w:themeFill="accent1" w:themeFillTint="33"/>
            <w:hideMark/>
          </w:tcPr>
          <w:p w14:paraId="3E558924" w14:textId="77777777" w:rsidR="00EE256C" w:rsidRDefault="00EE256C">
            <w:pPr>
              <w:jc w:val="center"/>
              <w:rPr>
                <w:b/>
                <w:bCs/>
                <w:sz w:val="24"/>
                <w:szCs w:val="24"/>
              </w:rPr>
            </w:pPr>
            <w:r>
              <w:rPr>
                <w:b/>
                <w:bCs/>
              </w:rPr>
              <w:t>Y si utiliza "applets" y "scripts" (Prioridad 1)</w:t>
            </w:r>
          </w:p>
        </w:tc>
        <w:tc>
          <w:tcPr>
            <w:tcW w:w="567" w:type="dxa"/>
            <w:shd w:val="clear" w:color="auto" w:fill="F8F8F8" w:themeFill="accent1" w:themeFillTint="33"/>
            <w:hideMark/>
          </w:tcPr>
          <w:p w14:paraId="727AEF3C"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7138C3BC"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29B9F5B7" w14:textId="77777777" w:rsidR="00EE256C" w:rsidRDefault="00EE256C">
            <w:pPr>
              <w:jc w:val="center"/>
              <w:rPr>
                <w:b/>
                <w:bCs/>
                <w:sz w:val="24"/>
                <w:szCs w:val="24"/>
              </w:rPr>
            </w:pPr>
            <w:r>
              <w:rPr>
                <w:b/>
                <w:bCs/>
              </w:rPr>
              <w:t>N/A</w:t>
            </w:r>
          </w:p>
        </w:tc>
      </w:tr>
      <w:tr w:rsidR="00EE256C" w14:paraId="04D18650" w14:textId="77777777" w:rsidTr="00AC0AF7">
        <w:tc>
          <w:tcPr>
            <w:tcW w:w="6629" w:type="dxa"/>
            <w:shd w:val="clear" w:color="auto" w:fill="F2F2F2" w:themeFill="background1" w:themeFillShade="F2"/>
            <w:hideMark/>
          </w:tcPr>
          <w:p w14:paraId="475D905D" w14:textId="3DA77E76" w:rsidR="00EE256C" w:rsidRDefault="00EE256C">
            <w:pPr>
              <w:rPr>
                <w:sz w:val="24"/>
                <w:szCs w:val="24"/>
              </w:rPr>
            </w:pPr>
            <w:hyperlink r:id="rId69" w:anchor="tech-scripts" w:history="1">
              <w:r>
                <w:rPr>
                  <w:rStyle w:val="Hipervnculo"/>
                </w:rPr>
                <w:t>6.3</w:t>
              </w:r>
            </w:hyperlink>
            <w:r>
              <w:t xml:space="preserve"> Asegure que las páginas sigan siendo utilizables cuando se desconecten o no se soporten los scripts, </w:t>
            </w:r>
            <w:r w:rsidRPr="00AE24A5">
              <w:rPr>
                <w:i/>
              </w:rPr>
              <w:t>applets</w:t>
            </w:r>
            <w:r>
              <w:t xml:space="preserve"> u otros objetos programados. Si esto no es posible, proporcione información equivalente en una página alternativa accesible.</w:t>
            </w:r>
          </w:p>
        </w:tc>
        <w:tc>
          <w:tcPr>
            <w:tcW w:w="567" w:type="dxa"/>
            <w:vAlign w:val="center"/>
            <w:hideMark/>
          </w:tcPr>
          <w:p w14:paraId="6B7811AE" w14:textId="77777777" w:rsidR="00EE256C" w:rsidRPr="00907C4D" w:rsidRDefault="00EE256C" w:rsidP="00907C4D">
            <w:pPr>
              <w:jc w:val="center"/>
              <w:rPr>
                <w:b/>
                <w:sz w:val="24"/>
                <w:szCs w:val="24"/>
              </w:rPr>
            </w:pPr>
          </w:p>
        </w:tc>
        <w:tc>
          <w:tcPr>
            <w:tcW w:w="567" w:type="dxa"/>
            <w:vAlign w:val="center"/>
            <w:hideMark/>
          </w:tcPr>
          <w:p w14:paraId="784B2E81" w14:textId="5853E436" w:rsidR="00EE256C" w:rsidRPr="00907C4D" w:rsidRDefault="00A43C82" w:rsidP="00907C4D">
            <w:pPr>
              <w:jc w:val="center"/>
              <w:rPr>
                <w:b/>
                <w:sz w:val="24"/>
                <w:szCs w:val="24"/>
              </w:rPr>
            </w:pPr>
            <w:r w:rsidRPr="00907C4D">
              <w:rPr>
                <w:b/>
                <w:sz w:val="24"/>
                <w:szCs w:val="24"/>
              </w:rPr>
              <w:t>X</w:t>
            </w:r>
          </w:p>
        </w:tc>
        <w:tc>
          <w:tcPr>
            <w:tcW w:w="711" w:type="dxa"/>
            <w:vAlign w:val="center"/>
            <w:hideMark/>
          </w:tcPr>
          <w:p w14:paraId="7743F316" w14:textId="77777777" w:rsidR="00EE256C" w:rsidRPr="00907C4D" w:rsidRDefault="00EE256C" w:rsidP="00907C4D">
            <w:pPr>
              <w:jc w:val="center"/>
              <w:rPr>
                <w:b/>
                <w:sz w:val="24"/>
                <w:szCs w:val="24"/>
              </w:rPr>
            </w:pPr>
          </w:p>
        </w:tc>
      </w:tr>
      <w:tr w:rsidR="00EE256C" w14:paraId="37EEA989" w14:textId="77777777" w:rsidTr="00AC0AF7">
        <w:tc>
          <w:tcPr>
            <w:tcW w:w="6629" w:type="dxa"/>
            <w:shd w:val="clear" w:color="auto" w:fill="F8F8F8" w:themeFill="accent1" w:themeFillTint="33"/>
            <w:hideMark/>
          </w:tcPr>
          <w:p w14:paraId="751A4D27" w14:textId="77777777" w:rsidR="00EE256C" w:rsidRDefault="00EE256C">
            <w:pPr>
              <w:jc w:val="center"/>
              <w:rPr>
                <w:b/>
                <w:bCs/>
                <w:sz w:val="24"/>
                <w:szCs w:val="24"/>
              </w:rPr>
            </w:pPr>
            <w:r>
              <w:rPr>
                <w:b/>
                <w:bCs/>
              </w:rPr>
              <w:t>Y si utiliza multimedia (Prioridad 1)</w:t>
            </w:r>
          </w:p>
        </w:tc>
        <w:tc>
          <w:tcPr>
            <w:tcW w:w="567" w:type="dxa"/>
            <w:shd w:val="clear" w:color="auto" w:fill="F8F8F8" w:themeFill="accent1" w:themeFillTint="33"/>
            <w:hideMark/>
          </w:tcPr>
          <w:p w14:paraId="0D0EC3D0"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0A7AB2BF"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2027F4FF" w14:textId="77777777" w:rsidR="00EE256C" w:rsidRDefault="00EE256C">
            <w:pPr>
              <w:jc w:val="center"/>
              <w:rPr>
                <w:b/>
                <w:bCs/>
                <w:sz w:val="24"/>
                <w:szCs w:val="24"/>
              </w:rPr>
            </w:pPr>
            <w:r>
              <w:rPr>
                <w:b/>
                <w:bCs/>
              </w:rPr>
              <w:t>N/A</w:t>
            </w:r>
          </w:p>
        </w:tc>
      </w:tr>
      <w:tr w:rsidR="00EE256C" w14:paraId="4C7C799D" w14:textId="77777777" w:rsidTr="00AC0AF7">
        <w:tc>
          <w:tcPr>
            <w:tcW w:w="6629" w:type="dxa"/>
            <w:shd w:val="clear" w:color="auto" w:fill="F2F2F2" w:themeFill="background1" w:themeFillShade="F2"/>
            <w:hideMark/>
          </w:tcPr>
          <w:p w14:paraId="59EAD0DF" w14:textId="0E145D28" w:rsidR="00EE256C" w:rsidRDefault="00EE256C">
            <w:pPr>
              <w:rPr>
                <w:sz w:val="24"/>
                <w:szCs w:val="24"/>
              </w:rPr>
            </w:pPr>
            <w:hyperlink r:id="rId70" w:anchor="tech-auditory-descriptions" w:history="1">
              <w:r>
                <w:rPr>
                  <w:rStyle w:val="Hipervnculo"/>
                </w:rPr>
                <w:t>1.3</w:t>
              </w:r>
            </w:hyperlink>
            <w:r>
              <w:t xml:space="preserve"> Hasta que las aplicaciones de usuario puedan leer en voz alta automáticamente el texto equivalente de la banda visual, proporcione una descripción auditiva de la información importante de la banda visual de una presentación multimedia.</w:t>
            </w:r>
          </w:p>
        </w:tc>
        <w:tc>
          <w:tcPr>
            <w:tcW w:w="567" w:type="dxa"/>
            <w:vAlign w:val="center"/>
            <w:hideMark/>
          </w:tcPr>
          <w:p w14:paraId="205BEEA1" w14:textId="77777777" w:rsidR="00EE256C" w:rsidRPr="00907C4D" w:rsidRDefault="00EE256C" w:rsidP="00907C4D">
            <w:pPr>
              <w:jc w:val="center"/>
              <w:rPr>
                <w:b/>
                <w:sz w:val="24"/>
                <w:szCs w:val="24"/>
              </w:rPr>
            </w:pPr>
          </w:p>
        </w:tc>
        <w:tc>
          <w:tcPr>
            <w:tcW w:w="567" w:type="dxa"/>
            <w:vAlign w:val="center"/>
            <w:hideMark/>
          </w:tcPr>
          <w:p w14:paraId="01DE5462" w14:textId="77777777" w:rsidR="00EE256C" w:rsidRPr="00907C4D" w:rsidRDefault="00EE256C" w:rsidP="00907C4D">
            <w:pPr>
              <w:jc w:val="center"/>
              <w:rPr>
                <w:b/>
                <w:sz w:val="24"/>
                <w:szCs w:val="24"/>
              </w:rPr>
            </w:pPr>
          </w:p>
        </w:tc>
        <w:tc>
          <w:tcPr>
            <w:tcW w:w="711" w:type="dxa"/>
            <w:vAlign w:val="center"/>
            <w:hideMark/>
          </w:tcPr>
          <w:p w14:paraId="4957E86D" w14:textId="19768A0F" w:rsidR="00EE256C" w:rsidRPr="00907C4D" w:rsidRDefault="00A43C82" w:rsidP="00907C4D">
            <w:pPr>
              <w:jc w:val="center"/>
              <w:rPr>
                <w:b/>
                <w:sz w:val="24"/>
                <w:szCs w:val="24"/>
              </w:rPr>
            </w:pPr>
            <w:r w:rsidRPr="00907C4D">
              <w:rPr>
                <w:b/>
                <w:sz w:val="24"/>
                <w:szCs w:val="24"/>
              </w:rPr>
              <w:t>X</w:t>
            </w:r>
          </w:p>
        </w:tc>
      </w:tr>
      <w:tr w:rsidR="00EE256C" w14:paraId="58E4A242" w14:textId="77777777" w:rsidTr="00AC0AF7">
        <w:tc>
          <w:tcPr>
            <w:tcW w:w="6629" w:type="dxa"/>
            <w:shd w:val="clear" w:color="auto" w:fill="F2F2F2" w:themeFill="background1" w:themeFillShade="F2"/>
            <w:hideMark/>
          </w:tcPr>
          <w:p w14:paraId="5E52489C" w14:textId="311D8B12" w:rsidR="00EE256C" w:rsidRDefault="00EE256C" w:rsidP="0012148F">
            <w:pPr>
              <w:rPr>
                <w:sz w:val="24"/>
                <w:szCs w:val="24"/>
              </w:rPr>
            </w:pPr>
            <w:hyperlink r:id="rId71" w:anchor="tech-synchronize-equivalents" w:history="1">
              <w:r>
                <w:rPr>
                  <w:rStyle w:val="Hipervnculo"/>
                </w:rPr>
                <w:t>1.4</w:t>
              </w:r>
            </w:hyperlink>
            <w:r>
              <w:t xml:space="preserve"> Para toda presentación multimedia dependiente</w:t>
            </w:r>
            <w:r w:rsidR="0012148F">
              <w:t xml:space="preserve"> del tiempo</w:t>
            </w:r>
            <w:r>
              <w:t xml:space="preserve"> (por ejemplo, una película o animación) sincronice alternativas equivalentes (por ejemplo, subtítulos o descripciones de la banda visual) con la presentación.</w:t>
            </w:r>
          </w:p>
        </w:tc>
        <w:tc>
          <w:tcPr>
            <w:tcW w:w="567" w:type="dxa"/>
            <w:vAlign w:val="center"/>
            <w:hideMark/>
          </w:tcPr>
          <w:p w14:paraId="15B87AF1" w14:textId="77777777" w:rsidR="00EE256C" w:rsidRPr="00907C4D" w:rsidRDefault="00EE256C" w:rsidP="00907C4D">
            <w:pPr>
              <w:jc w:val="center"/>
              <w:rPr>
                <w:b/>
                <w:sz w:val="24"/>
                <w:szCs w:val="24"/>
              </w:rPr>
            </w:pPr>
          </w:p>
        </w:tc>
        <w:tc>
          <w:tcPr>
            <w:tcW w:w="567" w:type="dxa"/>
            <w:vAlign w:val="center"/>
            <w:hideMark/>
          </w:tcPr>
          <w:p w14:paraId="6151231A" w14:textId="77777777" w:rsidR="00EE256C" w:rsidRPr="00907C4D" w:rsidRDefault="00EE256C" w:rsidP="00907C4D">
            <w:pPr>
              <w:jc w:val="center"/>
              <w:rPr>
                <w:b/>
                <w:sz w:val="24"/>
                <w:szCs w:val="24"/>
              </w:rPr>
            </w:pPr>
          </w:p>
        </w:tc>
        <w:tc>
          <w:tcPr>
            <w:tcW w:w="711" w:type="dxa"/>
            <w:vAlign w:val="center"/>
            <w:hideMark/>
          </w:tcPr>
          <w:p w14:paraId="00BC7517" w14:textId="69745C8B" w:rsidR="00EE256C" w:rsidRPr="00907C4D" w:rsidRDefault="00A43C82" w:rsidP="00907C4D">
            <w:pPr>
              <w:jc w:val="center"/>
              <w:rPr>
                <w:b/>
                <w:sz w:val="24"/>
                <w:szCs w:val="24"/>
              </w:rPr>
            </w:pPr>
            <w:r w:rsidRPr="00907C4D">
              <w:rPr>
                <w:b/>
                <w:sz w:val="24"/>
                <w:szCs w:val="24"/>
              </w:rPr>
              <w:t>X</w:t>
            </w:r>
          </w:p>
        </w:tc>
      </w:tr>
      <w:tr w:rsidR="00EE256C" w14:paraId="4592D200" w14:textId="77777777" w:rsidTr="00AC0AF7">
        <w:tc>
          <w:tcPr>
            <w:tcW w:w="6629" w:type="dxa"/>
            <w:shd w:val="clear" w:color="auto" w:fill="F8F8F8" w:themeFill="accent1" w:themeFillTint="33"/>
            <w:hideMark/>
          </w:tcPr>
          <w:p w14:paraId="5631B2F1" w14:textId="77777777" w:rsidR="00EE256C" w:rsidRDefault="00EE256C">
            <w:pPr>
              <w:jc w:val="center"/>
              <w:rPr>
                <w:b/>
                <w:bCs/>
                <w:sz w:val="24"/>
                <w:szCs w:val="24"/>
              </w:rPr>
            </w:pPr>
            <w:r>
              <w:rPr>
                <w:b/>
                <w:bCs/>
              </w:rPr>
              <w:lastRenderedPageBreak/>
              <w:t>Y si todo lo demás falla (Prioridad 1)</w:t>
            </w:r>
          </w:p>
        </w:tc>
        <w:tc>
          <w:tcPr>
            <w:tcW w:w="567" w:type="dxa"/>
            <w:shd w:val="clear" w:color="auto" w:fill="F8F8F8" w:themeFill="accent1" w:themeFillTint="33"/>
            <w:hideMark/>
          </w:tcPr>
          <w:p w14:paraId="4BAA9B3F" w14:textId="77777777" w:rsidR="00EE256C" w:rsidRDefault="00EE256C">
            <w:pPr>
              <w:jc w:val="center"/>
              <w:rPr>
                <w:b/>
                <w:bCs/>
                <w:sz w:val="24"/>
                <w:szCs w:val="24"/>
              </w:rPr>
            </w:pPr>
            <w:r>
              <w:rPr>
                <w:b/>
                <w:bCs/>
              </w:rPr>
              <w:t>Sí</w:t>
            </w:r>
          </w:p>
        </w:tc>
        <w:tc>
          <w:tcPr>
            <w:tcW w:w="567" w:type="dxa"/>
            <w:shd w:val="clear" w:color="auto" w:fill="F8F8F8" w:themeFill="accent1" w:themeFillTint="33"/>
            <w:hideMark/>
          </w:tcPr>
          <w:p w14:paraId="6B12959A" w14:textId="77777777" w:rsidR="00EE256C" w:rsidRDefault="00EE256C">
            <w:pPr>
              <w:jc w:val="center"/>
              <w:rPr>
                <w:b/>
                <w:bCs/>
                <w:sz w:val="24"/>
                <w:szCs w:val="24"/>
              </w:rPr>
            </w:pPr>
            <w:r>
              <w:rPr>
                <w:b/>
                <w:bCs/>
              </w:rPr>
              <w:t>No</w:t>
            </w:r>
          </w:p>
        </w:tc>
        <w:tc>
          <w:tcPr>
            <w:tcW w:w="711" w:type="dxa"/>
            <w:shd w:val="clear" w:color="auto" w:fill="F8F8F8" w:themeFill="accent1" w:themeFillTint="33"/>
            <w:hideMark/>
          </w:tcPr>
          <w:p w14:paraId="43022D5B" w14:textId="77777777" w:rsidR="00EE256C" w:rsidRDefault="00EE256C">
            <w:pPr>
              <w:jc w:val="center"/>
              <w:rPr>
                <w:b/>
                <w:bCs/>
                <w:sz w:val="24"/>
                <w:szCs w:val="24"/>
              </w:rPr>
            </w:pPr>
            <w:r>
              <w:rPr>
                <w:b/>
                <w:bCs/>
              </w:rPr>
              <w:t>N/A</w:t>
            </w:r>
          </w:p>
        </w:tc>
      </w:tr>
      <w:tr w:rsidR="00EE256C" w14:paraId="2EEF4BCD" w14:textId="77777777" w:rsidTr="00AC0AF7">
        <w:tc>
          <w:tcPr>
            <w:tcW w:w="6629" w:type="dxa"/>
            <w:shd w:val="clear" w:color="auto" w:fill="F2F2F2" w:themeFill="background1" w:themeFillShade="F2"/>
            <w:hideMark/>
          </w:tcPr>
          <w:p w14:paraId="2C8F30F4" w14:textId="53AAD64A" w:rsidR="00EE256C" w:rsidRDefault="00EE256C">
            <w:pPr>
              <w:rPr>
                <w:sz w:val="24"/>
                <w:szCs w:val="24"/>
              </w:rPr>
            </w:pPr>
            <w:hyperlink r:id="rId72" w:anchor="tech-alt-pages" w:history="1">
              <w:r>
                <w:rPr>
                  <w:rStyle w:val="Hipervnculo"/>
                </w:rPr>
                <w:t>11.4</w:t>
              </w:r>
            </w:hyperlink>
            <w:r>
              <w:t xml:space="preserve"> Si, después de los mayores esfuerzos, no puede crear una página accesible, proporcione un vínculo a una página alternativa que use tecnologías </w:t>
            </w:r>
            <w:r w:rsidRPr="00AE24A5">
              <w:rPr>
                <w:i/>
              </w:rPr>
              <w:t>W3C</w:t>
            </w:r>
            <w:r>
              <w:t>, sea accesible, tenga información (o funcionalidad) equivalente y sea actualizada tan a menudo como la página (original) inaccesible.</w:t>
            </w:r>
          </w:p>
        </w:tc>
        <w:tc>
          <w:tcPr>
            <w:tcW w:w="567" w:type="dxa"/>
            <w:vAlign w:val="center"/>
            <w:hideMark/>
          </w:tcPr>
          <w:p w14:paraId="0C55CA26" w14:textId="77777777" w:rsidR="00EE256C" w:rsidRPr="00554F55" w:rsidRDefault="00EE256C" w:rsidP="00554F55">
            <w:pPr>
              <w:jc w:val="center"/>
              <w:rPr>
                <w:b/>
                <w:sz w:val="24"/>
                <w:szCs w:val="24"/>
              </w:rPr>
            </w:pPr>
          </w:p>
        </w:tc>
        <w:tc>
          <w:tcPr>
            <w:tcW w:w="567" w:type="dxa"/>
            <w:vAlign w:val="center"/>
            <w:hideMark/>
          </w:tcPr>
          <w:p w14:paraId="5238CE8C" w14:textId="77777777" w:rsidR="00EE256C" w:rsidRPr="00554F55" w:rsidRDefault="00EE256C" w:rsidP="00554F55">
            <w:pPr>
              <w:jc w:val="center"/>
              <w:rPr>
                <w:b/>
                <w:sz w:val="24"/>
                <w:szCs w:val="24"/>
              </w:rPr>
            </w:pPr>
          </w:p>
        </w:tc>
        <w:tc>
          <w:tcPr>
            <w:tcW w:w="711" w:type="dxa"/>
            <w:vAlign w:val="center"/>
            <w:hideMark/>
          </w:tcPr>
          <w:p w14:paraId="6858BA48" w14:textId="086E3264" w:rsidR="00EE256C" w:rsidRPr="00554F55" w:rsidRDefault="00A43C82" w:rsidP="00554F55">
            <w:pPr>
              <w:jc w:val="center"/>
              <w:rPr>
                <w:b/>
                <w:sz w:val="24"/>
                <w:szCs w:val="24"/>
              </w:rPr>
            </w:pPr>
            <w:r w:rsidRPr="00907C4D">
              <w:rPr>
                <w:b/>
                <w:sz w:val="24"/>
                <w:szCs w:val="24"/>
              </w:rPr>
              <w:t>X</w:t>
            </w:r>
          </w:p>
        </w:tc>
      </w:tr>
    </w:tbl>
    <w:p w14:paraId="2D3BC3AD" w14:textId="588F808B" w:rsidR="000A5B23" w:rsidRDefault="00AC0AF7" w:rsidP="00530EB9">
      <w:pPr>
        <w:pStyle w:val="PiedeTabla"/>
      </w:pPr>
      <w:bookmarkStart w:id="2245" w:name="_Toc233720912"/>
      <w:commentRangeStart w:id="2246"/>
      <w:r w:rsidRPr="003E4DE1">
        <w:t xml:space="preserve">Tabla 8.5. Checklist WCAG 1.0 de prioridad </w:t>
      </w:r>
      <w:commentRangeEnd w:id="2246"/>
      <w:r w:rsidR="007F11AB" w:rsidRPr="003E4DE1">
        <w:rPr>
          <w:rStyle w:val="Refdecomentario"/>
          <w:sz w:val="22"/>
          <w:szCs w:val="18"/>
        </w:rPr>
        <w:commentReference w:id="2246"/>
      </w:r>
      <w:r w:rsidRPr="003E4DE1">
        <w:t>1.</w:t>
      </w:r>
      <w:bookmarkEnd w:id="2245"/>
    </w:p>
    <w:p w14:paraId="68CE9345" w14:textId="77777777" w:rsidR="001E6F28" w:rsidRPr="000A5B23" w:rsidRDefault="00EE256C" w:rsidP="000A5B23">
      <w:pPr>
        <w:rPr>
          <w:b/>
          <w:u w:val="single"/>
        </w:rPr>
      </w:pPr>
      <w:r w:rsidRPr="000A5B23">
        <w:rPr>
          <w:b/>
          <w:u w:val="single"/>
        </w:rPr>
        <w:t>Puntos de verificación Prioridad 2</w:t>
      </w:r>
      <w:r w:rsidR="000A5B23">
        <w:rPr>
          <w:b/>
          <w:u w:val="single"/>
        </w:rPr>
        <w:t>:</w:t>
      </w:r>
    </w:p>
    <w:tbl>
      <w:tblPr>
        <w:tblStyle w:val="Tablaconcuadrcula"/>
        <w:tblW w:w="0" w:type="auto"/>
        <w:tblLook w:val="04A0" w:firstRow="1" w:lastRow="0" w:firstColumn="1" w:lastColumn="0" w:noHBand="0" w:noVBand="1"/>
      </w:tblPr>
      <w:tblGrid>
        <w:gridCol w:w="6520"/>
        <w:gridCol w:w="563"/>
        <w:gridCol w:w="565"/>
        <w:gridCol w:w="706"/>
      </w:tblGrid>
      <w:tr w:rsidR="00EE256C" w14:paraId="2E8ADCF3" w14:textId="77777777" w:rsidTr="00AC0AF7">
        <w:tc>
          <w:tcPr>
            <w:tcW w:w="6520" w:type="dxa"/>
            <w:shd w:val="clear" w:color="auto" w:fill="F8F8F8" w:themeFill="accent1" w:themeFillTint="33"/>
            <w:hideMark/>
          </w:tcPr>
          <w:p w14:paraId="57F4AC96" w14:textId="77777777" w:rsidR="00EE256C" w:rsidRDefault="00EE256C">
            <w:pPr>
              <w:jc w:val="center"/>
              <w:rPr>
                <w:b/>
                <w:bCs/>
                <w:sz w:val="24"/>
                <w:szCs w:val="24"/>
              </w:rPr>
            </w:pPr>
            <w:r>
              <w:rPr>
                <w:b/>
                <w:bCs/>
              </w:rPr>
              <w:t>En general (Prioridad 2)</w:t>
            </w:r>
          </w:p>
        </w:tc>
        <w:tc>
          <w:tcPr>
            <w:tcW w:w="563" w:type="dxa"/>
            <w:shd w:val="clear" w:color="auto" w:fill="F8F8F8" w:themeFill="accent1" w:themeFillTint="33"/>
            <w:hideMark/>
          </w:tcPr>
          <w:p w14:paraId="608DCD42" w14:textId="77777777" w:rsidR="00EE256C" w:rsidRDefault="00EE256C">
            <w:pPr>
              <w:jc w:val="center"/>
              <w:rPr>
                <w:b/>
                <w:bCs/>
                <w:sz w:val="24"/>
                <w:szCs w:val="24"/>
              </w:rPr>
            </w:pPr>
            <w:r>
              <w:rPr>
                <w:b/>
                <w:bCs/>
              </w:rPr>
              <w:t>Sí</w:t>
            </w:r>
          </w:p>
        </w:tc>
        <w:tc>
          <w:tcPr>
            <w:tcW w:w="565" w:type="dxa"/>
            <w:shd w:val="clear" w:color="auto" w:fill="F8F8F8" w:themeFill="accent1" w:themeFillTint="33"/>
            <w:hideMark/>
          </w:tcPr>
          <w:p w14:paraId="3B0843DB" w14:textId="77777777" w:rsidR="00EE256C" w:rsidRDefault="00EE256C">
            <w:pPr>
              <w:jc w:val="center"/>
              <w:rPr>
                <w:b/>
                <w:bCs/>
                <w:sz w:val="24"/>
                <w:szCs w:val="24"/>
              </w:rPr>
            </w:pPr>
            <w:r>
              <w:rPr>
                <w:b/>
                <w:bCs/>
              </w:rPr>
              <w:t>No</w:t>
            </w:r>
          </w:p>
        </w:tc>
        <w:tc>
          <w:tcPr>
            <w:tcW w:w="706" w:type="dxa"/>
            <w:shd w:val="clear" w:color="auto" w:fill="F8F8F8" w:themeFill="accent1" w:themeFillTint="33"/>
            <w:hideMark/>
          </w:tcPr>
          <w:p w14:paraId="471FEB18" w14:textId="77777777" w:rsidR="00EE256C" w:rsidRDefault="00EE256C">
            <w:pPr>
              <w:jc w:val="center"/>
              <w:rPr>
                <w:b/>
                <w:bCs/>
                <w:sz w:val="24"/>
                <w:szCs w:val="24"/>
              </w:rPr>
            </w:pPr>
            <w:r>
              <w:rPr>
                <w:b/>
                <w:bCs/>
              </w:rPr>
              <w:t>N/A</w:t>
            </w:r>
          </w:p>
        </w:tc>
      </w:tr>
      <w:tr w:rsidR="00EE256C" w14:paraId="20AEB42C" w14:textId="77777777" w:rsidTr="00AC0AF7">
        <w:tc>
          <w:tcPr>
            <w:tcW w:w="6520" w:type="dxa"/>
            <w:shd w:val="clear" w:color="auto" w:fill="F2F2F2" w:themeFill="background1" w:themeFillShade="F2"/>
            <w:hideMark/>
          </w:tcPr>
          <w:p w14:paraId="204B18F7" w14:textId="7B7E022B" w:rsidR="00EE256C" w:rsidRDefault="00EE256C">
            <w:pPr>
              <w:rPr>
                <w:sz w:val="24"/>
                <w:szCs w:val="24"/>
              </w:rPr>
            </w:pPr>
            <w:hyperlink r:id="rId73" w:anchor="tech-color-contrast" w:history="1">
              <w:r>
                <w:rPr>
                  <w:rStyle w:val="Hipervnculo"/>
                </w:rPr>
                <w:t>2.2</w:t>
              </w:r>
            </w:hyperlink>
            <w:r>
              <w:t xml:space="preserve"> Asegúrese de que las combinaciones de los colores de fondo y primer plano tengan el suficiente contraste para que sean percibidas por personas con deficiencias de percepción de color o en pantallas en blanco y negro [Prioridad 2 para las imágenes. Prioridad 3 para los textos].</w:t>
            </w:r>
          </w:p>
        </w:tc>
        <w:tc>
          <w:tcPr>
            <w:tcW w:w="563" w:type="dxa"/>
            <w:vAlign w:val="center"/>
            <w:hideMark/>
          </w:tcPr>
          <w:p w14:paraId="7C098887" w14:textId="55818786"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14C7AA37" w14:textId="77777777" w:rsidR="00EE256C" w:rsidRPr="0061162C" w:rsidRDefault="00EE256C" w:rsidP="0061162C">
            <w:pPr>
              <w:jc w:val="center"/>
              <w:rPr>
                <w:b/>
                <w:sz w:val="24"/>
                <w:szCs w:val="24"/>
              </w:rPr>
            </w:pPr>
          </w:p>
        </w:tc>
        <w:tc>
          <w:tcPr>
            <w:tcW w:w="706" w:type="dxa"/>
            <w:vAlign w:val="center"/>
            <w:hideMark/>
          </w:tcPr>
          <w:p w14:paraId="4AD9CD88" w14:textId="77777777" w:rsidR="00EE256C" w:rsidRPr="0061162C" w:rsidRDefault="00EE256C" w:rsidP="0061162C">
            <w:pPr>
              <w:jc w:val="center"/>
              <w:rPr>
                <w:b/>
                <w:sz w:val="24"/>
                <w:szCs w:val="24"/>
              </w:rPr>
            </w:pPr>
          </w:p>
        </w:tc>
      </w:tr>
      <w:tr w:rsidR="00EE256C" w14:paraId="24E2D493" w14:textId="77777777" w:rsidTr="00AC0AF7">
        <w:tc>
          <w:tcPr>
            <w:tcW w:w="6520" w:type="dxa"/>
            <w:shd w:val="clear" w:color="auto" w:fill="F2F2F2" w:themeFill="background1" w:themeFillShade="F2"/>
            <w:hideMark/>
          </w:tcPr>
          <w:p w14:paraId="6942C6B0" w14:textId="4FC80B43" w:rsidR="00EE256C" w:rsidRDefault="00EE256C">
            <w:pPr>
              <w:rPr>
                <w:sz w:val="24"/>
                <w:szCs w:val="24"/>
              </w:rPr>
            </w:pPr>
            <w:hyperlink r:id="rId74" w:anchor="tech-use-markup" w:history="1">
              <w:r>
                <w:rPr>
                  <w:rStyle w:val="Hipervnculo"/>
                </w:rPr>
                <w:t>3.1</w:t>
              </w:r>
            </w:hyperlink>
            <w:r>
              <w:t xml:space="preserve"> Cuando exista un marcador apropiado, use marcadores en vez de imágenes para transmitir la información.</w:t>
            </w:r>
          </w:p>
        </w:tc>
        <w:tc>
          <w:tcPr>
            <w:tcW w:w="563" w:type="dxa"/>
            <w:vAlign w:val="center"/>
            <w:hideMark/>
          </w:tcPr>
          <w:p w14:paraId="41CD2B73" w14:textId="57EA8A38"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7708A8A0" w14:textId="77777777" w:rsidR="00EE256C" w:rsidRPr="0061162C" w:rsidRDefault="00EE256C" w:rsidP="0061162C">
            <w:pPr>
              <w:jc w:val="center"/>
              <w:rPr>
                <w:b/>
                <w:sz w:val="24"/>
                <w:szCs w:val="24"/>
              </w:rPr>
            </w:pPr>
          </w:p>
        </w:tc>
        <w:tc>
          <w:tcPr>
            <w:tcW w:w="706" w:type="dxa"/>
            <w:vAlign w:val="center"/>
            <w:hideMark/>
          </w:tcPr>
          <w:p w14:paraId="2239F7C4" w14:textId="77777777" w:rsidR="00EE256C" w:rsidRPr="0061162C" w:rsidRDefault="00EE256C" w:rsidP="0061162C">
            <w:pPr>
              <w:jc w:val="center"/>
              <w:rPr>
                <w:b/>
                <w:sz w:val="24"/>
                <w:szCs w:val="24"/>
              </w:rPr>
            </w:pPr>
          </w:p>
        </w:tc>
      </w:tr>
      <w:tr w:rsidR="00EE256C" w14:paraId="1164327C" w14:textId="77777777" w:rsidTr="00AC0AF7">
        <w:tc>
          <w:tcPr>
            <w:tcW w:w="6520" w:type="dxa"/>
            <w:shd w:val="clear" w:color="auto" w:fill="F2F2F2" w:themeFill="background1" w:themeFillShade="F2"/>
            <w:hideMark/>
          </w:tcPr>
          <w:p w14:paraId="2D01D1FC" w14:textId="5FE25F19" w:rsidR="00EE256C" w:rsidRDefault="00EE256C">
            <w:pPr>
              <w:rPr>
                <w:sz w:val="24"/>
                <w:szCs w:val="24"/>
              </w:rPr>
            </w:pPr>
            <w:hyperlink r:id="rId75" w:anchor="tech-identify-grammar" w:history="1">
              <w:r>
                <w:rPr>
                  <w:rStyle w:val="Hipervnculo"/>
                </w:rPr>
                <w:t>3.2</w:t>
              </w:r>
            </w:hyperlink>
            <w:r>
              <w:t xml:space="preserve"> Cree documentos que estén validados por las gramáticas formales publicadas.</w:t>
            </w:r>
          </w:p>
        </w:tc>
        <w:tc>
          <w:tcPr>
            <w:tcW w:w="563" w:type="dxa"/>
            <w:vAlign w:val="center"/>
            <w:hideMark/>
          </w:tcPr>
          <w:p w14:paraId="39E18E6F" w14:textId="5396084D"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1D2202A8" w14:textId="77777777" w:rsidR="00EE256C" w:rsidRPr="0061162C" w:rsidRDefault="00EE256C" w:rsidP="0061162C">
            <w:pPr>
              <w:jc w:val="center"/>
              <w:rPr>
                <w:b/>
                <w:sz w:val="24"/>
                <w:szCs w:val="24"/>
              </w:rPr>
            </w:pPr>
          </w:p>
        </w:tc>
        <w:tc>
          <w:tcPr>
            <w:tcW w:w="706" w:type="dxa"/>
            <w:vAlign w:val="center"/>
            <w:hideMark/>
          </w:tcPr>
          <w:p w14:paraId="3CCCA1B3" w14:textId="77777777" w:rsidR="00EE256C" w:rsidRPr="0061162C" w:rsidRDefault="00EE256C" w:rsidP="0061162C">
            <w:pPr>
              <w:jc w:val="center"/>
              <w:rPr>
                <w:b/>
                <w:sz w:val="24"/>
                <w:szCs w:val="24"/>
              </w:rPr>
            </w:pPr>
          </w:p>
        </w:tc>
      </w:tr>
      <w:tr w:rsidR="00EE256C" w14:paraId="5EA9CDC4" w14:textId="77777777" w:rsidTr="00AC0AF7">
        <w:tc>
          <w:tcPr>
            <w:tcW w:w="6520" w:type="dxa"/>
            <w:shd w:val="clear" w:color="auto" w:fill="F2F2F2" w:themeFill="background1" w:themeFillShade="F2"/>
            <w:hideMark/>
          </w:tcPr>
          <w:p w14:paraId="4BF18C73" w14:textId="34B4AFB8" w:rsidR="00EE256C" w:rsidRDefault="00EE256C">
            <w:pPr>
              <w:rPr>
                <w:sz w:val="24"/>
                <w:szCs w:val="24"/>
              </w:rPr>
            </w:pPr>
            <w:hyperlink r:id="rId76" w:anchor="tech-style-sheets" w:history="1">
              <w:r>
                <w:rPr>
                  <w:rStyle w:val="Hipervnculo"/>
                </w:rPr>
                <w:t>3.3</w:t>
              </w:r>
            </w:hyperlink>
            <w:r>
              <w:t xml:space="preserve"> Utilice hojas de estilo para controlar la maquetación y la presentación.</w:t>
            </w:r>
          </w:p>
        </w:tc>
        <w:tc>
          <w:tcPr>
            <w:tcW w:w="563" w:type="dxa"/>
            <w:vAlign w:val="center"/>
            <w:hideMark/>
          </w:tcPr>
          <w:p w14:paraId="0CA5E39C" w14:textId="2E191388"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53198441" w14:textId="77777777" w:rsidR="00EE256C" w:rsidRPr="0061162C" w:rsidRDefault="00EE256C" w:rsidP="0061162C">
            <w:pPr>
              <w:jc w:val="center"/>
              <w:rPr>
                <w:b/>
                <w:sz w:val="24"/>
                <w:szCs w:val="24"/>
              </w:rPr>
            </w:pPr>
          </w:p>
        </w:tc>
        <w:tc>
          <w:tcPr>
            <w:tcW w:w="706" w:type="dxa"/>
            <w:vAlign w:val="center"/>
            <w:hideMark/>
          </w:tcPr>
          <w:p w14:paraId="14F38E61" w14:textId="77777777" w:rsidR="00EE256C" w:rsidRPr="0061162C" w:rsidRDefault="00EE256C" w:rsidP="0061162C">
            <w:pPr>
              <w:jc w:val="center"/>
              <w:rPr>
                <w:b/>
                <w:sz w:val="24"/>
                <w:szCs w:val="24"/>
              </w:rPr>
            </w:pPr>
          </w:p>
        </w:tc>
      </w:tr>
      <w:tr w:rsidR="00EE256C" w14:paraId="3C572C99" w14:textId="77777777" w:rsidTr="00AC0AF7">
        <w:tc>
          <w:tcPr>
            <w:tcW w:w="6520" w:type="dxa"/>
            <w:shd w:val="clear" w:color="auto" w:fill="F2F2F2" w:themeFill="background1" w:themeFillShade="F2"/>
            <w:hideMark/>
          </w:tcPr>
          <w:p w14:paraId="3347D0B0" w14:textId="52224068" w:rsidR="00EE256C" w:rsidRDefault="00EE256C">
            <w:pPr>
              <w:rPr>
                <w:sz w:val="24"/>
                <w:szCs w:val="24"/>
              </w:rPr>
            </w:pPr>
            <w:hyperlink r:id="rId77" w:anchor="tech-relative-units" w:history="1">
              <w:r>
                <w:rPr>
                  <w:rStyle w:val="Hipervnculo"/>
                </w:rPr>
                <w:t>3.4</w:t>
              </w:r>
            </w:hyperlink>
            <w:r>
              <w:t xml:space="preserve"> Utilice unidades relativas en lugar de absolutas al especificar los valores en los atributos de los marcadores de lenguaje y en los valores de las propiedades de las hojas de estilo.</w:t>
            </w:r>
          </w:p>
        </w:tc>
        <w:tc>
          <w:tcPr>
            <w:tcW w:w="563" w:type="dxa"/>
            <w:vAlign w:val="center"/>
            <w:hideMark/>
          </w:tcPr>
          <w:p w14:paraId="651DCCC6" w14:textId="14617F34"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4345A3CB" w14:textId="77777777" w:rsidR="00EE256C" w:rsidRPr="0061162C" w:rsidRDefault="00EE256C" w:rsidP="0061162C">
            <w:pPr>
              <w:jc w:val="center"/>
              <w:rPr>
                <w:b/>
                <w:sz w:val="24"/>
                <w:szCs w:val="24"/>
              </w:rPr>
            </w:pPr>
          </w:p>
        </w:tc>
        <w:tc>
          <w:tcPr>
            <w:tcW w:w="706" w:type="dxa"/>
            <w:vAlign w:val="center"/>
            <w:hideMark/>
          </w:tcPr>
          <w:p w14:paraId="61A970BF" w14:textId="77777777" w:rsidR="00EE256C" w:rsidRPr="0061162C" w:rsidRDefault="00EE256C" w:rsidP="0061162C">
            <w:pPr>
              <w:jc w:val="center"/>
              <w:rPr>
                <w:b/>
                <w:sz w:val="24"/>
                <w:szCs w:val="24"/>
              </w:rPr>
            </w:pPr>
          </w:p>
        </w:tc>
      </w:tr>
      <w:tr w:rsidR="00EE256C" w14:paraId="12464E46" w14:textId="77777777" w:rsidTr="00AC0AF7">
        <w:tc>
          <w:tcPr>
            <w:tcW w:w="6520" w:type="dxa"/>
            <w:shd w:val="clear" w:color="auto" w:fill="F2F2F2" w:themeFill="background1" w:themeFillShade="F2"/>
            <w:hideMark/>
          </w:tcPr>
          <w:p w14:paraId="7756C1EB" w14:textId="35EE77B7" w:rsidR="00EE256C" w:rsidRDefault="00EE256C">
            <w:pPr>
              <w:rPr>
                <w:sz w:val="24"/>
                <w:szCs w:val="24"/>
              </w:rPr>
            </w:pPr>
            <w:hyperlink r:id="rId78" w:anchor="tech-logical-headings" w:history="1">
              <w:r>
                <w:rPr>
                  <w:rStyle w:val="Hipervnculo"/>
                </w:rPr>
                <w:t>3.5</w:t>
              </w:r>
            </w:hyperlink>
            <w:r>
              <w:t xml:space="preserve"> Utilice elementos de encabezado para transmitir la estructura lógica y utilícelos de acuerdo con la especificación.</w:t>
            </w:r>
          </w:p>
        </w:tc>
        <w:tc>
          <w:tcPr>
            <w:tcW w:w="563" w:type="dxa"/>
            <w:vAlign w:val="center"/>
            <w:hideMark/>
          </w:tcPr>
          <w:p w14:paraId="565A5A7E" w14:textId="6D3D18A3"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634E7301" w14:textId="77777777" w:rsidR="00EE256C" w:rsidRPr="0061162C" w:rsidRDefault="00EE256C" w:rsidP="0061162C">
            <w:pPr>
              <w:jc w:val="center"/>
              <w:rPr>
                <w:b/>
                <w:sz w:val="24"/>
                <w:szCs w:val="24"/>
              </w:rPr>
            </w:pPr>
          </w:p>
        </w:tc>
        <w:tc>
          <w:tcPr>
            <w:tcW w:w="706" w:type="dxa"/>
            <w:vAlign w:val="center"/>
            <w:hideMark/>
          </w:tcPr>
          <w:p w14:paraId="539EE865" w14:textId="77777777" w:rsidR="00EE256C" w:rsidRPr="0061162C" w:rsidRDefault="00EE256C" w:rsidP="0061162C">
            <w:pPr>
              <w:jc w:val="center"/>
              <w:rPr>
                <w:b/>
                <w:sz w:val="24"/>
                <w:szCs w:val="24"/>
              </w:rPr>
            </w:pPr>
          </w:p>
        </w:tc>
      </w:tr>
      <w:tr w:rsidR="00EE256C" w14:paraId="431B40C0" w14:textId="77777777" w:rsidTr="00AC0AF7">
        <w:tc>
          <w:tcPr>
            <w:tcW w:w="6520" w:type="dxa"/>
            <w:shd w:val="clear" w:color="auto" w:fill="F2F2F2" w:themeFill="background1" w:themeFillShade="F2"/>
            <w:hideMark/>
          </w:tcPr>
          <w:p w14:paraId="2E359644" w14:textId="211E2502" w:rsidR="00EE256C" w:rsidRDefault="00EE256C">
            <w:pPr>
              <w:rPr>
                <w:sz w:val="24"/>
                <w:szCs w:val="24"/>
              </w:rPr>
            </w:pPr>
            <w:hyperlink r:id="rId79" w:anchor="tech-list-structure" w:history="1">
              <w:r>
                <w:rPr>
                  <w:rStyle w:val="Hipervnculo"/>
                </w:rPr>
                <w:t>3.6</w:t>
              </w:r>
            </w:hyperlink>
            <w:r>
              <w:t xml:space="preserve"> Marque correctamente las listas y los ítems de las listas.</w:t>
            </w:r>
          </w:p>
        </w:tc>
        <w:tc>
          <w:tcPr>
            <w:tcW w:w="563" w:type="dxa"/>
            <w:vAlign w:val="center"/>
            <w:hideMark/>
          </w:tcPr>
          <w:p w14:paraId="58D28971" w14:textId="710556ED"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1FEF8C9E" w14:textId="77777777" w:rsidR="00EE256C" w:rsidRPr="0061162C" w:rsidRDefault="00EE256C" w:rsidP="0061162C">
            <w:pPr>
              <w:jc w:val="center"/>
              <w:rPr>
                <w:b/>
                <w:sz w:val="24"/>
                <w:szCs w:val="24"/>
              </w:rPr>
            </w:pPr>
          </w:p>
        </w:tc>
        <w:tc>
          <w:tcPr>
            <w:tcW w:w="706" w:type="dxa"/>
            <w:vAlign w:val="center"/>
            <w:hideMark/>
          </w:tcPr>
          <w:p w14:paraId="43F257B3" w14:textId="77777777" w:rsidR="00EE256C" w:rsidRPr="0061162C" w:rsidRDefault="00EE256C" w:rsidP="0061162C">
            <w:pPr>
              <w:jc w:val="center"/>
              <w:rPr>
                <w:b/>
                <w:sz w:val="24"/>
                <w:szCs w:val="24"/>
              </w:rPr>
            </w:pPr>
          </w:p>
        </w:tc>
      </w:tr>
      <w:tr w:rsidR="00EE256C" w14:paraId="5F55B16A" w14:textId="77777777" w:rsidTr="00AC0AF7">
        <w:tc>
          <w:tcPr>
            <w:tcW w:w="6520" w:type="dxa"/>
            <w:shd w:val="clear" w:color="auto" w:fill="F2F2F2" w:themeFill="background1" w:themeFillShade="F2"/>
            <w:hideMark/>
          </w:tcPr>
          <w:p w14:paraId="078FCD9C" w14:textId="3C226E89" w:rsidR="00EE256C" w:rsidRDefault="00EE256C">
            <w:pPr>
              <w:rPr>
                <w:sz w:val="24"/>
                <w:szCs w:val="24"/>
              </w:rPr>
            </w:pPr>
            <w:hyperlink r:id="rId80" w:anchor="tech-quotes" w:history="1">
              <w:r>
                <w:rPr>
                  <w:rStyle w:val="Hipervnculo"/>
                </w:rPr>
                <w:t>3.7</w:t>
              </w:r>
            </w:hyperlink>
            <w:r>
              <w:t xml:space="preserve"> Marque las citas. No utilice el marcador de citas para efectos de formato tales como sangrías.</w:t>
            </w:r>
          </w:p>
        </w:tc>
        <w:tc>
          <w:tcPr>
            <w:tcW w:w="563" w:type="dxa"/>
            <w:vAlign w:val="center"/>
            <w:hideMark/>
          </w:tcPr>
          <w:p w14:paraId="32CF9491" w14:textId="77777777" w:rsidR="00EE256C" w:rsidRPr="0061162C" w:rsidRDefault="00EE256C" w:rsidP="0061162C">
            <w:pPr>
              <w:jc w:val="center"/>
              <w:rPr>
                <w:b/>
                <w:sz w:val="24"/>
                <w:szCs w:val="24"/>
              </w:rPr>
            </w:pPr>
          </w:p>
        </w:tc>
        <w:tc>
          <w:tcPr>
            <w:tcW w:w="565" w:type="dxa"/>
            <w:vAlign w:val="center"/>
            <w:hideMark/>
          </w:tcPr>
          <w:p w14:paraId="60834FAC" w14:textId="77777777" w:rsidR="00EE256C" w:rsidRPr="0061162C" w:rsidRDefault="00EE256C" w:rsidP="0061162C">
            <w:pPr>
              <w:jc w:val="center"/>
              <w:rPr>
                <w:b/>
                <w:sz w:val="24"/>
                <w:szCs w:val="24"/>
              </w:rPr>
            </w:pPr>
          </w:p>
        </w:tc>
        <w:tc>
          <w:tcPr>
            <w:tcW w:w="706" w:type="dxa"/>
            <w:vAlign w:val="center"/>
            <w:hideMark/>
          </w:tcPr>
          <w:p w14:paraId="289460E3" w14:textId="2AD10EC6" w:rsidR="00EE256C" w:rsidRPr="0061162C" w:rsidRDefault="006F4CCA" w:rsidP="0061162C">
            <w:pPr>
              <w:jc w:val="center"/>
              <w:rPr>
                <w:b/>
                <w:sz w:val="24"/>
                <w:szCs w:val="24"/>
              </w:rPr>
            </w:pPr>
            <w:r w:rsidRPr="00907C4D">
              <w:rPr>
                <w:b/>
                <w:sz w:val="24"/>
                <w:szCs w:val="24"/>
              </w:rPr>
              <w:t>X</w:t>
            </w:r>
          </w:p>
        </w:tc>
      </w:tr>
      <w:tr w:rsidR="00EE256C" w14:paraId="0813E134" w14:textId="77777777" w:rsidTr="00AC0AF7">
        <w:tc>
          <w:tcPr>
            <w:tcW w:w="6520" w:type="dxa"/>
            <w:shd w:val="clear" w:color="auto" w:fill="F2F2F2" w:themeFill="background1" w:themeFillShade="F2"/>
            <w:hideMark/>
          </w:tcPr>
          <w:p w14:paraId="75841E40" w14:textId="1C3F8BFF" w:rsidR="00EE256C" w:rsidRDefault="00EE256C">
            <w:pPr>
              <w:rPr>
                <w:sz w:val="24"/>
                <w:szCs w:val="24"/>
              </w:rPr>
            </w:pPr>
            <w:hyperlink r:id="rId81" w:anchor="tech-fallback-page" w:history="1">
              <w:r>
                <w:rPr>
                  <w:rStyle w:val="Hipervnculo"/>
                </w:rPr>
                <w:t>6.5</w:t>
              </w:r>
            </w:hyperlink>
            <w:r>
              <w:t xml:space="preserve"> Asegúrese de que los contenidos dinámicos son accesibles o proporcione una página o presentación alternativa.</w:t>
            </w:r>
          </w:p>
        </w:tc>
        <w:tc>
          <w:tcPr>
            <w:tcW w:w="563" w:type="dxa"/>
            <w:vAlign w:val="center"/>
            <w:hideMark/>
          </w:tcPr>
          <w:p w14:paraId="688968EB" w14:textId="6266FA42"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7A8B0052" w14:textId="77777777" w:rsidR="00EE256C" w:rsidRPr="0061162C" w:rsidRDefault="00EE256C" w:rsidP="0061162C">
            <w:pPr>
              <w:jc w:val="center"/>
              <w:rPr>
                <w:b/>
                <w:sz w:val="24"/>
                <w:szCs w:val="24"/>
              </w:rPr>
            </w:pPr>
          </w:p>
        </w:tc>
        <w:tc>
          <w:tcPr>
            <w:tcW w:w="706" w:type="dxa"/>
            <w:vAlign w:val="center"/>
            <w:hideMark/>
          </w:tcPr>
          <w:p w14:paraId="41983AC8" w14:textId="77777777" w:rsidR="00EE256C" w:rsidRPr="0061162C" w:rsidRDefault="00EE256C" w:rsidP="0061162C">
            <w:pPr>
              <w:jc w:val="center"/>
              <w:rPr>
                <w:b/>
                <w:sz w:val="24"/>
                <w:szCs w:val="24"/>
              </w:rPr>
            </w:pPr>
          </w:p>
        </w:tc>
      </w:tr>
      <w:tr w:rsidR="00EE256C" w14:paraId="7D98AC95" w14:textId="77777777" w:rsidTr="00AC0AF7">
        <w:tc>
          <w:tcPr>
            <w:tcW w:w="6520" w:type="dxa"/>
            <w:shd w:val="clear" w:color="auto" w:fill="F2F2F2" w:themeFill="background1" w:themeFillShade="F2"/>
            <w:hideMark/>
          </w:tcPr>
          <w:p w14:paraId="7DB3337F" w14:textId="5A619197" w:rsidR="00EE256C" w:rsidRDefault="00EE256C">
            <w:pPr>
              <w:rPr>
                <w:sz w:val="24"/>
                <w:szCs w:val="24"/>
              </w:rPr>
            </w:pPr>
            <w:hyperlink r:id="rId82" w:anchor="tech-avoid-blinking" w:history="1">
              <w:r>
                <w:rPr>
                  <w:rStyle w:val="Hipervnculo"/>
                </w:rPr>
                <w:t>7.2</w:t>
              </w:r>
            </w:hyperlink>
            <w:r>
              <w:t xml:space="preserve"> Hasta que las aplicaciones de usuario permitan controlarlo, evite el parpadeo del contenido (por ejemplo, cambio de presentación en periodos regulares, así como el encendido y apagado).</w:t>
            </w:r>
          </w:p>
        </w:tc>
        <w:tc>
          <w:tcPr>
            <w:tcW w:w="563" w:type="dxa"/>
            <w:vAlign w:val="center"/>
            <w:hideMark/>
          </w:tcPr>
          <w:p w14:paraId="5ECB8466" w14:textId="01CE0131"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40A3213C" w14:textId="77777777" w:rsidR="00EE256C" w:rsidRPr="0061162C" w:rsidRDefault="00EE256C" w:rsidP="0061162C">
            <w:pPr>
              <w:jc w:val="center"/>
              <w:rPr>
                <w:b/>
                <w:sz w:val="24"/>
                <w:szCs w:val="24"/>
              </w:rPr>
            </w:pPr>
          </w:p>
        </w:tc>
        <w:tc>
          <w:tcPr>
            <w:tcW w:w="706" w:type="dxa"/>
            <w:vAlign w:val="center"/>
            <w:hideMark/>
          </w:tcPr>
          <w:p w14:paraId="4D3ECF04" w14:textId="77777777" w:rsidR="00EE256C" w:rsidRPr="0061162C" w:rsidRDefault="00EE256C" w:rsidP="0061162C">
            <w:pPr>
              <w:jc w:val="center"/>
              <w:rPr>
                <w:b/>
                <w:sz w:val="24"/>
                <w:szCs w:val="24"/>
              </w:rPr>
            </w:pPr>
          </w:p>
        </w:tc>
      </w:tr>
      <w:tr w:rsidR="00EE256C" w14:paraId="17ED90FD" w14:textId="77777777" w:rsidTr="00AC0AF7">
        <w:tc>
          <w:tcPr>
            <w:tcW w:w="6520" w:type="dxa"/>
            <w:shd w:val="clear" w:color="auto" w:fill="F2F2F2" w:themeFill="background1" w:themeFillShade="F2"/>
            <w:hideMark/>
          </w:tcPr>
          <w:p w14:paraId="6521D20D" w14:textId="6B0AAF99" w:rsidR="00EE256C" w:rsidRDefault="00EE256C">
            <w:pPr>
              <w:rPr>
                <w:sz w:val="24"/>
                <w:szCs w:val="24"/>
              </w:rPr>
            </w:pPr>
            <w:hyperlink r:id="rId83" w:anchor="tech-no-periodic-refresh" w:history="1">
              <w:r>
                <w:rPr>
                  <w:rStyle w:val="Hipervnculo"/>
                </w:rPr>
                <w:t>7.4</w:t>
              </w:r>
            </w:hyperlink>
            <w:r>
              <w:t xml:space="preserve"> Hasta que las aplicaciones de usuario proporcionen la posibilidad de detener las actualizaciones, no cree páginas que se actualicen automáticamente de forma periódica.</w:t>
            </w:r>
          </w:p>
        </w:tc>
        <w:tc>
          <w:tcPr>
            <w:tcW w:w="563" w:type="dxa"/>
            <w:vAlign w:val="center"/>
            <w:hideMark/>
          </w:tcPr>
          <w:p w14:paraId="5D843BBA" w14:textId="3BE12228"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34F423D7" w14:textId="77777777" w:rsidR="00EE256C" w:rsidRPr="0061162C" w:rsidRDefault="00EE256C" w:rsidP="0061162C">
            <w:pPr>
              <w:jc w:val="center"/>
              <w:rPr>
                <w:b/>
                <w:sz w:val="24"/>
                <w:szCs w:val="24"/>
              </w:rPr>
            </w:pPr>
          </w:p>
        </w:tc>
        <w:tc>
          <w:tcPr>
            <w:tcW w:w="706" w:type="dxa"/>
            <w:vAlign w:val="center"/>
            <w:hideMark/>
          </w:tcPr>
          <w:p w14:paraId="150FBDB5" w14:textId="77777777" w:rsidR="00EE256C" w:rsidRPr="0061162C" w:rsidRDefault="00EE256C" w:rsidP="0061162C">
            <w:pPr>
              <w:jc w:val="center"/>
              <w:rPr>
                <w:b/>
                <w:sz w:val="24"/>
                <w:szCs w:val="24"/>
              </w:rPr>
            </w:pPr>
          </w:p>
        </w:tc>
      </w:tr>
      <w:tr w:rsidR="00EE256C" w14:paraId="2D33B0B6" w14:textId="77777777" w:rsidTr="00AC0AF7">
        <w:tc>
          <w:tcPr>
            <w:tcW w:w="6520" w:type="dxa"/>
            <w:shd w:val="clear" w:color="auto" w:fill="F2F2F2" w:themeFill="background1" w:themeFillShade="F2"/>
            <w:hideMark/>
          </w:tcPr>
          <w:p w14:paraId="0FDFF149" w14:textId="49C34A5F" w:rsidR="00EE256C" w:rsidRDefault="00EE256C">
            <w:pPr>
              <w:rPr>
                <w:sz w:val="24"/>
                <w:szCs w:val="24"/>
              </w:rPr>
            </w:pPr>
            <w:hyperlink r:id="rId84" w:anchor="tech-no-auto-forward" w:history="1">
              <w:r>
                <w:rPr>
                  <w:rStyle w:val="Hipervnculo"/>
                </w:rPr>
                <w:t>7.5</w:t>
              </w:r>
            </w:hyperlink>
            <w:r>
              <w:t xml:space="preserve"> Hasta que las aplicaciones de usuario proporcionen la posibilidad de detener el redireccionamiento automático, no utilice marcadores para redirigir las páginas automáticamente. En su lugar, configure el servidor para que ejecute esta posibilidad.</w:t>
            </w:r>
          </w:p>
        </w:tc>
        <w:tc>
          <w:tcPr>
            <w:tcW w:w="563" w:type="dxa"/>
            <w:vAlign w:val="center"/>
            <w:hideMark/>
          </w:tcPr>
          <w:p w14:paraId="1D3839EA" w14:textId="1FB3DAE9"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111288EC" w14:textId="77777777" w:rsidR="00EE256C" w:rsidRPr="0061162C" w:rsidRDefault="00EE256C" w:rsidP="0061162C">
            <w:pPr>
              <w:jc w:val="center"/>
              <w:rPr>
                <w:b/>
                <w:sz w:val="24"/>
                <w:szCs w:val="24"/>
              </w:rPr>
            </w:pPr>
          </w:p>
        </w:tc>
        <w:tc>
          <w:tcPr>
            <w:tcW w:w="706" w:type="dxa"/>
            <w:vAlign w:val="center"/>
            <w:hideMark/>
          </w:tcPr>
          <w:p w14:paraId="0F1B8115" w14:textId="77777777" w:rsidR="00EE256C" w:rsidRPr="0061162C" w:rsidRDefault="00EE256C" w:rsidP="0061162C">
            <w:pPr>
              <w:jc w:val="center"/>
              <w:rPr>
                <w:b/>
                <w:sz w:val="24"/>
                <w:szCs w:val="24"/>
              </w:rPr>
            </w:pPr>
          </w:p>
        </w:tc>
      </w:tr>
      <w:tr w:rsidR="00EE256C" w14:paraId="748E8EBC" w14:textId="77777777" w:rsidTr="00AC0AF7">
        <w:tc>
          <w:tcPr>
            <w:tcW w:w="6520" w:type="dxa"/>
            <w:shd w:val="clear" w:color="auto" w:fill="F2F2F2" w:themeFill="background1" w:themeFillShade="F2"/>
            <w:hideMark/>
          </w:tcPr>
          <w:p w14:paraId="330F04CB" w14:textId="49B32945" w:rsidR="00EE256C" w:rsidRDefault="00EE256C">
            <w:pPr>
              <w:rPr>
                <w:sz w:val="24"/>
                <w:szCs w:val="24"/>
              </w:rPr>
            </w:pPr>
            <w:hyperlink r:id="rId85" w:anchor="tech-avoid-pop-ups" w:history="1">
              <w:r>
                <w:rPr>
                  <w:rStyle w:val="Hipervnculo"/>
                </w:rPr>
                <w:t>10.1</w:t>
              </w:r>
            </w:hyperlink>
            <w:r>
              <w:t xml:space="preserve"> Hasta que las aplicaciones de usuario permitan desconectar la apertura de nuevas ventanas, no provoque apariciones repentinas de nuevas ventanas y no cambie la ventana actual sin informar al usuario.</w:t>
            </w:r>
          </w:p>
        </w:tc>
        <w:tc>
          <w:tcPr>
            <w:tcW w:w="563" w:type="dxa"/>
            <w:vAlign w:val="center"/>
            <w:hideMark/>
          </w:tcPr>
          <w:p w14:paraId="6237AEF2" w14:textId="4E4D0F6A"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0D3F5388" w14:textId="77777777" w:rsidR="00EE256C" w:rsidRPr="0061162C" w:rsidRDefault="00EE256C" w:rsidP="0061162C">
            <w:pPr>
              <w:jc w:val="center"/>
              <w:rPr>
                <w:b/>
                <w:sz w:val="24"/>
                <w:szCs w:val="24"/>
              </w:rPr>
            </w:pPr>
          </w:p>
        </w:tc>
        <w:tc>
          <w:tcPr>
            <w:tcW w:w="706" w:type="dxa"/>
            <w:vAlign w:val="center"/>
            <w:hideMark/>
          </w:tcPr>
          <w:p w14:paraId="5174452C" w14:textId="77777777" w:rsidR="00EE256C" w:rsidRPr="0061162C" w:rsidRDefault="00EE256C" w:rsidP="0061162C">
            <w:pPr>
              <w:jc w:val="center"/>
              <w:rPr>
                <w:b/>
                <w:sz w:val="24"/>
                <w:szCs w:val="24"/>
              </w:rPr>
            </w:pPr>
          </w:p>
        </w:tc>
      </w:tr>
      <w:tr w:rsidR="00EE256C" w14:paraId="6697E4AB" w14:textId="77777777" w:rsidTr="00AC0AF7">
        <w:tc>
          <w:tcPr>
            <w:tcW w:w="6520" w:type="dxa"/>
            <w:shd w:val="clear" w:color="auto" w:fill="F2F2F2" w:themeFill="background1" w:themeFillShade="F2"/>
            <w:hideMark/>
          </w:tcPr>
          <w:p w14:paraId="1C06B5C4" w14:textId="1CA0E2FC" w:rsidR="00EE256C" w:rsidRDefault="00EE256C">
            <w:pPr>
              <w:rPr>
                <w:sz w:val="24"/>
                <w:szCs w:val="24"/>
              </w:rPr>
            </w:pPr>
            <w:hyperlink r:id="rId86" w:anchor="tech-latest-w3c-specs" w:history="1">
              <w:r>
                <w:rPr>
                  <w:rStyle w:val="Hipervnculo"/>
                </w:rPr>
                <w:t>11.1</w:t>
              </w:r>
            </w:hyperlink>
            <w:r>
              <w:t xml:space="preserve"> Utilice tecnologías </w:t>
            </w:r>
            <w:r w:rsidRPr="00AE24A5">
              <w:rPr>
                <w:i/>
              </w:rPr>
              <w:t>W3C</w:t>
            </w:r>
            <w:r>
              <w:t xml:space="preserve"> cuando estén disponibles y sean apropiadas para la tarea y use las últimas versiones que sean soportadas.</w:t>
            </w:r>
          </w:p>
        </w:tc>
        <w:tc>
          <w:tcPr>
            <w:tcW w:w="563" w:type="dxa"/>
            <w:vAlign w:val="center"/>
            <w:hideMark/>
          </w:tcPr>
          <w:p w14:paraId="4877D03B" w14:textId="2607DD7F"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377C51D5" w14:textId="77777777" w:rsidR="00EE256C" w:rsidRPr="0061162C" w:rsidRDefault="00EE256C" w:rsidP="0061162C">
            <w:pPr>
              <w:jc w:val="center"/>
              <w:rPr>
                <w:b/>
                <w:sz w:val="24"/>
                <w:szCs w:val="24"/>
              </w:rPr>
            </w:pPr>
          </w:p>
        </w:tc>
        <w:tc>
          <w:tcPr>
            <w:tcW w:w="706" w:type="dxa"/>
            <w:vAlign w:val="center"/>
            <w:hideMark/>
          </w:tcPr>
          <w:p w14:paraId="375C2F85" w14:textId="77777777" w:rsidR="00EE256C" w:rsidRPr="0061162C" w:rsidRDefault="00EE256C" w:rsidP="0061162C">
            <w:pPr>
              <w:jc w:val="center"/>
              <w:rPr>
                <w:b/>
                <w:sz w:val="24"/>
                <w:szCs w:val="24"/>
              </w:rPr>
            </w:pPr>
          </w:p>
        </w:tc>
      </w:tr>
      <w:tr w:rsidR="00EE256C" w14:paraId="64D14A06" w14:textId="77777777" w:rsidTr="00AC0AF7">
        <w:tc>
          <w:tcPr>
            <w:tcW w:w="6520" w:type="dxa"/>
            <w:shd w:val="clear" w:color="auto" w:fill="F2F2F2" w:themeFill="background1" w:themeFillShade="F2"/>
            <w:hideMark/>
          </w:tcPr>
          <w:p w14:paraId="6C2C6EC7" w14:textId="591BA625" w:rsidR="00EE256C" w:rsidRDefault="00EE256C">
            <w:pPr>
              <w:rPr>
                <w:sz w:val="24"/>
                <w:szCs w:val="24"/>
              </w:rPr>
            </w:pPr>
            <w:hyperlink r:id="rId87" w:anchor="tech-avoid-deprecated" w:history="1">
              <w:r>
                <w:rPr>
                  <w:rStyle w:val="Hipervnculo"/>
                </w:rPr>
                <w:t>11.2</w:t>
              </w:r>
            </w:hyperlink>
            <w:r>
              <w:t xml:space="preserve"> Evite características desaconsejadas por las tecnologías </w:t>
            </w:r>
            <w:r w:rsidRPr="00AE24A5">
              <w:rPr>
                <w:i/>
              </w:rPr>
              <w:t>W3C</w:t>
            </w:r>
            <w:r>
              <w:t>.</w:t>
            </w:r>
          </w:p>
        </w:tc>
        <w:tc>
          <w:tcPr>
            <w:tcW w:w="563" w:type="dxa"/>
            <w:vAlign w:val="center"/>
            <w:hideMark/>
          </w:tcPr>
          <w:p w14:paraId="7FA2AF64" w14:textId="4EB59AA3" w:rsidR="00EE256C" w:rsidRPr="0061162C" w:rsidRDefault="006F4CCA" w:rsidP="0061162C">
            <w:pPr>
              <w:jc w:val="center"/>
              <w:rPr>
                <w:b/>
                <w:sz w:val="24"/>
                <w:szCs w:val="24"/>
              </w:rPr>
            </w:pPr>
            <w:r w:rsidRPr="00907C4D">
              <w:rPr>
                <w:b/>
                <w:sz w:val="24"/>
                <w:szCs w:val="24"/>
              </w:rPr>
              <w:t>X</w:t>
            </w:r>
          </w:p>
        </w:tc>
        <w:tc>
          <w:tcPr>
            <w:tcW w:w="565" w:type="dxa"/>
            <w:vAlign w:val="center"/>
            <w:hideMark/>
          </w:tcPr>
          <w:p w14:paraId="1F2F8D23" w14:textId="77777777" w:rsidR="00EE256C" w:rsidRPr="0061162C" w:rsidRDefault="00EE256C" w:rsidP="0061162C">
            <w:pPr>
              <w:jc w:val="center"/>
              <w:rPr>
                <w:b/>
                <w:sz w:val="24"/>
                <w:szCs w:val="24"/>
              </w:rPr>
            </w:pPr>
          </w:p>
        </w:tc>
        <w:tc>
          <w:tcPr>
            <w:tcW w:w="706" w:type="dxa"/>
            <w:vAlign w:val="center"/>
            <w:hideMark/>
          </w:tcPr>
          <w:p w14:paraId="7E462A4A" w14:textId="77777777" w:rsidR="00EE256C" w:rsidRPr="0061162C" w:rsidRDefault="00EE256C" w:rsidP="0061162C">
            <w:pPr>
              <w:jc w:val="center"/>
              <w:rPr>
                <w:b/>
                <w:sz w:val="24"/>
                <w:szCs w:val="24"/>
              </w:rPr>
            </w:pPr>
          </w:p>
        </w:tc>
      </w:tr>
      <w:tr w:rsidR="00EE256C" w14:paraId="4882BCEA" w14:textId="77777777" w:rsidTr="00AC0AF7">
        <w:tc>
          <w:tcPr>
            <w:tcW w:w="6520" w:type="dxa"/>
            <w:shd w:val="clear" w:color="auto" w:fill="F2F2F2" w:themeFill="background1" w:themeFillShade="F2"/>
            <w:hideMark/>
          </w:tcPr>
          <w:p w14:paraId="4C11ACCF" w14:textId="66639EB0" w:rsidR="00EE256C" w:rsidRDefault="00EE256C">
            <w:pPr>
              <w:rPr>
                <w:sz w:val="24"/>
                <w:szCs w:val="24"/>
              </w:rPr>
            </w:pPr>
            <w:hyperlink r:id="rId88" w:anchor="tech-group-information" w:history="1">
              <w:r>
                <w:rPr>
                  <w:rStyle w:val="Hipervnculo"/>
                </w:rPr>
                <w:t>12.3</w:t>
              </w:r>
            </w:hyperlink>
            <w:r>
              <w:t xml:space="preserve"> Divida los bloques largos de información en grupos más manejables cuando sea natural y apropiado.</w:t>
            </w:r>
          </w:p>
        </w:tc>
        <w:tc>
          <w:tcPr>
            <w:tcW w:w="563" w:type="dxa"/>
            <w:vAlign w:val="center"/>
            <w:hideMark/>
          </w:tcPr>
          <w:p w14:paraId="5D1F58DD" w14:textId="0D0E6707"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16A1040F" w14:textId="77777777" w:rsidR="00EE256C" w:rsidRPr="0061162C" w:rsidRDefault="00EE256C" w:rsidP="0061162C">
            <w:pPr>
              <w:jc w:val="center"/>
              <w:rPr>
                <w:b/>
                <w:sz w:val="24"/>
                <w:szCs w:val="24"/>
              </w:rPr>
            </w:pPr>
          </w:p>
        </w:tc>
        <w:tc>
          <w:tcPr>
            <w:tcW w:w="706" w:type="dxa"/>
            <w:vAlign w:val="center"/>
            <w:hideMark/>
          </w:tcPr>
          <w:p w14:paraId="3A256AE6" w14:textId="77777777" w:rsidR="00EE256C" w:rsidRPr="0061162C" w:rsidRDefault="00EE256C" w:rsidP="0061162C">
            <w:pPr>
              <w:jc w:val="center"/>
              <w:rPr>
                <w:b/>
                <w:sz w:val="24"/>
                <w:szCs w:val="24"/>
              </w:rPr>
            </w:pPr>
          </w:p>
        </w:tc>
      </w:tr>
      <w:tr w:rsidR="00EE256C" w14:paraId="0D876D94" w14:textId="77777777" w:rsidTr="00AC0AF7">
        <w:tc>
          <w:tcPr>
            <w:tcW w:w="6520" w:type="dxa"/>
            <w:shd w:val="clear" w:color="auto" w:fill="F2F2F2" w:themeFill="background1" w:themeFillShade="F2"/>
            <w:hideMark/>
          </w:tcPr>
          <w:p w14:paraId="5A964229" w14:textId="1FE8027F" w:rsidR="00EE256C" w:rsidRDefault="00EE256C">
            <w:pPr>
              <w:rPr>
                <w:sz w:val="24"/>
                <w:szCs w:val="24"/>
              </w:rPr>
            </w:pPr>
            <w:hyperlink r:id="rId89" w:anchor="tech-meaningful-links" w:history="1">
              <w:r>
                <w:rPr>
                  <w:rStyle w:val="Hipervnculo"/>
                </w:rPr>
                <w:t>13.1</w:t>
              </w:r>
            </w:hyperlink>
            <w:r>
              <w:t xml:space="preserve"> Identifique claramente el objetivo de cada vínculo.</w:t>
            </w:r>
          </w:p>
        </w:tc>
        <w:tc>
          <w:tcPr>
            <w:tcW w:w="563" w:type="dxa"/>
            <w:vAlign w:val="center"/>
            <w:hideMark/>
          </w:tcPr>
          <w:p w14:paraId="517500FA" w14:textId="673DB11B"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10B347BF" w14:textId="77777777" w:rsidR="00EE256C" w:rsidRPr="0061162C" w:rsidRDefault="00EE256C" w:rsidP="0061162C">
            <w:pPr>
              <w:jc w:val="center"/>
              <w:rPr>
                <w:b/>
                <w:sz w:val="24"/>
                <w:szCs w:val="24"/>
              </w:rPr>
            </w:pPr>
          </w:p>
        </w:tc>
        <w:tc>
          <w:tcPr>
            <w:tcW w:w="706" w:type="dxa"/>
            <w:vAlign w:val="center"/>
            <w:hideMark/>
          </w:tcPr>
          <w:p w14:paraId="48D42475" w14:textId="77777777" w:rsidR="00EE256C" w:rsidRPr="0061162C" w:rsidRDefault="00EE256C" w:rsidP="0061162C">
            <w:pPr>
              <w:jc w:val="center"/>
              <w:rPr>
                <w:b/>
                <w:sz w:val="24"/>
                <w:szCs w:val="24"/>
              </w:rPr>
            </w:pPr>
          </w:p>
        </w:tc>
      </w:tr>
      <w:tr w:rsidR="00EE256C" w14:paraId="0FC0906C" w14:textId="77777777" w:rsidTr="00AC0AF7">
        <w:tc>
          <w:tcPr>
            <w:tcW w:w="6520" w:type="dxa"/>
            <w:shd w:val="clear" w:color="auto" w:fill="F2F2F2" w:themeFill="background1" w:themeFillShade="F2"/>
            <w:hideMark/>
          </w:tcPr>
          <w:p w14:paraId="1F838EC6" w14:textId="04102BAC" w:rsidR="00EE256C" w:rsidRDefault="00EE256C">
            <w:pPr>
              <w:rPr>
                <w:sz w:val="24"/>
                <w:szCs w:val="24"/>
              </w:rPr>
            </w:pPr>
            <w:hyperlink r:id="rId90" w:anchor="tech-use-metadata" w:history="1">
              <w:r>
                <w:rPr>
                  <w:rStyle w:val="Hipervnculo"/>
                </w:rPr>
                <w:t>13.2</w:t>
              </w:r>
            </w:hyperlink>
            <w:r>
              <w:t xml:space="preserve"> Proporcione metadatos para añadir información semántica a las páginas y sitios.</w:t>
            </w:r>
          </w:p>
        </w:tc>
        <w:tc>
          <w:tcPr>
            <w:tcW w:w="563" w:type="dxa"/>
            <w:vAlign w:val="center"/>
            <w:hideMark/>
          </w:tcPr>
          <w:p w14:paraId="15090AC3" w14:textId="77777777" w:rsidR="00EE256C" w:rsidRPr="0061162C" w:rsidRDefault="00EE256C" w:rsidP="0061162C">
            <w:pPr>
              <w:jc w:val="center"/>
              <w:rPr>
                <w:b/>
                <w:sz w:val="24"/>
                <w:szCs w:val="24"/>
              </w:rPr>
            </w:pPr>
          </w:p>
        </w:tc>
        <w:tc>
          <w:tcPr>
            <w:tcW w:w="565" w:type="dxa"/>
            <w:vAlign w:val="center"/>
            <w:hideMark/>
          </w:tcPr>
          <w:p w14:paraId="16EEA399" w14:textId="0F3898F0" w:rsidR="00EE256C" w:rsidRPr="0061162C" w:rsidRDefault="00A72375" w:rsidP="0061162C">
            <w:pPr>
              <w:jc w:val="center"/>
              <w:rPr>
                <w:b/>
                <w:sz w:val="24"/>
                <w:szCs w:val="24"/>
              </w:rPr>
            </w:pPr>
            <w:r w:rsidRPr="00907C4D">
              <w:rPr>
                <w:b/>
                <w:sz w:val="24"/>
                <w:szCs w:val="24"/>
              </w:rPr>
              <w:t>X</w:t>
            </w:r>
          </w:p>
        </w:tc>
        <w:tc>
          <w:tcPr>
            <w:tcW w:w="706" w:type="dxa"/>
            <w:vAlign w:val="center"/>
            <w:hideMark/>
          </w:tcPr>
          <w:p w14:paraId="5C06E65E" w14:textId="77777777" w:rsidR="00EE256C" w:rsidRPr="0061162C" w:rsidRDefault="00EE256C" w:rsidP="0061162C">
            <w:pPr>
              <w:jc w:val="center"/>
              <w:rPr>
                <w:b/>
                <w:sz w:val="24"/>
                <w:szCs w:val="24"/>
              </w:rPr>
            </w:pPr>
          </w:p>
        </w:tc>
      </w:tr>
      <w:tr w:rsidR="00EE256C" w14:paraId="4050AF36" w14:textId="77777777" w:rsidTr="00AC0AF7">
        <w:tc>
          <w:tcPr>
            <w:tcW w:w="6520" w:type="dxa"/>
            <w:shd w:val="clear" w:color="auto" w:fill="F2F2F2" w:themeFill="background1" w:themeFillShade="F2"/>
            <w:hideMark/>
          </w:tcPr>
          <w:p w14:paraId="697144C4" w14:textId="621CB7DA" w:rsidR="00EE256C" w:rsidRDefault="00EE256C">
            <w:pPr>
              <w:rPr>
                <w:sz w:val="24"/>
                <w:szCs w:val="24"/>
              </w:rPr>
            </w:pPr>
            <w:hyperlink r:id="rId91" w:anchor="tech-site-description" w:history="1">
              <w:r>
                <w:rPr>
                  <w:rStyle w:val="Hipervnculo"/>
                </w:rPr>
                <w:t>13.3</w:t>
              </w:r>
            </w:hyperlink>
            <w:r>
              <w:t xml:space="preserve"> Proporcione información sobre la maquetación general de un sitio (por ejemplo, mapa del sitio o tabla de contenidos).</w:t>
            </w:r>
          </w:p>
        </w:tc>
        <w:tc>
          <w:tcPr>
            <w:tcW w:w="563" w:type="dxa"/>
            <w:vAlign w:val="center"/>
            <w:hideMark/>
          </w:tcPr>
          <w:p w14:paraId="3968029F" w14:textId="10C183B4"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66396B6C" w14:textId="77777777" w:rsidR="00EE256C" w:rsidRPr="0061162C" w:rsidRDefault="00EE256C" w:rsidP="0061162C">
            <w:pPr>
              <w:jc w:val="center"/>
              <w:rPr>
                <w:b/>
                <w:sz w:val="24"/>
                <w:szCs w:val="24"/>
              </w:rPr>
            </w:pPr>
          </w:p>
        </w:tc>
        <w:tc>
          <w:tcPr>
            <w:tcW w:w="706" w:type="dxa"/>
            <w:vAlign w:val="center"/>
            <w:hideMark/>
          </w:tcPr>
          <w:p w14:paraId="43DAEA06" w14:textId="77777777" w:rsidR="00EE256C" w:rsidRPr="0061162C" w:rsidRDefault="00EE256C" w:rsidP="0061162C">
            <w:pPr>
              <w:jc w:val="center"/>
              <w:rPr>
                <w:b/>
                <w:sz w:val="24"/>
                <w:szCs w:val="24"/>
              </w:rPr>
            </w:pPr>
          </w:p>
        </w:tc>
      </w:tr>
      <w:tr w:rsidR="00EE256C" w14:paraId="3B4A79E6" w14:textId="77777777" w:rsidTr="00AC0AF7">
        <w:tc>
          <w:tcPr>
            <w:tcW w:w="6520" w:type="dxa"/>
            <w:shd w:val="clear" w:color="auto" w:fill="F2F2F2" w:themeFill="background1" w:themeFillShade="F2"/>
            <w:hideMark/>
          </w:tcPr>
          <w:p w14:paraId="725E8BF2" w14:textId="00B72E0D" w:rsidR="00EE256C" w:rsidRDefault="00EE256C">
            <w:pPr>
              <w:rPr>
                <w:sz w:val="24"/>
                <w:szCs w:val="24"/>
              </w:rPr>
            </w:pPr>
            <w:hyperlink r:id="rId92" w:anchor="tech-clear-nav-mechanism" w:history="1">
              <w:r>
                <w:rPr>
                  <w:rStyle w:val="Hipervnculo"/>
                </w:rPr>
                <w:t>13.4</w:t>
              </w:r>
            </w:hyperlink>
            <w:r>
              <w:t xml:space="preserve"> Utilice los mecanismos de navegación de forma coherente.</w:t>
            </w:r>
          </w:p>
        </w:tc>
        <w:tc>
          <w:tcPr>
            <w:tcW w:w="563" w:type="dxa"/>
            <w:vAlign w:val="center"/>
            <w:hideMark/>
          </w:tcPr>
          <w:p w14:paraId="302BC13F" w14:textId="1BC4DEF3"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19A14AF5" w14:textId="77777777" w:rsidR="00EE256C" w:rsidRPr="0061162C" w:rsidRDefault="00EE256C" w:rsidP="0061162C">
            <w:pPr>
              <w:jc w:val="center"/>
              <w:rPr>
                <w:b/>
                <w:sz w:val="24"/>
                <w:szCs w:val="24"/>
              </w:rPr>
            </w:pPr>
          </w:p>
        </w:tc>
        <w:tc>
          <w:tcPr>
            <w:tcW w:w="706" w:type="dxa"/>
            <w:vAlign w:val="center"/>
            <w:hideMark/>
          </w:tcPr>
          <w:p w14:paraId="5BC54DE7" w14:textId="77777777" w:rsidR="00EE256C" w:rsidRPr="0061162C" w:rsidRDefault="00EE256C" w:rsidP="0061162C">
            <w:pPr>
              <w:jc w:val="center"/>
              <w:rPr>
                <w:b/>
                <w:sz w:val="24"/>
                <w:szCs w:val="24"/>
              </w:rPr>
            </w:pPr>
          </w:p>
        </w:tc>
      </w:tr>
      <w:tr w:rsidR="00EE256C" w14:paraId="52ACB331" w14:textId="77777777" w:rsidTr="00AC0AF7">
        <w:tc>
          <w:tcPr>
            <w:tcW w:w="6520" w:type="dxa"/>
            <w:shd w:val="clear" w:color="auto" w:fill="F8F8F8" w:themeFill="accent1" w:themeFillTint="33"/>
            <w:hideMark/>
          </w:tcPr>
          <w:p w14:paraId="3333445F" w14:textId="77777777" w:rsidR="00EE256C" w:rsidRDefault="00EE256C">
            <w:pPr>
              <w:jc w:val="center"/>
              <w:rPr>
                <w:b/>
                <w:bCs/>
                <w:sz w:val="24"/>
                <w:szCs w:val="24"/>
              </w:rPr>
            </w:pPr>
            <w:r>
              <w:rPr>
                <w:b/>
                <w:bCs/>
              </w:rPr>
              <w:t>Y si utiliza tablas (Prioridad 2)</w:t>
            </w:r>
          </w:p>
        </w:tc>
        <w:tc>
          <w:tcPr>
            <w:tcW w:w="563" w:type="dxa"/>
            <w:shd w:val="clear" w:color="auto" w:fill="F8F8F8" w:themeFill="accent1" w:themeFillTint="33"/>
            <w:hideMark/>
          </w:tcPr>
          <w:p w14:paraId="50D2C5DB" w14:textId="77777777" w:rsidR="00EE256C" w:rsidRDefault="00EE256C">
            <w:pPr>
              <w:jc w:val="center"/>
              <w:rPr>
                <w:b/>
                <w:bCs/>
                <w:sz w:val="24"/>
                <w:szCs w:val="24"/>
              </w:rPr>
            </w:pPr>
            <w:r>
              <w:rPr>
                <w:b/>
                <w:bCs/>
              </w:rPr>
              <w:t>Sí</w:t>
            </w:r>
          </w:p>
        </w:tc>
        <w:tc>
          <w:tcPr>
            <w:tcW w:w="565" w:type="dxa"/>
            <w:shd w:val="clear" w:color="auto" w:fill="F8F8F8" w:themeFill="accent1" w:themeFillTint="33"/>
            <w:hideMark/>
          </w:tcPr>
          <w:p w14:paraId="40FD3821" w14:textId="77777777" w:rsidR="00EE256C" w:rsidRDefault="00EE256C">
            <w:pPr>
              <w:jc w:val="center"/>
              <w:rPr>
                <w:b/>
                <w:bCs/>
                <w:sz w:val="24"/>
                <w:szCs w:val="24"/>
              </w:rPr>
            </w:pPr>
            <w:r>
              <w:rPr>
                <w:b/>
                <w:bCs/>
              </w:rPr>
              <w:t>No</w:t>
            </w:r>
          </w:p>
        </w:tc>
        <w:tc>
          <w:tcPr>
            <w:tcW w:w="706" w:type="dxa"/>
            <w:shd w:val="clear" w:color="auto" w:fill="F8F8F8" w:themeFill="accent1" w:themeFillTint="33"/>
            <w:hideMark/>
          </w:tcPr>
          <w:p w14:paraId="4D5F0E19" w14:textId="77777777" w:rsidR="00EE256C" w:rsidRDefault="00EE256C">
            <w:pPr>
              <w:jc w:val="center"/>
              <w:rPr>
                <w:b/>
                <w:bCs/>
                <w:sz w:val="24"/>
                <w:szCs w:val="24"/>
              </w:rPr>
            </w:pPr>
            <w:r>
              <w:rPr>
                <w:b/>
                <w:bCs/>
              </w:rPr>
              <w:t>N/A</w:t>
            </w:r>
          </w:p>
        </w:tc>
      </w:tr>
      <w:tr w:rsidR="00EE256C" w14:paraId="26DC1B28" w14:textId="77777777" w:rsidTr="00AC0AF7">
        <w:tc>
          <w:tcPr>
            <w:tcW w:w="6520" w:type="dxa"/>
            <w:shd w:val="clear" w:color="auto" w:fill="F2F2F2" w:themeFill="background1" w:themeFillShade="F2"/>
            <w:hideMark/>
          </w:tcPr>
          <w:p w14:paraId="46633E09" w14:textId="3855D5E8" w:rsidR="00EE256C" w:rsidRDefault="00EE256C">
            <w:pPr>
              <w:rPr>
                <w:sz w:val="24"/>
                <w:szCs w:val="24"/>
              </w:rPr>
            </w:pPr>
            <w:hyperlink r:id="rId93" w:anchor="tech-avoid-table-for-layout" w:history="1">
              <w:r>
                <w:rPr>
                  <w:rStyle w:val="Hipervnculo"/>
                </w:rPr>
                <w:t>5.3</w:t>
              </w:r>
            </w:hyperlink>
            <w:r>
              <w:t xml:space="preserve"> No utilice tablas para maquetar, a menos que la tabla tenga sentido cuando se alinee. Por otro lado, si la tabla no tiene sentido, proporcione una alternativa equivalente (la cual debe ser una versión alineada).</w:t>
            </w:r>
          </w:p>
        </w:tc>
        <w:tc>
          <w:tcPr>
            <w:tcW w:w="563" w:type="dxa"/>
            <w:vAlign w:val="center"/>
            <w:hideMark/>
          </w:tcPr>
          <w:p w14:paraId="684FB3F0" w14:textId="180AC6DE"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54B6E1C4" w14:textId="77777777" w:rsidR="00EE256C" w:rsidRPr="0061162C" w:rsidRDefault="00EE256C" w:rsidP="0061162C">
            <w:pPr>
              <w:jc w:val="center"/>
              <w:rPr>
                <w:b/>
                <w:sz w:val="24"/>
                <w:szCs w:val="24"/>
              </w:rPr>
            </w:pPr>
          </w:p>
        </w:tc>
        <w:tc>
          <w:tcPr>
            <w:tcW w:w="706" w:type="dxa"/>
            <w:vAlign w:val="center"/>
            <w:hideMark/>
          </w:tcPr>
          <w:p w14:paraId="07000568" w14:textId="77777777" w:rsidR="00EE256C" w:rsidRPr="0061162C" w:rsidRDefault="00EE256C" w:rsidP="0061162C">
            <w:pPr>
              <w:jc w:val="center"/>
              <w:rPr>
                <w:b/>
                <w:sz w:val="24"/>
                <w:szCs w:val="24"/>
              </w:rPr>
            </w:pPr>
          </w:p>
        </w:tc>
      </w:tr>
      <w:tr w:rsidR="00EE256C" w14:paraId="7A0FDF0E" w14:textId="77777777" w:rsidTr="00AC0AF7">
        <w:tc>
          <w:tcPr>
            <w:tcW w:w="6520" w:type="dxa"/>
            <w:shd w:val="clear" w:color="auto" w:fill="F2F2F2" w:themeFill="background1" w:themeFillShade="F2"/>
            <w:hideMark/>
          </w:tcPr>
          <w:p w14:paraId="650AA618" w14:textId="120BDB43" w:rsidR="00EE256C" w:rsidRDefault="00EE256C">
            <w:pPr>
              <w:rPr>
                <w:sz w:val="24"/>
                <w:szCs w:val="24"/>
              </w:rPr>
            </w:pPr>
            <w:hyperlink r:id="rId94" w:anchor="tech-table-layout" w:history="1">
              <w:r>
                <w:rPr>
                  <w:rStyle w:val="Hipervnculo"/>
                </w:rPr>
                <w:t>5.4</w:t>
              </w:r>
            </w:hyperlink>
            <w:r>
              <w:t xml:space="preserve"> Si se utiliza una tabla para maquetar, no utilice marcadores estructurales para realizar un efecto visual de formato.</w:t>
            </w:r>
          </w:p>
        </w:tc>
        <w:tc>
          <w:tcPr>
            <w:tcW w:w="563" w:type="dxa"/>
            <w:vAlign w:val="center"/>
            <w:hideMark/>
          </w:tcPr>
          <w:p w14:paraId="6492DB61" w14:textId="1CC5E689"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70F71152" w14:textId="77777777" w:rsidR="00EE256C" w:rsidRPr="0061162C" w:rsidRDefault="00EE256C" w:rsidP="0061162C">
            <w:pPr>
              <w:jc w:val="center"/>
              <w:rPr>
                <w:b/>
                <w:sz w:val="24"/>
                <w:szCs w:val="24"/>
              </w:rPr>
            </w:pPr>
          </w:p>
        </w:tc>
        <w:tc>
          <w:tcPr>
            <w:tcW w:w="706" w:type="dxa"/>
            <w:vAlign w:val="center"/>
            <w:hideMark/>
          </w:tcPr>
          <w:p w14:paraId="51606502" w14:textId="77777777" w:rsidR="00EE256C" w:rsidRPr="0061162C" w:rsidRDefault="00EE256C" w:rsidP="0061162C">
            <w:pPr>
              <w:jc w:val="center"/>
              <w:rPr>
                <w:b/>
                <w:sz w:val="24"/>
                <w:szCs w:val="24"/>
              </w:rPr>
            </w:pPr>
          </w:p>
        </w:tc>
      </w:tr>
      <w:tr w:rsidR="00EE256C" w14:paraId="246DC54B" w14:textId="77777777" w:rsidTr="00AC0AF7">
        <w:tc>
          <w:tcPr>
            <w:tcW w:w="6520" w:type="dxa"/>
            <w:shd w:val="clear" w:color="auto" w:fill="F8F8F8" w:themeFill="accent1" w:themeFillTint="33"/>
            <w:hideMark/>
          </w:tcPr>
          <w:p w14:paraId="4DED1A6A" w14:textId="77777777" w:rsidR="00EE256C" w:rsidRDefault="00EE256C">
            <w:pPr>
              <w:jc w:val="center"/>
              <w:rPr>
                <w:b/>
                <w:bCs/>
                <w:sz w:val="24"/>
                <w:szCs w:val="24"/>
              </w:rPr>
            </w:pPr>
            <w:r>
              <w:rPr>
                <w:b/>
                <w:bCs/>
              </w:rPr>
              <w:t>Y si utiliza marcos ("frames") (Prioridad 2)</w:t>
            </w:r>
          </w:p>
        </w:tc>
        <w:tc>
          <w:tcPr>
            <w:tcW w:w="563" w:type="dxa"/>
            <w:shd w:val="clear" w:color="auto" w:fill="F8F8F8" w:themeFill="accent1" w:themeFillTint="33"/>
            <w:hideMark/>
          </w:tcPr>
          <w:p w14:paraId="1C1B37F1" w14:textId="77777777" w:rsidR="00EE256C" w:rsidRDefault="00EE256C">
            <w:pPr>
              <w:jc w:val="center"/>
              <w:rPr>
                <w:b/>
                <w:bCs/>
                <w:sz w:val="24"/>
                <w:szCs w:val="24"/>
              </w:rPr>
            </w:pPr>
            <w:r>
              <w:rPr>
                <w:b/>
                <w:bCs/>
              </w:rPr>
              <w:t>Sí</w:t>
            </w:r>
          </w:p>
        </w:tc>
        <w:tc>
          <w:tcPr>
            <w:tcW w:w="565" w:type="dxa"/>
            <w:shd w:val="clear" w:color="auto" w:fill="F8F8F8" w:themeFill="accent1" w:themeFillTint="33"/>
            <w:hideMark/>
          </w:tcPr>
          <w:p w14:paraId="5B3DCD73" w14:textId="77777777" w:rsidR="00EE256C" w:rsidRDefault="00EE256C">
            <w:pPr>
              <w:jc w:val="center"/>
              <w:rPr>
                <w:b/>
                <w:bCs/>
                <w:sz w:val="24"/>
                <w:szCs w:val="24"/>
              </w:rPr>
            </w:pPr>
            <w:r>
              <w:rPr>
                <w:b/>
                <w:bCs/>
              </w:rPr>
              <w:t>No</w:t>
            </w:r>
          </w:p>
        </w:tc>
        <w:tc>
          <w:tcPr>
            <w:tcW w:w="706" w:type="dxa"/>
            <w:shd w:val="clear" w:color="auto" w:fill="F8F8F8" w:themeFill="accent1" w:themeFillTint="33"/>
            <w:hideMark/>
          </w:tcPr>
          <w:p w14:paraId="6CFF97C1" w14:textId="77777777" w:rsidR="00EE256C" w:rsidRDefault="00EE256C">
            <w:pPr>
              <w:jc w:val="center"/>
              <w:rPr>
                <w:b/>
                <w:bCs/>
                <w:sz w:val="24"/>
                <w:szCs w:val="24"/>
              </w:rPr>
            </w:pPr>
            <w:r>
              <w:rPr>
                <w:b/>
                <w:bCs/>
              </w:rPr>
              <w:t>N/A</w:t>
            </w:r>
          </w:p>
        </w:tc>
      </w:tr>
      <w:tr w:rsidR="00EE256C" w14:paraId="1CA1E886" w14:textId="77777777" w:rsidTr="00AC0AF7">
        <w:tc>
          <w:tcPr>
            <w:tcW w:w="6520" w:type="dxa"/>
            <w:shd w:val="clear" w:color="auto" w:fill="F2F2F2" w:themeFill="background1" w:themeFillShade="F2"/>
            <w:hideMark/>
          </w:tcPr>
          <w:p w14:paraId="2236A397" w14:textId="2635402C" w:rsidR="00EE256C" w:rsidRDefault="00EE256C">
            <w:pPr>
              <w:rPr>
                <w:sz w:val="24"/>
                <w:szCs w:val="24"/>
              </w:rPr>
            </w:pPr>
            <w:hyperlink r:id="rId95" w:anchor="tech-frame-longdesc" w:history="1">
              <w:r>
                <w:rPr>
                  <w:rStyle w:val="Hipervnculo"/>
                </w:rPr>
                <w:t>12.2</w:t>
              </w:r>
            </w:hyperlink>
            <w:r>
              <w:t xml:space="preserve"> Describa el propósito de los marcos y cómo éstos se relacionan entre sí, si no resulta obvio solamente con el título del marco.</w:t>
            </w:r>
          </w:p>
        </w:tc>
        <w:tc>
          <w:tcPr>
            <w:tcW w:w="563" w:type="dxa"/>
            <w:vAlign w:val="center"/>
            <w:hideMark/>
          </w:tcPr>
          <w:p w14:paraId="252EAD6D" w14:textId="77777777" w:rsidR="00EE256C" w:rsidRPr="0061162C" w:rsidRDefault="00EE256C" w:rsidP="0061162C">
            <w:pPr>
              <w:jc w:val="center"/>
              <w:rPr>
                <w:b/>
                <w:sz w:val="24"/>
                <w:szCs w:val="24"/>
              </w:rPr>
            </w:pPr>
          </w:p>
        </w:tc>
        <w:tc>
          <w:tcPr>
            <w:tcW w:w="565" w:type="dxa"/>
            <w:vAlign w:val="center"/>
            <w:hideMark/>
          </w:tcPr>
          <w:p w14:paraId="0ABFF2B6" w14:textId="77777777" w:rsidR="00EE256C" w:rsidRPr="0061162C" w:rsidRDefault="00EE256C" w:rsidP="0061162C">
            <w:pPr>
              <w:jc w:val="center"/>
              <w:rPr>
                <w:b/>
                <w:sz w:val="24"/>
                <w:szCs w:val="24"/>
              </w:rPr>
            </w:pPr>
          </w:p>
        </w:tc>
        <w:tc>
          <w:tcPr>
            <w:tcW w:w="706" w:type="dxa"/>
            <w:vAlign w:val="center"/>
            <w:hideMark/>
          </w:tcPr>
          <w:p w14:paraId="00CEE7DE" w14:textId="736C87C8" w:rsidR="00EE256C" w:rsidRPr="0061162C" w:rsidRDefault="00A72375" w:rsidP="0061162C">
            <w:pPr>
              <w:jc w:val="center"/>
              <w:rPr>
                <w:b/>
                <w:sz w:val="24"/>
                <w:szCs w:val="24"/>
              </w:rPr>
            </w:pPr>
            <w:r w:rsidRPr="00907C4D">
              <w:rPr>
                <w:b/>
                <w:sz w:val="24"/>
                <w:szCs w:val="24"/>
              </w:rPr>
              <w:t>X</w:t>
            </w:r>
          </w:p>
        </w:tc>
      </w:tr>
      <w:tr w:rsidR="00EE256C" w14:paraId="58CD11F4" w14:textId="77777777" w:rsidTr="00AC0AF7">
        <w:tc>
          <w:tcPr>
            <w:tcW w:w="6520" w:type="dxa"/>
            <w:shd w:val="clear" w:color="auto" w:fill="F8F8F8" w:themeFill="accent1" w:themeFillTint="33"/>
            <w:hideMark/>
          </w:tcPr>
          <w:p w14:paraId="0A620AFD" w14:textId="77777777" w:rsidR="00EE256C" w:rsidRDefault="00EE256C">
            <w:pPr>
              <w:jc w:val="center"/>
              <w:rPr>
                <w:b/>
                <w:bCs/>
                <w:sz w:val="24"/>
                <w:szCs w:val="24"/>
              </w:rPr>
            </w:pPr>
            <w:r>
              <w:rPr>
                <w:b/>
                <w:bCs/>
              </w:rPr>
              <w:t>Y si utiliza formularios (Prioridad 2)</w:t>
            </w:r>
          </w:p>
        </w:tc>
        <w:tc>
          <w:tcPr>
            <w:tcW w:w="563" w:type="dxa"/>
            <w:shd w:val="clear" w:color="auto" w:fill="F8F8F8" w:themeFill="accent1" w:themeFillTint="33"/>
            <w:hideMark/>
          </w:tcPr>
          <w:p w14:paraId="6E4C54A0" w14:textId="77777777" w:rsidR="00EE256C" w:rsidRDefault="00EE256C">
            <w:pPr>
              <w:jc w:val="center"/>
              <w:rPr>
                <w:b/>
                <w:bCs/>
                <w:sz w:val="24"/>
                <w:szCs w:val="24"/>
              </w:rPr>
            </w:pPr>
            <w:r>
              <w:rPr>
                <w:b/>
                <w:bCs/>
              </w:rPr>
              <w:t>Sí</w:t>
            </w:r>
          </w:p>
        </w:tc>
        <w:tc>
          <w:tcPr>
            <w:tcW w:w="565" w:type="dxa"/>
            <w:shd w:val="clear" w:color="auto" w:fill="F8F8F8" w:themeFill="accent1" w:themeFillTint="33"/>
            <w:hideMark/>
          </w:tcPr>
          <w:p w14:paraId="015775FA" w14:textId="77777777" w:rsidR="00EE256C" w:rsidRDefault="00EE256C">
            <w:pPr>
              <w:jc w:val="center"/>
              <w:rPr>
                <w:b/>
                <w:bCs/>
                <w:sz w:val="24"/>
                <w:szCs w:val="24"/>
              </w:rPr>
            </w:pPr>
            <w:r>
              <w:rPr>
                <w:b/>
                <w:bCs/>
              </w:rPr>
              <w:t>No</w:t>
            </w:r>
          </w:p>
        </w:tc>
        <w:tc>
          <w:tcPr>
            <w:tcW w:w="706" w:type="dxa"/>
            <w:shd w:val="clear" w:color="auto" w:fill="F8F8F8" w:themeFill="accent1" w:themeFillTint="33"/>
            <w:hideMark/>
          </w:tcPr>
          <w:p w14:paraId="1355ACA6" w14:textId="77777777" w:rsidR="00EE256C" w:rsidRDefault="00EE256C">
            <w:pPr>
              <w:jc w:val="center"/>
              <w:rPr>
                <w:b/>
                <w:bCs/>
                <w:sz w:val="24"/>
                <w:szCs w:val="24"/>
              </w:rPr>
            </w:pPr>
            <w:r>
              <w:rPr>
                <w:b/>
                <w:bCs/>
              </w:rPr>
              <w:t>N/A</w:t>
            </w:r>
          </w:p>
        </w:tc>
      </w:tr>
      <w:tr w:rsidR="00EE256C" w14:paraId="1B6750B1" w14:textId="77777777" w:rsidTr="00AC0AF7">
        <w:tc>
          <w:tcPr>
            <w:tcW w:w="6520" w:type="dxa"/>
            <w:shd w:val="clear" w:color="auto" w:fill="F2F2F2" w:themeFill="background1" w:themeFillShade="F2"/>
            <w:hideMark/>
          </w:tcPr>
          <w:p w14:paraId="4E36A514" w14:textId="636B04D3" w:rsidR="00EE256C" w:rsidRDefault="00EE256C">
            <w:pPr>
              <w:rPr>
                <w:sz w:val="24"/>
                <w:szCs w:val="24"/>
              </w:rPr>
            </w:pPr>
            <w:hyperlink r:id="rId96" w:anchor="tech-unassociated-labels" w:history="1">
              <w:r>
                <w:rPr>
                  <w:rStyle w:val="Hipervnculo"/>
                </w:rPr>
                <w:t>10.2</w:t>
              </w:r>
            </w:hyperlink>
            <w:r>
              <w:t xml:space="preserve"> Hasta que las aplicaciones de usuario soporten explícitamente la asociación entre control de formulario y etiqueta, para todos los controles de formularios con etiquetas asociadas implícitamente, asegúrese de que la etiqueta está colocada adecuadamente.</w:t>
            </w:r>
          </w:p>
        </w:tc>
        <w:tc>
          <w:tcPr>
            <w:tcW w:w="563" w:type="dxa"/>
            <w:vAlign w:val="center"/>
            <w:hideMark/>
          </w:tcPr>
          <w:p w14:paraId="2167D3EC" w14:textId="11CA7763"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2739CE8A" w14:textId="77777777" w:rsidR="00EE256C" w:rsidRPr="0061162C" w:rsidRDefault="00EE256C" w:rsidP="0061162C">
            <w:pPr>
              <w:jc w:val="center"/>
              <w:rPr>
                <w:b/>
                <w:sz w:val="24"/>
                <w:szCs w:val="24"/>
              </w:rPr>
            </w:pPr>
          </w:p>
        </w:tc>
        <w:tc>
          <w:tcPr>
            <w:tcW w:w="706" w:type="dxa"/>
            <w:vAlign w:val="center"/>
            <w:hideMark/>
          </w:tcPr>
          <w:p w14:paraId="6FB55ABF" w14:textId="77777777" w:rsidR="00EE256C" w:rsidRPr="0061162C" w:rsidRDefault="00EE256C" w:rsidP="0061162C">
            <w:pPr>
              <w:jc w:val="center"/>
              <w:rPr>
                <w:b/>
                <w:sz w:val="24"/>
                <w:szCs w:val="24"/>
              </w:rPr>
            </w:pPr>
          </w:p>
        </w:tc>
      </w:tr>
      <w:tr w:rsidR="00EE256C" w14:paraId="0965164B" w14:textId="77777777" w:rsidTr="00AC0AF7">
        <w:tc>
          <w:tcPr>
            <w:tcW w:w="6520" w:type="dxa"/>
            <w:shd w:val="clear" w:color="auto" w:fill="F2F2F2" w:themeFill="background1" w:themeFillShade="F2"/>
            <w:hideMark/>
          </w:tcPr>
          <w:p w14:paraId="658F6127" w14:textId="225360F7" w:rsidR="00EE256C" w:rsidRDefault="00EE256C">
            <w:pPr>
              <w:rPr>
                <w:sz w:val="24"/>
                <w:szCs w:val="24"/>
              </w:rPr>
            </w:pPr>
            <w:hyperlink r:id="rId97" w:anchor="tech-associate-labels" w:history="1">
              <w:r>
                <w:rPr>
                  <w:rStyle w:val="Hipervnculo"/>
                </w:rPr>
                <w:t>12.4</w:t>
              </w:r>
            </w:hyperlink>
            <w:r>
              <w:t xml:space="preserve"> Asocie explícitamente las etiquetas con sus controles.</w:t>
            </w:r>
          </w:p>
        </w:tc>
        <w:tc>
          <w:tcPr>
            <w:tcW w:w="563" w:type="dxa"/>
            <w:vAlign w:val="center"/>
            <w:hideMark/>
          </w:tcPr>
          <w:p w14:paraId="488F009D" w14:textId="424E945B"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31177302" w14:textId="77777777" w:rsidR="00EE256C" w:rsidRPr="0061162C" w:rsidRDefault="00EE256C" w:rsidP="0061162C">
            <w:pPr>
              <w:jc w:val="center"/>
              <w:rPr>
                <w:b/>
                <w:sz w:val="24"/>
                <w:szCs w:val="24"/>
              </w:rPr>
            </w:pPr>
          </w:p>
        </w:tc>
        <w:tc>
          <w:tcPr>
            <w:tcW w:w="706" w:type="dxa"/>
            <w:vAlign w:val="center"/>
            <w:hideMark/>
          </w:tcPr>
          <w:p w14:paraId="6BA3E3BF" w14:textId="77777777" w:rsidR="00EE256C" w:rsidRPr="0061162C" w:rsidRDefault="00EE256C" w:rsidP="0061162C">
            <w:pPr>
              <w:jc w:val="center"/>
              <w:rPr>
                <w:b/>
                <w:sz w:val="24"/>
                <w:szCs w:val="24"/>
              </w:rPr>
            </w:pPr>
          </w:p>
        </w:tc>
      </w:tr>
      <w:tr w:rsidR="00EE256C" w14:paraId="63356E69" w14:textId="77777777" w:rsidTr="00AC0AF7">
        <w:tc>
          <w:tcPr>
            <w:tcW w:w="6520" w:type="dxa"/>
            <w:shd w:val="clear" w:color="auto" w:fill="F8F8F8" w:themeFill="accent1" w:themeFillTint="33"/>
            <w:hideMark/>
          </w:tcPr>
          <w:p w14:paraId="0614F120" w14:textId="77777777" w:rsidR="00EE256C" w:rsidRDefault="00EE256C">
            <w:pPr>
              <w:jc w:val="center"/>
              <w:rPr>
                <w:b/>
                <w:bCs/>
                <w:sz w:val="24"/>
                <w:szCs w:val="24"/>
              </w:rPr>
            </w:pPr>
            <w:r>
              <w:rPr>
                <w:b/>
                <w:bCs/>
              </w:rPr>
              <w:t>Y si utiliza "applets" y "scripts" (Prioridad 2)</w:t>
            </w:r>
          </w:p>
        </w:tc>
        <w:tc>
          <w:tcPr>
            <w:tcW w:w="563" w:type="dxa"/>
            <w:shd w:val="clear" w:color="auto" w:fill="F8F8F8" w:themeFill="accent1" w:themeFillTint="33"/>
            <w:hideMark/>
          </w:tcPr>
          <w:p w14:paraId="6C72FCBD" w14:textId="77777777" w:rsidR="00EE256C" w:rsidRDefault="00EE256C">
            <w:pPr>
              <w:jc w:val="center"/>
              <w:rPr>
                <w:b/>
                <w:bCs/>
                <w:sz w:val="24"/>
                <w:szCs w:val="24"/>
              </w:rPr>
            </w:pPr>
            <w:r>
              <w:rPr>
                <w:b/>
                <w:bCs/>
              </w:rPr>
              <w:t>Sí</w:t>
            </w:r>
          </w:p>
        </w:tc>
        <w:tc>
          <w:tcPr>
            <w:tcW w:w="565" w:type="dxa"/>
            <w:shd w:val="clear" w:color="auto" w:fill="F8F8F8" w:themeFill="accent1" w:themeFillTint="33"/>
            <w:hideMark/>
          </w:tcPr>
          <w:p w14:paraId="1256CDA2" w14:textId="77777777" w:rsidR="00EE256C" w:rsidRDefault="00EE256C">
            <w:pPr>
              <w:jc w:val="center"/>
              <w:rPr>
                <w:b/>
                <w:bCs/>
                <w:sz w:val="24"/>
                <w:szCs w:val="24"/>
              </w:rPr>
            </w:pPr>
            <w:r>
              <w:rPr>
                <w:b/>
                <w:bCs/>
              </w:rPr>
              <w:t>No</w:t>
            </w:r>
          </w:p>
        </w:tc>
        <w:tc>
          <w:tcPr>
            <w:tcW w:w="706" w:type="dxa"/>
            <w:shd w:val="clear" w:color="auto" w:fill="F8F8F8" w:themeFill="accent1" w:themeFillTint="33"/>
            <w:hideMark/>
          </w:tcPr>
          <w:p w14:paraId="271B73C7" w14:textId="77777777" w:rsidR="00EE256C" w:rsidRDefault="00EE256C">
            <w:pPr>
              <w:jc w:val="center"/>
              <w:rPr>
                <w:b/>
                <w:bCs/>
                <w:sz w:val="24"/>
                <w:szCs w:val="24"/>
              </w:rPr>
            </w:pPr>
            <w:r>
              <w:rPr>
                <w:b/>
                <w:bCs/>
              </w:rPr>
              <w:t>N/A</w:t>
            </w:r>
          </w:p>
        </w:tc>
      </w:tr>
      <w:tr w:rsidR="00EE256C" w14:paraId="08560C61" w14:textId="77777777" w:rsidTr="00AC0AF7">
        <w:tc>
          <w:tcPr>
            <w:tcW w:w="6520" w:type="dxa"/>
            <w:shd w:val="clear" w:color="auto" w:fill="F2F2F2" w:themeFill="background1" w:themeFillShade="F2"/>
            <w:hideMark/>
          </w:tcPr>
          <w:p w14:paraId="13D9992D" w14:textId="7E6560C4" w:rsidR="00EE256C" w:rsidRDefault="00EE256C">
            <w:pPr>
              <w:rPr>
                <w:sz w:val="24"/>
                <w:szCs w:val="24"/>
              </w:rPr>
            </w:pPr>
            <w:hyperlink r:id="rId98" w:anchor="tech-keyboard-operable-scripts" w:history="1">
              <w:r>
                <w:rPr>
                  <w:rStyle w:val="Hipervnculo"/>
                </w:rPr>
                <w:t>6.4</w:t>
              </w:r>
            </w:hyperlink>
            <w:r>
              <w:t xml:space="preserve"> Para los </w:t>
            </w:r>
            <w:r w:rsidRPr="00AE24A5">
              <w:rPr>
                <w:i/>
              </w:rPr>
              <w:t>scripts</w:t>
            </w:r>
            <w:r>
              <w:t xml:space="preserve"> y </w:t>
            </w:r>
            <w:r w:rsidRPr="00AE24A5">
              <w:rPr>
                <w:i/>
              </w:rPr>
              <w:t>applets</w:t>
            </w:r>
            <w:r>
              <w:t>, asegúrese de que los manejadores de eventos sean independientes del dispositivo de entrada.</w:t>
            </w:r>
          </w:p>
        </w:tc>
        <w:tc>
          <w:tcPr>
            <w:tcW w:w="563" w:type="dxa"/>
            <w:vAlign w:val="center"/>
            <w:hideMark/>
          </w:tcPr>
          <w:p w14:paraId="1DD5FD76" w14:textId="2965F3F4"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35694E7E" w14:textId="77777777" w:rsidR="00EE256C" w:rsidRPr="0061162C" w:rsidRDefault="00EE256C" w:rsidP="0061162C">
            <w:pPr>
              <w:jc w:val="center"/>
              <w:rPr>
                <w:b/>
                <w:sz w:val="24"/>
                <w:szCs w:val="24"/>
              </w:rPr>
            </w:pPr>
          </w:p>
        </w:tc>
        <w:tc>
          <w:tcPr>
            <w:tcW w:w="706" w:type="dxa"/>
            <w:vAlign w:val="center"/>
            <w:hideMark/>
          </w:tcPr>
          <w:p w14:paraId="23F4FB36" w14:textId="77777777" w:rsidR="00EE256C" w:rsidRPr="0061162C" w:rsidRDefault="00EE256C" w:rsidP="0061162C">
            <w:pPr>
              <w:jc w:val="center"/>
              <w:rPr>
                <w:b/>
                <w:sz w:val="24"/>
                <w:szCs w:val="24"/>
              </w:rPr>
            </w:pPr>
          </w:p>
        </w:tc>
      </w:tr>
      <w:tr w:rsidR="00EE256C" w14:paraId="4E65E265" w14:textId="77777777" w:rsidTr="00AC0AF7">
        <w:tc>
          <w:tcPr>
            <w:tcW w:w="6520" w:type="dxa"/>
            <w:shd w:val="clear" w:color="auto" w:fill="F2F2F2" w:themeFill="background1" w:themeFillShade="F2"/>
            <w:hideMark/>
          </w:tcPr>
          <w:p w14:paraId="68259CD5" w14:textId="7B18B33F" w:rsidR="00EE256C" w:rsidRDefault="00EE256C">
            <w:pPr>
              <w:rPr>
                <w:sz w:val="24"/>
                <w:szCs w:val="24"/>
              </w:rPr>
            </w:pPr>
            <w:hyperlink r:id="rId99" w:anchor="tech-avoid-movement" w:history="1">
              <w:r>
                <w:rPr>
                  <w:rStyle w:val="Hipervnculo"/>
                </w:rPr>
                <w:t>7.3</w:t>
              </w:r>
            </w:hyperlink>
            <w:r>
              <w:t xml:space="preserve"> Hasta que las aplicaciones de usuario permitan congelar el movimiento de los contenidos, evite los movimientos en las páginas.</w:t>
            </w:r>
          </w:p>
        </w:tc>
        <w:tc>
          <w:tcPr>
            <w:tcW w:w="563" w:type="dxa"/>
            <w:vAlign w:val="center"/>
            <w:hideMark/>
          </w:tcPr>
          <w:p w14:paraId="05FE8F0B" w14:textId="6FF13225"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11C24F8C" w14:textId="77777777" w:rsidR="00EE256C" w:rsidRPr="0061162C" w:rsidRDefault="00EE256C" w:rsidP="0061162C">
            <w:pPr>
              <w:jc w:val="center"/>
              <w:rPr>
                <w:b/>
                <w:sz w:val="24"/>
                <w:szCs w:val="24"/>
              </w:rPr>
            </w:pPr>
          </w:p>
        </w:tc>
        <w:tc>
          <w:tcPr>
            <w:tcW w:w="706" w:type="dxa"/>
            <w:vAlign w:val="center"/>
            <w:hideMark/>
          </w:tcPr>
          <w:p w14:paraId="66726A53" w14:textId="77777777" w:rsidR="00EE256C" w:rsidRPr="0061162C" w:rsidRDefault="00EE256C" w:rsidP="0061162C">
            <w:pPr>
              <w:jc w:val="center"/>
              <w:rPr>
                <w:b/>
                <w:sz w:val="24"/>
                <w:szCs w:val="24"/>
              </w:rPr>
            </w:pPr>
          </w:p>
        </w:tc>
      </w:tr>
      <w:tr w:rsidR="00EE256C" w14:paraId="677C8A90" w14:textId="77777777" w:rsidTr="00AC0AF7">
        <w:tc>
          <w:tcPr>
            <w:tcW w:w="6520" w:type="dxa"/>
            <w:shd w:val="clear" w:color="auto" w:fill="F2F2F2" w:themeFill="background1" w:themeFillShade="F2"/>
            <w:hideMark/>
          </w:tcPr>
          <w:p w14:paraId="35AB1A47" w14:textId="3594872C" w:rsidR="00EE256C" w:rsidRDefault="00EE256C">
            <w:pPr>
              <w:rPr>
                <w:sz w:val="24"/>
                <w:szCs w:val="24"/>
              </w:rPr>
            </w:pPr>
            <w:hyperlink r:id="rId100" w:anchor="tech-directly-accessible" w:history="1">
              <w:r>
                <w:rPr>
                  <w:rStyle w:val="Hipervnculo"/>
                </w:rPr>
                <w:t>8.1</w:t>
              </w:r>
            </w:hyperlink>
            <w:r>
              <w:t xml:space="preserve"> Haga los elementos de programación, tales como </w:t>
            </w:r>
            <w:r w:rsidRPr="00AE24A5">
              <w:rPr>
                <w:i/>
              </w:rPr>
              <w:t>scripts</w:t>
            </w:r>
            <w:r>
              <w:t xml:space="preserve"> y </w:t>
            </w:r>
            <w:r w:rsidRPr="00AE24A5">
              <w:rPr>
                <w:i/>
              </w:rPr>
              <w:t>applets</w:t>
            </w:r>
            <w:r>
              <w:t>, directamente accesibles o compatibles con las ayudas técnicas [Prioridad 1 si la funcionalidad es importante y no se presenta en otro lugar; de otra manera, Prioridad 2].</w:t>
            </w:r>
          </w:p>
        </w:tc>
        <w:tc>
          <w:tcPr>
            <w:tcW w:w="563" w:type="dxa"/>
            <w:vAlign w:val="center"/>
            <w:hideMark/>
          </w:tcPr>
          <w:p w14:paraId="001BEA9E" w14:textId="574CCC90"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4A045430" w14:textId="77777777" w:rsidR="00EE256C" w:rsidRPr="0061162C" w:rsidRDefault="00EE256C" w:rsidP="0061162C">
            <w:pPr>
              <w:jc w:val="center"/>
              <w:rPr>
                <w:b/>
                <w:sz w:val="24"/>
                <w:szCs w:val="24"/>
              </w:rPr>
            </w:pPr>
          </w:p>
        </w:tc>
        <w:tc>
          <w:tcPr>
            <w:tcW w:w="706" w:type="dxa"/>
            <w:vAlign w:val="center"/>
            <w:hideMark/>
          </w:tcPr>
          <w:p w14:paraId="231E9666" w14:textId="77777777" w:rsidR="00EE256C" w:rsidRPr="0061162C" w:rsidRDefault="00EE256C" w:rsidP="0061162C">
            <w:pPr>
              <w:jc w:val="center"/>
              <w:rPr>
                <w:b/>
                <w:sz w:val="24"/>
                <w:szCs w:val="24"/>
              </w:rPr>
            </w:pPr>
          </w:p>
        </w:tc>
      </w:tr>
      <w:tr w:rsidR="00EE256C" w14:paraId="6B8132E3" w14:textId="77777777" w:rsidTr="00AC0AF7">
        <w:tc>
          <w:tcPr>
            <w:tcW w:w="6520" w:type="dxa"/>
            <w:shd w:val="clear" w:color="auto" w:fill="F2F2F2" w:themeFill="background1" w:themeFillShade="F2"/>
            <w:hideMark/>
          </w:tcPr>
          <w:p w14:paraId="2FDCA967" w14:textId="43549E77" w:rsidR="00EE256C" w:rsidRDefault="00EE256C">
            <w:pPr>
              <w:rPr>
                <w:sz w:val="24"/>
                <w:szCs w:val="24"/>
              </w:rPr>
            </w:pPr>
            <w:hyperlink r:id="rId101" w:anchor="tech-keyboard-operable" w:history="1">
              <w:r>
                <w:rPr>
                  <w:rStyle w:val="Hipervnculo"/>
                </w:rPr>
                <w:t>9.2</w:t>
              </w:r>
            </w:hyperlink>
            <w:r>
              <w:t xml:space="preserve"> Asegúrese de que cualquier elemento que tiene su propia interfaz pueda manejarse de forma independiente del dispositivo.</w:t>
            </w:r>
          </w:p>
        </w:tc>
        <w:tc>
          <w:tcPr>
            <w:tcW w:w="563" w:type="dxa"/>
            <w:vAlign w:val="center"/>
            <w:hideMark/>
          </w:tcPr>
          <w:p w14:paraId="3F5BAE42" w14:textId="4AFC4472"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3B38EBA6" w14:textId="77777777" w:rsidR="00EE256C" w:rsidRPr="0061162C" w:rsidRDefault="00EE256C" w:rsidP="0061162C">
            <w:pPr>
              <w:jc w:val="center"/>
              <w:rPr>
                <w:b/>
                <w:sz w:val="24"/>
                <w:szCs w:val="24"/>
              </w:rPr>
            </w:pPr>
          </w:p>
        </w:tc>
        <w:tc>
          <w:tcPr>
            <w:tcW w:w="706" w:type="dxa"/>
            <w:vAlign w:val="center"/>
            <w:hideMark/>
          </w:tcPr>
          <w:p w14:paraId="11B518B3" w14:textId="77777777" w:rsidR="00EE256C" w:rsidRPr="0061162C" w:rsidRDefault="00EE256C" w:rsidP="0061162C">
            <w:pPr>
              <w:jc w:val="center"/>
              <w:rPr>
                <w:b/>
                <w:sz w:val="24"/>
                <w:szCs w:val="24"/>
              </w:rPr>
            </w:pPr>
          </w:p>
        </w:tc>
      </w:tr>
      <w:tr w:rsidR="00EE256C" w14:paraId="37F95C36" w14:textId="77777777" w:rsidTr="00AC0AF7">
        <w:tc>
          <w:tcPr>
            <w:tcW w:w="6520" w:type="dxa"/>
            <w:shd w:val="clear" w:color="auto" w:fill="F2F2F2" w:themeFill="background1" w:themeFillShade="F2"/>
            <w:hideMark/>
          </w:tcPr>
          <w:p w14:paraId="568A2094" w14:textId="3D44CE31" w:rsidR="00EE256C" w:rsidRDefault="00EE256C">
            <w:pPr>
              <w:rPr>
                <w:sz w:val="24"/>
                <w:szCs w:val="24"/>
              </w:rPr>
            </w:pPr>
            <w:hyperlink r:id="rId102" w:anchor="tech-device-independent-events" w:history="1">
              <w:r>
                <w:rPr>
                  <w:rStyle w:val="Hipervnculo"/>
                </w:rPr>
                <w:t>9.3</w:t>
              </w:r>
            </w:hyperlink>
            <w:r>
              <w:t xml:space="preserve"> Para los "scripts", especifique manejadores de evento lógicos mejor que manejadores de evento</w:t>
            </w:r>
            <w:r w:rsidR="00AE24A5">
              <w:t>s</w:t>
            </w:r>
            <w:r>
              <w:t xml:space="preserve"> dependientes de dispositivos.</w:t>
            </w:r>
          </w:p>
        </w:tc>
        <w:tc>
          <w:tcPr>
            <w:tcW w:w="563" w:type="dxa"/>
            <w:vAlign w:val="center"/>
            <w:hideMark/>
          </w:tcPr>
          <w:p w14:paraId="0C10C02F" w14:textId="0FA419CD" w:rsidR="00EE256C" w:rsidRPr="0061162C" w:rsidRDefault="00A72375" w:rsidP="0061162C">
            <w:pPr>
              <w:jc w:val="center"/>
              <w:rPr>
                <w:b/>
                <w:sz w:val="24"/>
                <w:szCs w:val="24"/>
              </w:rPr>
            </w:pPr>
            <w:r w:rsidRPr="00907C4D">
              <w:rPr>
                <w:b/>
                <w:sz w:val="24"/>
                <w:szCs w:val="24"/>
              </w:rPr>
              <w:t>X</w:t>
            </w:r>
          </w:p>
        </w:tc>
        <w:tc>
          <w:tcPr>
            <w:tcW w:w="565" w:type="dxa"/>
            <w:vAlign w:val="center"/>
            <w:hideMark/>
          </w:tcPr>
          <w:p w14:paraId="79A98C8F" w14:textId="77777777" w:rsidR="00EE256C" w:rsidRPr="0061162C" w:rsidRDefault="00EE256C" w:rsidP="0061162C">
            <w:pPr>
              <w:jc w:val="center"/>
              <w:rPr>
                <w:b/>
                <w:sz w:val="24"/>
                <w:szCs w:val="24"/>
              </w:rPr>
            </w:pPr>
          </w:p>
        </w:tc>
        <w:tc>
          <w:tcPr>
            <w:tcW w:w="706" w:type="dxa"/>
            <w:vAlign w:val="center"/>
            <w:hideMark/>
          </w:tcPr>
          <w:p w14:paraId="788240B5" w14:textId="77777777" w:rsidR="00EE256C" w:rsidRPr="0061162C" w:rsidRDefault="00EE256C" w:rsidP="0061162C">
            <w:pPr>
              <w:jc w:val="center"/>
              <w:rPr>
                <w:b/>
                <w:sz w:val="24"/>
                <w:szCs w:val="24"/>
              </w:rPr>
            </w:pPr>
          </w:p>
        </w:tc>
      </w:tr>
    </w:tbl>
    <w:p w14:paraId="74535237" w14:textId="35C97041" w:rsidR="0061446B" w:rsidRDefault="00AC0AF7" w:rsidP="00530EB9">
      <w:pPr>
        <w:pStyle w:val="PiedeTabla"/>
      </w:pPr>
      <w:bookmarkStart w:id="2247" w:name="_Toc233720913"/>
      <w:r w:rsidRPr="003E4DE1">
        <w:t>Tabla 8.</w:t>
      </w:r>
      <w:r w:rsidR="00FA1F1C">
        <w:t>6</w:t>
      </w:r>
      <w:r w:rsidRPr="003E4DE1">
        <w:t xml:space="preserve">. Checklist WCAG 1.0 de prioridad </w:t>
      </w:r>
      <w:r>
        <w:t>2</w:t>
      </w:r>
      <w:r w:rsidRPr="003E4DE1">
        <w:t>.</w:t>
      </w:r>
      <w:bookmarkEnd w:id="2247"/>
    </w:p>
    <w:p w14:paraId="3B85F693" w14:textId="77777777" w:rsidR="00EE256C" w:rsidRPr="000A5B23" w:rsidRDefault="00EE256C" w:rsidP="000A5B23">
      <w:pPr>
        <w:rPr>
          <w:b/>
          <w:u w:val="single"/>
        </w:rPr>
      </w:pPr>
      <w:r w:rsidRPr="000A5B23">
        <w:rPr>
          <w:b/>
          <w:u w:val="single"/>
        </w:rPr>
        <w:t>Puntos de verificación Prioridad 3</w:t>
      </w:r>
      <w:r w:rsidR="000A5B23">
        <w:rPr>
          <w:b/>
          <w:u w:val="single"/>
        </w:rPr>
        <w:t>:</w:t>
      </w:r>
    </w:p>
    <w:tbl>
      <w:tblPr>
        <w:tblStyle w:val="Tablaconcuadrcula"/>
        <w:tblW w:w="0" w:type="auto"/>
        <w:tblLook w:val="04A0" w:firstRow="1" w:lastRow="0" w:firstColumn="1" w:lastColumn="0" w:noHBand="0" w:noVBand="1"/>
      </w:tblPr>
      <w:tblGrid>
        <w:gridCol w:w="6520"/>
        <w:gridCol w:w="563"/>
        <w:gridCol w:w="565"/>
        <w:gridCol w:w="706"/>
      </w:tblGrid>
      <w:tr w:rsidR="00EE256C" w14:paraId="6F86A180" w14:textId="77777777" w:rsidTr="00982649">
        <w:tc>
          <w:tcPr>
            <w:tcW w:w="6520" w:type="dxa"/>
            <w:shd w:val="clear" w:color="auto" w:fill="F8F8F8" w:themeFill="accent1" w:themeFillTint="33"/>
            <w:hideMark/>
          </w:tcPr>
          <w:p w14:paraId="1D514324" w14:textId="77777777" w:rsidR="00EE256C" w:rsidRDefault="00EE256C">
            <w:pPr>
              <w:jc w:val="center"/>
              <w:rPr>
                <w:b/>
                <w:bCs/>
                <w:sz w:val="24"/>
                <w:szCs w:val="24"/>
              </w:rPr>
            </w:pPr>
            <w:r>
              <w:rPr>
                <w:b/>
                <w:bCs/>
              </w:rPr>
              <w:t>En general (Prioridad 3)</w:t>
            </w:r>
          </w:p>
        </w:tc>
        <w:tc>
          <w:tcPr>
            <w:tcW w:w="563" w:type="dxa"/>
            <w:shd w:val="clear" w:color="auto" w:fill="F8F8F8" w:themeFill="accent1" w:themeFillTint="33"/>
            <w:hideMark/>
          </w:tcPr>
          <w:p w14:paraId="51897878" w14:textId="77777777" w:rsidR="00EE256C" w:rsidRDefault="00EE256C">
            <w:pPr>
              <w:jc w:val="center"/>
              <w:rPr>
                <w:b/>
                <w:bCs/>
                <w:sz w:val="24"/>
                <w:szCs w:val="24"/>
              </w:rPr>
            </w:pPr>
            <w:r>
              <w:rPr>
                <w:b/>
                <w:bCs/>
              </w:rPr>
              <w:t>Sí</w:t>
            </w:r>
          </w:p>
        </w:tc>
        <w:tc>
          <w:tcPr>
            <w:tcW w:w="565" w:type="dxa"/>
            <w:shd w:val="clear" w:color="auto" w:fill="F8F8F8" w:themeFill="accent1" w:themeFillTint="33"/>
            <w:hideMark/>
          </w:tcPr>
          <w:p w14:paraId="21DF7CDF" w14:textId="77777777" w:rsidR="00EE256C" w:rsidRDefault="00EE256C">
            <w:pPr>
              <w:jc w:val="center"/>
              <w:rPr>
                <w:b/>
                <w:bCs/>
                <w:sz w:val="24"/>
                <w:szCs w:val="24"/>
              </w:rPr>
            </w:pPr>
            <w:r>
              <w:rPr>
                <w:b/>
                <w:bCs/>
              </w:rPr>
              <w:t>No</w:t>
            </w:r>
          </w:p>
        </w:tc>
        <w:tc>
          <w:tcPr>
            <w:tcW w:w="706" w:type="dxa"/>
            <w:shd w:val="clear" w:color="auto" w:fill="F8F8F8" w:themeFill="accent1" w:themeFillTint="33"/>
            <w:hideMark/>
          </w:tcPr>
          <w:p w14:paraId="15C6325C" w14:textId="77777777" w:rsidR="00EE256C" w:rsidRDefault="00EE256C">
            <w:pPr>
              <w:jc w:val="center"/>
              <w:rPr>
                <w:b/>
                <w:bCs/>
                <w:sz w:val="24"/>
                <w:szCs w:val="24"/>
              </w:rPr>
            </w:pPr>
            <w:r>
              <w:rPr>
                <w:b/>
                <w:bCs/>
              </w:rPr>
              <w:t>N/A</w:t>
            </w:r>
          </w:p>
        </w:tc>
      </w:tr>
      <w:tr w:rsidR="00EE256C" w14:paraId="7FBF2F13" w14:textId="77777777" w:rsidTr="00982649">
        <w:tc>
          <w:tcPr>
            <w:tcW w:w="6520" w:type="dxa"/>
            <w:shd w:val="clear" w:color="auto" w:fill="F2F2F2" w:themeFill="background1" w:themeFillShade="F2"/>
            <w:hideMark/>
          </w:tcPr>
          <w:p w14:paraId="1AEEA08A" w14:textId="0919790C" w:rsidR="00EE256C" w:rsidRDefault="00EE256C">
            <w:pPr>
              <w:rPr>
                <w:sz w:val="24"/>
                <w:szCs w:val="24"/>
              </w:rPr>
            </w:pPr>
            <w:hyperlink r:id="rId103" w:anchor="tech-expand-abbr" w:history="1">
              <w:r>
                <w:rPr>
                  <w:rStyle w:val="Hipervnculo"/>
                </w:rPr>
                <w:t>4.2</w:t>
              </w:r>
            </w:hyperlink>
            <w:r>
              <w:t xml:space="preserve"> Especifique la expansión de cada abreviatura o acrónimo cuando aparezcan por primera vez en el documento.</w:t>
            </w:r>
          </w:p>
        </w:tc>
        <w:tc>
          <w:tcPr>
            <w:tcW w:w="563" w:type="dxa"/>
            <w:vAlign w:val="center"/>
            <w:hideMark/>
          </w:tcPr>
          <w:p w14:paraId="4F919D7B" w14:textId="6C9C394F"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20535F3D" w14:textId="77777777" w:rsidR="00EE256C" w:rsidRPr="001E6F28" w:rsidRDefault="00EE256C" w:rsidP="001E6F28">
            <w:pPr>
              <w:jc w:val="center"/>
              <w:rPr>
                <w:b/>
                <w:sz w:val="24"/>
                <w:szCs w:val="24"/>
              </w:rPr>
            </w:pPr>
          </w:p>
        </w:tc>
        <w:tc>
          <w:tcPr>
            <w:tcW w:w="706" w:type="dxa"/>
            <w:vAlign w:val="center"/>
            <w:hideMark/>
          </w:tcPr>
          <w:p w14:paraId="39795BB0" w14:textId="77777777" w:rsidR="00EE256C" w:rsidRPr="001E6F28" w:rsidRDefault="00EE256C" w:rsidP="001E6F28">
            <w:pPr>
              <w:jc w:val="center"/>
              <w:rPr>
                <w:b/>
                <w:sz w:val="24"/>
                <w:szCs w:val="24"/>
              </w:rPr>
            </w:pPr>
          </w:p>
        </w:tc>
      </w:tr>
      <w:tr w:rsidR="00EE256C" w14:paraId="1B6F2488" w14:textId="77777777" w:rsidTr="00982649">
        <w:tc>
          <w:tcPr>
            <w:tcW w:w="6520" w:type="dxa"/>
            <w:shd w:val="clear" w:color="auto" w:fill="F2F2F2" w:themeFill="background1" w:themeFillShade="F2"/>
            <w:hideMark/>
          </w:tcPr>
          <w:p w14:paraId="647DD852" w14:textId="524F3404" w:rsidR="00EE256C" w:rsidRDefault="00EE256C">
            <w:pPr>
              <w:rPr>
                <w:sz w:val="24"/>
                <w:szCs w:val="24"/>
              </w:rPr>
            </w:pPr>
            <w:hyperlink r:id="rId104" w:anchor="tech-identify-lang" w:history="1">
              <w:r>
                <w:rPr>
                  <w:rStyle w:val="Hipervnculo"/>
                </w:rPr>
                <w:t>4.3</w:t>
              </w:r>
            </w:hyperlink>
            <w:r>
              <w:t xml:space="preserve"> Identifique el idioma principal de un documento.</w:t>
            </w:r>
          </w:p>
        </w:tc>
        <w:tc>
          <w:tcPr>
            <w:tcW w:w="563" w:type="dxa"/>
            <w:vAlign w:val="center"/>
            <w:hideMark/>
          </w:tcPr>
          <w:p w14:paraId="4AE0BBB2" w14:textId="7CA23A93"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2A8D89CF" w14:textId="77777777" w:rsidR="00EE256C" w:rsidRPr="001E6F28" w:rsidRDefault="00EE256C" w:rsidP="001E6F28">
            <w:pPr>
              <w:jc w:val="center"/>
              <w:rPr>
                <w:b/>
                <w:sz w:val="24"/>
                <w:szCs w:val="24"/>
              </w:rPr>
            </w:pPr>
          </w:p>
        </w:tc>
        <w:tc>
          <w:tcPr>
            <w:tcW w:w="706" w:type="dxa"/>
            <w:vAlign w:val="center"/>
            <w:hideMark/>
          </w:tcPr>
          <w:p w14:paraId="12ECA47E" w14:textId="77777777" w:rsidR="00EE256C" w:rsidRPr="001E6F28" w:rsidRDefault="00EE256C" w:rsidP="001E6F28">
            <w:pPr>
              <w:jc w:val="center"/>
              <w:rPr>
                <w:b/>
                <w:sz w:val="24"/>
                <w:szCs w:val="24"/>
              </w:rPr>
            </w:pPr>
          </w:p>
        </w:tc>
      </w:tr>
      <w:tr w:rsidR="00EE256C" w14:paraId="5DE5AE26" w14:textId="77777777" w:rsidTr="00982649">
        <w:tc>
          <w:tcPr>
            <w:tcW w:w="6520" w:type="dxa"/>
            <w:shd w:val="clear" w:color="auto" w:fill="F2F2F2" w:themeFill="background1" w:themeFillShade="F2"/>
            <w:hideMark/>
          </w:tcPr>
          <w:p w14:paraId="11D93613" w14:textId="52E8B232" w:rsidR="00EE256C" w:rsidRDefault="00EE256C">
            <w:pPr>
              <w:rPr>
                <w:sz w:val="24"/>
                <w:szCs w:val="24"/>
              </w:rPr>
            </w:pPr>
            <w:hyperlink r:id="rId105" w:anchor="tech-tab-order" w:history="1">
              <w:r>
                <w:rPr>
                  <w:rStyle w:val="Hipervnculo"/>
                </w:rPr>
                <w:t>9.4</w:t>
              </w:r>
            </w:hyperlink>
            <w:r>
              <w:t xml:space="preserve"> Cree un orden lógico para navegar con el tabulador a través de vínculos, controles de formulario y objetos.</w:t>
            </w:r>
          </w:p>
        </w:tc>
        <w:tc>
          <w:tcPr>
            <w:tcW w:w="563" w:type="dxa"/>
            <w:vAlign w:val="center"/>
            <w:hideMark/>
          </w:tcPr>
          <w:p w14:paraId="54FC2103" w14:textId="2AC9795B"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678B4D13" w14:textId="77777777" w:rsidR="00EE256C" w:rsidRPr="001E6F28" w:rsidRDefault="00EE256C" w:rsidP="001E6F28">
            <w:pPr>
              <w:jc w:val="center"/>
              <w:rPr>
                <w:b/>
                <w:sz w:val="24"/>
                <w:szCs w:val="24"/>
              </w:rPr>
            </w:pPr>
          </w:p>
        </w:tc>
        <w:tc>
          <w:tcPr>
            <w:tcW w:w="706" w:type="dxa"/>
            <w:vAlign w:val="center"/>
            <w:hideMark/>
          </w:tcPr>
          <w:p w14:paraId="6618BBB3" w14:textId="77777777" w:rsidR="00EE256C" w:rsidRPr="001E6F28" w:rsidRDefault="00EE256C" w:rsidP="001E6F28">
            <w:pPr>
              <w:jc w:val="center"/>
              <w:rPr>
                <w:b/>
                <w:sz w:val="24"/>
                <w:szCs w:val="24"/>
              </w:rPr>
            </w:pPr>
          </w:p>
        </w:tc>
      </w:tr>
      <w:tr w:rsidR="00EE256C" w14:paraId="39C00EB3" w14:textId="77777777" w:rsidTr="00982649">
        <w:tc>
          <w:tcPr>
            <w:tcW w:w="6520" w:type="dxa"/>
            <w:shd w:val="clear" w:color="auto" w:fill="F2F2F2" w:themeFill="background1" w:themeFillShade="F2"/>
            <w:hideMark/>
          </w:tcPr>
          <w:p w14:paraId="4F56C5C4" w14:textId="27D57B17" w:rsidR="00EE256C" w:rsidRDefault="00EE256C">
            <w:pPr>
              <w:rPr>
                <w:sz w:val="24"/>
                <w:szCs w:val="24"/>
              </w:rPr>
            </w:pPr>
            <w:hyperlink r:id="rId106" w:anchor="tech-keyboard-shortcuts" w:history="1">
              <w:r>
                <w:rPr>
                  <w:rStyle w:val="Hipervnculo"/>
                </w:rPr>
                <w:t>9.5</w:t>
              </w:r>
            </w:hyperlink>
            <w:r>
              <w:t xml:space="preserve"> Proporcione atajos de teclado para los vínculos más importantes (incluidos los de los mapas de imagen de cliente), los controles de formulario y los grupos de controles de formulario.</w:t>
            </w:r>
          </w:p>
        </w:tc>
        <w:tc>
          <w:tcPr>
            <w:tcW w:w="563" w:type="dxa"/>
            <w:vAlign w:val="center"/>
            <w:hideMark/>
          </w:tcPr>
          <w:p w14:paraId="4EEDC180" w14:textId="77777777" w:rsidR="00EE256C" w:rsidRPr="001E6F28" w:rsidRDefault="00EE256C" w:rsidP="001E6F28">
            <w:pPr>
              <w:jc w:val="center"/>
              <w:rPr>
                <w:b/>
                <w:sz w:val="24"/>
                <w:szCs w:val="24"/>
              </w:rPr>
            </w:pPr>
          </w:p>
        </w:tc>
        <w:tc>
          <w:tcPr>
            <w:tcW w:w="565" w:type="dxa"/>
            <w:vAlign w:val="center"/>
            <w:hideMark/>
          </w:tcPr>
          <w:p w14:paraId="1225286A" w14:textId="2DCC7CDE" w:rsidR="00EE256C" w:rsidRPr="001E6F28" w:rsidRDefault="005C23A2" w:rsidP="001E6F28">
            <w:pPr>
              <w:jc w:val="center"/>
              <w:rPr>
                <w:b/>
                <w:sz w:val="24"/>
                <w:szCs w:val="24"/>
              </w:rPr>
            </w:pPr>
            <w:r w:rsidRPr="00907C4D">
              <w:rPr>
                <w:b/>
                <w:sz w:val="24"/>
                <w:szCs w:val="24"/>
              </w:rPr>
              <w:t>X</w:t>
            </w:r>
          </w:p>
        </w:tc>
        <w:tc>
          <w:tcPr>
            <w:tcW w:w="706" w:type="dxa"/>
            <w:vAlign w:val="center"/>
            <w:hideMark/>
          </w:tcPr>
          <w:p w14:paraId="368C26FA" w14:textId="77777777" w:rsidR="00EE256C" w:rsidRPr="001E6F28" w:rsidRDefault="00EE256C" w:rsidP="001E6F28">
            <w:pPr>
              <w:jc w:val="center"/>
              <w:rPr>
                <w:b/>
                <w:sz w:val="24"/>
                <w:szCs w:val="24"/>
              </w:rPr>
            </w:pPr>
          </w:p>
        </w:tc>
      </w:tr>
      <w:tr w:rsidR="00EE256C" w14:paraId="6D87A843" w14:textId="77777777" w:rsidTr="00982649">
        <w:tc>
          <w:tcPr>
            <w:tcW w:w="6520" w:type="dxa"/>
            <w:shd w:val="clear" w:color="auto" w:fill="F2F2F2" w:themeFill="background1" w:themeFillShade="F2"/>
            <w:hideMark/>
          </w:tcPr>
          <w:p w14:paraId="1800C69E" w14:textId="7FE01F6C" w:rsidR="00EE256C" w:rsidRDefault="00EE256C">
            <w:pPr>
              <w:rPr>
                <w:sz w:val="24"/>
                <w:szCs w:val="24"/>
              </w:rPr>
            </w:pPr>
            <w:hyperlink r:id="rId107" w:anchor="tech-divide-links" w:history="1">
              <w:r>
                <w:rPr>
                  <w:rStyle w:val="Hipervnculo"/>
                </w:rPr>
                <w:t>10.5</w:t>
              </w:r>
            </w:hyperlink>
            <w:r>
              <w:t xml:space="preserve"> Hasta que las aplicaciones de usuario (incluidas las ayudas técnicas) interpreten claramente los vínculos contiguos, incluya caracteres imprimibles (rodeados de espacios), que no sirvan como vínculo, entre los vínculos contiguos.</w:t>
            </w:r>
          </w:p>
        </w:tc>
        <w:tc>
          <w:tcPr>
            <w:tcW w:w="563" w:type="dxa"/>
            <w:vAlign w:val="center"/>
            <w:hideMark/>
          </w:tcPr>
          <w:p w14:paraId="70D049DA" w14:textId="0A8D4FD5"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01AE21B7" w14:textId="77777777" w:rsidR="00EE256C" w:rsidRPr="001E6F28" w:rsidRDefault="00EE256C" w:rsidP="001E6F28">
            <w:pPr>
              <w:jc w:val="center"/>
              <w:rPr>
                <w:b/>
                <w:sz w:val="24"/>
                <w:szCs w:val="24"/>
              </w:rPr>
            </w:pPr>
          </w:p>
        </w:tc>
        <w:tc>
          <w:tcPr>
            <w:tcW w:w="706" w:type="dxa"/>
            <w:vAlign w:val="center"/>
            <w:hideMark/>
          </w:tcPr>
          <w:p w14:paraId="10502427" w14:textId="77777777" w:rsidR="00EE256C" w:rsidRPr="001E6F28" w:rsidRDefault="00EE256C" w:rsidP="001E6F28">
            <w:pPr>
              <w:jc w:val="center"/>
              <w:rPr>
                <w:b/>
                <w:sz w:val="24"/>
                <w:szCs w:val="24"/>
              </w:rPr>
            </w:pPr>
          </w:p>
        </w:tc>
      </w:tr>
      <w:tr w:rsidR="00EE256C" w14:paraId="3D20415B" w14:textId="77777777" w:rsidTr="00982649">
        <w:tc>
          <w:tcPr>
            <w:tcW w:w="6520" w:type="dxa"/>
            <w:shd w:val="clear" w:color="auto" w:fill="F2F2F2" w:themeFill="background1" w:themeFillShade="F2"/>
            <w:hideMark/>
          </w:tcPr>
          <w:p w14:paraId="084EF6BF" w14:textId="48E3408E" w:rsidR="00EE256C" w:rsidRDefault="00EE256C">
            <w:pPr>
              <w:rPr>
                <w:sz w:val="24"/>
                <w:szCs w:val="24"/>
              </w:rPr>
            </w:pPr>
            <w:hyperlink r:id="rId108" w:anchor="tech-content-preferences" w:history="1">
              <w:r>
                <w:rPr>
                  <w:rStyle w:val="Hipervnculo"/>
                </w:rPr>
                <w:t>11.3</w:t>
              </w:r>
            </w:hyperlink>
            <w:r>
              <w:t xml:space="preserve"> Proporcione la información de modo que los usuarios puedan recibir los documentos según sus preferencias (por ejemplo, idioma, tipo de contenido, etc.).</w:t>
            </w:r>
          </w:p>
        </w:tc>
        <w:tc>
          <w:tcPr>
            <w:tcW w:w="563" w:type="dxa"/>
            <w:vAlign w:val="center"/>
            <w:hideMark/>
          </w:tcPr>
          <w:p w14:paraId="585CC026" w14:textId="1B5453C4"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79444592" w14:textId="77777777" w:rsidR="00EE256C" w:rsidRPr="001E6F28" w:rsidRDefault="00EE256C" w:rsidP="001E6F28">
            <w:pPr>
              <w:jc w:val="center"/>
              <w:rPr>
                <w:b/>
                <w:sz w:val="24"/>
                <w:szCs w:val="24"/>
              </w:rPr>
            </w:pPr>
          </w:p>
        </w:tc>
        <w:tc>
          <w:tcPr>
            <w:tcW w:w="706" w:type="dxa"/>
            <w:vAlign w:val="center"/>
            <w:hideMark/>
          </w:tcPr>
          <w:p w14:paraId="4B2DF517" w14:textId="77777777" w:rsidR="00EE256C" w:rsidRPr="001E6F28" w:rsidRDefault="00EE256C" w:rsidP="001E6F28">
            <w:pPr>
              <w:jc w:val="center"/>
              <w:rPr>
                <w:b/>
                <w:sz w:val="24"/>
                <w:szCs w:val="24"/>
              </w:rPr>
            </w:pPr>
          </w:p>
        </w:tc>
      </w:tr>
      <w:tr w:rsidR="00EE256C" w14:paraId="27D2D914" w14:textId="77777777" w:rsidTr="00982649">
        <w:tc>
          <w:tcPr>
            <w:tcW w:w="6520" w:type="dxa"/>
            <w:shd w:val="clear" w:color="auto" w:fill="F2F2F2" w:themeFill="background1" w:themeFillShade="F2"/>
            <w:hideMark/>
          </w:tcPr>
          <w:p w14:paraId="19781D46" w14:textId="47C8C7C3" w:rsidR="00EE256C" w:rsidRDefault="00EE256C">
            <w:pPr>
              <w:rPr>
                <w:sz w:val="24"/>
                <w:szCs w:val="24"/>
              </w:rPr>
            </w:pPr>
            <w:hyperlink r:id="rId109" w:anchor="tech-nav-bar" w:history="1">
              <w:r>
                <w:rPr>
                  <w:rStyle w:val="Hipervnculo"/>
                </w:rPr>
                <w:t>13.5</w:t>
              </w:r>
            </w:hyperlink>
            <w:r>
              <w:t xml:space="preserve"> Proporcione barras de navegación para destacar y dar acceso al mecanismo de navegación.</w:t>
            </w:r>
          </w:p>
        </w:tc>
        <w:tc>
          <w:tcPr>
            <w:tcW w:w="563" w:type="dxa"/>
            <w:vAlign w:val="center"/>
            <w:hideMark/>
          </w:tcPr>
          <w:p w14:paraId="3007B868" w14:textId="1D1475EE"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333A4D8A" w14:textId="77777777" w:rsidR="00EE256C" w:rsidRPr="001E6F28" w:rsidRDefault="00EE256C" w:rsidP="001E6F28">
            <w:pPr>
              <w:jc w:val="center"/>
              <w:rPr>
                <w:b/>
                <w:sz w:val="24"/>
                <w:szCs w:val="24"/>
              </w:rPr>
            </w:pPr>
          </w:p>
        </w:tc>
        <w:tc>
          <w:tcPr>
            <w:tcW w:w="706" w:type="dxa"/>
            <w:vAlign w:val="center"/>
            <w:hideMark/>
          </w:tcPr>
          <w:p w14:paraId="5EBD8637" w14:textId="77777777" w:rsidR="00EE256C" w:rsidRPr="001E6F28" w:rsidRDefault="00EE256C" w:rsidP="001E6F28">
            <w:pPr>
              <w:jc w:val="center"/>
              <w:rPr>
                <w:b/>
                <w:sz w:val="24"/>
                <w:szCs w:val="24"/>
              </w:rPr>
            </w:pPr>
          </w:p>
        </w:tc>
      </w:tr>
      <w:tr w:rsidR="00EE256C" w14:paraId="7A287B5F" w14:textId="77777777" w:rsidTr="00982649">
        <w:tc>
          <w:tcPr>
            <w:tcW w:w="6520" w:type="dxa"/>
            <w:shd w:val="clear" w:color="auto" w:fill="F2F2F2" w:themeFill="background1" w:themeFillShade="F2"/>
            <w:hideMark/>
          </w:tcPr>
          <w:p w14:paraId="5EDE99B9" w14:textId="4806D541" w:rsidR="00EE256C" w:rsidRDefault="00EE256C">
            <w:pPr>
              <w:rPr>
                <w:sz w:val="24"/>
                <w:szCs w:val="24"/>
              </w:rPr>
            </w:pPr>
            <w:hyperlink r:id="rId110" w:anchor="tech-group-links" w:history="1">
              <w:r>
                <w:rPr>
                  <w:rStyle w:val="Hipervnculo"/>
                </w:rPr>
                <w:t>13.6</w:t>
              </w:r>
            </w:hyperlink>
            <w:r>
              <w:t xml:space="preserve"> Agrupe los vínculos relacionados, identifique el grupo (para las aplicaciones de usuario) y, hasta que las aplicaciones de usuario lo hagan, proporcione una manera de evitar el grupo.</w:t>
            </w:r>
          </w:p>
        </w:tc>
        <w:tc>
          <w:tcPr>
            <w:tcW w:w="563" w:type="dxa"/>
            <w:vAlign w:val="center"/>
            <w:hideMark/>
          </w:tcPr>
          <w:p w14:paraId="1CBC36A9" w14:textId="198AC12A"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7B89ACCF" w14:textId="77777777" w:rsidR="00EE256C" w:rsidRPr="001E6F28" w:rsidRDefault="00EE256C" w:rsidP="001E6F28">
            <w:pPr>
              <w:jc w:val="center"/>
              <w:rPr>
                <w:b/>
                <w:sz w:val="24"/>
                <w:szCs w:val="24"/>
              </w:rPr>
            </w:pPr>
          </w:p>
        </w:tc>
        <w:tc>
          <w:tcPr>
            <w:tcW w:w="706" w:type="dxa"/>
            <w:vAlign w:val="center"/>
            <w:hideMark/>
          </w:tcPr>
          <w:p w14:paraId="6BB782F9" w14:textId="77777777" w:rsidR="00EE256C" w:rsidRPr="001E6F28" w:rsidRDefault="00EE256C" w:rsidP="001E6F28">
            <w:pPr>
              <w:jc w:val="center"/>
              <w:rPr>
                <w:b/>
                <w:sz w:val="24"/>
                <w:szCs w:val="24"/>
              </w:rPr>
            </w:pPr>
          </w:p>
        </w:tc>
      </w:tr>
      <w:tr w:rsidR="00EE256C" w14:paraId="294CB003" w14:textId="77777777" w:rsidTr="00982649">
        <w:tc>
          <w:tcPr>
            <w:tcW w:w="6520" w:type="dxa"/>
            <w:shd w:val="clear" w:color="auto" w:fill="F2F2F2" w:themeFill="background1" w:themeFillShade="F2"/>
            <w:hideMark/>
          </w:tcPr>
          <w:p w14:paraId="7E11E185" w14:textId="51020450" w:rsidR="00EE256C" w:rsidRDefault="00EE256C">
            <w:pPr>
              <w:rPr>
                <w:sz w:val="24"/>
                <w:szCs w:val="24"/>
              </w:rPr>
            </w:pPr>
            <w:hyperlink r:id="rId111" w:anchor="tech-searches" w:history="1">
              <w:r>
                <w:rPr>
                  <w:rStyle w:val="Hipervnculo"/>
                </w:rPr>
                <w:t>13.7</w:t>
              </w:r>
            </w:hyperlink>
            <w:r>
              <w:t xml:space="preserve"> Si proporciona funciones de búsqueda, permita diferentes tipos de búsquedas para diversos niveles de habilidad y preferencias.</w:t>
            </w:r>
          </w:p>
        </w:tc>
        <w:tc>
          <w:tcPr>
            <w:tcW w:w="563" w:type="dxa"/>
            <w:vAlign w:val="center"/>
            <w:hideMark/>
          </w:tcPr>
          <w:p w14:paraId="0F05AED2" w14:textId="77777777" w:rsidR="00EE256C" w:rsidRPr="001E6F28" w:rsidRDefault="00EE256C" w:rsidP="001E6F28">
            <w:pPr>
              <w:jc w:val="center"/>
              <w:rPr>
                <w:b/>
                <w:sz w:val="24"/>
                <w:szCs w:val="24"/>
              </w:rPr>
            </w:pPr>
          </w:p>
        </w:tc>
        <w:tc>
          <w:tcPr>
            <w:tcW w:w="565" w:type="dxa"/>
            <w:vAlign w:val="center"/>
            <w:hideMark/>
          </w:tcPr>
          <w:p w14:paraId="6810595F" w14:textId="77777777" w:rsidR="00EE256C" w:rsidRPr="001E6F28" w:rsidRDefault="00EE256C" w:rsidP="001E6F28">
            <w:pPr>
              <w:jc w:val="center"/>
              <w:rPr>
                <w:b/>
                <w:sz w:val="24"/>
                <w:szCs w:val="24"/>
              </w:rPr>
            </w:pPr>
          </w:p>
        </w:tc>
        <w:tc>
          <w:tcPr>
            <w:tcW w:w="706" w:type="dxa"/>
            <w:vAlign w:val="center"/>
            <w:hideMark/>
          </w:tcPr>
          <w:p w14:paraId="56417C5C" w14:textId="09BDA7F5" w:rsidR="00EE256C" w:rsidRPr="001E6F28" w:rsidRDefault="005C23A2" w:rsidP="001E6F28">
            <w:pPr>
              <w:jc w:val="center"/>
              <w:rPr>
                <w:b/>
                <w:sz w:val="24"/>
                <w:szCs w:val="24"/>
              </w:rPr>
            </w:pPr>
            <w:r w:rsidRPr="00907C4D">
              <w:rPr>
                <w:b/>
                <w:sz w:val="24"/>
                <w:szCs w:val="24"/>
              </w:rPr>
              <w:t>X</w:t>
            </w:r>
          </w:p>
        </w:tc>
      </w:tr>
      <w:tr w:rsidR="00EE256C" w14:paraId="4EDE70FD" w14:textId="77777777" w:rsidTr="00982649">
        <w:tc>
          <w:tcPr>
            <w:tcW w:w="6520" w:type="dxa"/>
            <w:shd w:val="clear" w:color="auto" w:fill="F2F2F2" w:themeFill="background1" w:themeFillShade="F2"/>
            <w:hideMark/>
          </w:tcPr>
          <w:p w14:paraId="7E092DB7" w14:textId="351DE1A1" w:rsidR="00EE256C" w:rsidRDefault="00EE256C">
            <w:pPr>
              <w:rPr>
                <w:sz w:val="24"/>
                <w:szCs w:val="24"/>
              </w:rPr>
            </w:pPr>
            <w:hyperlink r:id="rId112" w:anchor="tech-front-loading" w:history="1">
              <w:r>
                <w:rPr>
                  <w:rStyle w:val="Hipervnculo"/>
                </w:rPr>
                <w:t>13.8</w:t>
              </w:r>
            </w:hyperlink>
            <w:r>
              <w:t xml:space="preserve"> Localice la información destacada al principio de los encabezamientos, párrafos, listas, etc.</w:t>
            </w:r>
          </w:p>
        </w:tc>
        <w:tc>
          <w:tcPr>
            <w:tcW w:w="563" w:type="dxa"/>
            <w:vAlign w:val="center"/>
            <w:hideMark/>
          </w:tcPr>
          <w:p w14:paraId="412BC263" w14:textId="14924988"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46CD2203" w14:textId="77777777" w:rsidR="00EE256C" w:rsidRPr="001E6F28" w:rsidRDefault="00EE256C" w:rsidP="001E6F28">
            <w:pPr>
              <w:jc w:val="center"/>
              <w:rPr>
                <w:b/>
                <w:sz w:val="24"/>
                <w:szCs w:val="24"/>
              </w:rPr>
            </w:pPr>
          </w:p>
        </w:tc>
        <w:tc>
          <w:tcPr>
            <w:tcW w:w="706" w:type="dxa"/>
            <w:vAlign w:val="center"/>
            <w:hideMark/>
          </w:tcPr>
          <w:p w14:paraId="469EA2F5" w14:textId="77777777" w:rsidR="00EE256C" w:rsidRPr="001E6F28" w:rsidRDefault="00EE256C" w:rsidP="001E6F28">
            <w:pPr>
              <w:jc w:val="center"/>
              <w:rPr>
                <w:b/>
                <w:sz w:val="24"/>
                <w:szCs w:val="24"/>
              </w:rPr>
            </w:pPr>
          </w:p>
        </w:tc>
      </w:tr>
      <w:tr w:rsidR="00EE256C" w14:paraId="5F4CED4D" w14:textId="77777777" w:rsidTr="00982649">
        <w:tc>
          <w:tcPr>
            <w:tcW w:w="6520" w:type="dxa"/>
            <w:shd w:val="clear" w:color="auto" w:fill="F2F2F2" w:themeFill="background1" w:themeFillShade="F2"/>
            <w:hideMark/>
          </w:tcPr>
          <w:p w14:paraId="46A16789" w14:textId="133D50F9" w:rsidR="00EE256C" w:rsidRDefault="00EE256C">
            <w:pPr>
              <w:rPr>
                <w:sz w:val="24"/>
                <w:szCs w:val="24"/>
              </w:rPr>
            </w:pPr>
            <w:hyperlink r:id="rId113" w:anchor="tech-bundled-version" w:history="1">
              <w:r>
                <w:rPr>
                  <w:rStyle w:val="Hipervnculo"/>
                </w:rPr>
                <w:t>13.9</w:t>
              </w:r>
            </w:hyperlink>
            <w:r>
              <w:t xml:space="preserve"> Proporcione información sobre las colecciones de documentos (por ejemplo, los documentos que comprendan múltiples páginas).</w:t>
            </w:r>
          </w:p>
        </w:tc>
        <w:tc>
          <w:tcPr>
            <w:tcW w:w="563" w:type="dxa"/>
            <w:vAlign w:val="center"/>
            <w:hideMark/>
          </w:tcPr>
          <w:p w14:paraId="390DD381" w14:textId="77777777" w:rsidR="00EE256C" w:rsidRPr="001E6F28" w:rsidRDefault="00EE256C" w:rsidP="001E6F28">
            <w:pPr>
              <w:jc w:val="center"/>
              <w:rPr>
                <w:b/>
                <w:sz w:val="24"/>
                <w:szCs w:val="24"/>
              </w:rPr>
            </w:pPr>
          </w:p>
        </w:tc>
        <w:tc>
          <w:tcPr>
            <w:tcW w:w="565" w:type="dxa"/>
            <w:vAlign w:val="center"/>
            <w:hideMark/>
          </w:tcPr>
          <w:p w14:paraId="6277C272" w14:textId="77777777" w:rsidR="00EE256C" w:rsidRPr="001E6F28" w:rsidRDefault="00EE256C" w:rsidP="001E6F28">
            <w:pPr>
              <w:jc w:val="center"/>
              <w:rPr>
                <w:b/>
                <w:sz w:val="24"/>
                <w:szCs w:val="24"/>
              </w:rPr>
            </w:pPr>
          </w:p>
        </w:tc>
        <w:tc>
          <w:tcPr>
            <w:tcW w:w="706" w:type="dxa"/>
            <w:vAlign w:val="center"/>
            <w:hideMark/>
          </w:tcPr>
          <w:p w14:paraId="276B6D4D" w14:textId="1A3F6A78" w:rsidR="00EE256C" w:rsidRPr="001E6F28" w:rsidRDefault="005C23A2" w:rsidP="001E6F28">
            <w:pPr>
              <w:jc w:val="center"/>
              <w:rPr>
                <w:b/>
                <w:sz w:val="24"/>
                <w:szCs w:val="24"/>
              </w:rPr>
            </w:pPr>
            <w:r w:rsidRPr="00907C4D">
              <w:rPr>
                <w:b/>
                <w:sz w:val="24"/>
                <w:szCs w:val="24"/>
              </w:rPr>
              <w:t>X</w:t>
            </w:r>
          </w:p>
        </w:tc>
      </w:tr>
      <w:tr w:rsidR="00EE256C" w14:paraId="3BFAA7EF" w14:textId="77777777" w:rsidTr="00982649">
        <w:tc>
          <w:tcPr>
            <w:tcW w:w="6520" w:type="dxa"/>
            <w:shd w:val="clear" w:color="auto" w:fill="F2F2F2" w:themeFill="background1" w:themeFillShade="F2"/>
            <w:hideMark/>
          </w:tcPr>
          <w:p w14:paraId="25388402" w14:textId="78188875" w:rsidR="00EE256C" w:rsidRDefault="00EE256C">
            <w:pPr>
              <w:rPr>
                <w:sz w:val="24"/>
                <w:szCs w:val="24"/>
              </w:rPr>
            </w:pPr>
            <w:hyperlink r:id="rId114" w:anchor="tech-skip-over-ascii" w:history="1">
              <w:r>
                <w:rPr>
                  <w:rStyle w:val="Hipervnculo"/>
                </w:rPr>
                <w:t>13.10</w:t>
              </w:r>
            </w:hyperlink>
            <w:r>
              <w:t xml:space="preserve"> Proporcione un medio para saltar sobre un </w:t>
            </w:r>
            <w:r w:rsidRPr="00AE24A5">
              <w:rPr>
                <w:i/>
              </w:rPr>
              <w:t>ASCII</w:t>
            </w:r>
            <w:r>
              <w:t xml:space="preserve"> </w:t>
            </w:r>
            <w:r w:rsidRPr="00AE24A5">
              <w:rPr>
                <w:i/>
              </w:rPr>
              <w:t>art</w:t>
            </w:r>
            <w:r>
              <w:t xml:space="preserve"> de varias líneas.</w:t>
            </w:r>
          </w:p>
        </w:tc>
        <w:tc>
          <w:tcPr>
            <w:tcW w:w="563" w:type="dxa"/>
            <w:vAlign w:val="center"/>
            <w:hideMark/>
          </w:tcPr>
          <w:p w14:paraId="042CFCD3" w14:textId="77777777" w:rsidR="00EE256C" w:rsidRPr="001E6F28" w:rsidRDefault="00EE256C" w:rsidP="001E6F28">
            <w:pPr>
              <w:jc w:val="center"/>
              <w:rPr>
                <w:b/>
                <w:sz w:val="24"/>
                <w:szCs w:val="24"/>
              </w:rPr>
            </w:pPr>
          </w:p>
        </w:tc>
        <w:tc>
          <w:tcPr>
            <w:tcW w:w="565" w:type="dxa"/>
            <w:vAlign w:val="center"/>
            <w:hideMark/>
          </w:tcPr>
          <w:p w14:paraId="4CEBD1B1" w14:textId="77777777" w:rsidR="00EE256C" w:rsidRPr="001E6F28" w:rsidRDefault="00EE256C" w:rsidP="001E6F28">
            <w:pPr>
              <w:jc w:val="center"/>
              <w:rPr>
                <w:b/>
                <w:sz w:val="24"/>
                <w:szCs w:val="24"/>
              </w:rPr>
            </w:pPr>
          </w:p>
        </w:tc>
        <w:tc>
          <w:tcPr>
            <w:tcW w:w="706" w:type="dxa"/>
            <w:vAlign w:val="center"/>
            <w:hideMark/>
          </w:tcPr>
          <w:p w14:paraId="0DD83F22" w14:textId="34E852AD" w:rsidR="00EE256C" w:rsidRPr="001E6F28" w:rsidRDefault="005C23A2" w:rsidP="001E6F28">
            <w:pPr>
              <w:jc w:val="center"/>
              <w:rPr>
                <w:b/>
                <w:sz w:val="24"/>
                <w:szCs w:val="24"/>
              </w:rPr>
            </w:pPr>
            <w:r w:rsidRPr="00907C4D">
              <w:rPr>
                <w:b/>
                <w:sz w:val="24"/>
                <w:szCs w:val="24"/>
              </w:rPr>
              <w:t>X</w:t>
            </w:r>
          </w:p>
        </w:tc>
      </w:tr>
      <w:tr w:rsidR="00EE256C" w14:paraId="202B73E1" w14:textId="77777777" w:rsidTr="00982649">
        <w:tc>
          <w:tcPr>
            <w:tcW w:w="6520" w:type="dxa"/>
            <w:shd w:val="clear" w:color="auto" w:fill="F2F2F2" w:themeFill="background1" w:themeFillShade="F2"/>
            <w:hideMark/>
          </w:tcPr>
          <w:p w14:paraId="1A095897" w14:textId="5DD7D8F7" w:rsidR="00EE256C" w:rsidRDefault="00EE256C">
            <w:pPr>
              <w:rPr>
                <w:sz w:val="24"/>
                <w:szCs w:val="24"/>
              </w:rPr>
            </w:pPr>
            <w:hyperlink r:id="rId115" w:anchor="tech-icons" w:history="1">
              <w:r>
                <w:rPr>
                  <w:rStyle w:val="Hipervnculo"/>
                </w:rPr>
                <w:t>14.2</w:t>
              </w:r>
            </w:hyperlink>
            <w:r>
              <w:t xml:space="preserve"> Complemente el texto con presentaciones gráficas o auditivas cuando ello facilite la comprensión de la página.</w:t>
            </w:r>
          </w:p>
        </w:tc>
        <w:tc>
          <w:tcPr>
            <w:tcW w:w="563" w:type="dxa"/>
            <w:vAlign w:val="center"/>
            <w:hideMark/>
          </w:tcPr>
          <w:p w14:paraId="73984762" w14:textId="15D743DA"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33F77316" w14:textId="77777777" w:rsidR="00EE256C" w:rsidRPr="001E6F28" w:rsidRDefault="00EE256C" w:rsidP="001E6F28">
            <w:pPr>
              <w:jc w:val="center"/>
              <w:rPr>
                <w:b/>
                <w:sz w:val="24"/>
                <w:szCs w:val="24"/>
              </w:rPr>
            </w:pPr>
          </w:p>
        </w:tc>
        <w:tc>
          <w:tcPr>
            <w:tcW w:w="706" w:type="dxa"/>
            <w:vAlign w:val="center"/>
            <w:hideMark/>
          </w:tcPr>
          <w:p w14:paraId="3706EFD4" w14:textId="77777777" w:rsidR="00EE256C" w:rsidRPr="001E6F28" w:rsidRDefault="00EE256C" w:rsidP="001E6F28">
            <w:pPr>
              <w:jc w:val="center"/>
              <w:rPr>
                <w:b/>
                <w:sz w:val="24"/>
                <w:szCs w:val="24"/>
              </w:rPr>
            </w:pPr>
          </w:p>
        </w:tc>
      </w:tr>
      <w:tr w:rsidR="00EE256C" w14:paraId="2DD43F3A" w14:textId="77777777" w:rsidTr="00982649">
        <w:tc>
          <w:tcPr>
            <w:tcW w:w="6520" w:type="dxa"/>
            <w:shd w:val="clear" w:color="auto" w:fill="F2F2F2" w:themeFill="background1" w:themeFillShade="F2"/>
            <w:hideMark/>
          </w:tcPr>
          <w:p w14:paraId="3E094CBD" w14:textId="14746E69" w:rsidR="00EE256C" w:rsidRDefault="00EE256C">
            <w:pPr>
              <w:rPr>
                <w:sz w:val="24"/>
                <w:szCs w:val="24"/>
              </w:rPr>
            </w:pPr>
            <w:hyperlink r:id="rId116" w:anchor="tech-consistent-style" w:history="1">
              <w:r>
                <w:rPr>
                  <w:rStyle w:val="Hipervnculo"/>
                </w:rPr>
                <w:t>14.3</w:t>
              </w:r>
            </w:hyperlink>
            <w:r>
              <w:t xml:space="preserve"> Cree un estilo de presentación que sea coherente para todas las páginas.</w:t>
            </w:r>
          </w:p>
        </w:tc>
        <w:tc>
          <w:tcPr>
            <w:tcW w:w="563" w:type="dxa"/>
            <w:vAlign w:val="center"/>
            <w:hideMark/>
          </w:tcPr>
          <w:p w14:paraId="05D1CBE0" w14:textId="5223ECC2"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5C87025A" w14:textId="77777777" w:rsidR="00EE256C" w:rsidRPr="001E6F28" w:rsidRDefault="00EE256C" w:rsidP="001E6F28">
            <w:pPr>
              <w:jc w:val="center"/>
              <w:rPr>
                <w:b/>
                <w:sz w:val="24"/>
                <w:szCs w:val="24"/>
              </w:rPr>
            </w:pPr>
          </w:p>
        </w:tc>
        <w:tc>
          <w:tcPr>
            <w:tcW w:w="706" w:type="dxa"/>
            <w:vAlign w:val="center"/>
            <w:hideMark/>
          </w:tcPr>
          <w:p w14:paraId="42721674" w14:textId="77777777" w:rsidR="00EE256C" w:rsidRPr="001E6F28" w:rsidRDefault="00EE256C" w:rsidP="001E6F28">
            <w:pPr>
              <w:jc w:val="center"/>
              <w:rPr>
                <w:b/>
                <w:sz w:val="24"/>
                <w:szCs w:val="24"/>
              </w:rPr>
            </w:pPr>
          </w:p>
        </w:tc>
      </w:tr>
      <w:tr w:rsidR="00EE256C" w14:paraId="14FA41E8" w14:textId="77777777" w:rsidTr="00982649">
        <w:tc>
          <w:tcPr>
            <w:tcW w:w="6520" w:type="dxa"/>
            <w:shd w:val="clear" w:color="auto" w:fill="F8F8F8" w:themeFill="accent1" w:themeFillTint="33"/>
            <w:hideMark/>
          </w:tcPr>
          <w:p w14:paraId="428A5ACE" w14:textId="77777777" w:rsidR="00EE256C" w:rsidRDefault="00EE256C">
            <w:pPr>
              <w:jc w:val="center"/>
              <w:rPr>
                <w:b/>
                <w:bCs/>
                <w:sz w:val="24"/>
                <w:szCs w:val="24"/>
              </w:rPr>
            </w:pPr>
            <w:r>
              <w:rPr>
                <w:b/>
                <w:bCs/>
              </w:rPr>
              <w:t>Y si utiliza imágenes o mapas de imagen (Prioridad 3)</w:t>
            </w:r>
          </w:p>
        </w:tc>
        <w:tc>
          <w:tcPr>
            <w:tcW w:w="563" w:type="dxa"/>
            <w:shd w:val="clear" w:color="auto" w:fill="F8F8F8" w:themeFill="accent1" w:themeFillTint="33"/>
            <w:hideMark/>
          </w:tcPr>
          <w:p w14:paraId="50CA564B" w14:textId="77777777" w:rsidR="00EE256C" w:rsidRDefault="00EE256C">
            <w:pPr>
              <w:jc w:val="center"/>
              <w:rPr>
                <w:b/>
                <w:bCs/>
                <w:sz w:val="24"/>
                <w:szCs w:val="24"/>
              </w:rPr>
            </w:pPr>
            <w:r>
              <w:rPr>
                <w:b/>
                <w:bCs/>
              </w:rPr>
              <w:t>Sí</w:t>
            </w:r>
          </w:p>
        </w:tc>
        <w:tc>
          <w:tcPr>
            <w:tcW w:w="565" w:type="dxa"/>
            <w:shd w:val="clear" w:color="auto" w:fill="F8F8F8" w:themeFill="accent1" w:themeFillTint="33"/>
            <w:hideMark/>
          </w:tcPr>
          <w:p w14:paraId="7D5D63B1" w14:textId="77777777" w:rsidR="00EE256C" w:rsidRDefault="00EE256C">
            <w:pPr>
              <w:jc w:val="center"/>
              <w:rPr>
                <w:b/>
                <w:bCs/>
                <w:sz w:val="24"/>
                <w:szCs w:val="24"/>
              </w:rPr>
            </w:pPr>
            <w:r>
              <w:rPr>
                <w:b/>
                <w:bCs/>
              </w:rPr>
              <w:t>No</w:t>
            </w:r>
          </w:p>
        </w:tc>
        <w:tc>
          <w:tcPr>
            <w:tcW w:w="706" w:type="dxa"/>
            <w:shd w:val="clear" w:color="auto" w:fill="F8F8F8" w:themeFill="accent1" w:themeFillTint="33"/>
            <w:hideMark/>
          </w:tcPr>
          <w:p w14:paraId="02C68573" w14:textId="77777777" w:rsidR="00EE256C" w:rsidRDefault="00EE256C">
            <w:pPr>
              <w:jc w:val="center"/>
              <w:rPr>
                <w:b/>
                <w:bCs/>
                <w:sz w:val="24"/>
                <w:szCs w:val="24"/>
              </w:rPr>
            </w:pPr>
            <w:r>
              <w:rPr>
                <w:b/>
                <w:bCs/>
              </w:rPr>
              <w:t>N/A</w:t>
            </w:r>
          </w:p>
        </w:tc>
      </w:tr>
      <w:tr w:rsidR="00EE256C" w14:paraId="6AB51B5E" w14:textId="77777777" w:rsidTr="00982649">
        <w:tc>
          <w:tcPr>
            <w:tcW w:w="6520" w:type="dxa"/>
            <w:shd w:val="clear" w:color="auto" w:fill="F2F2F2" w:themeFill="background1" w:themeFillShade="F2"/>
            <w:hideMark/>
          </w:tcPr>
          <w:p w14:paraId="5FBF0C71" w14:textId="46EECFC4" w:rsidR="00EE256C" w:rsidRDefault="00EE256C">
            <w:pPr>
              <w:rPr>
                <w:sz w:val="24"/>
                <w:szCs w:val="24"/>
              </w:rPr>
            </w:pPr>
            <w:hyperlink r:id="rId117" w:anchor="tech-redundant-client-links" w:history="1">
              <w:r>
                <w:rPr>
                  <w:rStyle w:val="Hipervnculo"/>
                </w:rPr>
                <w:t>1.5</w:t>
              </w:r>
            </w:hyperlink>
            <w:r>
              <w:t xml:space="preserve"> Hasta que las aplicaciones de usuario interpreten el texto equivalente para los vínculos de los mapas de imagen de cliente, proporcione vínculos de texto redundantes para cada zona activa del mapa de imagen de cliente.</w:t>
            </w:r>
          </w:p>
        </w:tc>
        <w:tc>
          <w:tcPr>
            <w:tcW w:w="563" w:type="dxa"/>
            <w:vAlign w:val="center"/>
            <w:hideMark/>
          </w:tcPr>
          <w:p w14:paraId="3F4D2D82" w14:textId="77777777" w:rsidR="00EE256C" w:rsidRPr="001E6F28" w:rsidRDefault="00EE256C" w:rsidP="001E6F28">
            <w:pPr>
              <w:jc w:val="center"/>
              <w:rPr>
                <w:b/>
                <w:sz w:val="24"/>
                <w:szCs w:val="24"/>
              </w:rPr>
            </w:pPr>
          </w:p>
        </w:tc>
        <w:tc>
          <w:tcPr>
            <w:tcW w:w="565" w:type="dxa"/>
            <w:vAlign w:val="center"/>
            <w:hideMark/>
          </w:tcPr>
          <w:p w14:paraId="0ED7A1A1" w14:textId="77777777" w:rsidR="00EE256C" w:rsidRPr="001E6F28" w:rsidRDefault="00EE256C" w:rsidP="001E6F28">
            <w:pPr>
              <w:jc w:val="center"/>
              <w:rPr>
                <w:b/>
                <w:sz w:val="24"/>
                <w:szCs w:val="24"/>
              </w:rPr>
            </w:pPr>
          </w:p>
        </w:tc>
        <w:tc>
          <w:tcPr>
            <w:tcW w:w="706" w:type="dxa"/>
            <w:vAlign w:val="center"/>
            <w:hideMark/>
          </w:tcPr>
          <w:p w14:paraId="01606952" w14:textId="588F80BE" w:rsidR="00EE256C" w:rsidRPr="001E6F28" w:rsidRDefault="005C23A2" w:rsidP="001E6F28">
            <w:pPr>
              <w:jc w:val="center"/>
              <w:rPr>
                <w:b/>
                <w:sz w:val="24"/>
                <w:szCs w:val="24"/>
              </w:rPr>
            </w:pPr>
            <w:r w:rsidRPr="00907C4D">
              <w:rPr>
                <w:b/>
                <w:sz w:val="24"/>
                <w:szCs w:val="24"/>
              </w:rPr>
              <w:t>X</w:t>
            </w:r>
          </w:p>
        </w:tc>
      </w:tr>
      <w:tr w:rsidR="00EE256C" w14:paraId="2E4A8197" w14:textId="77777777" w:rsidTr="00982649">
        <w:tc>
          <w:tcPr>
            <w:tcW w:w="6520" w:type="dxa"/>
            <w:shd w:val="clear" w:color="auto" w:fill="F8F8F8" w:themeFill="accent1" w:themeFillTint="33"/>
            <w:hideMark/>
          </w:tcPr>
          <w:p w14:paraId="40E7E846" w14:textId="77777777" w:rsidR="00EE256C" w:rsidRDefault="00EE256C">
            <w:pPr>
              <w:jc w:val="center"/>
              <w:rPr>
                <w:b/>
                <w:bCs/>
                <w:sz w:val="24"/>
                <w:szCs w:val="24"/>
              </w:rPr>
            </w:pPr>
            <w:r>
              <w:rPr>
                <w:b/>
                <w:bCs/>
              </w:rPr>
              <w:t>Y si utiliza tablas (Prioridad 3)</w:t>
            </w:r>
          </w:p>
        </w:tc>
        <w:tc>
          <w:tcPr>
            <w:tcW w:w="563" w:type="dxa"/>
            <w:shd w:val="clear" w:color="auto" w:fill="F8F8F8" w:themeFill="accent1" w:themeFillTint="33"/>
            <w:hideMark/>
          </w:tcPr>
          <w:p w14:paraId="1BC6A5CA" w14:textId="77777777" w:rsidR="00EE256C" w:rsidRDefault="00EE256C">
            <w:pPr>
              <w:jc w:val="center"/>
              <w:rPr>
                <w:b/>
                <w:bCs/>
                <w:sz w:val="24"/>
                <w:szCs w:val="24"/>
              </w:rPr>
            </w:pPr>
            <w:r>
              <w:rPr>
                <w:b/>
                <w:bCs/>
              </w:rPr>
              <w:t>Sí</w:t>
            </w:r>
          </w:p>
        </w:tc>
        <w:tc>
          <w:tcPr>
            <w:tcW w:w="565" w:type="dxa"/>
            <w:shd w:val="clear" w:color="auto" w:fill="F8F8F8" w:themeFill="accent1" w:themeFillTint="33"/>
            <w:hideMark/>
          </w:tcPr>
          <w:p w14:paraId="2ED3007D" w14:textId="77777777" w:rsidR="00EE256C" w:rsidRDefault="00EE256C">
            <w:pPr>
              <w:jc w:val="center"/>
              <w:rPr>
                <w:b/>
                <w:bCs/>
                <w:sz w:val="24"/>
                <w:szCs w:val="24"/>
              </w:rPr>
            </w:pPr>
            <w:r>
              <w:rPr>
                <w:b/>
                <w:bCs/>
              </w:rPr>
              <w:t>No</w:t>
            </w:r>
          </w:p>
        </w:tc>
        <w:tc>
          <w:tcPr>
            <w:tcW w:w="706" w:type="dxa"/>
            <w:shd w:val="clear" w:color="auto" w:fill="F8F8F8" w:themeFill="accent1" w:themeFillTint="33"/>
            <w:hideMark/>
          </w:tcPr>
          <w:p w14:paraId="6FC68789" w14:textId="77777777" w:rsidR="00EE256C" w:rsidRDefault="00EE256C">
            <w:pPr>
              <w:jc w:val="center"/>
              <w:rPr>
                <w:b/>
                <w:bCs/>
                <w:sz w:val="24"/>
                <w:szCs w:val="24"/>
              </w:rPr>
            </w:pPr>
            <w:r>
              <w:rPr>
                <w:b/>
                <w:bCs/>
              </w:rPr>
              <w:t>N/A</w:t>
            </w:r>
          </w:p>
        </w:tc>
      </w:tr>
      <w:tr w:rsidR="00EE256C" w14:paraId="6113EA61" w14:textId="77777777" w:rsidTr="00982649">
        <w:tc>
          <w:tcPr>
            <w:tcW w:w="6520" w:type="dxa"/>
            <w:shd w:val="clear" w:color="auto" w:fill="F2F2F2" w:themeFill="background1" w:themeFillShade="F2"/>
            <w:hideMark/>
          </w:tcPr>
          <w:p w14:paraId="7B5A4A34" w14:textId="2E6E1C56" w:rsidR="00EE256C" w:rsidRDefault="00EE256C">
            <w:pPr>
              <w:rPr>
                <w:sz w:val="24"/>
                <w:szCs w:val="24"/>
              </w:rPr>
            </w:pPr>
            <w:hyperlink r:id="rId118" w:anchor="tech-table-summaries" w:history="1">
              <w:r>
                <w:rPr>
                  <w:rStyle w:val="Hipervnculo"/>
                </w:rPr>
                <w:t>5.5</w:t>
              </w:r>
            </w:hyperlink>
            <w:r>
              <w:t xml:space="preserve"> Proporcione resúmenes de las tablas.</w:t>
            </w:r>
          </w:p>
        </w:tc>
        <w:tc>
          <w:tcPr>
            <w:tcW w:w="563" w:type="dxa"/>
            <w:vAlign w:val="center"/>
            <w:hideMark/>
          </w:tcPr>
          <w:p w14:paraId="51DDB09D" w14:textId="157DD903"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40CD5D76" w14:textId="77777777" w:rsidR="00EE256C" w:rsidRPr="001E6F28" w:rsidRDefault="00EE256C" w:rsidP="001E6F28">
            <w:pPr>
              <w:jc w:val="center"/>
              <w:rPr>
                <w:b/>
                <w:sz w:val="24"/>
                <w:szCs w:val="24"/>
              </w:rPr>
            </w:pPr>
          </w:p>
        </w:tc>
        <w:tc>
          <w:tcPr>
            <w:tcW w:w="706" w:type="dxa"/>
            <w:vAlign w:val="center"/>
            <w:hideMark/>
          </w:tcPr>
          <w:p w14:paraId="21875D53" w14:textId="77777777" w:rsidR="00EE256C" w:rsidRPr="001E6F28" w:rsidRDefault="00EE256C" w:rsidP="001E6F28">
            <w:pPr>
              <w:jc w:val="center"/>
              <w:rPr>
                <w:b/>
                <w:sz w:val="24"/>
                <w:szCs w:val="24"/>
              </w:rPr>
            </w:pPr>
          </w:p>
        </w:tc>
      </w:tr>
      <w:tr w:rsidR="00EE256C" w14:paraId="19066AF1" w14:textId="77777777" w:rsidTr="00982649">
        <w:tc>
          <w:tcPr>
            <w:tcW w:w="6520" w:type="dxa"/>
            <w:shd w:val="clear" w:color="auto" w:fill="F2F2F2" w:themeFill="background1" w:themeFillShade="F2"/>
            <w:hideMark/>
          </w:tcPr>
          <w:p w14:paraId="5413720A" w14:textId="63E8F23A" w:rsidR="00EE256C" w:rsidRDefault="00EE256C">
            <w:pPr>
              <w:rPr>
                <w:sz w:val="24"/>
                <w:szCs w:val="24"/>
              </w:rPr>
            </w:pPr>
            <w:hyperlink r:id="rId119" w:anchor="tech-abbreviate-labels" w:history="1">
              <w:r>
                <w:rPr>
                  <w:rStyle w:val="Hipervnculo"/>
                </w:rPr>
                <w:t>5.6</w:t>
              </w:r>
            </w:hyperlink>
            <w:r>
              <w:t xml:space="preserve"> Proporcione abreviaturas para las etiquetas de encabezamiento.</w:t>
            </w:r>
          </w:p>
        </w:tc>
        <w:tc>
          <w:tcPr>
            <w:tcW w:w="563" w:type="dxa"/>
            <w:vAlign w:val="center"/>
            <w:hideMark/>
          </w:tcPr>
          <w:p w14:paraId="090ACB91" w14:textId="77777777" w:rsidR="00EE256C" w:rsidRPr="001E6F28" w:rsidRDefault="00EE256C" w:rsidP="001E6F28">
            <w:pPr>
              <w:jc w:val="center"/>
              <w:rPr>
                <w:b/>
                <w:sz w:val="24"/>
                <w:szCs w:val="24"/>
              </w:rPr>
            </w:pPr>
          </w:p>
        </w:tc>
        <w:tc>
          <w:tcPr>
            <w:tcW w:w="565" w:type="dxa"/>
            <w:vAlign w:val="center"/>
            <w:hideMark/>
          </w:tcPr>
          <w:p w14:paraId="7E303CA9" w14:textId="452C3197" w:rsidR="00EE256C" w:rsidRPr="001E6F28" w:rsidRDefault="005C23A2" w:rsidP="001E6F28">
            <w:pPr>
              <w:jc w:val="center"/>
              <w:rPr>
                <w:b/>
                <w:sz w:val="24"/>
                <w:szCs w:val="24"/>
              </w:rPr>
            </w:pPr>
            <w:r w:rsidRPr="00907C4D">
              <w:rPr>
                <w:b/>
                <w:sz w:val="24"/>
                <w:szCs w:val="24"/>
              </w:rPr>
              <w:t>X</w:t>
            </w:r>
          </w:p>
        </w:tc>
        <w:tc>
          <w:tcPr>
            <w:tcW w:w="706" w:type="dxa"/>
            <w:vAlign w:val="center"/>
            <w:hideMark/>
          </w:tcPr>
          <w:p w14:paraId="1B940812" w14:textId="77777777" w:rsidR="00EE256C" w:rsidRPr="001E6F28" w:rsidRDefault="00EE256C" w:rsidP="001E6F28">
            <w:pPr>
              <w:jc w:val="center"/>
              <w:rPr>
                <w:b/>
                <w:sz w:val="24"/>
                <w:szCs w:val="24"/>
              </w:rPr>
            </w:pPr>
          </w:p>
        </w:tc>
      </w:tr>
      <w:tr w:rsidR="00EE256C" w14:paraId="5E660098" w14:textId="77777777" w:rsidTr="00982649">
        <w:tc>
          <w:tcPr>
            <w:tcW w:w="6520" w:type="dxa"/>
            <w:shd w:val="clear" w:color="auto" w:fill="F2F2F2" w:themeFill="background1" w:themeFillShade="F2"/>
            <w:hideMark/>
          </w:tcPr>
          <w:p w14:paraId="26414F35" w14:textId="238F8C75" w:rsidR="00EE256C" w:rsidRDefault="00EE256C">
            <w:pPr>
              <w:rPr>
                <w:sz w:val="24"/>
                <w:szCs w:val="24"/>
              </w:rPr>
            </w:pPr>
            <w:hyperlink r:id="rId120" w:anchor="tech-linear-tables" w:history="1">
              <w:r>
                <w:rPr>
                  <w:rStyle w:val="Hipervnculo"/>
                </w:rPr>
                <w:t>10.3</w:t>
              </w:r>
            </w:hyperlink>
            <w:r>
              <w:t xml:space="preserve"> Hasta que las aplicaciones de usuario (incluidas las ayudas técnicas) interpreten correctamente los textos contiguos, proporcione un texto lineal alternativo (en la página actual o en alguna otra) para </w:t>
            </w:r>
            <w:r>
              <w:rPr>
                <w:rStyle w:val="nfasis"/>
              </w:rPr>
              <w:t>todas</w:t>
            </w:r>
            <w:r>
              <w:t xml:space="preserve"> las tablas que maquetan texto en paralelo, en columnas de palabras.</w:t>
            </w:r>
          </w:p>
        </w:tc>
        <w:tc>
          <w:tcPr>
            <w:tcW w:w="563" w:type="dxa"/>
            <w:vAlign w:val="center"/>
            <w:hideMark/>
          </w:tcPr>
          <w:p w14:paraId="32886BD0" w14:textId="77777777" w:rsidR="00EE256C" w:rsidRPr="001E6F28" w:rsidRDefault="00EE256C" w:rsidP="001E6F28">
            <w:pPr>
              <w:jc w:val="center"/>
              <w:rPr>
                <w:b/>
                <w:sz w:val="24"/>
                <w:szCs w:val="24"/>
              </w:rPr>
            </w:pPr>
          </w:p>
        </w:tc>
        <w:tc>
          <w:tcPr>
            <w:tcW w:w="565" w:type="dxa"/>
            <w:vAlign w:val="center"/>
            <w:hideMark/>
          </w:tcPr>
          <w:p w14:paraId="369CCFF2" w14:textId="77777777" w:rsidR="00EE256C" w:rsidRPr="001E6F28" w:rsidRDefault="00EE256C" w:rsidP="001E6F28">
            <w:pPr>
              <w:jc w:val="center"/>
              <w:rPr>
                <w:b/>
                <w:sz w:val="24"/>
                <w:szCs w:val="24"/>
              </w:rPr>
            </w:pPr>
          </w:p>
        </w:tc>
        <w:tc>
          <w:tcPr>
            <w:tcW w:w="706" w:type="dxa"/>
            <w:vAlign w:val="center"/>
            <w:hideMark/>
          </w:tcPr>
          <w:p w14:paraId="38E25866" w14:textId="334C134D" w:rsidR="00EE256C" w:rsidRPr="001E6F28" w:rsidRDefault="005C23A2" w:rsidP="001E6F28">
            <w:pPr>
              <w:jc w:val="center"/>
              <w:rPr>
                <w:b/>
                <w:sz w:val="24"/>
                <w:szCs w:val="24"/>
              </w:rPr>
            </w:pPr>
            <w:r w:rsidRPr="00907C4D">
              <w:rPr>
                <w:b/>
                <w:sz w:val="24"/>
                <w:szCs w:val="24"/>
              </w:rPr>
              <w:t>X</w:t>
            </w:r>
          </w:p>
        </w:tc>
      </w:tr>
      <w:tr w:rsidR="00EE256C" w14:paraId="66134AD9" w14:textId="77777777" w:rsidTr="00982649">
        <w:tc>
          <w:tcPr>
            <w:tcW w:w="6520" w:type="dxa"/>
            <w:shd w:val="clear" w:color="auto" w:fill="F8F8F8" w:themeFill="accent1" w:themeFillTint="33"/>
            <w:hideMark/>
          </w:tcPr>
          <w:p w14:paraId="0A31A243" w14:textId="77777777" w:rsidR="00EE256C" w:rsidRDefault="00EE256C">
            <w:pPr>
              <w:jc w:val="center"/>
              <w:rPr>
                <w:b/>
                <w:bCs/>
                <w:sz w:val="24"/>
                <w:szCs w:val="24"/>
              </w:rPr>
            </w:pPr>
            <w:r>
              <w:rPr>
                <w:b/>
                <w:bCs/>
              </w:rPr>
              <w:t>Y si utiliza formularios (Prioridad 3)</w:t>
            </w:r>
          </w:p>
        </w:tc>
        <w:tc>
          <w:tcPr>
            <w:tcW w:w="563" w:type="dxa"/>
            <w:shd w:val="clear" w:color="auto" w:fill="F8F8F8" w:themeFill="accent1" w:themeFillTint="33"/>
            <w:hideMark/>
          </w:tcPr>
          <w:p w14:paraId="2D2A8C0E" w14:textId="77777777" w:rsidR="00EE256C" w:rsidRDefault="00EE256C">
            <w:pPr>
              <w:jc w:val="center"/>
              <w:rPr>
                <w:b/>
                <w:bCs/>
                <w:sz w:val="24"/>
                <w:szCs w:val="24"/>
              </w:rPr>
            </w:pPr>
            <w:r>
              <w:rPr>
                <w:b/>
                <w:bCs/>
              </w:rPr>
              <w:t>Sí</w:t>
            </w:r>
          </w:p>
        </w:tc>
        <w:tc>
          <w:tcPr>
            <w:tcW w:w="565" w:type="dxa"/>
            <w:shd w:val="clear" w:color="auto" w:fill="F8F8F8" w:themeFill="accent1" w:themeFillTint="33"/>
            <w:hideMark/>
          </w:tcPr>
          <w:p w14:paraId="544BB2E7" w14:textId="77777777" w:rsidR="00EE256C" w:rsidRDefault="00EE256C">
            <w:pPr>
              <w:jc w:val="center"/>
              <w:rPr>
                <w:b/>
                <w:bCs/>
                <w:sz w:val="24"/>
                <w:szCs w:val="24"/>
              </w:rPr>
            </w:pPr>
            <w:r>
              <w:rPr>
                <w:b/>
                <w:bCs/>
              </w:rPr>
              <w:t>No</w:t>
            </w:r>
          </w:p>
        </w:tc>
        <w:tc>
          <w:tcPr>
            <w:tcW w:w="706" w:type="dxa"/>
            <w:shd w:val="clear" w:color="auto" w:fill="F8F8F8" w:themeFill="accent1" w:themeFillTint="33"/>
            <w:hideMark/>
          </w:tcPr>
          <w:p w14:paraId="771B1C22" w14:textId="77777777" w:rsidR="00EE256C" w:rsidRDefault="00EE256C">
            <w:pPr>
              <w:jc w:val="center"/>
              <w:rPr>
                <w:b/>
                <w:bCs/>
                <w:sz w:val="24"/>
                <w:szCs w:val="24"/>
              </w:rPr>
            </w:pPr>
            <w:r>
              <w:rPr>
                <w:b/>
                <w:bCs/>
              </w:rPr>
              <w:t>N/A</w:t>
            </w:r>
          </w:p>
        </w:tc>
      </w:tr>
      <w:tr w:rsidR="00EE256C" w14:paraId="723D7FF9" w14:textId="77777777" w:rsidTr="00982649">
        <w:tc>
          <w:tcPr>
            <w:tcW w:w="6520" w:type="dxa"/>
            <w:shd w:val="clear" w:color="auto" w:fill="F2F2F2" w:themeFill="background1" w:themeFillShade="F2"/>
            <w:hideMark/>
          </w:tcPr>
          <w:p w14:paraId="0D2B4279" w14:textId="51420D55" w:rsidR="00EE256C" w:rsidRDefault="00EE256C">
            <w:pPr>
              <w:rPr>
                <w:sz w:val="24"/>
                <w:szCs w:val="24"/>
              </w:rPr>
            </w:pPr>
            <w:hyperlink r:id="rId121" w:anchor="tech-place-holders" w:history="1">
              <w:r>
                <w:rPr>
                  <w:rStyle w:val="Hipervnculo"/>
                </w:rPr>
                <w:t>10.4</w:t>
              </w:r>
            </w:hyperlink>
            <w:r>
              <w:t xml:space="preserve"> Hasta que las aplicaciones de usuario manejen correctamente los controles vacíos, incluya caracteres por defecto en los cuadros de edición y áreas de texto.</w:t>
            </w:r>
          </w:p>
        </w:tc>
        <w:tc>
          <w:tcPr>
            <w:tcW w:w="563" w:type="dxa"/>
            <w:vAlign w:val="center"/>
            <w:hideMark/>
          </w:tcPr>
          <w:p w14:paraId="4FA1D50D" w14:textId="3727D8E7" w:rsidR="00EE256C" w:rsidRPr="001E6F28" w:rsidRDefault="005C23A2" w:rsidP="001E6F28">
            <w:pPr>
              <w:jc w:val="center"/>
              <w:rPr>
                <w:b/>
                <w:sz w:val="24"/>
                <w:szCs w:val="24"/>
              </w:rPr>
            </w:pPr>
            <w:r w:rsidRPr="00907C4D">
              <w:rPr>
                <w:b/>
                <w:sz w:val="24"/>
                <w:szCs w:val="24"/>
              </w:rPr>
              <w:t>X</w:t>
            </w:r>
          </w:p>
        </w:tc>
        <w:tc>
          <w:tcPr>
            <w:tcW w:w="565" w:type="dxa"/>
            <w:vAlign w:val="center"/>
            <w:hideMark/>
          </w:tcPr>
          <w:p w14:paraId="0E773D4D" w14:textId="77777777" w:rsidR="00EE256C" w:rsidRPr="001E6F28" w:rsidRDefault="00EE256C" w:rsidP="001E6F28">
            <w:pPr>
              <w:jc w:val="center"/>
              <w:rPr>
                <w:b/>
                <w:sz w:val="24"/>
                <w:szCs w:val="24"/>
              </w:rPr>
            </w:pPr>
          </w:p>
        </w:tc>
        <w:tc>
          <w:tcPr>
            <w:tcW w:w="706" w:type="dxa"/>
            <w:vAlign w:val="center"/>
            <w:hideMark/>
          </w:tcPr>
          <w:p w14:paraId="0F7763D4" w14:textId="77777777" w:rsidR="00EE256C" w:rsidRPr="001E6F28" w:rsidRDefault="00EE256C" w:rsidP="001E6F28">
            <w:pPr>
              <w:jc w:val="center"/>
              <w:rPr>
                <w:b/>
                <w:sz w:val="24"/>
                <w:szCs w:val="24"/>
              </w:rPr>
            </w:pPr>
          </w:p>
        </w:tc>
      </w:tr>
    </w:tbl>
    <w:p w14:paraId="63864B7F" w14:textId="788DD5FA" w:rsidR="00982649" w:rsidRDefault="00982649" w:rsidP="00530EB9">
      <w:pPr>
        <w:pStyle w:val="PiedeTabla"/>
      </w:pPr>
      <w:bookmarkStart w:id="2248" w:name="_Toc233720914"/>
      <w:r w:rsidRPr="00D32D8A">
        <w:t>Tabla 8.</w:t>
      </w:r>
      <w:r w:rsidR="00FA1F1C">
        <w:t>7</w:t>
      </w:r>
      <w:r w:rsidRPr="00D32D8A">
        <w:t xml:space="preserve">. Checklist WCAG 1.0 de prioridad </w:t>
      </w:r>
      <w:r w:rsidR="00AC0AF7">
        <w:t>3</w:t>
      </w:r>
      <w:r w:rsidRPr="00D32D8A">
        <w:t>.</w:t>
      </w:r>
      <w:bookmarkEnd w:id="2248"/>
    </w:p>
    <w:p w14:paraId="2200D618" w14:textId="5909AEDD" w:rsidR="00251949" w:rsidRPr="0061446B" w:rsidRDefault="00251949" w:rsidP="00530EB9">
      <w:pPr>
        <w:pStyle w:val="Ttulo4"/>
      </w:pPr>
      <w:r>
        <w:t>Accesibilidad con Dispositivos Móviles</w:t>
      </w:r>
    </w:p>
    <w:p w14:paraId="70882970" w14:textId="162381F1" w:rsidR="00E337AB" w:rsidRPr="00E337AB" w:rsidRDefault="00E337AB" w:rsidP="00530EB9">
      <w:r w:rsidRPr="00E337AB">
        <w:t xml:space="preserve">La aplicación no se ha desarrollado como una aplicación móvil nativa, pero sí se ha tenido en cuenta que pueda utilizarse desde pantallas de distinto tamaño. Por ello, la revisión de </w:t>
      </w:r>
      <w:r w:rsidRPr="00E337AB">
        <w:lastRenderedPageBreak/>
        <w:t xml:space="preserve">accesibilidad con dispositivos móviles se ha planteado como una comprobación del comportamiento </w:t>
      </w:r>
      <w:r w:rsidR="005F564C">
        <w:t>“</w:t>
      </w:r>
      <w:r w:rsidRPr="00E337AB">
        <w:t>responsive</w:t>
      </w:r>
      <w:r w:rsidR="005F564C">
        <w:t>”</w:t>
      </w:r>
      <w:r w:rsidRPr="00E337AB">
        <w:t xml:space="preserve"> de la interfaz web.</w:t>
      </w:r>
    </w:p>
    <w:p w14:paraId="57B0033A" w14:textId="7DAEFE59" w:rsidR="00E337AB" w:rsidRPr="00E337AB" w:rsidRDefault="00E337AB" w:rsidP="00530EB9">
      <w:r w:rsidRPr="00E337AB">
        <w:t>En esta revisión se han probado las pantallas principales reduciendo el tamaño de la ventana del navegador y observando el comportamiento de los componentes. Se prestó especial atención a los listados, formularios, diálogos, navegación principal, resolución de cuestionarios y visualización de contenido matemático.</w:t>
      </w:r>
    </w:p>
    <w:p w14:paraId="3088AF8C" w14:textId="0E70CBBD" w:rsidR="00E337AB" w:rsidRPr="00E337AB" w:rsidRDefault="00E337AB" w:rsidP="00530EB9">
      <w:r w:rsidRPr="00E337AB">
        <w:t>En general, la aplicación mantiene un comportamiento correcto en tamaños de pantalla reducidos. Los listados principales disponen de vistas adaptadas o componentes que permiten consultar la información sin depender de una tabla demasiado ancha, y los formularios reorganizan sus campos para seguir siendo utilizables. También se comprobó que las acciones principales continúan siendo visibles y que no aparecen solapamientos graves entre textos, botones y controles.</w:t>
      </w:r>
    </w:p>
    <w:p w14:paraId="0D5A9EA6" w14:textId="6F4C2F8A" w:rsidR="00E337AB" w:rsidRPr="00E337AB" w:rsidRDefault="00E337AB" w:rsidP="00530EB9">
      <w:r w:rsidRPr="00E337AB">
        <w:t>No obstante, la revisión se ha realizado de forma básica y sin probar en un conjunto amplio de dispositivos físicos. Por tanto, como mejora futura sería recomendable realizar pruebas específicas en móviles reales y en varios navegadores móviles. Esto permitiría comprobar con más detalle aspectos como el tamaño táctil de los controles, el comportamiento del teclado virtual, la lectura de fórmulas matemáticas en pantallas pequeñas y el rendimiento en dispositivos con menos recursos.</w:t>
      </w:r>
    </w:p>
    <w:p w14:paraId="1FE15BCB" w14:textId="6D3F18B3" w:rsidR="0024104A" w:rsidRDefault="00E337AB" w:rsidP="00530EB9">
      <w:r w:rsidRPr="00E337AB">
        <w:t xml:space="preserve">Como conclusión, </w:t>
      </w:r>
      <w:r w:rsidR="00316887">
        <w:t>la aplicación</w:t>
      </w:r>
      <w:r w:rsidRPr="00E337AB">
        <w:t xml:space="preserve"> puede considerarse usable en pantallas reducidas para los flujos principales, aunque su entorno de uso más natural sigue siendo un navegador de escritorio o portátil, especialmente para tareas de creación de preguntas, configuración de cuestionarios y consulta de analíticas.</w:t>
      </w:r>
    </w:p>
    <w:p w14:paraId="2B126538" w14:textId="72B93C0D" w:rsidR="00DA21E2" w:rsidRDefault="005F139C" w:rsidP="00DA21E2">
      <w:pPr>
        <w:pStyle w:val="Ttulo3"/>
      </w:pPr>
      <w:bookmarkStart w:id="2249" w:name="_Toc233728338"/>
      <w:r w:rsidRPr="005F139C">
        <w:t>Conclusiones de usabilidad y accesibilidad</w:t>
      </w:r>
      <w:bookmarkEnd w:id="2249"/>
    </w:p>
    <w:p w14:paraId="58E6964A" w14:textId="77777777" w:rsidR="005F139C" w:rsidRDefault="005F139C" w:rsidP="005F139C">
      <w:r>
        <w:t>Las pruebas realizadas no han detectado barreras que impidan completar los flujos principales de Alumno, Profesor y Admin. La aplicación mantiene una navegación coherente, formularios comprensibles, mensajes de validación próximos a los campos y vistas adaptadas a distintos tamaños de pantalla. Durante el desarrollo se fueron corrigiendo los problemas de distribución y claridad detectados en estos flujos.</w:t>
      </w:r>
    </w:p>
    <w:p w14:paraId="2D498934" w14:textId="212087FA" w:rsidR="005F139C" w:rsidRPr="005F139C" w:rsidRDefault="005F139C" w:rsidP="005F139C">
      <w:r>
        <w:t>No obstante, quedan pendientes comprobaciones más exhaustivas del orden de foco en diálogos complejos, los nombres accesibles de algunos controles, el uso con lector de pantalla y el comportamiento en dispositivos móviles reales. Estas mejoras no impiden el uso habitual de la aplicación, pero deberían abordarse antes de afirmar un nivel formal de conformidad.</w:t>
      </w:r>
    </w:p>
    <w:p w14:paraId="238B50C4" w14:textId="77777777" w:rsidR="00EC451A" w:rsidRDefault="00EC451A" w:rsidP="00EC451A">
      <w:pPr>
        <w:pStyle w:val="Ttulo2"/>
      </w:pPr>
      <w:bookmarkStart w:id="2250" w:name="_Toc233728339"/>
      <w:commentRangeStart w:id="2251"/>
      <w:r>
        <w:t>Pruebas</w:t>
      </w:r>
      <w:commentRangeEnd w:id="2251"/>
      <w:r w:rsidR="007F11AB">
        <w:rPr>
          <w:rStyle w:val="Refdecomentario"/>
          <w:sz w:val="40"/>
          <w:szCs w:val="26"/>
        </w:rPr>
        <w:commentReference w:id="2251"/>
      </w:r>
      <w:r>
        <w:t xml:space="preserve"> de </w:t>
      </w:r>
      <w:commentRangeStart w:id="2252"/>
      <w:r>
        <w:t>Rendimiento</w:t>
      </w:r>
      <w:bookmarkEnd w:id="2250"/>
      <w:commentRangeEnd w:id="2252"/>
      <w:r w:rsidR="007F11AB">
        <w:rPr>
          <w:rStyle w:val="Refdecomentario"/>
          <w:sz w:val="40"/>
          <w:szCs w:val="26"/>
        </w:rPr>
        <w:commentReference w:id="2252"/>
      </w:r>
    </w:p>
    <w:p w14:paraId="22F0ADE5" w14:textId="28A36ADD" w:rsidR="00E257CB" w:rsidRDefault="00E257CB" w:rsidP="00E257CB">
      <w:r>
        <w:t xml:space="preserve">En este apartado se describen las pruebas realizadas para comprobar el comportamiento de la aplicación desde el punto de vista del rendimiento. El objetivo no es medir el límite máximo </w:t>
      </w:r>
      <w:r>
        <w:lastRenderedPageBreak/>
        <w:t>del sistema ni hacer una prueba de carga avanzada, sino comprobar que los flujos principales responden de forma razonable en un entorno de uso normal.</w:t>
      </w:r>
    </w:p>
    <w:p w14:paraId="32A636C3" w14:textId="0BBF0FD3" w:rsidR="00EC451A" w:rsidRDefault="00E257CB" w:rsidP="00E257CB">
      <w:r>
        <w:t>Las comprobaciones se centran en las partes de la aplicación que pueden tener mayor impacto en la experiencia del usuario: carga inicial, listados, edición de preguntas, resolución de cuestionarios, consulta de analíticas y exportación de resultados. También se tiene en cuenta la compilación del sistema, ya que permite detectar problemas técnicos antes de una posible ejecución o despliegue.</w:t>
      </w:r>
      <w:r w:rsidDel="00E257CB">
        <w:t xml:space="preserve"> </w:t>
      </w:r>
    </w:p>
    <w:p w14:paraId="3E95361F" w14:textId="10A9972B" w:rsidR="00EE2E71" w:rsidRDefault="005326F0" w:rsidP="00EE2E71">
      <w:pPr>
        <w:pStyle w:val="Ttulo3"/>
      </w:pPr>
      <w:bookmarkStart w:id="2253" w:name="_Toc233728340"/>
      <w:r w:rsidRPr="005326F0">
        <w:t>Entorno de pruebas</w:t>
      </w:r>
      <w:bookmarkEnd w:id="2253"/>
    </w:p>
    <w:p w14:paraId="03AD0E46" w14:textId="77777777" w:rsidR="005326F0" w:rsidRDefault="005326F0" w:rsidP="005326F0">
      <w:r>
        <w:t>Las pruebas de rendimiento se ejecutaron en un único equipo local, utilizando Docker Compose para levantar los servicios de la aplicación. Todas las peticiones se realizaron contra los servicios ejecutados en la propia máquina, por lo que los resultados no incluyen la latencia asociada a una red o servidor remoto. Las características principales del entorno utilizado se recogen en la siguiente tabla.</w:t>
      </w:r>
    </w:p>
    <w:tbl>
      <w:tblPr>
        <w:tblStyle w:val="Tablaconcuadrcula"/>
        <w:tblW w:w="8359" w:type="dxa"/>
        <w:tblLook w:val="04A0" w:firstRow="1" w:lastRow="0" w:firstColumn="1" w:lastColumn="0" w:noHBand="0" w:noVBand="1"/>
        <w:tblPrChange w:id="2254" w:author="Pablo Barrero Cruz" w:date="2026-06-30T16:00:00Z" w16du:dateUtc="2026-06-30T14:00:00Z">
          <w:tblPr>
            <w:tblStyle w:val="Tablaconcuadrcula"/>
            <w:tblW w:w="0" w:type="auto"/>
            <w:tblLook w:val="04A0" w:firstRow="1" w:lastRow="0" w:firstColumn="1" w:lastColumn="0" w:noHBand="0" w:noVBand="1"/>
          </w:tblPr>
        </w:tblPrChange>
      </w:tblPr>
      <w:tblGrid>
        <w:gridCol w:w="2784"/>
        <w:gridCol w:w="5575"/>
        <w:tblGridChange w:id="2255">
          <w:tblGrid>
            <w:gridCol w:w="2784"/>
            <w:gridCol w:w="2785"/>
            <w:gridCol w:w="2790"/>
          </w:tblGrid>
        </w:tblGridChange>
      </w:tblGrid>
      <w:tr w:rsidR="002B47C3" w14:paraId="47F8EA6E" w14:textId="77777777" w:rsidTr="002B47C3">
        <w:trPr>
          <w:trHeight w:val="551"/>
          <w:ins w:id="2256" w:author="Pablo Barrero Cruz" w:date="2026-06-30T15:59:00Z"/>
          <w:trPrChange w:id="2257" w:author="Pablo Barrero Cruz" w:date="2026-06-30T16:00:00Z" w16du:dateUtc="2026-06-30T14:00:00Z">
            <w:trPr>
              <w:gridAfter w:val="0"/>
              <w:trHeight w:val="551"/>
            </w:trPr>
          </w:trPrChange>
        </w:trPr>
        <w:tc>
          <w:tcPr>
            <w:tcW w:w="8359" w:type="dxa"/>
            <w:gridSpan w:val="2"/>
            <w:shd w:val="clear" w:color="auto" w:fill="DDDDDD" w:themeFill="accent1"/>
            <w:vAlign w:val="center"/>
            <w:tcPrChange w:id="2258" w:author="Pablo Barrero Cruz" w:date="2026-06-30T16:00:00Z" w16du:dateUtc="2026-06-30T14:00:00Z">
              <w:tcPr>
                <w:tcW w:w="5569" w:type="dxa"/>
                <w:gridSpan w:val="2"/>
                <w:shd w:val="clear" w:color="auto" w:fill="F2F2F2" w:themeFill="background1" w:themeFillShade="F2"/>
                <w:vAlign w:val="center"/>
              </w:tcPr>
            </w:tcPrChange>
          </w:tcPr>
          <w:p w14:paraId="195E0BD7" w14:textId="2E159E51" w:rsidR="002B47C3" w:rsidRDefault="002B47C3" w:rsidP="002B47C3">
            <w:pPr>
              <w:jc w:val="left"/>
              <w:rPr>
                <w:ins w:id="2259" w:author="Pablo Barrero Cruz" w:date="2026-06-30T15:59:00Z" w16du:dateUtc="2026-06-30T13:59:00Z"/>
                <w:b/>
                <w:bCs/>
              </w:rPr>
            </w:pPr>
            <w:ins w:id="2260" w:author="Pablo Barrero Cruz" w:date="2026-06-30T15:59:00Z" w16du:dateUtc="2026-06-30T13:59:00Z">
              <w:r w:rsidRPr="00390B6C">
                <w:t>Entorno de ejecución de las pruebas de rendimiento</w:t>
              </w:r>
            </w:ins>
          </w:p>
        </w:tc>
      </w:tr>
      <w:tr w:rsidR="002B47C3" w14:paraId="114B3AD9" w14:textId="77777777" w:rsidTr="002B47C3">
        <w:trPr>
          <w:trHeight w:val="551"/>
          <w:ins w:id="2261" w:author="Pablo Barrero Cruz" w:date="2026-06-30T15:58:00Z"/>
          <w:trPrChange w:id="2262" w:author="Pablo Barrero Cruz" w:date="2026-06-30T16:00:00Z" w16du:dateUtc="2026-06-30T14:00:00Z">
            <w:trPr>
              <w:gridAfter w:val="0"/>
              <w:trHeight w:val="551"/>
            </w:trPr>
          </w:trPrChange>
        </w:trPr>
        <w:tc>
          <w:tcPr>
            <w:tcW w:w="2784" w:type="dxa"/>
            <w:shd w:val="clear" w:color="auto" w:fill="F2F2F2" w:themeFill="background1" w:themeFillShade="F2"/>
            <w:vAlign w:val="center"/>
            <w:tcPrChange w:id="2263" w:author="Pablo Barrero Cruz" w:date="2026-06-30T16:00:00Z" w16du:dateUtc="2026-06-30T14:00:00Z">
              <w:tcPr>
                <w:tcW w:w="2784" w:type="dxa"/>
                <w:shd w:val="clear" w:color="auto" w:fill="F2F2F2" w:themeFill="background1" w:themeFillShade="F2"/>
                <w:vAlign w:val="center"/>
              </w:tcPr>
            </w:tcPrChange>
          </w:tcPr>
          <w:p w14:paraId="6274EB31" w14:textId="5E28C221" w:rsidR="002B47C3" w:rsidRDefault="002B47C3" w:rsidP="002B47C3">
            <w:pPr>
              <w:jc w:val="left"/>
              <w:rPr>
                <w:ins w:id="2264" w:author="Pablo Barrero Cruz" w:date="2026-06-30T15:58:00Z" w16du:dateUtc="2026-06-30T13:58:00Z"/>
              </w:rPr>
            </w:pPr>
            <w:ins w:id="2265" w:author="Pablo Barrero Cruz" w:date="2026-06-30T15:59:00Z" w16du:dateUtc="2026-06-30T13:59:00Z">
              <w:r>
                <w:rPr>
                  <w:b/>
                  <w:bCs/>
                </w:rPr>
                <w:t>Elemento</w:t>
              </w:r>
            </w:ins>
          </w:p>
        </w:tc>
        <w:tc>
          <w:tcPr>
            <w:tcW w:w="5575" w:type="dxa"/>
            <w:shd w:val="clear" w:color="auto" w:fill="F2F2F2" w:themeFill="background1" w:themeFillShade="F2"/>
            <w:vAlign w:val="center"/>
            <w:tcPrChange w:id="2266" w:author="Pablo Barrero Cruz" w:date="2026-06-30T16:00:00Z" w16du:dateUtc="2026-06-30T14:00:00Z">
              <w:tcPr>
                <w:tcW w:w="2785" w:type="dxa"/>
                <w:shd w:val="clear" w:color="auto" w:fill="F2F2F2" w:themeFill="background1" w:themeFillShade="F2"/>
                <w:vAlign w:val="center"/>
              </w:tcPr>
            </w:tcPrChange>
          </w:tcPr>
          <w:p w14:paraId="3A6FB0B6" w14:textId="57C34A67" w:rsidR="002B47C3" w:rsidRDefault="002B47C3" w:rsidP="002B47C3">
            <w:pPr>
              <w:jc w:val="left"/>
              <w:rPr>
                <w:ins w:id="2267" w:author="Pablo Barrero Cruz" w:date="2026-06-30T15:58:00Z" w16du:dateUtc="2026-06-30T13:58:00Z"/>
              </w:rPr>
            </w:pPr>
            <w:ins w:id="2268" w:author="Pablo Barrero Cruz" w:date="2026-06-30T15:59:00Z" w16du:dateUtc="2026-06-30T13:59:00Z">
              <w:r>
                <w:rPr>
                  <w:b/>
                  <w:bCs/>
                </w:rPr>
                <w:t>Configuración</w:t>
              </w:r>
            </w:ins>
          </w:p>
        </w:tc>
      </w:tr>
      <w:tr w:rsidR="002B47C3" w14:paraId="2222AA5F" w14:textId="77777777" w:rsidTr="002B47C3">
        <w:trPr>
          <w:trHeight w:val="470"/>
          <w:ins w:id="2269" w:author="Pablo Barrero Cruz" w:date="2026-06-30T15:58:00Z"/>
          <w:trPrChange w:id="2270" w:author="Pablo Barrero Cruz" w:date="2026-06-30T16:00:00Z" w16du:dateUtc="2026-06-30T14:00:00Z">
            <w:trPr>
              <w:gridAfter w:val="0"/>
            </w:trPr>
          </w:trPrChange>
        </w:trPr>
        <w:tc>
          <w:tcPr>
            <w:tcW w:w="2784" w:type="dxa"/>
            <w:vAlign w:val="center"/>
            <w:tcPrChange w:id="2271" w:author="Pablo Barrero Cruz" w:date="2026-06-30T16:00:00Z" w16du:dateUtc="2026-06-30T14:00:00Z">
              <w:tcPr>
                <w:tcW w:w="2784" w:type="dxa"/>
                <w:vAlign w:val="center"/>
              </w:tcPr>
            </w:tcPrChange>
          </w:tcPr>
          <w:p w14:paraId="0E1D4597" w14:textId="7491A47B" w:rsidR="002B47C3" w:rsidRDefault="002B47C3" w:rsidP="002B47C3">
            <w:pPr>
              <w:jc w:val="left"/>
              <w:rPr>
                <w:ins w:id="2272" w:author="Pablo Barrero Cruz" w:date="2026-06-30T15:58:00Z" w16du:dateUtc="2026-06-30T13:58:00Z"/>
              </w:rPr>
            </w:pPr>
            <w:ins w:id="2273" w:author="Pablo Barrero Cruz" w:date="2026-06-30T15:59:00Z" w16du:dateUtc="2026-06-30T13:59:00Z">
              <w:r>
                <w:t>Equipo</w:t>
              </w:r>
            </w:ins>
          </w:p>
        </w:tc>
        <w:tc>
          <w:tcPr>
            <w:tcW w:w="5575" w:type="dxa"/>
            <w:vAlign w:val="center"/>
            <w:tcPrChange w:id="2274" w:author="Pablo Barrero Cruz" w:date="2026-06-30T16:00:00Z" w16du:dateUtc="2026-06-30T14:00:00Z">
              <w:tcPr>
                <w:tcW w:w="2785" w:type="dxa"/>
                <w:vAlign w:val="center"/>
              </w:tcPr>
            </w:tcPrChange>
          </w:tcPr>
          <w:p w14:paraId="14037286" w14:textId="05D7AD2F" w:rsidR="002B47C3" w:rsidRDefault="002B47C3" w:rsidP="002B47C3">
            <w:pPr>
              <w:jc w:val="left"/>
              <w:rPr>
                <w:ins w:id="2275" w:author="Pablo Barrero Cruz" w:date="2026-06-30T15:58:00Z" w16du:dateUtc="2026-06-30T13:58:00Z"/>
              </w:rPr>
            </w:pPr>
            <w:ins w:id="2276" w:author="Pablo Barrero Cruz" w:date="2026-06-30T15:59:00Z" w16du:dateUtc="2026-06-30T13:59:00Z">
              <w:r>
                <w:t>Gigabyte G5 KC</w:t>
              </w:r>
            </w:ins>
          </w:p>
        </w:tc>
      </w:tr>
      <w:tr w:rsidR="002B47C3" w14:paraId="61EA18BB" w14:textId="77777777" w:rsidTr="002B47C3">
        <w:trPr>
          <w:trHeight w:val="562"/>
          <w:ins w:id="2277" w:author="Pablo Barrero Cruz" w:date="2026-06-30T15:58:00Z"/>
          <w:trPrChange w:id="2278" w:author="Pablo Barrero Cruz" w:date="2026-06-30T16:00:00Z" w16du:dateUtc="2026-06-30T14:00:00Z">
            <w:trPr>
              <w:gridAfter w:val="0"/>
            </w:trPr>
          </w:trPrChange>
        </w:trPr>
        <w:tc>
          <w:tcPr>
            <w:tcW w:w="2784" w:type="dxa"/>
            <w:vAlign w:val="center"/>
            <w:tcPrChange w:id="2279" w:author="Pablo Barrero Cruz" w:date="2026-06-30T16:00:00Z" w16du:dateUtc="2026-06-30T14:00:00Z">
              <w:tcPr>
                <w:tcW w:w="2784" w:type="dxa"/>
                <w:vAlign w:val="center"/>
              </w:tcPr>
            </w:tcPrChange>
          </w:tcPr>
          <w:p w14:paraId="26EEC1F3" w14:textId="44E7DE81" w:rsidR="002B47C3" w:rsidRDefault="002B47C3" w:rsidP="002B47C3">
            <w:pPr>
              <w:jc w:val="left"/>
              <w:rPr>
                <w:ins w:id="2280" w:author="Pablo Barrero Cruz" w:date="2026-06-30T15:58:00Z" w16du:dateUtc="2026-06-30T13:58:00Z"/>
              </w:rPr>
            </w:pPr>
            <w:ins w:id="2281" w:author="Pablo Barrero Cruz" w:date="2026-06-30T15:59:00Z" w16du:dateUtc="2026-06-30T13:59:00Z">
              <w:r>
                <w:t>Procesador</w:t>
              </w:r>
            </w:ins>
          </w:p>
        </w:tc>
        <w:tc>
          <w:tcPr>
            <w:tcW w:w="5575" w:type="dxa"/>
            <w:vAlign w:val="center"/>
            <w:tcPrChange w:id="2282" w:author="Pablo Barrero Cruz" w:date="2026-06-30T16:00:00Z" w16du:dateUtc="2026-06-30T14:00:00Z">
              <w:tcPr>
                <w:tcW w:w="2785" w:type="dxa"/>
                <w:vAlign w:val="center"/>
              </w:tcPr>
            </w:tcPrChange>
          </w:tcPr>
          <w:p w14:paraId="30934D09" w14:textId="28CDA17C" w:rsidR="002B47C3" w:rsidRDefault="002B47C3" w:rsidP="002B47C3">
            <w:pPr>
              <w:jc w:val="left"/>
              <w:rPr>
                <w:ins w:id="2283" w:author="Pablo Barrero Cruz" w:date="2026-06-30T15:58:00Z" w16du:dateUtc="2026-06-30T13:58:00Z"/>
              </w:rPr>
            </w:pPr>
            <w:ins w:id="2284" w:author="Pablo Barrero Cruz" w:date="2026-06-30T15:59:00Z" w16du:dateUtc="2026-06-30T13:59:00Z">
              <w:r>
                <w:t>Intel Core i5-10500H a 2,50 GHz, 6 núcleos y 12 hilos</w:t>
              </w:r>
            </w:ins>
          </w:p>
        </w:tc>
      </w:tr>
      <w:tr w:rsidR="002B47C3" w14:paraId="2BFF9AA7" w14:textId="77777777" w:rsidTr="002B47C3">
        <w:trPr>
          <w:trHeight w:val="557"/>
          <w:ins w:id="2285" w:author="Pablo Barrero Cruz" w:date="2026-06-30T15:58:00Z"/>
          <w:trPrChange w:id="2286" w:author="Pablo Barrero Cruz" w:date="2026-06-30T16:00:00Z" w16du:dateUtc="2026-06-30T14:00:00Z">
            <w:trPr>
              <w:gridAfter w:val="0"/>
            </w:trPr>
          </w:trPrChange>
        </w:trPr>
        <w:tc>
          <w:tcPr>
            <w:tcW w:w="2784" w:type="dxa"/>
            <w:vAlign w:val="center"/>
            <w:tcPrChange w:id="2287" w:author="Pablo Barrero Cruz" w:date="2026-06-30T16:00:00Z" w16du:dateUtc="2026-06-30T14:00:00Z">
              <w:tcPr>
                <w:tcW w:w="2784" w:type="dxa"/>
                <w:vAlign w:val="center"/>
              </w:tcPr>
            </w:tcPrChange>
          </w:tcPr>
          <w:p w14:paraId="6CC39AD8" w14:textId="1691E869" w:rsidR="002B47C3" w:rsidRDefault="002B47C3" w:rsidP="002B47C3">
            <w:pPr>
              <w:jc w:val="left"/>
              <w:rPr>
                <w:ins w:id="2288" w:author="Pablo Barrero Cruz" w:date="2026-06-30T15:58:00Z" w16du:dateUtc="2026-06-30T13:58:00Z"/>
              </w:rPr>
            </w:pPr>
            <w:ins w:id="2289" w:author="Pablo Barrero Cruz" w:date="2026-06-30T15:59:00Z" w16du:dateUtc="2026-06-30T13:59:00Z">
              <w:r>
                <w:t>Memoria</w:t>
              </w:r>
            </w:ins>
          </w:p>
        </w:tc>
        <w:tc>
          <w:tcPr>
            <w:tcW w:w="5575" w:type="dxa"/>
            <w:vAlign w:val="center"/>
            <w:tcPrChange w:id="2290" w:author="Pablo Barrero Cruz" w:date="2026-06-30T16:00:00Z" w16du:dateUtc="2026-06-30T14:00:00Z">
              <w:tcPr>
                <w:tcW w:w="2785" w:type="dxa"/>
                <w:vAlign w:val="center"/>
              </w:tcPr>
            </w:tcPrChange>
          </w:tcPr>
          <w:p w14:paraId="2718334D" w14:textId="0FC1D293" w:rsidR="002B47C3" w:rsidRDefault="002B47C3" w:rsidP="002B47C3">
            <w:pPr>
              <w:jc w:val="left"/>
              <w:rPr>
                <w:ins w:id="2291" w:author="Pablo Barrero Cruz" w:date="2026-06-30T15:58:00Z" w16du:dateUtc="2026-06-30T13:58:00Z"/>
              </w:rPr>
            </w:pPr>
            <w:ins w:id="2292" w:author="Pablo Barrero Cruz" w:date="2026-06-30T15:59:00Z" w16du:dateUtc="2026-06-30T13:59:00Z">
              <w:r>
                <w:t>32 GB DDR4 en doble canal</w:t>
              </w:r>
            </w:ins>
          </w:p>
        </w:tc>
      </w:tr>
      <w:tr w:rsidR="002B47C3" w14:paraId="08BAAF68" w14:textId="77777777" w:rsidTr="002B47C3">
        <w:trPr>
          <w:trHeight w:val="551"/>
          <w:ins w:id="2293" w:author="Pablo Barrero Cruz" w:date="2026-06-30T15:58:00Z"/>
          <w:trPrChange w:id="2294" w:author="Pablo Barrero Cruz" w:date="2026-06-30T16:00:00Z" w16du:dateUtc="2026-06-30T14:00:00Z">
            <w:trPr>
              <w:gridAfter w:val="0"/>
            </w:trPr>
          </w:trPrChange>
        </w:trPr>
        <w:tc>
          <w:tcPr>
            <w:tcW w:w="2784" w:type="dxa"/>
            <w:vAlign w:val="center"/>
            <w:tcPrChange w:id="2295" w:author="Pablo Barrero Cruz" w:date="2026-06-30T16:00:00Z" w16du:dateUtc="2026-06-30T14:00:00Z">
              <w:tcPr>
                <w:tcW w:w="2784" w:type="dxa"/>
                <w:vAlign w:val="center"/>
              </w:tcPr>
            </w:tcPrChange>
          </w:tcPr>
          <w:p w14:paraId="07DCC95F" w14:textId="23DA694D" w:rsidR="002B47C3" w:rsidRDefault="002B47C3" w:rsidP="002B47C3">
            <w:pPr>
              <w:jc w:val="left"/>
              <w:rPr>
                <w:ins w:id="2296" w:author="Pablo Barrero Cruz" w:date="2026-06-30T15:58:00Z" w16du:dateUtc="2026-06-30T13:58:00Z"/>
              </w:rPr>
            </w:pPr>
            <w:ins w:id="2297" w:author="Pablo Barrero Cruz" w:date="2026-06-30T15:59:00Z" w16du:dateUtc="2026-06-30T13:59:00Z">
              <w:r>
                <w:t>Almacenamiento</w:t>
              </w:r>
            </w:ins>
          </w:p>
        </w:tc>
        <w:tc>
          <w:tcPr>
            <w:tcW w:w="5575" w:type="dxa"/>
            <w:vAlign w:val="center"/>
            <w:tcPrChange w:id="2298" w:author="Pablo Barrero Cruz" w:date="2026-06-30T16:00:00Z" w16du:dateUtc="2026-06-30T14:00:00Z">
              <w:tcPr>
                <w:tcW w:w="2785" w:type="dxa"/>
                <w:vAlign w:val="center"/>
              </w:tcPr>
            </w:tcPrChange>
          </w:tcPr>
          <w:p w14:paraId="3C25E6AD" w14:textId="6E0A4E19" w:rsidR="002B47C3" w:rsidRDefault="002B47C3" w:rsidP="002B47C3">
            <w:pPr>
              <w:jc w:val="left"/>
              <w:rPr>
                <w:ins w:id="2299" w:author="Pablo Barrero Cruz" w:date="2026-06-30T15:58:00Z" w16du:dateUtc="2026-06-30T13:58:00Z"/>
              </w:rPr>
            </w:pPr>
            <w:ins w:id="2300" w:author="Pablo Barrero Cruz" w:date="2026-06-30T16:00:00Z" w16du:dateUtc="2026-06-30T14:00:00Z">
              <w:r>
                <w:t xml:space="preserve">1Tb </w:t>
              </w:r>
            </w:ins>
            <w:ins w:id="2301" w:author="Pablo Barrero Cruz" w:date="2026-06-30T16:01:00Z" w16du:dateUtc="2026-06-30T14:01:00Z">
              <w:r w:rsidR="00F77DD8">
                <w:t>NVMe SSD</w:t>
              </w:r>
            </w:ins>
          </w:p>
        </w:tc>
      </w:tr>
      <w:tr w:rsidR="002B47C3" w:rsidRPr="002B47C3" w14:paraId="718B2773" w14:textId="77777777" w:rsidTr="002B47C3">
        <w:trPr>
          <w:trHeight w:val="842"/>
          <w:ins w:id="2302" w:author="Pablo Barrero Cruz" w:date="2026-06-30T15:58:00Z"/>
          <w:trPrChange w:id="2303" w:author="Pablo Barrero Cruz" w:date="2026-06-30T16:00:00Z" w16du:dateUtc="2026-06-30T14:00:00Z">
            <w:trPr>
              <w:gridAfter w:val="0"/>
            </w:trPr>
          </w:trPrChange>
        </w:trPr>
        <w:tc>
          <w:tcPr>
            <w:tcW w:w="2784" w:type="dxa"/>
            <w:vAlign w:val="center"/>
            <w:tcPrChange w:id="2304" w:author="Pablo Barrero Cruz" w:date="2026-06-30T16:00:00Z" w16du:dateUtc="2026-06-30T14:00:00Z">
              <w:tcPr>
                <w:tcW w:w="2784" w:type="dxa"/>
                <w:vAlign w:val="center"/>
              </w:tcPr>
            </w:tcPrChange>
          </w:tcPr>
          <w:p w14:paraId="7CE7D5CF" w14:textId="7F9AF499" w:rsidR="002B47C3" w:rsidRDefault="002B47C3" w:rsidP="002B47C3">
            <w:pPr>
              <w:jc w:val="left"/>
              <w:rPr>
                <w:ins w:id="2305" w:author="Pablo Barrero Cruz" w:date="2026-06-30T15:58:00Z" w16du:dateUtc="2026-06-30T13:58:00Z"/>
              </w:rPr>
            </w:pPr>
            <w:ins w:id="2306" w:author="Pablo Barrero Cruz" w:date="2026-06-30T15:59:00Z" w16du:dateUtc="2026-06-30T13:59:00Z">
              <w:r>
                <w:t>Tarjetas gráficas</w:t>
              </w:r>
            </w:ins>
          </w:p>
        </w:tc>
        <w:tc>
          <w:tcPr>
            <w:tcW w:w="5575" w:type="dxa"/>
            <w:vAlign w:val="center"/>
            <w:tcPrChange w:id="2307" w:author="Pablo Barrero Cruz" w:date="2026-06-30T16:00:00Z" w16du:dateUtc="2026-06-30T14:00:00Z">
              <w:tcPr>
                <w:tcW w:w="2785" w:type="dxa"/>
                <w:vAlign w:val="center"/>
              </w:tcPr>
            </w:tcPrChange>
          </w:tcPr>
          <w:p w14:paraId="65026CC5" w14:textId="70B4CC6F" w:rsidR="002B47C3" w:rsidRPr="002B47C3" w:rsidRDefault="002B47C3" w:rsidP="002B47C3">
            <w:pPr>
              <w:jc w:val="left"/>
              <w:rPr>
                <w:ins w:id="2308" w:author="Pablo Barrero Cruz" w:date="2026-06-30T15:58:00Z" w16du:dateUtc="2026-06-30T13:58:00Z"/>
                <w:lang w:val="pt-PT"/>
                <w:rPrChange w:id="2309" w:author="Pablo Barrero Cruz" w:date="2026-06-30T15:59:00Z" w16du:dateUtc="2026-06-30T13:59:00Z">
                  <w:rPr>
                    <w:ins w:id="2310" w:author="Pablo Barrero Cruz" w:date="2026-06-30T15:58:00Z" w16du:dateUtc="2026-06-30T13:58:00Z"/>
                  </w:rPr>
                </w:rPrChange>
              </w:rPr>
            </w:pPr>
            <w:ins w:id="2311" w:author="Pablo Barrero Cruz" w:date="2026-06-30T15:59:00Z" w16du:dateUtc="2026-06-30T13:59:00Z">
              <w:r w:rsidRPr="002B47C3">
                <w:rPr>
                  <w:lang w:val="pt-PT"/>
                  <w:rPrChange w:id="2312" w:author="Pablo Barrero Cruz" w:date="2026-06-30T15:59:00Z" w16du:dateUtc="2026-06-30T13:59:00Z">
                    <w:rPr/>
                  </w:rPrChange>
                </w:rPr>
                <w:t>NVIDIA GeForce RTX 3060 Laptop de 6 GB e Intel UHD Graphics</w:t>
              </w:r>
            </w:ins>
          </w:p>
        </w:tc>
      </w:tr>
      <w:tr w:rsidR="002B47C3" w14:paraId="0FF00654" w14:textId="77777777" w:rsidTr="002B47C3">
        <w:trPr>
          <w:trHeight w:val="556"/>
          <w:ins w:id="2313" w:author="Pablo Barrero Cruz" w:date="2026-06-30T15:58:00Z"/>
          <w:trPrChange w:id="2314" w:author="Pablo Barrero Cruz" w:date="2026-06-30T16:00:00Z" w16du:dateUtc="2026-06-30T14:00:00Z">
            <w:trPr>
              <w:gridAfter w:val="0"/>
            </w:trPr>
          </w:trPrChange>
        </w:trPr>
        <w:tc>
          <w:tcPr>
            <w:tcW w:w="2784" w:type="dxa"/>
            <w:vAlign w:val="center"/>
            <w:tcPrChange w:id="2315" w:author="Pablo Barrero Cruz" w:date="2026-06-30T16:00:00Z" w16du:dateUtc="2026-06-30T14:00:00Z">
              <w:tcPr>
                <w:tcW w:w="2784" w:type="dxa"/>
                <w:vAlign w:val="center"/>
              </w:tcPr>
            </w:tcPrChange>
          </w:tcPr>
          <w:p w14:paraId="027554DA" w14:textId="06396189" w:rsidR="002B47C3" w:rsidRDefault="002B47C3" w:rsidP="002B47C3">
            <w:pPr>
              <w:jc w:val="left"/>
              <w:rPr>
                <w:ins w:id="2316" w:author="Pablo Barrero Cruz" w:date="2026-06-30T15:58:00Z" w16du:dateUtc="2026-06-30T13:58:00Z"/>
              </w:rPr>
            </w:pPr>
            <w:ins w:id="2317" w:author="Pablo Barrero Cruz" w:date="2026-06-30T15:59:00Z" w16du:dateUtc="2026-06-30T13:59:00Z">
              <w:r>
                <w:t>Sistema operativo</w:t>
              </w:r>
            </w:ins>
          </w:p>
        </w:tc>
        <w:tc>
          <w:tcPr>
            <w:tcW w:w="5575" w:type="dxa"/>
            <w:vAlign w:val="center"/>
            <w:tcPrChange w:id="2318" w:author="Pablo Barrero Cruz" w:date="2026-06-30T16:00:00Z" w16du:dateUtc="2026-06-30T14:00:00Z">
              <w:tcPr>
                <w:tcW w:w="2785" w:type="dxa"/>
                <w:vAlign w:val="center"/>
              </w:tcPr>
            </w:tcPrChange>
          </w:tcPr>
          <w:p w14:paraId="6A44DC3A" w14:textId="15E2CD65" w:rsidR="002B47C3" w:rsidRDefault="002B47C3" w:rsidP="002B47C3">
            <w:pPr>
              <w:jc w:val="left"/>
              <w:rPr>
                <w:ins w:id="2319" w:author="Pablo Barrero Cruz" w:date="2026-06-30T15:58:00Z" w16du:dateUtc="2026-06-30T13:58:00Z"/>
              </w:rPr>
            </w:pPr>
            <w:ins w:id="2320" w:author="Pablo Barrero Cruz" w:date="2026-06-30T16:00:00Z" w16du:dateUtc="2026-06-30T14:00:00Z">
              <w:r>
                <w:t>Windows 11</w:t>
              </w:r>
            </w:ins>
          </w:p>
        </w:tc>
      </w:tr>
      <w:tr w:rsidR="002B47C3" w14:paraId="78974471" w14:textId="77777777" w:rsidTr="002B47C3">
        <w:trPr>
          <w:trHeight w:val="564"/>
          <w:ins w:id="2321" w:author="Pablo Barrero Cruz" w:date="2026-06-30T15:58:00Z"/>
          <w:trPrChange w:id="2322" w:author="Pablo Barrero Cruz" w:date="2026-06-30T16:00:00Z" w16du:dateUtc="2026-06-30T14:00:00Z">
            <w:trPr>
              <w:gridAfter w:val="0"/>
            </w:trPr>
          </w:trPrChange>
        </w:trPr>
        <w:tc>
          <w:tcPr>
            <w:tcW w:w="2784" w:type="dxa"/>
            <w:vAlign w:val="center"/>
            <w:tcPrChange w:id="2323" w:author="Pablo Barrero Cruz" w:date="2026-06-30T16:00:00Z" w16du:dateUtc="2026-06-30T14:00:00Z">
              <w:tcPr>
                <w:tcW w:w="2784" w:type="dxa"/>
                <w:vAlign w:val="center"/>
              </w:tcPr>
            </w:tcPrChange>
          </w:tcPr>
          <w:p w14:paraId="062F8FF9" w14:textId="26678806" w:rsidR="002B47C3" w:rsidRDefault="002B47C3" w:rsidP="002B47C3">
            <w:pPr>
              <w:jc w:val="left"/>
              <w:rPr>
                <w:ins w:id="2324" w:author="Pablo Barrero Cruz" w:date="2026-06-30T15:58:00Z" w16du:dateUtc="2026-06-30T13:58:00Z"/>
              </w:rPr>
            </w:pPr>
            <w:ins w:id="2325" w:author="Pablo Barrero Cruz" w:date="2026-06-30T15:59:00Z" w16du:dateUtc="2026-06-30T13:59:00Z">
              <w:r>
                <w:t>Navegador</w:t>
              </w:r>
            </w:ins>
          </w:p>
        </w:tc>
        <w:tc>
          <w:tcPr>
            <w:tcW w:w="5575" w:type="dxa"/>
            <w:vAlign w:val="center"/>
            <w:tcPrChange w:id="2326" w:author="Pablo Barrero Cruz" w:date="2026-06-30T16:00:00Z" w16du:dateUtc="2026-06-30T14:00:00Z">
              <w:tcPr>
                <w:tcW w:w="2785" w:type="dxa"/>
                <w:vAlign w:val="center"/>
              </w:tcPr>
            </w:tcPrChange>
          </w:tcPr>
          <w:p w14:paraId="69B2F38F" w14:textId="0AD0B2F6" w:rsidR="002B47C3" w:rsidRDefault="002B47C3" w:rsidP="002B47C3">
            <w:pPr>
              <w:jc w:val="left"/>
              <w:rPr>
                <w:ins w:id="2327" w:author="Pablo Barrero Cruz" w:date="2026-06-30T15:58:00Z" w16du:dateUtc="2026-06-30T13:58:00Z"/>
              </w:rPr>
            </w:pPr>
            <w:ins w:id="2328" w:author="Pablo Barrero Cruz" w:date="2026-06-30T16:00:00Z" w16du:dateUtc="2026-06-30T14:00:00Z">
              <w:r>
                <w:t>Google Chrome</w:t>
              </w:r>
            </w:ins>
          </w:p>
        </w:tc>
      </w:tr>
      <w:tr w:rsidR="002B47C3" w14:paraId="70BAF8AC" w14:textId="77777777" w:rsidTr="002B47C3">
        <w:trPr>
          <w:trHeight w:val="559"/>
          <w:ins w:id="2329" w:author="Pablo Barrero Cruz" w:date="2026-06-30T15:58:00Z"/>
          <w:trPrChange w:id="2330" w:author="Pablo Barrero Cruz" w:date="2026-06-30T16:00:00Z" w16du:dateUtc="2026-06-30T14:00:00Z">
            <w:trPr>
              <w:gridAfter w:val="0"/>
            </w:trPr>
          </w:trPrChange>
        </w:trPr>
        <w:tc>
          <w:tcPr>
            <w:tcW w:w="2784" w:type="dxa"/>
            <w:vAlign w:val="center"/>
            <w:tcPrChange w:id="2331" w:author="Pablo Barrero Cruz" w:date="2026-06-30T16:00:00Z" w16du:dateUtc="2026-06-30T14:00:00Z">
              <w:tcPr>
                <w:tcW w:w="2784" w:type="dxa"/>
                <w:vAlign w:val="center"/>
              </w:tcPr>
            </w:tcPrChange>
          </w:tcPr>
          <w:p w14:paraId="5E29AD24" w14:textId="0C6E3C12" w:rsidR="002B47C3" w:rsidRDefault="002B47C3" w:rsidP="002B47C3">
            <w:pPr>
              <w:jc w:val="left"/>
              <w:rPr>
                <w:ins w:id="2332" w:author="Pablo Barrero Cruz" w:date="2026-06-30T15:58:00Z" w16du:dateUtc="2026-06-30T13:58:00Z"/>
              </w:rPr>
            </w:pPr>
            <w:ins w:id="2333" w:author="Pablo Barrero Cruz" w:date="2026-06-30T15:59:00Z" w16du:dateUtc="2026-06-30T13:59:00Z">
              <w:r>
                <w:t>Ejecución</w:t>
              </w:r>
            </w:ins>
          </w:p>
        </w:tc>
        <w:tc>
          <w:tcPr>
            <w:tcW w:w="5575" w:type="dxa"/>
            <w:vAlign w:val="center"/>
            <w:tcPrChange w:id="2334" w:author="Pablo Barrero Cruz" w:date="2026-06-30T16:00:00Z" w16du:dateUtc="2026-06-30T14:00:00Z">
              <w:tcPr>
                <w:tcW w:w="2785" w:type="dxa"/>
                <w:vAlign w:val="center"/>
              </w:tcPr>
            </w:tcPrChange>
          </w:tcPr>
          <w:p w14:paraId="7FE43549" w14:textId="23B93D13" w:rsidR="002B47C3" w:rsidRDefault="002B47C3" w:rsidP="002B47C3">
            <w:pPr>
              <w:jc w:val="left"/>
              <w:rPr>
                <w:ins w:id="2335" w:author="Pablo Barrero Cruz" w:date="2026-06-30T15:58:00Z" w16du:dateUtc="2026-06-30T13:58:00Z"/>
              </w:rPr>
            </w:pPr>
            <w:ins w:id="2336" w:author="Pablo Barrero Cruz" w:date="2026-06-30T15:59:00Z" w16du:dateUtc="2026-06-30T13:59:00Z">
              <w:r>
                <w:t>Docker Compose en entorno local</w:t>
              </w:r>
            </w:ins>
          </w:p>
        </w:tc>
      </w:tr>
    </w:tbl>
    <w:p w14:paraId="60C3BFC9" w14:textId="312353C5" w:rsidR="005326F0" w:rsidRPr="005326F0" w:rsidRDefault="005326F0">
      <w:pPr>
        <w:pStyle w:val="PiedeTabla"/>
        <w:pPrChange w:id="2337" w:author="Pablo Barrero Cruz" w:date="2026-06-30T15:58:00Z" w16du:dateUtc="2026-06-30T13:58:00Z">
          <w:pPr/>
        </w:pPrChange>
      </w:pPr>
      <w:ins w:id="2338" w:author="Pablo Barrero Cruz" w:date="2026-06-30T15:58:00Z" w16du:dateUtc="2026-06-30T13:58:00Z">
        <w:r w:rsidRPr="00D32D8A">
          <w:t>Tabla 8.</w:t>
        </w:r>
        <w:r>
          <w:t>8</w:t>
        </w:r>
        <w:r w:rsidRPr="00D32D8A">
          <w:t xml:space="preserve">. </w:t>
        </w:r>
      </w:ins>
      <w:ins w:id="2339" w:author="Pablo Barrero Cruz" w:date="2026-06-30T15:58:00Z">
        <w:r w:rsidR="00390B6C" w:rsidRPr="00390B6C">
          <w:t>Entorno de ejecución de las pruebas de rendimiento</w:t>
        </w:r>
      </w:ins>
      <w:ins w:id="2340" w:author="Pablo Barrero Cruz" w:date="2026-06-30T15:58:00Z" w16du:dateUtc="2026-06-30T13:58:00Z">
        <w:r w:rsidRPr="00D32D8A">
          <w:t>.</w:t>
        </w:r>
      </w:ins>
    </w:p>
    <w:p w14:paraId="2D8F9C3A" w14:textId="073E510B" w:rsidR="00C12E10" w:rsidRDefault="00EF1101" w:rsidP="00EF1101">
      <w:pPr>
        <w:pStyle w:val="Ttulo3"/>
      </w:pPr>
      <w:bookmarkStart w:id="2341" w:name="_Toc233728341"/>
      <w:r w:rsidRPr="00EF1101">
        <w:t>Resultados de las Pruebas de Rendimiento</w:t>
      </w:r>
      <w:bookmarkEnd w:id="2341"/>
    </w:p>
    <w:p w14:paraId="569A65C0" w14:textId="136DB5AC" w:rsidR="00EF1101" w:rsidRDefault="00EF1101" w:rsidP="00EF1101">
      <w:r>
        <w:t xml:space="preserve">Las pruebas de rendimiento se han realizado de forma manual sobre los escenarios definidos en el plan de pruebas. No se han utilizado herramientas específicas de carga, por lo que los </w:t>
      </w:r>
      <w:r>
        <w:lastRenderedPageBreak/>
        <w:t>resultados deben interpretarse como una validación básica del comportamiento percibido de la aplicación.</w:t>
      </w:r>
    </w:p>
    <w:p w14:paraId="7E449B69" w14:textId="2575BCD9" w:rsidR="00EF1101" w:rsidRDefault="00EF1101" w:rsidP="00EF1101">
      <w:r>
        <w:t>En primer lugar, se comprobó la carga inicial de la aplicación y la navegación entre las pantallas principales. El resultado fue correcto, ya que la interfaz permite acceder a las diferentes secciones sin bloqueos visibles ni esperas excesivas en un entorno local.</w:t>
      </w:r>
    </w:p>
    <w:p w14:paraId="2837E1A6" w14:textId="6FD2A570" w:rsidR="00EF1101" w:rsidRDefault="00EF1101" w:rsidP="00EF1101">
      <w:r>
        <w:t>También se revisaron los listados principales del sistema: banco de preguntas, cuestionarios, grupos, usuarios, historial y analíticas. En todos los casos, la navegación y el filtrado resultaron fluidos con los datos de prueba utilizados. No se detectaron bloqueos importantes ni tiempos de espera que impidiesen el uso normal de la aplicación.</w:t>
      </w:r>
    </w:p>
    <w:p w14:paraId="43688EBF" w14:textId="7B9DC6B4" w:rsidR="00EF1101" w:rsidRDefault="00EF1101" w:rsidP="00EF1101">
      <w:r>
        <w:t>En el caso del editor de preguntas, se prestó especial atención a los enunciados con contenido matemático y previsualización mediante KaTeX. La edición y visualización de fórmulas funcionó correctamente en los casos revisados, sin bloquear la interacción del usuario.</w:t>
      </w:r>
    </w:p>
    <w:p w14:paraId="2FD0BAD8" w14:textId="6A857021" w:rsidR="00EF1101" w:rsidRDefault="00EF1101" w:rsidP="00EF1101">
      <w:r>
        <w:t>La resolución de cuestionarios también presentó un comportamiento adecuado. El alumno puede iniciar un intento, responder preguntas, avanzar por el cuestionario y enviarlo sin pérdida de información ni esperas excesivas. La corrección se realiza correctamente al finalizar el intento y el resultado se muestra de forma comprensible.</w:t>
      </w:r>
    </w:p>
    <w:p w14:paraId="2B5174AC" w14:textId="759CB5A0" w:rsidR="00EF1101" w:rsidRPr="00EF1101" w:rsidRDefault="00EF1101" w:rsidP="00EF1101">
      <w:r>
        <w:t>Por último, se revisaron las pantallas de analíticas y la exportación de resultados en CSV. Las métricas se cargaron correctamente con los datos de prueba y la exportación generó el fichero esperado sin bloquear la interfaz de forma apreciable.</w:t>
      </w:r>
    </w:p>
    <w:tbl>
      <w:tblPr>
        <w:tblStyle w:val="Tablaconcuadrcula"/>
        <w:tblW w:w="0" w:type="auto"/>
        <w:tblLook w:val="04A0" w:firstRow="1" w:lastRow="0" w:firstColumn="1" w:lastColumn="0" w:noHBand="0" w:noVBand="1"/>
      </w:tblPr>
      <w:tblGrid>
        <w:gridCol w:w="2784"/>
        <w:gridCol w:w="2785"/>
        <w:gridCol w:w="2785"/>
      </w:tblGrid>
      <w:tr w:rsidR="001C318D" w14:paraId="49297008" w14:textId="77777777" w:rsidTr="00530EB9">
        <w:trPr>
          <w:trHeight w:val="515"/>
        </w:trPr>
        <w:tc>
          <w:tcPr>
            <w:tcW w:w="8364" w:type="dxa"/>
            <w:gridSpan w:val="3"/>
            <w:shd w:val="clear" w:color="auto" w:fill="DDDDDD" w:themeFill="accent1"/>
            <w:vAlign w:val="center"/>
          </w:tcPr>
          <w:p w14:paraId="2951FB7B" w14:textId="77777777" w:rsidR="001C318D" w:rsidRDefault="001C318D">
            <w:pPr>
              <w:jc w:val="center"/>
            </w:pPr>
            <w:r>
              <w:rPr>
                <w:b/>
                <w:sz w:val="18"/>
              </w:rPr>
              <w:t>Resultados de pruebas de rendimiento</w:t>
            </w:r>
          </w:p>
        </w:tc>
      </w:tr>
      <w:tr w:rsidR="001C318D" w14:paraId="3731AC33" w14:textId="77777777" w:rsidTr="00530EB9">
        <w:trPr>
          <w:trHeight w:val="551"/>
        </w:trPr>
        <w:tc>
          <w:tcPr>
            <w:tcW w:w="2788" w:type="dxa"/>
            <w:shd w:val="clear" w:color="auto" w:fill="F2F2F2" w:themeFill="background1" w:themeFillShade="F2"/>
            <w:vAlign w:val="center"/>
          </w:tcPr>
          <w:p w14:paraId="55BBAE48" w14:textId="77777777" w:rsidR="001C318D" w:rsidRDefault="001C318D">
            <w:pPr>
              <w:jc w:val="left"/>
            </w:pPr>
            <w:r>
              <w:rPr>
                <w:b/>
                <w:sz w:val="18"/>
              </w:rPr>
              <w:t>Código</w:t>
            </w:r>
          </w:p>
        </w:tc>
        <w:tc>
          <w:tcPr>
            <w:tcW w:w="2788" w:type="dxa"/>
            <w:shd w:val="clear" w:color="auto" w:fill="F2F2F2" w:themeFill="background1" w:themeFillShade="F2"/>
            <w:vAlign w:val="center"/>
          </w:tcPr>
          <w:p w14:paraId="1C19F605" w14:textId="77777777" w:rsidR="001C318D" w:rsidRDefault="001C318D">
            <w:pPr>
              <w:jc w:val="left"/>
            </w:pPr>
            <w:r>
              <w:rPr>
                <w:b/>
                <w:sz w:val="18"/>
              </w:rPr>
              <w:t>Escenario</w:t>
            </w:r>
          </w:p>
        </w:tc>
        <w:tc>
          <w:tcPr>
            <w:tcW w:w="2788" w:type="dxa"/>
            <w:shd w:val="clear" w:color="auto" w:fill="F2F2F2" w:themeFill="background1" w:themeFillShade="F2"/>
            <w:vAlign w:val="center"/>
          </w:tcPr>
          <w:p w14:paraId="2AFFECF1" w14:textId="77777777" w:rsidR="001C318D" w:rsidRDefault="001C318D">
            <w:pPr>
              <w:jc w:val="left"/>
            </w:pPr>
            <w:r>
              <w:rPr>
                <w:b/>
                <w:sz w:val="18"/>
              </w:rPr>
              <w:t>Resultado obtenido</w:t>
            </w:r>
          </w:p>
        </w:tc>
      </w:tr>
      <w:tr w:rsidR="001C318D" w14:paraId="31443BEB" w14:textId="77777777">
        <w:tc>
          <w:tcPr>
            <w:tcW w:w="2788" w:type="dxa"/>
            <w:vAlign w:val="center"/>
          </w:tcPr>
          <w:p w14:paraId="07A7E16B" w14:textId="77777777" w:rsidR="001C318D" w:rsidRDefault="001C318D">
            <w:pPr>
              <w:jc w:val="left"/>
            </w:pPr>
            <w:r>
              <w:rPr>
                <w:sz w:val="18"/>
              </w:rPr>
              <w:t>PR-01</w:t>
            </w:r>
          </w:p>
        </w:tc>
        <w:tc>
          <w:tcPr>
            <w:tcW w:w="2788" w:type="dxa"/>
            <w:vAlign w:val="center"/>
          </w:tcPr>
          <w:p w14:paraId="4E7F84E3" w14:textId="77777777" w:rsidR="001C318D" w:rsidRDefault="001C318D">
            <w:pPr>
              <w:jc w:val="left"/>
            </w:pPr>
            <w:r>
              <w:rPr>
                <w:sz w:val="18"/>
              </w:rPr>
              <w:t>Carga inicial de la aplicación</w:t>
            </w:r>
          </w:p>
        </w:tc>
        <w:tc>
          <w:tcPr>
            <w:tcW w:w="2788" w:type="dxa"/>
            <w:vAlign w:val="center"/>
          </w:tcPr>
          <w:p w14:paraId="0D19C917" w14:textId="77777777" w:rsidR="001C318D" w:rsidRDefault="001C318D">
            <w:pPr>
              <w:jc w:val="left"/>
            </w:pPr>
            <w:r>
              <w:rPr>
                <w:sz w:val="18"/>
              </w:rPr>
              <w:t>Correcto. La interfaz carga y permite navegar sin errores visibles.</w:t>
            </w:r>
          </w:p>
        </w:tc>
      </w:tr>
      <w:tr w:rsidR="001C318D" w14:paraId="6A96C9B9" w14:textId="77777777">
        <w:tc>
          <w:tcPr>
            <w:tcW w:w="2788" w:type="dxa"/>
            <w:vAlign w:val="center"/>
          </w:tcPr>
          <w:p w14:paraId="21BB6191" w14:textId="77777777" w:rsidR="001C318D" w:rsidRDefault="001C318D">
            <w:pPr>
              <w:jc w:val="left"/>
            </w:pPr>
            <w:r>
              <w:rPr>
                <w:sz w:val="18"/>
              </w:rPr>
              <w:t>PR-02</w:t>
            </w:r>
          </w:p>
        </w:tc>
        <w:tc>
          <w:tcPr>
            <w:tcW w:w="2788" w:type="dxa"/>
            <w:vAlign w:val="center"/>
          </w:tcPr>
          <w:p w14:paraId="2C9ABE2F" w14:textId="77777777" w:rsidR="001C318D" w:rsidRDefault="001C318D">
            <w:pPr>
              <w:jc w:val="left"/>
            </w:pPr>
            <w:r>
              <w:rPr>
                <w:sz w:val="18"/>
              </w:rPr>
              <w:t>Banco de preguntas con filtros y listados</w:t>
            </w:r>
          </w:p>
        </w:tc>
        <w:tc>
          <w:tcPr>
            <w:tcW w:w="2788" w:type="dxa"/>
            <w:vAlign w:val="center"/>
          </w:tcPr>
          <w:p w14:paraId="477EE7FE" w14:textId="77777777" w:rsidR="001C318D" w:rsidRDefault="001C318D">
            <w:pPr>
              <w:jc w:val="left"/>
            </w:pPr>
            <w:r>
              <w:rPr>
                <w:sz w:val="18"/>
              </w:rPr>
              <w:t>Correcto. El listado responde de forma fluida en el uso revisado.</w:t>
            </w:r>
          </w:p>
        </w:tc>
      </w:tr>
      <w:tr w:rsidR="001C318D" w14:paraId="4FD71649" w14:textId="77777777">
        <w:tc>
          <w:tcPr>
            <w:tcW w:w="2788" w:type="dxa"/>
            <w:vAlign w:val="center"/>
          </w:tcPr>
          <w:p w14:paraId="35C59EDE" w14:textId="77777777" w:rsidR="001C318D" w:rsidRDefault="001C318D">
            <w:pPr>
              <w:jc w:val="left"/>
            </w:pPr>
            <w:r>
              <w:rPr>
                <w:sz w:val="18"/>
              </w:rPr>
              <w:t>PR-03</w:t>
            </w:r>
          </w:p>
        </w:tc>
        <w:tc>
          <w:tcPr>
            <w:tcW w:w="2788" w:type="dxa"/>
            <w:vAlign w:val="center"/>
          </w:tcPr>
          <w:p w14:paraId="796C6A42" w14:textId="77777777" w:rsidR="001C318D" w:rsidRDefault="001C318D">
            <w:pPr>
              <w:jc w:val="left"/>
            </w:pPr>
            <w:r>
              <w:rPr>
                <w:sz w:val="18"/>
              </w:rPr>
              <w:t>Editor con contenido LaTeX</w:t>
            </w:r>
          </w:p>
        </w:tc>
        <w:tc>
          <w:tcPr>
            <w:tcW w:w="2788" w:type="dxa"/>
            <w:vAlign w:val="center"/>
          </w:tcPr>
          <w:p w14:paraId="4F356E58" w14:textId="77777777" w:rsidR="001C318D" w:rsidRDefault="001C318D">
            <w:pPr>
              <w:jc w:val="left"/>
            </w:pPr>
            <w:r>
              <w:rPr>
                <w:sz w:val="18"/>
              </w:rPr>
              <w:t>Correcto. La previsualización matemática no bloquea la edición en casos normales.</w:t>
            </w:r>
          </w:p>
        </w:tc>
      </w:tr>
      <w:tr w:rsidR="001C318D" w14:paraId="5DA3D264" w14:textId="77777777">
        <w:tc>
          <w:tcPr>
            <w:tcW w:w="2788" w:type="dxa"/>
            <w:vAlign w:val="center"/>
          </w:tcPr>
          <w:p w14:paraId="097ED314" w14:textId="77777777" w:rsidR="001C318D" w:rsidRDefault="001C318D">
            <w:pPr>
              <w:jc w:val="left"/>
            </w:pPr>
            <w:r>
              <w:rPr>
                <w:sz w:val="18"/>
              </w:rPr>
              <w:t>PR-04</w:t>
            </w:r>
          </w:p>
        </w:tc>
        <w:tc>
          <w:tcPr>
            <w:tcW w:w="2788" w:type="dxa"/>
            <w:vAlign w:val="center"/>
          </w:tcPr>
          <w:p w14:paraId="61745099" w14:textId="77777777" w:rsidR="001C318D" w:rsidRDefault="001C318D">
            <w:pPr>
              <w:jc w:val="left"/>
            </w:pPr>
            <w:r>
              <w:rPr>
                <w:sz w:val="18"/>
              </w:rPr>
              <w:t>Resolución de cuestionario</w:t>
            </w:r>
          </w:p>
        </w:tc>
        <w:tc>
          <w:tcPr>
            <w:tcW w:w="2788" w:type="dxa"/>
            <w:vAlign w:val="center"/>
          </w:tcPr>
          <w:p w14:paraId="4644EF79" w14:textId="77777777" w:rsidR="001C318D" w:rsidRDefault="001C318D">
            <w:pPr>
              <w:jc w:val="left"/>
            </w:pPr>
            <w:r>
              <w:rPr>
                <w:sz w:val="18"/>
              </w:rPr>
              <w:t>Correcto. La interacción durante el intento es fluida y no se pierden respuestas.</w:t>
            </w:r>
          </w:p>
        </w:tc>
      </w:tr>
      <w:tr w:rsidR="001C318D" w14:paraId="18EF78D4" w14:textId="77777777">
        <w:tc>
          <w:tcPr>
            <w:tcW w:w="2788" w:type="dxa"/>
            <w:vAlign w:val="center"/>
          </w:tcPr>
          <w:p w14:paraId="70CB3392" w14:textId="77777777" w:rsidR="001C318D" w:rsidRDefault="001C318D">
            <w:pPr>
              <w:jc w:val="left"/>
            </w:pPr>
            <w:r>
              <w:rPr>
                <w:sz w:val="18"/>
              </w:rPr>
              <w:t>PR-05</w:t>
            </w:r>
          </w:p>
        </w:tc>
        <w:tc>
          <w:tcPr>
            <w:tcW w:w="2788" w:type="dxa"/>
            <w:vAlign w:val="center"/>
          </w:tcPr>
          <w:p w14:paraId="3E8661CC" w14:textId="77777777" w:rsidR="001C318D" w:rsidRDefault="001C318D">
            <w:pPr>
              <w:jc w:val="left"/>
            </w:pPr>
            <w:r>
              <w:rPr>
                <w:sz w:val="18"/>
              </w:rPr>
              <w:t>Carga de analíticas</w:t>
            </w:r>
          </w:p>
        </w:tc>
        <w:tc>
          <w:tcPr>
            <w:tcW w:w="2788" w:type="dxa"/>
            <w:vAlign w:val="center"/>
          </w:tcPr>
          <w:p w14:paraId="4462AF64" w14:textId="77777777" w:rsidR="001C318D" w:rsidRDefault="001C318D">
            <w:pPr>
              <w:jc w:val="left"/>
            </w:pPr>
            <w:r>
              <w:rPr>
                <w:sz w:val="18"/>
              </w:rPr>
              <w:t>Correcto. Las métricas y tablas se muestran sin esperas excesivas en datos de prueba.</w:t>
            </w:r>
          </w:p>
        </w:tc>
      </w:tr>
      <w:tr w:rsidR="001C318D" w14:paraId="7B494BEC" w14:textId="77777777">
        <w:tc>
          <w:tcPr>
            <w:tcW w:w="2788" w:type="dxa"/>
            <w:vAlign w:val="center"/>
          </w:tcPr>
          <w:p w14:paraId="35FB2D44" w14:textId="77777777" w:rsidR="001C318D" w:rsidRDefault="001C318D">
            <w:pPr>
              <w:jc w:val="left"/>
            </w:pPr>
            <w:r>
              <w:rPr>
                <w:sz w:val="18"/>
              </w:rPr>
              <w:t>PR-06</w:t>
            </w:r>
          </w:p>
        </w:tc>
        <w:tc>
          <w:tcPr>
            <w:tcW w:w="2788" w:type="dxa"/>
            <w:vAlign w:val="center"/>
          </w:tcPr>
          <w:p w14:paraId="000451CA" w14:textId="77777777" w:rsidR="001C318D" w:rsidRDefault="001C318D">
            <w:pPr>
              <w:jc w:val="left"/>
            </w:pPr>
            <w:r>
              <w:rPr>
                <w:sz w:val="18"/>
              </w:rPr>
              <w:t>Exportación CSV</w:t>
            </w:r>
          </w:p>
        </w:tc>
        <w:tc>
          <w:tcPr>
            <w:tcW w:w="2788" w:type="dxa"/>
            <w:vAlign w:val="center"/>
          </w:tcPr>
          <w:p w14:paraId="40C25BD2" w14:textId="77777777" w:rsidR="001C318D" w:rsidRDefault="001C318D">
            <w:pPr>
              <w:jc w:val="left"/>
            </w:pPr>
            <w:r>
              <w:rPr>
                <w:sz w:val="18"/>
              </w:rPr>
              <w:t>Correcto. La descarga se genera correctamente.</w:t>
            </w:r>
          </w:p>
        </w:tc>
      </w:tr>
      <w:tr w:rsidR="001C318D" w14:paraId="2848C1BA" w14:textId="77777777">
        <w:tc>
          <w:tcPr>
            <w:tcW w:w="2788" w:type="dxa"/>
            <w:vAlign w:val="center"/>
          </w:tcPr>
          <w:p w14:paraId="45F2931F" w14:textId="77777777" w:rsidR="001C318D" w:rsidRDefault="001C318D">
            <w:pPr>
              <w:jc w:val="left"/>
            </w:pPr>
            <w:r>
              <w:rPr>
                <w:sz w:val="18"/>
              </w:rPr>
              <w:t>PR-07</w:t>
            </w:r>
          </w:p>
        </w:tc>
        <w:tc>
          <w:tcPr>
            <w:tcW w:w="2788" w:type="dxa"/>
            <w:vAlign w:val="center"/>
          </w:tcPr>
          <w:p w14:paraId="0602E5CE" w14:textId="77777777" w:rsidR="001C318D" w:rsidRDefault="001C318D">
            <w:pPr>
              <w:jc w:val="left"/>
            </w:pPr>
            <w:r>
              <w:rPr>
                <w:sz w:val="18"/>
              </w:rPr>
              <w:t>Compilación del “frontend”</w:t>
            </w:r>
          </w:p>
        </w:tc>
        <w:tc>
          <w:tcPr>
            <w:tcW w:w="2788" w:type="dxa"/>
            <w:vAlign w:val="center"/>
          </w:tcPr>
          <w:p w14:paraId="3836C5A3" w14:textId="77777777" w:rsidR="001C318D" w:rsidRDefault="001C318D">
            <w:pPr>
              <w:jc w:val="left"/>
            </w:pPr>
            <w:r>
              <w:rPr>
                <w:sz w:val="18"/>
              </w:rPr>
              <w:t>Correcto. La build de Vite finaliza correctamente, con un aviso no bloqueante de tamaño de chunk.</w:t>
            </w:r>
          </w:p>
        </w:tc>
      </w:tr>
      <w:tr w:rsidR="001C318D" w14:paraId="743FA02A" w14:textId="77777777">
        <w:tc>
          <w:tcPr>
            <w:tcW w:w="2788" w:type="dxa"/>
            <w:vAlign w:val="center"/>
          </w:tcPr>
          <w:p w14:paraId="0A3CC94D" w14:textId="77777777" w:rsidR="001C318D" w:rsidRDefault="001C318D">
            <w:pPr>
              <w:jc w:val="left"/>
            </w:pPr>
            <w:r>
              <w:rPr>
                <w:sz w:val="18"/>
              </w:rPr>
              <w:t>PR-08</w:t>
            </w:r>
          </w:p>
        </w:tc>
        <w:tc>
          <w:tcPr>
            <w:tcW w:w="2788" w:type="dxa"/>
            <w:vAlign w:val="center"/>
          </w:tcPr>
          <w:p w14:paraId="59034272" w14:textId="77777777" w:rsidR="001C318D" w:rsidRDefault="001C318D">
            <w:pPr>
              <w:jc w:val="left"/>
            </w:pPr>
            <w:r>
              <w:rPr>
                <w:sz w:val="18"/>
              </w:rPr>
              <w:t>Compilación del “backend”</w:t>
            </w:r>
          </w:p>
        </w:tc>
        <w:tc>
          <w:tcPr>
            <w:tcW w:w="2788" w:type="dxa"/>
            <w:vAlign w:val="center"/>
          </w:tcPr>
          <w:p w14:paraId="6D190772" w14:textId="77777777" w:rsidR="001C318D" w:rsidRDefault="001C318D">
            <w:pPr>
              <w:jc w:val="left"/>
            </w:pPr>
            <w:r>
              <w:rPr>
                <w:sz w:val="18"/>
              </w:rPr>
              <w:t>Correcto. La aplicación NestJS compila sin errores.</w:t>
            </w:r>
          </w:p>
        </w:tc>
      </w:tr>
    </w:tbl>
    <w:p w14:paraId="39886F0D" w14:textId="084FE593" w:rsidR="001C318D" w:rsidRPr="00044990" w:rsidRDefault="001C318D" w:rsidP="00530EB9">
      <w:pPr>
        <w:pStyle w:val="PiedeTabla"/>
      </w:pPr>
      <w:bookmarkStart w:id="2342" w:name="_Toc233720915"/>
      <w:r w:rsidRPr="00D32D8A">
        <w:t>Tabla 8.</w:t>
      </w:r>
      <w:ins w:id="2343" w:author="Pablo Barrero Cruz" w:date="2026-06-30T15:58:00Z" w16du:dateUtc="2026-06-30T13:58:00Z">
        <w:r w:rsidR="005326F0">
          <w:t>9</w:t>
        </w:r>
      </w:ins>
      <w:del w:id="2344" w:author="Pablo Barrero Cruz" w:date="2026-06-30T15:58:00Z" w16du:dateUtc="2026-06-30T13:58:00Z">
        <w:r w:rsidR="00FA1F1C" w:rsidDel="005326F0">
          <w:delText>8</w:delText>
        </w:r>
      </w:del>
      <w:r w:rsidRPr="00D32D8A">
        <w:t>. Resultados de pruebas de rendimiento.</w:t>
      </w:r>
      <w:bookmarkEnd w:id="2342"/>
    </w:p>
    <w:p w14:paraId="4AAB4BD1" w14:textId="77777777" w:rsidR="00074F53" w:rsidRPr="00074F53" w:rsidRDefault="00074F53" w:rsidP="00530EB9">
      <w:r w:rsidRPr="00074F53">
        <w:lastRenderedPageBreak/>
        <w:t>El aviso detectado durante la compilación del “frontend” no impide el funcionamiento de la aplicación, pero indica que uno de los fragmentos JavaScript generados tiene un tamaño elevado. En una versión posterior se podría optimizar la carga inicial mediante división de código o carga diferida de algunas partes de la interfaz.</w:t>
      </w:r>
    </w:p>
    <w:p w14:paraId="034F076F" w14:textId="77777777" w:rsidR="00084DAF" w:rsidRDefault="00EF1101" w:rsidP="00530EB9">
      <w:r>
        <w:t xml:space="preserve">Con estas pruebas se considera que el rendimiento es suficiente para el alcance del TFG. Para un despliegue real con muchos grupos y usuarios simultáneos sería conveniente añadir pruebas de carga específicas, midiendo tiempos de respuesta de la API, consumo de recursos y comportamiento con volúmenes de datos más grandes. </w:t>
      </w:r>
    </w:p>
    <w:p w14:paraId="0BA73A91" w14:textId="77777777" w:rsidR="000F6FF3" w:rsidRPr="000F6FF3" w:rsidRDefault="00084DAF" w:rsidP="000F6FF3">
      <w:pPr>
        <w:pStyle w:val="Ttulo3"/>
        <w:rPr>
          <w:color w:val="A5A5A5" w:themeColor="accent1" w:themeShade="BF"/>
          <w:sz w:val="48"/>
          <w:szCs w:val="28"/>
        </w:rPr>
      </w:pPr>
      <w:bookmarkStart w:id="2345" w:name="_Toc233728342"/>
      <w:r>
        <w:t>Conclusiones</w:t>
      </w:r>
      <w:bookmarkEnd w:id="2345"/>
    </w:p>
    <w:p w14:paraId="43368BF7" w14:textId="77777777" w:rsidR="000F6FF3" w:rsidRDefault="000F6FF3" w:rsidP="000F6FF3">
      <w:r>
        <w:t>La compilación de producción generó un fragmento principal de 687,65 kB minificados, 213,66 kB comprimidos, y un fragmento independiente asociado a MathText y KaTeX de 261,03 kB, 77,74 kB comprimidos. El análisis del mapa de fuentes indica que KaTeX queda concentrado en el segundo fragmento, mientras que el principal contiene principalmente Material UI, React DOM, React Router, Emotion y código compartido de la aplicación.</w:t>
      </w:r>
    </w:p>
    <w:p w14:paraId="79691830" w14:textId="28C86149" w:rsidR="0024104A" w:rsidRDefault="000F6FF3" w:rsidP="000F6FF3">
      <w:pPr>
        <w:rPr>
          <w:color w:val="A5A5A5" w:themeColor="accent1" w:themeShade="BF"/>
          <w:sz w:val="48"/>
          <w:szCs w:val="28"/>
        </w:rPr>
      </w:pPr>
      <w:r>
        <w:t>La aplicación ya utiliza carga diferida para varias páginas mediante React.lazy, por lo que el aviso no se debe a una ausencia completa de división del código. Como mejora se propone revisar las importaciones iniciales y configurar build.rollupOptions.output.manualChunks en vite.config.ts, separando las dependencias principales y comparando nuevamente los tamaños obtenidos. Esta configuración está contemplada en las opciones de compilación de Vite.</w:t>
      </w:r>
      <w:r w:rsidR="0024104A">
        <w:br w:type="page"/>
      </w:r>
    </w:p>
    <w:p w14:paraId="4FD1CF57" w14:textId="77777777" w:rsidR="00EC451A" w:rsidRDefault="00E04B80" w:rsidP="00E04B80">
      <w:pPr>
        <w:pStyle w:val="Ttulo1"/>
      </w:pPr>
      <w:bookmarkStart w:id="2346" w:name="_Toc233728343"/>
      <w:r>
        <w:lastRenderedPageBreak/>
        <w:t>Manuales del Sistema</w:t>
      </w:r>
      <w:bookmarkEnd w:id="2346"/>
    </w:p>
    <w:p w14:paraId="72A03ED2" w14:textId="51DDA239" w:rsidR="00DD2225" w:rsidRDefault="00DD2225" w:rsidP="00EF6A71">
      <w:r>
        <w:t>Este capítulo reúne los manuales necesarios para instalar, ejecutar, utilizar y ampliar el proyecto. La aplicación está formada por un “frontend” web, un “backend” con API REST y dos sistemas de persistencia: MariaDB para usuarios y sesiones, y MongoDB para preguntas, cuestionarios, grupos e intentos. Por este motivo, el manual separa primero la puesta en marcha técnica del sistema y después explica el uso de la aplicación desde el punto de vista de cada perfil.</w:t>
      </w:r>
    </w:p>
    <w:p w14:paraId="4AF59142" w14:textId="4D82CE51" w:rsidR="00DD2225" w:rsidRPr="00DD2225" w:rsidRDefault="00DD2225" w:rsidP="00EF6A71">
      <w:r>
        <w:t>La redacción se plantea para una instalación local de evaluación, que es el escenario previsto para la entrega del TFG. En un despliegue real habría que reforzar la configuración de secretos, seguridad de “cookies”, copias de seguridad, monitorización y pruebas de carga.</w:t>
      </w:r>
    </w:p>
    <w:p w14:paraId="3F0C17A5" w14:textId="77777777" w:rsidR="00E04B80" w:rsidRDefault="00E04B80" w:rsidP="00E04B80">
      <w:pPr>
        <w:pStyle w:val="Ttulo2"/>
      </w:pPr>
      <w:bookmarkStart w:id="2347" w:name="_Toc233728344"/>
      <w:r>
        <w:t>Manual de Instalación</w:t>
      </w:r>
      <w:bookmarkEnd w:id="2347"/>
    </w:p>
    <w:p w14:paraId="268B604E" w14:textId="77777777" w:rsidR="00D1402A" w:rsidRDefault="00D1402A" w:rsidP="00EF6A71">
      <w:r>
        <w:t>El objetivo de este manual es indicar los pasos necesarios para dejar el sistema instalado en un equipo de evaluación. La forma recomendada de instalación es mediante Docker Compose, ya que arranca en conjunto el “frontend”, el “backend”, MariaDB y MongoDB sin tener que configurar cada servicio de forma separada.</w:t>
      </w:r>
    </w:p>
    <w:p w14:paraId="4BFA45AF" w14:textId="77777777" w:rsidR="00D1402A" w:rsidRDefault="00D1402A" w:rsidP="00D1402A">
      <w:pPr>
        <w:pStyle w:val="Ttulo3"/>
      </w:pPr>
      <w:bookmarkStart w:id="2348" w:name="_Toc233728345"/>
      <w:r>
        <w:t>Requisitos previos</w:t>
      </w:r>
      <w:bookmarkEnd w:id="2348"/>
    </w:p>
    <w:tbl>
      <w:tblPr>
        <w:tblStyle w:val="Tablaconcuadrcula"/>
        <w:tblW w:w="0" w:type="auto"/>
        <w:jc w:val="center"/>
        <w:tblLook w:val="04A0" w:firstRow="1" w:lastRow="0" w:firstColumn="1" w:lastColumn="0" w:noHBand="0" w:noVBand="1"/>
      </w:tblPr>
      <w:tblGrid>
        <w:gridCol w:w="2784"/>
        <w:gridCol w:w="2785"/>
        <w:gridCol w:w="2785"/>
      </w:tblGrid>
      <w:tr w:rsidR="004A15B8" w14:paraId="51135DFB" w14:textId="77777777" w:rsidTr="00EF6A71">
        <w:trPr>
          <w:trHeight w:val="403"/>
          <w:jc w:val="center"/>
        </w:trPr>
        <w:tc>
          <w:tcPr>
            <w:tcW w:w="8354" w:type="dxa"/>
            <w:gridSpan w:val="3"/>
            <w:shd w:val="clear" w:color="auto" w:fill="DDDDDD" w:themeFill="accent1"/>
            <w:vAlign w:val="center"/>
          </w:tcPr>
          <w:p w14:paraId="2AD1E38D" w14:textId="204CA330" w:rsidR="004A15B8" w:rsidRDefault="004A15B8" w:rsidP="00EF6A71">
            <w:pPr>
              <w:jc w:val="center"/>
              <w:rPr>
                <w:b/>
                <w:sz w:val="18"/>
              </w:rPr>
            </w:pPr>
            <w:r>
              <w:rPr>
                <w:b/>
                <w:sz w:val="18"/>
              </w:rPr>
              <w:t>Tabla de Requisitos Previos</w:t>
            </w:r>
          </w:p>
        </w:tc>
      </w:tr>
      <w:tr w:rsidR="00D1402A" w14:paraId="60A363BC" w14:textId="77777777" w:rsidTr="00EF6A71">
        <w:trPr>
          <w:trHeight w:val="403"/>
          <w:jc w:val="center"/>
        </w:trPr>
        <w:tc>
          <w:tcPr>
            <w:tcW w:w="2784" w:type="dxa"/>
            <w:shd w:val="clear" w:color="auto" w:fill="F2F2F2" w:themeFill="background1" w:themeFillShade="F2"/>
            <w:vAlign w:val="center"/>
          </w:tcPr>
          <w:p w14:paraId="5B503100" w14:textId="77777777" w:rsidR="00D1402A" w:rsidRDefault="00D1402A">
            <w:r>
              <w:rPr>
                <w:b/>
                <w:sz w:val="18"/>
              </w:rPr>
              <w:t>Elemento</w:t>
            </w:r>
          </w:p>
        </w:tc>
        <w:tc>
          <w:tcPr>
            <w:tcW w:w="2785" w:type="dxa"/>
            <w:shd w:val="clear" w:color="auto" w:fill="F2F2F2" w:themeFill="background1" w:themeFillShade="F2"/>
            <w:vAlign w:val="center"/>
          </w:tcPr>
          <w:p w14:paraId="2E74B274" w14:textId="77777777" w:rsidR="00D1402A" w:rsidRDefault="00D1402A">
            <w:r>
              <w:rPr>
                <w:b/>
                <w:sz w:val="18"/>
              </w:rPr>
              <w:t>Uso en el sistema</w:t>
            </w:r>
          </w:p>
        </w:tc>
        <w:tc>
          <w:tcPr>
            <w:tcW w:w="2785" w:type="dxa"/>
            <w:shd w:val="clear" w:color="auto" w:fill="F2F2F2" w:themeFill="background1" w:themeFillShade="F2"/>
            <w:vAlign w:val="center"/>
          </w:tcPr>
          <w:p w14:paraId="4DEEE3BB" w14:textId="77777777" w:rsidR="00D1402A" w:rsidRDefault="00D1402A">
            <w:r>
              <w:rPr>
                <w:b/>
                <w:sz w:val="18"/>
              </w:rPr>
              <w:t>Observaciones</w:t>
            </w:r>
          </w:p>
        </w:tc>
      </w:tr>
      <w:tr w:rsidR="00D1402A" w14:paraId="04095B43" w14:textId="77777777" w:rsidTr="00EF6A71">
        <w:trPr>
          <w:jc w:val="center"/>
        </w:trPr>
        <w:tc>
          <w:tcPr>
            <w:tcW w:w="2784" w:type="dxa"/>
            <w:vAlign w:val="center"/>
          </w:tcPr>
          <w:p w14:paraId="7736053A" w14:textId="77777777" w:rsidR="00D1402A" w:rsidRPr="00EF6A71" w:rsidRDefault="00D1402A">
            <w:pPr>
              <w:rPr>
                <w:lang w:val="pt-PT"/>
              </w:rPr>
            </w:pPr>
            <w:r w:rsidRPr="00EF6A71">
              <w:rPr>
                <w:sz w:val="18"/>
                <w:lang w:val="pt-PT"/>
              </w:rPr>
              <w:t>Docker Desktop o Docker Engine</w:t>
            </w:r>
          </w:p>
        </w:tc>
        <w:tc>
          <w:tcPr>
            <w:tcW w:w="2785" w:type="dxa"/>
            <w:vAlign w:val="center"/>
          </w:tcPr>
          <w:p w14:paraId="6E736B6B" w14:textId="77777777" w:rsidR="00D1402A" w:rsidRDefault="00D1402A">
            <w:r>
              <w:rPr>
                <w:sz w:val="18"/>
              </w:rPr>
              <w:t>Construcción y ejecución de los contenedores.</w:t>
            </w:r>
          </w:p>
        </w:tc>
        <w:tc>
          <w:tcPr>
            <w:tcW w:w="2785" w:type="dxa"/>
            <w:vAlign w:val="center"/>
          </w:tcPr>
          <w:p w14:paraId="5CECD08B" w14:textId="77777777" w:rsidR="00D1402A" w:rsidRDefault="00D1402A">
            <w:r>
              <w:rPr>
                <w:sz w:val="18"/>
              </w:rPr>
              <w:t>Es la opción recomendada para validar el sistema completo.</w:t>
            </w:r>
          </w:p>
        </w:tc>
      </w:tr>
      <w:tr w:rsidR="00D1402A" w14:paraId="283C6937" w14:textId="77777777" w:rsidTr="00EF6A71">
        <w:trPr>
          <w:jc w:val="center"/>
        </w:trPr>
        <w:tc>
          <w:tcPr>
            <w:tcW w:w="2784" w:type="dxa"/>
            <w:vAlign w:val="center"/>
          </w:tcPr>
          <w:p w14:paraId="75FEC8FE" w14:textId="77777777" w:rsidR="00D1402A" w:rsidRDefault="00D1402A">
            <w:r>
              <w:rPr>
                <w:sz w:val="18"/>
              </w:rPr>
              <w:t>Docker Compose</w:t>
            </w:r>
          </w:p>
        </w:tc>
        <w:tc>
          <w:tcPr>
            <w:tcW w:w="2785" w:type="dxa"/>
            <w:vAlign w:val="center"/>
          </w:tcPr>
          <w:p w14:paraId="4A71A631" w14:textId="77777777" w:rsidR="00D1402A" w:rsidRDefault="00D1402A">
            <w:r>
              <w:rPr>
                <w:sz w:val="18"/>
              </w:rPr>
              <w:t>Arranque coordinado de los servicios definidos en docker-compose.yml.</w:t>
            </w:r>
          </w:p>
        </w:tc>
        <w:tc>
          <w:tcPr>
            <w:tcW w:w="2785" w:type="dxa"/>
            <w:vAlign w:val="center"/>
          </w:tcPr>
          <w:p w14:paraId="050191A0" w14:textId="77777777" w:rsidR="00D1402A" w:rsidRDefault="00D1402A">
            <w:r>
              <w:rPr>
                <w:sz w:val="18"/>
              </w:rPr>
              <w:t>Normalmente viene incluido con Docker Desktop.</w:t>
            </w:r>
          </w:p>
        </w:tc>
      </w:tr>
      <w:tr w:rsidR="00D1402A" w14:paraId="5ED24961" w14:textId="77777777" w:rsidTr="00EF6A71">
        <w:trPr>
          <w:jc w:val="center"/>
        </w:trPr>
        <w:tc>
          <w:tcPr>
            <w:tcW w:w="2784" w:type="dxa"/>
            <w:vAlign w:val="center"/>
          </w:tcPr>
          <w:p w14:paraId="309D1E66" w14:textId="77777777" w:rsidR="00D1402A" w:rsidRDefault="00D1402A">
            <w:r>
              <w:rPr>
                <w:sz w:val="18"/>
              </w:rPr>
              <w:t>Navegador web moderno</w:t>
            </w:r>
          </w:p>
        </w:tc>
        <w:tc>
          <w:tcPr>
            <w:tcW w:w="2785" w:type="dxa"/>
            <w:vAlign w:val="center"/>
          </w:tcPr>
          <w:p w14:paraId="16A40A78" w14:textId="3B2F4C79" w:rsidR="00D1402A" w:rsidRDefault="00D1402A">
            <w:r>
              <w:rPr>
                <w:sz w:val="18"/>
              </w:rPr>
              <w:t xml:space="preserve">Uso de la interfaz de </w:t>
            </w:r>
            <w:r w:rsidR="004B6E47">
              <w:rPr>
                <w:sz w:val="18"/>
              </w:rPr>
              <w:t xml:space="preserve">la </w:t>
            </w:r>
            <w:r w:rsidR="009F3F0E">
              <w:rPr>
                <w:sz w:val="18"/>
              </w:rPr>
              <w:t>a</w:t>
            </w:r>
            <w:r w:rsidR="004B6E47">
              <w:rPr>
                <w:sz w:val="18"/>
              </w:rPr>
              <w:t>plicación</w:t>
            </w:r>
            <w:r>
              <w:rPr>
                <w:sz w:val="18"/>
              </w:rPr>
              <w:t>.</w:t>
            </w:r>
          </w:p>
        </w:tc>
        <w:tc>
          <w:tcPr>
            <w:tcW w:w="2785" w:type="dxa"/>
            <w:vAlign w:val="center"/>
          </w:tcPr>
          <w:p w14:paraId="2E326826" w14:textId="77777777" w:rsidR="00D1402A" w:rsidRDefault="00D1402A">
            <w:r>
              <w:rPr>
                <w:sz w:val="18"/>
              </w:rPr>
              <w:t>Se ha revisado con navegadores modernos como Chrome, Edge o Firefox.</w:t>
            </w:r>
          </w:p>
        </w:tc>
      </w:tr>
      <w:tr w:rsidR="00D1402A" w14:paraId="5CBEB9DA" w14:textId="77777777" w:rsidTr="00EF6A71">
        <w:trPr>
          <w:jc w:val="center"/>
        </w:trPr>
        <w:tc>
          <w:tcPr>
            <w:tcW w:w="2784" w:type="dxa"/>
            <w:vAlign w:val="center"/>
          </w:tcPr>
          <w:p w14:paraId="4455E455" w14:textId="77777777" w:rsidR="00D1402A" w:rsidRDefault="00D1402A">
            <w:r>
              <w:rPr>
                <w:sz w:val="18"/>
              </w:rPr>
              <w:t>Git o descarga del repositorio</w:t>
            </w:r>
          </w:p>
        </w:tc>
        <w:tc>
          <w:tcPr>
            <w:tcW w:w="2785" w:type="dxa"/>
            <w:vAlign w:val="center"/>
          </w:tcPr>
          <w:p w14:paraId="2E255F68" w14:textId="77777777" w:rsidR="00D1402A" w:rsidRDefault="00D1402A">
            <w:r>
              <w:rPr>
                <w:sz w:val="18"/>
              </w:rPr>
              <w:t>Obtención del código fuente y de los ficheros de configuración.</w:t>
            </w:r>
          </w:p>
        </w:tc>
        <w:tc>
          <w:tcPr>
            <w:tcW w:w="2785" w:type="dxa"/>
            <w:vAlign w:val="center"/>
          </w:tcPr>
          <w:p w14:paraId="6AC9DA0B" w14:textId="77777777" w:rsidR="00D1402A" w:rsidRDefault="00D1402A">
            <w:r>
              <w:rPr>
                <w:sz w:val="18"/>
              </w:rPr>
              <w:t>También puede usarse una copia comprimida del proyecto.</w:t>
            </w:r>
          </w:p>
        </w:tc>
      </w:tr>
      <w:tr w:rsidR="00D1402A" w14:paraId="0C8A9CE5" w14:textId="77777777" w:rsidTr="00EF6A71">
        <w:trPr>
          <w:jc w:val="center"/>
        </w:trPr>
        <w:tc>
          <w:tcPr>
            <w:tcW w:w="2784" w:type="dxa"/>
            <w:vAlign w:val="center"/>
          </w:tcPr>
          <w:p w14:paraId="1BECC294" w14:textId="77777777" w:rsidR="00D1402A" w:rsidRDefault="00D1402A">
            <w:r>
              <w:rPr>
                <w:sz w:val="18"/>
              </w:rPr>
              <w:t>Node.js y npm</w:t>
            </w:r>
          </w:p>
        </w:tc>
        <w:tc>
          <w:tcPr>
            <w:tcW w:w="2785" w:type="dxa"/>
            <w:vAlign w:val="center"/>
          </w:tcPr>
          <w:p w14:paraId="64F16E32" w14:textId="77777777" w:rsidR="00D1402A" w:rsidRDefault="00D1402A">
            <w:r>
              <w:rPr>
                <w:sz w:val="18"/>
              </w:rPr>
              <w:t>Ejecución alternativa en modo desarrollo.</w:t>
            </w:r>
          </w:p>
        </w:tc>
        <w:tc>
          <w:tcPr>
            <w:tcW w:w="2785" w:type="dxa"/>
            <w:vAlign w:val="center"/>
          </w:tcPr>
          <w:p w14:paraId="1D1D6A7A" w14:textId="77777777" w:rsidR="00D1402A" w:rsidRDefault="00D1402A">
            <w:r>
              <w:rPr>
                <w:sz w:val="18"/>
              </w:rPr>
              <w:t>Solo es necesario si no se usa Docker para arrancar la aplicación.</w:t>
            </w:r>
          </w:p>
        </w:tc>
      </w:tr>
    </w:tbl>
    <w:p w14:paraId="3CB1B71D" w14:textId="69FAFAC2" w:rsidR="00D1402A" w:rsidRPr="00D32D8A" w:rsidRDefault="00D1402A" w:rsidP="00EF6A71">
      <w:pPr>
        <w:pStyle w:val="PiedeTabla"/>
      </w:pPr>
      <w:bookmarkStart w:id="2349" w:name="_Toc233720916"/>
      <w:r w:rsidRPr="00D32D8A">
        <w:t xml:space="preserve">Tabla 9.1. Requisitos previos para instalar </w:t>
      </w:r>
      <w:r w:rsidR="004B6E47">
        <w:t>la aplicación</w:t>
      </w:r>
      <w:r w:rsidRPr="00D32D8A">
        <w:t>.</w:t>
      </w:r>
      <w:bookmarkEnd w:id="2349"/>
    </w:p>
    <w:p w14:paraId="08CA96AD" w14:textId="671A536F" w:rsidR="00D1402A" w:rsidRDefault="00D1402A" w:rsidP="004B6E47">
      <w:pPr>
        <w:pStyle w:val="Ttulo3"/>
      </w:pPr>
      <w:bookmarkStart w:id="2350" w:name="_Toc233728346"/>
      <w:r>
        <w:lastRenderedPageBreak/>
        <w:t>Instalación recomendada con Docker</w:t>
      </w:r>
      <w:r w:rsidR="004B6E47">
        <w:t xml:space="preserve"> </w:t>
      </w:r>
      <w:r>
        <w:t>Compose</w:t>
      </w:r>
      <w:bookmarkEnd w:id="2350"/>
    </w:p>
    <w:p w14:paraId="5F0314BB" w14:textId="77777777" w:rsidR="00D1402A" w:rsidRDefault="00D1402A" w:rsidP="00EF6A71">
      <w:r>
        <w:t>La instalación con Docker Compose parte de la carpeta raíz del proyecto. En esa carpeta se encuentra el fichero docker-compose.yml, que define los cuatro servicios principales del sistema: MariaDB, MongoDB, “backend” y “frontend”.</w:t>
      </w:r>
    </w:p>
    <w:p w14:paraId="143F3862" w14:textId="77777777" w:rsidR="00D1402A" w:rsidRDefault="00D1402A" w:rsidP="00EF6A71">
      <w:r>
        <w:t>Los pasos son los siguientes:</w:t>
      </w:r>
    </w:p>
    <w:p w14:paraId="5862B109" w14:textId="77777777" w:rsidR="00D1402A" w:rsidRPr="00F24A1C" w:rsidRDefault="00D1402A" w:rsidP="00D1402A">
      <w:pPr>
        <w:spacing w:after="120" w:line="259" w:lineRule="auto"/>
        <w:ind w:left="360"/>
      </w:pPr>
      <w:r w:rsidRPr="00EF6A71">
        <w:t>- Abrir una terminal en la carpeta raíz del proyecto.</w:t>
      </w:r>
    </w:p>
    <w:p w14:paraId="5D2E9144" w14:textId="77777777" w:rsidR="00D1402A" w:rsidRPr="00F24A1C" w:rsidRDefault="00D1402A" w:rsidP="00D1402A">
      <w:pPr>
        <w:spacing w:after="120" w:line="259" w:lineRule="auto"/>
        <w:ind w:left="360"/>
      </w:pPr>
      <w:r w:rsidRPr="00EF6A71">
        <w:t>- Crear el fichero de variables de entorno a partir de la plantilla incluida en el repositorio.</w:t>
      </w:r>
    </w:p>
    <w:p w14:paraId="5E87C63A" w14:textId="77777777" w:rsidR="00D1402A" w:rsidRPr="00F24A1C" w:rsidRDefault="00D1402A" w:rsidP="00D1402A">
      <w:pPr>
        <w:spacing w:after="120" w:line="259" w:lineRule="auto"/>
        <w:ind w:left="360"/>
      </w:pPr>
      <w:r w:rsidRPr="00EF6A71">
        <w:t>- Revisar las credenciales iniciales del administrador antes de compartir el entorno con otras personas.</w:t>
      </w:r>
    </w:p>
    <w:p w14:paraId="19CC87D3" w14:textId="77777777" w:rsidR="00D1402A" w:rsidRPr="00F24A1C" w:rsidRDefault="00D1402A" w:rsidP="00D1402A">
      <w:pPr>
        <w:spacing w:after="120" w:line="259" w:lineRule="auto"/>
        <w:ind w:left="360"/>
      </w:pPr>
      <w:r w:rsidRPr="00EF6A71">
        <w:t>- Construir y arrancar los contenedores con Docker Compose.</w:t>
      </w:r>
    </w:p>
    <w:p w14:paraId="56835A94" w14:textId="77777777" w:rsidR="00D1402A" w:rsidRPr="00F24A1C" w:rsidRDefault="00D1402A" w:rsidP="00D1402A">
      <w:pPr>
        <w:spacing w:after="120" w:line="259" w:lineRule="auto"/>
        <w:ind w:left="360"/>
      </w:pPr>
      <w:r w:rsidRPr="00EF6A71">
        <w:t>- Abrir la aplicación en el navegador usando el puerto configurado para el “frontend”.</w:t>
      </w:r>
    </w:p>
    <w:p w14:paraId="0836D110" w14:textId="77777777" w:rsidR="00D1402A" w:rsidRPr="00483862" w:rsidRDefault="00D1402A" w:rsidP="001701B2">
      <w:pPr>
        <w:spacing w:after="120" w:line="259" w:lineRule="auto"/>
        <w:ind w:left="851"/>
        <w:rPr>
          <w:lang w:val="en-GB"/>
        </w:rPr>
      </w:pPr>
      <w:r w:rsidRPr="00EF6A71">
        <w:rPr>
          <w:rFonts w:ascii="Courier New" w:eastAsia="Courier New" w:hAnsi="Courier New"/>
          <w:lang w:val="en-GB"/>
        </w:rPr>
        <w:t>cp .env.docker.example .env.docker</w:t>
      </w:r>
    </w:p>
    <w:p w14:paraId="39FEF881" w14:textId="77777777" w:rsidR="00D1402A" w:rsidRPr="00EF6A71" w:rsidRDefault="00D1402A" w:rsidP="001701B2">
      <w:pPr>
        <w:spacing w:after="120" w:line="259" w:lineRule="auto"/>
        <w:ind w:left="851"/>
        <w:rPr>
          <w:lang w:val="pt-PT"/>
        </w:rPr>
      </w:pPr>
      <w:r w:rsidRPr="00EF6A71">
        <w:rPr>
          <w:rFonts w:ascii="Courier New" w:eastAsia="Courier New" w:hAnsi="Courier New"/>
          <w:lang w:val="pt-PT"/>
        </w:rPr>
        <w:t>docker compose --env-file .env.docker up --build</w:t>
      </w:r>
    </w:p>
    <w:p w14:paraId="05902E5B" w14:textId="77777777" w:rsidR="00D1402A" w:rsidRDefault="00D1402A" w:rsidP="00EF6A71">
      <w:r>
        <w:t>La plantilla .env.docker.example incluye valores preparados para una ejecución local. Entre ellos se encuentran los puertos de los servicios, los datos de conexión de MariaDB, el nombre de la base de datos documental, los secretos JWT y la cuenta inicial de administrador.</w:t>
      </w:r>
    </w:p>
    <w:tbl>
      <w:tblPr>
        <w:tblStyle w:val="Tablaconcuadrcula"/>
        <w:tblW w:w="0" w:type="auto"/>
        <w:jc w:val="center"/>
        <w:tblLook w:val="04A0" w:firstRow="1" w:lastRow="0" w:firstColumn="1" w:lastColumn="0" w:noHBand="0" w:noVBand="1"/>
      </w:tblPr>
      <w:tblGrid>
        <w:gridCol w:w="2786"/>
        <w:gridCol w:w="2785"/>
        <w:gridCol w:w="2783"/>
      </w:tblGrid>
      <w:tr w:rsidR="004B6E47" w14:paraId="7A64C0F5" w14:textId="77777777" w:rsidTr="00EF6A71">
        <w:trPr>
          <w:trHeight w:val="429"/>
          <w:jc w:val="center"/>
        </w:trPr>
        <w:tc>
          <w:tcPr>
            <w:tcW w:w="8354" w:type="dxa"/>
            <w:gridSpan w:val="3"/>
            <w:shd w:val="clear" w:color="auto" w:fill="DDDDDD" w:themeFill="accent1"/>
            <w:vAlign w:val="center"/>
          </w:tcPr>
          <w:p w14:paraId="1327D6B6" w14:textId="46CE2669" w:rsidR="004B6E47" w:rsidRDefault="004B6E47" w:rsidP="00EF6A71">
            <w:pPr>
              <w:ind w:left="2832" w:hanging="2832"/>
              <w:jc w:val="center"/>
              <w:rPr>
                <w:b/>
                <w:sz w:val="18"/>
              </w:rPr>
            </w:pPr>
            <w:r>
              <w:rPr>
                <w:b/>
                <w:sz w:val="18"/>
              </w:rPr>
              <w:t xml:space="preserve">Variables Principales del </w:t>
            </w:r>
            <w:r w:rsidR="00A1749C">
              <w:rPr>
                <w:b/>
                <w:sz w:val="18"/>
              </w:rPr>
              <w:t>.env.docker</w:t>
            </w:r>
          </w:p>
        </w:tc>
      </w:tr>
      <w:tr w:rsidR="00D1402A" w14:paraId="5DDF08CD" w14:textId="77777777" w:rsidTr="00EF6A71">
        <w:trPr>
          <w:trHeight w:val="429"/>
          <w:jc w:val="center"/>
        </w:trPr>
        <w:tc>
          <w:tcPr>
            <w:tcW w:w="2786" w:type="dxa"/>
            <w:shd w:val="clear" w:color="auto" w:fill="F2F2F2" w:themeFill="background1" w:themeFillShade="F2"/>
            <w:vAlign w:val="center"/>
          </w:tcPr>
          <w:p w14:paraId="074F0319" w14:textId="77777777" w:rsidR="00D1402A" w:rsidRDefault="00D1402A">
            <w:r>
              <w:rPr>
                <w:b/>
                <w:sz w:val="18"/>
              </w:rPr>
              <w:t>Variable</w:t>
            </w:r>
          </w:p>
        </w:tc>
        <w:tc>
          <w:tcPr>
            <w:tcW w:w="2785" w:type="dxa"/>
            <w:shd w:val="clear" w:color="auto" w:fill="F2F2F2" w:themeFill="background1" w:themeFillShade="F2"/>
            <w:vAlign w:val="center"/>
          </w:tcPr>
          <w:p w14:paraId="7D3685BC" w14:textId="77777777" w:rsidR="00D1402A" w:rsidRDefault="00D1402A">
            <w:r>
              <w:rPr>
                <w:b/>
                <w:sz w:val="18"/>
              </w:rPr>
              <w:t>Valor por defecto</w:t>
            </w:r>
          </w:p>
        </w:tc>
        <w:tc>
          <w:tcPr>
            <w:tcW w:w="2783" w:type="dxa"/>
            <w:shd w:val="clear" w:color="auto" w:fill="F2F2F2" w:themeFill="background1" w:themeFillShade="F2"/>
            <w:vAlign w:val="center"/>
          </w:tcPr>
          <w:p w14:paraId="2FB56B38" w14:textId="77777777" w:rsidR="00D1402A" w:rsidRDefault="00D1402A">
            <w:r>
              <w:rPr>
                <w:b/>
                <w:sz w:val="18"/>
              </w:rPr>
              <w:t>Finalidad</w:t>
            </w:r>
          </w:p>
        </w:tc>
      </w:tr>
      <w:tr w:rsidR="00D1402A" w14:paraId="22B436B4" w14:textId="77777777" w:rsidTr="00EF6A71">
        <w:trPr>
          <w:jc w:val="center"/>
        </w:trPr>
        <w:tc>
          <w:tcPr>
            <w:tcW w:w="2786" w:type="dxa"/>
            <w:vAlign w:val="center"/>
          </w:tcPr>
          <w:p w14:paraId="506188EC" w14:textId="77777777" w:rsidR="00D1402A" w:rsidRDefault="00D1402A">
            <w:r>
              <w:rPr>
                <w:sz w:val="18"/>
              </w:rPr>
              <w:t>FRONTEND_PORT</w:t>
            </w:r>
          </w:p>
        </w:tc>
        <w:tc>
          <w:tcPr>
            <w:tcW w:w="2785" w:type="dxa"/>
            <w:vAlign w:val="center"/>
          </w:tcPr>
          <w:p w14:paraId="48CEA784" w14:textId="77777777" w:rsidR="00D1402A" w:rsidRDefault="00D1402A">
            <w:r>
              <w:rPr>
                <w:sz w:val="18"/>
              </w:rPr>
              <w:t>8080</w:t>
            </w:r>
          </w:p>
        </w:tc>
        <w:tc>
          <w:tcPr>
            <w:tcW w:w="2783" w:type="dxa"/>
            <w:vAlign w:val="center"/>
          </w:tcPr>
          <w:p w14:paraId="3AFD4E5E" w14:textId="77777777" w:rsidR="00D1402A" w:rsidRDefault="00D1402A">
            <w:r>
              <w:rPr>
                <w:sz w:val="18"/>
              </w:rPr>
              <w:t>Puerto desde el que se abre la aplicación web.</w:t>
            </w:r>
          </w:p>
        </w:tc>
      </w:tr>
      <w:tr w:rsidR="00D1402A" w14:paraId="2BA17DEC" w14:textId="77777777" w:rsidTr="00EF6A71">
        <w:trPr>
          <w:jc w:val="center"/>
        </w:trPr>
        <w:tc>
          <w:tcPr>
            <w:tcW w:w="2786" w:type="dxa"/>
            <w:vAlign w:val="center"/>
          </w:tcPr>
          <w:p w14:paraId="76A366F6" w14:textId="77777777" w:rsidR="00D1402A" w:rsidRDefault="00D1402A">
            <w:r>
              <w:rPr>
                <w:sz w:val="18"/>
              </w:rPr>
              <w:t>BACKEND_PORT</w:t>
            </w:r>
          </w:p>
        </w:tc>
        <w:tc>
          <w:tcPr>
            <w:tcW w:w="2785" w:type="dxa"/>
            <w:vAlign w:val="center"/>
          </w:tcPr>
          <w:p w14:paraId="75B1E7D2" w14:textId="77777777" w:rsidR="00D1402A" w:rsidRDefault="00D1402A">
            <w:r>
              <w:rPr>
                <w:sz w:val="18"/>
              </w:rPr>
              <w:t>3001</w:t>
            </w:r>
          </w:p>
        </w:tc>
        <w:tc>
          <w:tcPr>
            <w:tcW w:w="2783" w:type="dxa"/>
            <w:vAlign w:val="center"/>
          </w:tcPr>
          <w:p w14:paraId="45175841" w14:textId="77777777" w:rsidR="00D1402A" w:rsidRDefault="00D1402A">
            <w:r>
              <w:rPr>
                <w:sz w:val="18"/>
              </w:rPr>
              <w:t>Puerto de la API del “backend”.</w:t>
            </w:r>
          </w:p>
        </w:tc>
      </w:tr>
      <w:tr w:rsidR="00D1402A" w14:paraId="39701BED" w14:textId="77777777" w:rsidTr="00EF6A71">
        <w:trPr>
          <w:jc w:val="center"/>
        </w:trPr>
        <w:tc>
          <w:tcPr>
            <w:tcW w:w="2786" w:type="dxa"/>
            <w:vAlign w:val="center"/>
          </w:tcPr>
          <w:p w14:paraId="6D688513" w14:textId="77777777" w:rsidR="00D1402A" w:rsidRDefault="00D1402A">
            <w:r>
              <w:rPr>
                <w:sz w:val="18"/>
              </w:rPr>
              <w:t>MARIADB_PORT</w:t>
            </w:r>
          </w:p>
        </w:tc>
        <w:tc>
          <w:tcPr>
            <w:tcW w:w="2785" w:type="dxa"/>
            <w:vAlign w:val="center"/>
          </w:tcPr>
          <w:p w14:paraId="5DC60889" w14:textId="77777777" w:rsidR="00D1402A" w:rsidRDefault="00D1402A">
            <w:r>
              <w:rPr>
                <w:sz w:val="18"/>
              </w:rPr>
              <w:t>3306</w:t>
            </w:r>
          </w:p>
        </w:tc>
        <w:tc>
          <w:tcPr>
            <w:tcW w:w="2783" w:type="dxa"/>
            <w:vAlign w:val="center"/>
          </w:tcPr>
          <w:p w14:paraId="1142597F" w14:textId="77777777" w:rsidR="00D1402A" w:rsidRDefault="00D1402A">
            <w:r>
              <w:rPr>
                <w:sz w:val="18"/>
              </w:rPr>
              <w:t>Puerto local de MariaDB.</w:t>
            </w:r>
          </w:p>
        </w:tc>
      </w:tr>
      <w:tr w:rsidR="00D1402A" w14:paraId="1E801298" w14:textId="77777777" w:rsidTr="00EF6A71">
        <w:trPr>
          <w:jc w:val="center"/>
        </w:trPr>
        <w:tc>
          <w:tcPr>
            <w:tcW w:w="2786" w:type="dxa"/>
            <w:vAlign w:val="center"/>
          </w:tcPr>
          <w:p w14:paraId="1CEC352E" w14:textId="77777777" w:rsidR="00D1402A" w:rsidRDefault="00D1402A">
            <w:r>
              <w:rPr>
                <w:sz w:val="18"/>
              </w:rPr>
              <w:t>MONGODB_PORT</w:t>
            </w:r>
          </w:p>
        </w:tc>
        <w:tc>
          <w:tcPr>
            <w:tcW w:w="2785" w:type="dxa"/>
            <w:vAlign w:val="center"/>
          </w:tcPr>
          <w:p w14:paraId="2CC0F6A3" w14:textId="77777777" w:rsidR="00D1402A" w:rsidRDefault="00D1402A">
            <w:r>
              <w:rPr>
                <w:sz w:val="18"/>
              </w:rPr>
              <w:t>27017</w:t>
            </w:r>
          </w:p>
        </w:tc>
        <w:tc>
          <w:tcPr>
            <w:tcW w:w="2783" w:type="dxa"/>
            <w:vAlign w:val="center"/>
          </w:tcPr>
          <w:p w14:paraId="01C2854A" w14:textId="77777777" w:rsidR="00D1402A" w:rsidRDefault="00D1402A">
            <w:r>
              <w:rPr>
                <w:sz w:val="18"/>
              </w:rPr>
              <w:t>Puerto local de MongoDB.</w:t>
            </w:r>
          </w:p>
        </w:tc>
      </w:tr>
      <w:tr w:rsidR="00D1402A" w14:paraId="025B3713" w14:textId="77777777" w:rsidTr="00EF6A71">
        <w:trPr>
          <w:jc w:val="center"/>
        </w:trPr>
        <w:tc>
          <w:tcPr>
            <w:tcW w:w="2786" w:type="dxa"/>
            <w:vAlign w:val="center"/>
          </w:tcPr>
          <w:p w14:paraId="3256193A" w14:textId="77777777" w:rsidR="00D1402A" w:rsidRDefault="00D1402A">
            <w:r>
              <w:rPr>
                <w:sz w:val="18"/>
              </w:rPr>
              <w:t>SEED_ADMIN</w:t>
            </w:r>
          </w:p>
        </w:tc>
        <w:tc>
          <w:tcPr>
            <w:tcW w:w="2785" w:type="dxa"/>
            <w:vAlign w:val="center"/>
          </w:tcPr>
          <w:p w14:paraId="2C12A5E8" w14:textId="77777777" w:rsidR="00D1402A" w:rsidRDefault="00D1402A">
            <w:r>
              <w:rPr>
                <w:sz w:val="18"/>
              </w:rPr>
              <w:t>true</w:t>
            </w:r>
          </w:p>
        </w:tc>
        <w:tc>
          <w:tcPr>
            <w:tcW w:w="2783" w:type="dxa"/>
            <w:vAlign w:val="center"/>
          </w:tcPr>
          <w:p w14:paraId="627374F8" w14:textId="77777777" w:rsidR="00D1402A" w:rsidRDefault="00D1402A">
            <w:r>
              <w:rPr>
                <w:sz w:val="18"/>
              </w:rPr>
              <w:t>Permite crear o promocionar un usuario administrador al arrancar.</w:t>
            </w:r>
          </w:p>
        </w:tc>
      </w:tr>
      <w:tr w:rsidR="00D1402A" w14:paraId="558D4407" w14:textId="77777777" w:rsidTr="00EF6A71">
        <w:trPr>
          <w:jc w:val="center"/>
        </w:trPr>
        <w:tc>
          <w:tcPr>
            <w:tcW w:w="2786" w:type="dxa"/>
            <w:vAlign w:val="center"/>
          </w:tcPr>
          <w:p w14:paraId="005C7360" w14:textId="77777777" w:rsidR="00D1402A" w:rsidRDefault="00D1402A">
            <w:r>
              <w:rPr>
                <w:sz w:val="18"/>
              </w:rPr>
              <w:t>SEED_ADMIN_EMAIL</w:t>
            </w:r>
          </w:p>
        </w:tc>
        <w:tc>
          <w:tcPr>
            <w:tcW w:w="2785" w:type="dxa"/>
            <w:vAlign w:val="center"/>
          </w:tcPr>
          <w:p w14:paraId="75C2E871" w14:textId="77777777" w:rsidR="00D1402A" w:rsidRDefault="00D1402A">
            <w:r>
              <w:rPr>
                <w:sz w:val="18"/>
              </w:rPr>
              <w:t>uo000001@uniovi.es</w:t>
            </w:r>
          </w:p>
        </w:tc>
        <w:tc>
          <w:tcPr>
            <w:tcW w:w="2783" w:type="dxa"/>
            <w:vAlign w:val="center"/>
          </w:tcPr>
          <w:p w14:paraId="515C1B39" w14:textId="77777777" w:rsidR="00D1402A" w:rsidRDefault="00D1402A">
            <w:r>
              <w:rPr>
                <w:sz w:val="18"/>
              </w:rPr>
              <w:t>Correo de la cuenta inicial de administrador.</w:t>
            </w:r>
          </w:p>
        </w:tc>
      </w:tr>
      <w:tr w:rsidR="00D1402A" w14:paraId="5211CD2C" w14:textId="77777777" w:rsidTr="00EF6A71">
        <w:trPr>
          <w:jc w:val="center"/>
        </w:trPr>
        <w:tc>
          <w:tcPr>
            <w:tcW w:w="2786" w:type="dxa"/>
            <w:vAlign w:val="center"/>
          </w:tcPr>
          <w:p w14:paraId="2777B715" w14:textId="77777777" w:rsidR="00D1402A" w:rsidRDefault="00D1402A">
            <w:r>
              <w:rPr>
                <w:sz w:val="18"/>
              </w:rPr>
              <w:t>SEED_ADMIN_PASSWORD</w:t>
            </w:r>
          </w:p>
        </w:tc>
        <w:tc>
          <w:tcPr>
            <w:tcW w:w="2785" w:type="dxa"/>
            <w:vAlign w:val="center"/>
          </w:tcPr>
          <w:p w14:paraId="36B761BE" w14:textId="77777777" w:rsidR="00D1402A" w:rsidRDefault="00D1402A">
            <w:r>
              <w:rPr>
                <w:sz w:val="18"/>
              </w:rPr>
              <w:t>Admin123!</w:t>
            </w:r>
          </w:p>
        </w:tc>
        <w:tc>
          <w:tcPr>
            <w:tcW w:w="2783" w:type="dxa"/>
            <w:vAlign w:val="center"/>
          </w:tcPr>
          <w:p w14:paraId="342D89F2" w14:textId="77777777" w:rsidR="00D1402A" w:rsidRDefault="00D1402A">
            <w:r>
              <w:rPr>
                <w:sz w:val="18"/>
              </w:rPr>
              <w:t>Contraseña inicial de la cuenta de administrador.</w:t>
            </w:r>
          </w:p>
        </w:tc>
      </w:tr>
    </w:tbl>
    <w:p w14:paraId="0FF8FD09" w14:textId="77777777" w:rsidR="00D1402A" w:rsidRPr="00EF6A71" w:rsidRDefault="00D1402A" w:rsidP="00EF6A71">
      <w:pPr>
        <w:pStyle w:val="Descripcin"/>
        <w:spacing w:before="240"/>
        <w:rPr>
          <w:i w:val="0"/>
          <w:iCs/>
        </w:rPr>
      </w:pPr>
      <w:r w:rsidRPr="00EF6A71">
        <w:rPr>
          <w:i w:val="0"/>
          <w:iCs/>
        </w:rPr>
        <w:t xml:space="preserve">Tabla 9.2. Variables </w:t>
      </w:r>
      <w:r w:rsidRPr="00EF6A71">
        <w:rPr>
          <w:rStyle w:val="PiedeTablaCar"/>
        </w:rPr>
        <w:t>principales</w:t>
      </w:r>
      <w:r w:rsidRPr="00EF6A71">
        <w:rPr>
          <w:i w:val="0"/>
          <w:iCs/>
        </w:rPr>
        <w:t xml:space="preserve"> del fichero .env.docker.</w:t>
      </w:r>
    </w:p>
    <w:p w14:paraId="5E0FF2E6" w14:textId="77777777" w:rsidR="00D1402A" w:rsidRDefault="00D1402A" w:rsidP="00EF6A71">
      <w:r>
        <w:t>Para una primera ejecución local se pueden mantener los valores por defecto. Aun así, si el entorno se va a enseñar a otras personas o se va a usar durante más tiempo, conviene cambiar la contraseña inicial del administrador y los secretos JWT.</w:t>
      </w:r>
    </w:p>
    <w:p w14:paraId="24E636FA" w14:textId="77777777" w:rsidR="00D1402A" w:rsidRDefault="00D1402A" w:rsidP="00D1402A">
      <w:pPr>
        <w:pStyle w:val="Ttulo3"/>
      </w:pPr>
      <w:bookmarkStart w:id="2351" w:name="_Toc233728347"/>
      <w:r>
        <w:lastRenderedPageBreak/>
        <w:t>Instalación alternativa en modo desarrollo</w:t>
      </w:r>
      <w:bookmarkEnd w:id="2351"/>
    </w:p>
    <w:p w14:paraId="2ED7CAFF" w14:textId="77777777" w:rsidR="00D1402A" w:rsidRDefault="00D1402A" w:rsidP="00EF6A71">
      <w:r>
        <w:t>También es posible instalar el sistema sin Docker. Esta opción es más útil durante el desarrollo, porque permite arrancar por separado el servidor y el cliente. En ese caso hay que disponer previamente de MariaDB, MongoDB, Node.js y npm.</w:t>
      </w:r>
    </w:p>
    <w:p w14:paraId="279358A1" w14:textId="77777777" w:rsidR="00D1402A" w:rsidRDefault="00D1402A" w:rsidP="00EF6A71">
      <w:r>
        <w:t>Para instalar el “backend” se entra en su carpeta, se instalan dependencias, se prepara el fichero .env y se ejecutan las migraciones relacionales:</w:t>
      </w:r>
    </w:p>
    <w:p w14:paraId="5ABBD09C" w14:textId="77777777" w:rsidR="00D1402A" w:rsidRPr="00483862" w:rsidRDefault="00D1402A" w:rsidP="00D1402A">
      <w:pPr>
        <w:spacing w:after="120" w:line="259" w:lineRule="auto"/>
        <w:ind w:left="360"/>
        <w:rPr>
          <w:lang w:val="en-GB"/>
        </w:rPr>
      </w:pPr>
      <w:r w:rsidRPr="00EF6A71">
        <w:rPr>
          <w:rFonts w:ascii="Courier New" w:eastAsia="Courier New" w:hAnsi="Courier New"/>
          <w:lang w:val="en-GB"/>
        </w:rPr>
        <w:t>cd app/backend</w:t>
      </w:r>
    </w:p>
    <w:p w14:paraId="723ECC62" w14:textId="77777777" w:rsidR="00D1402A" w:rsidRPr="00483862" w:rsidRDefault="00D1402A" w:rsidP="00D1402A">
      <w:pPr>
        <w:spacing w:after="120" w:line="259" w:lineRule="auto"/>
        <w:ind w:left="360"/>
        <w:rPr>
          <w:lang w:val="en-GB"/>
        </w:rPr>
      </w:pPr>
      <w:r w:rsidRPr="00EF6A71">
        <w:rPr>
          <w:rFonts w:ascii="Courier New" w:eastAsia="Courier New" w:hAnsi="Courier New"/>
          <w:lang w:val="en-GB"/>
        </w:rPr>
        <w:t>npm install</w:t>
      </w:r>
    </w:p>
    <w:p w14:paraId="6E33B207" w14:textId="77777777" w:rsidR="00D1402A" w:rsidRPr="00483862" w:rsidRDefault="00D1402A" w:rsidP="00D1402A">
      <w:pPr>
        <w:spacing w:after="120" w:line="259" w:lineRule="auto"/>
        <w:ind w:left="360"/>
        <w:rPr>
          <w:lang w:val="en-GB"/>
        </w:rPr>
      </w:pPr>
      <w:r w:rsidRPr="00EF6A71">
        <w:rPr>
          <w:rFonts w:ascii="Courier New" w:eastAsia="Courier New" w:hAnsi="Courier New"/>
          <w:lang w:val="en-GB"/>
        </w:rPr>
        <w:t>cp .env.example .env</w:t>
      </w:r>
    </w:p>
    <w:p w14:paraId="50419C12" w14:textId="77777777" w:rsidR="00D1402A" w:rsidRPr="00F24A1C" w:rsidRDefault="00D1402A" w:rsidP="00D1402A">
      <w:pPr>
        <w:spacing w:after="120" w:line="259" w:lineRule="auto"/>
        <w:ind w:left="360"/>
      </w:pPr>
      <w:r w:rsidRPr="00EF6A71">
        <w:rPr>
          <w:rFonts w:ascii="Courier New" w:eastAsia="Courier New" w:hAnsi="Courier New"/>
        </w:rPr>
        <w:t>npm run migration:run</w:t>
      </w:r>
    </w:p>
    <w:p w14:paraId="000D3D2D" w14:textId="77777777" w:rsidR="00D1402A" w:rsidRDefault="00D1402A" w:rsidP="00EF6A71">
      <w:r>
        <w:t>El fichero .env del “backend” debe contener la conexión a MariaDB, la conexión a MongoDB, los secretos JWT, la duración de los “tokens”, el nombre de la “cookie” de sesión y la URL del “frontend”. En desarrollo local, la URL habitual del “frontend” es http://localhost:5173.</w:t>
      </w:r>
    </w:p>
    <w:p w14:paraId="16F0AAA3" w14:textId="77777777" w:rsidR="00D1402A" w:rsidRPr="00F24A1C" w:rsidRDefault="00D1402A" w:rsidP="00D1402A">
      <w:pPr>
        <w:spacing w:after="120" w:line="259" w:lineRule="auto"/>
      </w:pPr>
      <w:r w:rsidRPr="00EF6A71">
        <w:t>Para instalar el “frontend” se entra en su carpeta y se instalan sus dependencias:</w:t>
      </w:r>
    </w:p>
    <w:p w14:paraId="29CEE70A" w14:textId="77777777" w:rsidR="00D1402A" w:rsidRPr="00F24A1C" w:rsidRDefault="00D1402A" w:rsidP="00D1402A">
      <w:pPr>
        <w:spacing w:after="120" w:line="259" w:lineRule="auto"/>
        <w:ind w:left="360"/>
      </w:pPr>
      <w:r w:rsidRPr="00EF6A71">
        <w:rPr>
          <w:rFonts w:ascii="Courier New" w:eastAsia="Courier New" w:hAnsi="Courier New"/>
        </w:rPr>
        <w:t>cd app/frontend</w:t>
      </w:r>
    </w:p>
    <w:p w14:paraId="01823822" w14:textId="77777777" w:rsidR="00D1402A" w:rsidRPr="00F24A1C" w:rsidRDefault="00D1402A" w:rsidP="00D1402A">
      <w:pPr>
        <w:spacing w:after="120" w:line="259" w:lineRule="auto"/>
        <w:ind w:left="360"/>
      </w:pPr>
      <w:r w:rsidRPr="00EF6A71">
        <w:rPr>
          <w:rFonts w:ascii="Courier New" w:eastAsia="Courier New" w:hAnsi="Courier New"/>
        </w:rPr>
        <w:t>npm install</w:t>
      </w:r>
    </w:p>
    <w:p w14:paraId="7BB014F3" w14:textId="77777777" w:rsidR="00D1402A" w:rsidRPr="00F24A1C" w:rsidRDefault="00D1402A" w:rsidP="00EF6A71">
      <w:r w:rsidRPr="00F24A1C">
        <w:t>El “frontend” lee la URL base de la API desde VITE_API_BASE_URL. Si no se define, la aplicación utiliza http://localhost:3001 como valor por defecto.</w:t>
      </w:r>
    </w:p>
    <w:p w14:paraId="2D20B75C" w14:textId="77777777" w:rsidR="00D1402A" w:rsidRDefault="00D1402A" w:rsidP="00D1402A">
      <w:pPr>
        <w:pStyle w:val="Ttulo3"/>
      </w:pPr>
      <w:bookmarkStart w:id="2352" w:name="_Toc233728348"/>
      <w:r>
        <w:t>Comprobación de la instalación</w:t>
      </w:r>
      <w:bookmarkEnd w:id="2352"/>
    </w:p>
    <w:p w14:paraId="5B272275" w14:textId="77777777" w:rsidR="00D1402A" w:rsidRDefault="00D1402A" w:rsidP="00EF6A71">
      <w:r>
        <w:t>Después de instalar el sistema, se recomienda comprobar que los servicios se han creado correctamente. En la instalación con Docker Compose, la aplicación web queda disponible en http://localhost:8080 y la API en http://localhost:3001. En la instalación manual, la URL habitual del “frontend” es http://localhost:5173.</w:t>
      </w:r>
    </w:p>
    <w:tbl>
      <w:tblPr>
        <w:tblStyle w:val="Tablaconcuadrcula"/>
        <w:tblW w:w="0" w:type="auto"/>
        <w:jc w:val="center"/>
        <w:tblLook w:val="04A0" w:firstRow="1" w:lastRow="0" w:firstColumn="1" w:lastColumn="0" w:noHBand="0" w:noVBand="1"/>
      </w:tblPr>
      <w:tblGrid>
        <w:gridCol w:w="2783"/>
        <w:gridCol w:w="2786"/>
        <w:gridCol w:w="2785"/>
      </w:tblGrid>
      <w:tr w:rsidR="00256341" w14:paraId="3BB037B8" w14:textId="77777777">
        <w:trPr>
          <w:trHeight w:val="411"/>
          <w:jc w:val="center"/>
        </w:trPr>
        <w:tc>
          <w:tcPr>
            <w:tcW w:w="8354" w:type="dxa"/>
            <w:gridSpan w:val="3"/>
            <w:shd w:val="clear" w:color="auto" w:fill="F2F2F2" w:themeFill="background1" w:themeFillShade="F2"/>
            <w:vAlign w:val="center"/>
          </w:tcPr>
          <w:p w14:paraId="18562403" w14:textId="283421DA" w:rsidR="00256341" w:rsidRDefault="00256341" w:rsidP="00EF6A71">
            <w:pPr>
              <w:jc w:val="center"/>
              <w:rPr>
                <w:b/>
                <w:sz w:val="18"/>
              </w:rPr>
            </w:pPr>
            <w:r>
              <w:rPr>
                <w:b/>
                <w:sz w:val="18"/>
              </w:rPr>
              <w:t>Comprobaciones básicas</w:t>
            </w:r>
          </w:p>
        </w:tc>
      </w:tr>
      <w:tr w:rsidR="00D1402A" w14:paraId="6D80150F" w14:textId="77777777" w:rsidTr="00EF6A71">
        <w:trPr>
          <w:trHeight w:val="411"/>
          <w:jc w:val="center"/>
        </w:trPr>
        <w:tc>
          <w:tcPr>
            <w:tcW w:w="2783" w:type="dxa"/>
            <w:shd w:val="clear" w:color="auto" w:fill="F2F2F2" w:themeFill="background1" w:themeFillShade="F2"/>
            <w:vAlign w:val="center"/>
          </w:tcPr>
          <w:p w14:paraId="0761BAC6" w14:textId="77777777" w:rsidR="00D1402A" w:rsidRDefault="00D1402A">
            <w:r>
              <w:rPr>
                <w:b/>
                <w:sz w:val="18"/>
              </w:rPr>
              <w:t>Servicio</w:t>
            </w:r>
          </w:p>
        </w:tc>
        <w:tc>
          <w:tcPr>
            <w:tcW w:w="2786" w:type="dxa"/>
            <w:shd w:val="clear" w:color="auto" w:fill="F2F2F2" w:themeFill="background1" w:themeFillShade="F2"/>
            <w:vAlign w:val="center"/>
          </w:tcPr>
          <w:p w14:paraId="4B46F05B" w14:textId="77777777" w:rsidR="00D1402A" w:rsidRDefault="00D1402A">
            <w:r>
              <w:rPr>
                <w:b/>
                <w:sz w:val="18"/>
              </w:rPr>
              <w:t>URL o puerto habitual</w:t>
            </w:r>
          </w:p>
        </w:tc>
        <w:tc>
          <w:tcPr>
            <w:tcW w:w="2785" w:type="dxa"/>
            <w:shd w:val="clear" w:color="auto" w:fill="F2F2F2" w:themeFill="background1" w:themeFillShade="F2"/>
            <w:vAlign w:val="center"/>
          </w:tcPr>
          <w:p w14:paraId="7B7FB643" w14:textId="77777777" w:rsidR="00D1402A" w:rsidRDefault="00D1402A">
            <w:r>
              <w:rPr>
                <w:b/>
                <w:sz w:val="18"/>
              </w:rPr>
              <w:t>Comprobación esperada</w:t>
            </w:r>
          </w:p>
        </w:tc>
      </w:tr>
      <w:tr w:rsidR="00D1402A" w14:paraId="2B5D5356" w14:textId="77777777" w:rsidTr="00EF6A71">
        <w:trPr>
          <w:jc w:val="center"/>
        </w:trPr>
        <w:tc>
          <w:tcPr>
            <w:tcW w:w="2783" w:type="dxa"/>
            <w:vAlign w:val="center"/>
          </w:tcPr>
          <w:p w14:paraId="65B4CFDE" w14:textId="77777777" w:rsidR="00D1402A" w:rsidRDefault="00D1402A">
            <w:r>
              <w:rPr>
                <w:sz w:val="18"/>
              </w:rPr>
              <w:t>“Frontend” con Docker</w:t>
            </w:r>
          </w:p>
        </w:tc>
        <w:tc>
          <w:tcPr>
            <w:tcW w:w="2786" w:type="dxa"/>
            <w:vAlign w:val="center"/>
          </w:tcPr>
          <w:p w14:paraId="64975562" w14:textId="77777777" w:rsidR="00D1402A" w:rsidRDefault="00D1402A">
            <w:r>
              <w:rPr>
                <w:sz w:val="18"/>
              </w:rPr>
              <w:t>http://localhost:8080</w:t>
            </w:r>
          </w:p>
        </w:tc>
        <w:tc>
          <w:tcPr>
            <w:tcW w:w="2785" w:type="dxa"/>
            <w:vAlign w:val="center"/>
          </w:tcPr>
          <w:p w14:paraId="1CB3735C" w14:textId="309946F7" w:rsidR="00D1402A" w:rsidRDefault="00D1402A">
            <w:r>
              <w:rPr>
                <w:sz w:val="18"/>
              </w:rPr>
              <w:t xml:space="preserve">Se muestra la página de inicio de </w:t>
            </w:r>
            <w:r w:rsidR="001F27AF">
              <w:rPr>
                <w:sz w:val="18"/>
              </w:rPr>
              <w:t>la aplicación</w:t>
            </w:r>
            <w:r>
              <w:rPr>
                <w:sz w:val="18"/>
              </w:rPr>
              <w:t>.</w:t>
            </w:r>
          </w:p>
        </w:tc>
      </w:tr>
      <w:tr w:rsidR="00D1402A" w14:paraId="62F7957C" w14:textId="77777777" w:rsidTr="00EF6A71">
        <w:trPr>
          <w:jc w:val="center"/>
        </w:trPr>
        <w:tc>
          <w:tcPr>
            <w:tcW w:w="2783" w:type="dxa"/>
            <w:vAlign w:val="center"/>
          </w:tcPr>
          <w:p w14:paraId="3652C596" w14:textId="77777777" w:rsidR="00D1402A" w:rsidRDefault="00D1402A">
            <w:r>
              <w:rPr>
                <w:sz w:val="18"/>
              </w:rPr>
              <w:t>“Frontend” en desarrollo</w:t>
            </w:r>
          </w:p>
        </w:tc>
        <w:tc>
          <w:tcPr>
            <w:tcW w:w="2786" w:type="dxa"/>
            <w:vAlign w:val="center"/>
          </w:tcPr>
          <w:p w14:paraId="2072DFF0" w14:textId="77777777" w:rsidR="00D1402A" w:rsidRDefault="00D1402A">
            <w:r>
              <w:rPr>
                <w:sz w:val="18"/>
              </w:rPr>
              <w:t>http://localhost:5173</w:t>
            </w:r>
          </w:p>
        </w:tc>
        <w:tc>
          <w:tcPr>
            <w:tcW w:w="2785" w:type="dxa"/>
            <w:vAlign w:val="center"/>
          </w:tcPr>
          <w:p w14:paraId="7205C8DC" w14:textId="77777777" w:rsidR="00D1402A" w:rsidRDefault="00D1402A">
            <w:r>
              <w:rPr>
                <w:sz w:val="18"/>
              </w:rPr>
              <w:t>Se muestra la aplicación servida por Vite.</w:t>
            </w:r>
          </w:p>
        </w:tc>
      </w:tr>
      <w:tr w:rsidR="00D1402A" w14:paraId="77FFC2A0" w14:textId="77777777" w:rsidTr="00EF6A71">
        <w:trPr>
          <w:jc w:val="center"/>
        </w:trPr>
        <w:tc>
          <w:tcPr>
            <w:tcW w:w="2783" w:type="dxa"/>
            <w:vAlign w:val="center"/>
          </w:tcPr>
          <w:p w14:paraId="4F2E8FBC" w14:textId="77777777" w:rsidR="00D1402A" w:rsidRDefault="00D1402A">
            <w:r>
              <w:rPr>
                <w:sz w:val="18"/>
              </w:rPr>
              <w:t>“Backend”</w:t>
            </w:r>
          </w:p>
        </w:tc>
        <w:tc>
          <w:tcPr>
            <w:tcW w:w="2786" w:type="dxa"/>
            <w:vAlign w:val="center"/>
          </w:tcPr>
          <w:p w14:paraId="484D0965" w14:textId="77777777" w:rsidR="00D1402A" w:rsidRDefault="00D1402A">
            <w:r>
              <w:rPr>
                <w:sz w:val="18"/>
              </w:rPr>
              <w:t>http://localhost:3001</w:t>
            </w:r>
          </w:p>
        </w:tc>
        <w:tc>
          <w:tcPr>
            <w:tcW w:w="2785" w:type="dxa"/>
            <w:vAlign w:val="center"/>
          </w:tcPr>
          <w:p w14:paraId="4E6E4953" w14:textId="77777777" w:rsidR="00D1402A" w:rsidRDefault="00D1402A">
            <w:r>
              <w:rPr>
                <w:sz w:val="18"/>
              </w:rPr>
              <w:t>La API queda disponible para las peticiones del cliente.</w:t>
            </w:r>
          </w:p>
        </w:tc>
      </w:tr>
      <w:tr w:rsidR="00D1402A" w14:paraId="5BD01812" w14:textId="77777777" w:rsidTr="00EF6A71">
        <w:trPr>
          <w:jc w:val="center"/>
        </w:trPr>
        <w:tc>
          <w:tcPr>
            <w:tcW w:w="2783" w:type="dxa"/>
            <w:vAlign w:val="center"/>
          </w:tcPr>
          <w:p w14:paraId="29DA6D49" w14:textId="77777777" w:rsidR="00D1402A" w:rsidRDefault="00D1402A">
            <w:r>
              <w:rPr>
                <w:sz w:val="18"/>
              </w:rPr>
              <w:t>MariaDB</w:t>
            </w:r>
          </w:p>
        </w:tc>
        <w:tc>
          <w:tcPr>
            <w:tcW w:w="2786" w:type="dxa"/>
            <w:vAlign w:val="center"/>
          </w:tcPr>
          <w:p w14:paraId="3B9F586B" w14:textId="77777777" w:rsidR="00D1402A" w:rsidRDefault="00D1402A">
            <w:r>
              <w:rPr>
                <w:sz w:val="18"/>
              </w:rPr>
              <w:t>localhost:3306</w:t>
            </w:r>
          </w:p>
        </w:tc>
        <w:tc>
          <w:tcPr>
            <w:tcW w:w="2785" w:type="dxa"/>
            <w:vAlign w:val="center"/>
          </w:tcPr>
          <w:p w14:paraId="6B0FE4F9" w14:textId="77777777" w:rsidR="00D1402A" w:rsidRDefault="00D1402A">
            <w:r>
              <w:rPr>
                <w:sz w:val="18"/>
              </w:rPr>
              <w:t>El servicio relacional acepta conexión.</w:t>
            </w:r>
          </w:p>
        </w:tc>
      </w:tr>
      <w:tr w:rsidR="00D1402A" w14:paraId="3F6135E2" w14:textId="77777777" w:rsidTr="00EF6A71">
        <w:trPr>
          <w:jc w:val="center"/>
        </w:trPr>
        <w:tc>
          <w:tcPr>
            <w:tcW w:w="2783" w:type="dxa"/>
            <w:vAlign w:val="center"/>
          </w:tcPr>
          <w:p w14:paraId="59384EDE" w14:textId="77777777" w:rsidR="00D1402A" w:rsidRDefault="00D1402A">
            <w:r>
              <w:rPr>
                <w:sz w:val="18"/>
              </w:rPr>
              <w:t>MongoDB</w:t>
            </w:r>
          </w:p>
        </w:tc>
        <w:tc>
          <w:tcPr>
            <w:tcW w:w="2786" w:type="dxa"/>
            <w:vAlign w:val="center"/>
          </w:tcPr>
          <w:p w14:paraId="60367CCE" w14:textId="77777777" w:rsidR="00D1402A" w:rsidRDefault="00D1402A">
            <w:r>
              <w:rPr>
                <w:sz w:val="18"/>
              </w:rPr>
              <w:t>localhost:27017</w:t>
            </w:r>
          </w:p>
        </w:tc>
        <w:tc>
          <w:tcPr>
            <w:tcW w:w="2785" w:type="dxa"/>
            <w:vAlign w:val="center"/>
          </w:tcPr>
          <w:p w14:paraId="255EC2BB" w14:textId="77777777" w:rsidR="00D1402A" w:rsidRDefault="00D1402A">
            <w:r>
              <w:rPr>
                <w:sz w:val="18"/>
              </w:rPr>
              <w:t>El servicio documental acepta conexión.</w:t>
            </w:r>
          </w:p>
        </w:tc>
      </w:tr>
    </w:tbl>
    <w:p w14:paraId="0F5CF08D" w14:textId="77777777" w:rsidR="00D1402A" w:rsidRPr="00D32D8A" w:rsidRDefault="00D1402A" w:rsidP="00EF6A71">
      <w:pPr>
        <w:pStyle w:val="PiedeTabla"/>
      </w:pPr>
      <w:bookmarkStart w:id="2353" w:name="_Toc233720917"/>
      <w:r w:rsidRPr="00D32D8A">
        <w:t>Tabla 9.3. Comprobaciones básicas después de la instalación.</w:t>
      </w:r>
      <w:bookmarkEnd w:id="2353"/>
    </w:p>
    <w:p w14:paraId="0FADBF13" w14:textId="77777777" w:rsidR="00E04B80" w:rsidRDefault="00E04B80" w:rsidP="00135BC9">
      <w:pPr>
        <w:pStyle w:val="Ttulo2"/>
      </w:pPr>
      <w:bookmarkStart w:id="2354" w:name="_Toc232851992"/>
      <w:bookmarkStart w:id="2355" w:name="_Toc233326324"/>
      <w:bookmarkStart w:id="2356" w:name="_Toc233720209"/>
      <w:bookmarkStart w:id="2357" w:name="_Toc233723018"/>
      <w:bookmarkStart w:id="2358" w:name="_Toc233728349"/>
      <w:bookmarkEnd w:id="2354"/>
      <w:bookmarkEnd w:id="2355"/>
      <w:bookmarkEnd w:id="2356"/>
      <w:bookmarkEnd w:id="2357"/>
      <w:r>
        <w:lastRenderedPageBreak/>
        <w:t>Manual de Ejecución</w:t>
      </w:r>
      <w:bookmarkEnd w:id="2358"/>
    </w:p>
    <w:p w14:paraId="55A4E96F" w14:textId="77777777" w:rsidR="00C25C0D" w:rsidRDefault="00C25C0D" w:rsidP="00EF6A71">
      <w:r>
        <w:t>Este manual describe cómo arrancar y detener el sistema una vez instalado. Como la aplicación tiene varios servicios, es importante iniciar y parar el entorno de forma ordenada para evitar errores de conexión o datos persistidos de manera incompleta.</w:t>
      </w:r>
    </w:p>
    <w:p w14:paraId="329C1F71" w14:textId="77777777" w:rsidR="00C25C0D" w:rsidRDefault="00C25C0D" w:rsidP="00C25C0D">
      <w:pPr>
        <w:pStyle w:val="Ttulo3"/>
      </w:pPr>
      <w:bookmarkStart w:id="2359" w:name="_Toc233728350"/>
      <w:r>
        <w:t>Arranque con Docker Compose</w:t>
      </w:r>
      <w:bookmarkEnd w:id="2359"/>
    </w:p>
    <w:p w14:paraId="2A6EFCE8" w14:textId="77777777" w:rsidR="00C25C0D" w:rsidRDefault="00C25C0D" w:rsidP="00EF6A71">
      <w:r>
        <w:t>La forma recomendada de arrancar el sistema completo es ejecutar Docker Compose desde la raíz del proyecto:</w:t>
      </w:r>
    </w:p>
    <w:p w14:paraId="7EE9155D" w14:textId="77777777" w:rsidR="00C25C0D" w:rsidRPr="00EF6A71" w:rsidRDefault="00C25C0D" w:rsidP="00C25C0D">
      <w:pPr>
        <w:spacing w:after="120" w:line="259" w:lineRule="auto"/>
        <w:ind w:left="360"/>
        <w:rPr>
          <w:lang w:val="pt-PT"/>
        </w:rPr>
      </w:pPr>
      <w:r w:rsidRPr="00EF6A71">
        <w:rPr>
          <w:rFonts w:ascii="Courier New" w:eastAsia="Courier New" w:hAnsi="Courier New"/>
          <w:lang w:val="pt-PT"/>
        </w:rPr>
        <w:t>docker compose --env-file .env.docker up --build</w:t>
      </w:r>
    </w:p>
    <w:p w14:paraId="4EE57CC2" w14:textId="77777777" w:rsidR="00C25C0D" w:rsidRDefault="00C25C0D" w:rsidP="00EF6A71">
      <w:r>
        <w:t>Durante el arranque, Docker crea o reutiliza los volúmenes de MariaDB y MongoDB. Después, el contenedor del “backend” espera a que las bases de datos estén disponibles, ejecuta las migraciones pendientes, puede crear el usuario administrador inicial y arranca la aplicación NestJS. Finalmente, el contenedor del “frontend” sirve la aplicación web mediante Nginx.</w:t>
      </w:r>
    </w:p>
    <w:p w14:paraId="54EFEE93" w14:textId="77777777" w:rsidR="00C25C0D" w:rsidRDefault="00C25C0D" w:rsidP="00EF6A71">
      <w:r>
        <w:t>Cuando todos los servicios están levantados, se abre el navegador en http://localhost:8080. Si SEED_ADMIN está activado, se puede iniciar sesión con la cuenta indicada en .env.docker.</w:t>
      </w:r>
    </w:p>
    <w:p w14:paraId="13A05DEA" w14:textId="77777777" w:rsidR="00C25C0D" w:rsidRDefault="00C25C0D" w:rsidP="00C25C0D">
      <w:pPr>
        <w:pStyle w:val="Ttulo3"/>
      </w:pPr>
      <w:bookmarkStart w:id="2360" w:name="_Toc233728351"/>
      <w:r>
        <w:t>Parada del sistema</w:t>
      </w:r>
      <w:bookmarkEnd w:id="2360"/>
    </w:p>
    <w:p w14:paraId="0A3F8BB0" w14:textId="77777777" w:rsidR="00C25C0D" w:rsidRPr="00C25C0D" w:rsidRDefault="00C25C0D" w:rsidP="00EF6A71">
      <w:r w:rsidRPr="00EF6A71">
        <w:t>Para detener los contenedores sin borrar los datos guardados en los volúmenes se usa el siguiente comando:</w:t>
      </w:r>
    </w:p>
    <w:p w14:paraId="42DEA2D3" w14:textId="77777777" w:rsidR="00C25C0D" w:rsidRPr="00EF6A71" w:rsidRDefault="00C25C0D" w:rsidP="00C25C0D">
      <w:pPr>
        <w:spacing w:after="120" w:line="259" w:lineRule="auto"/>
        <w:ind w:left="360"/>
        <w:rPr>
          <w:lang w:val="pt-PT"/>
        </w:rPr>
      </w:pPr>
      <w:r w:rsidRPr="00EF6A71">
        <w:rPr>
          <w:rFonts w:ascii="Courier New" w:eastAsia="Courier New" w:hAnsi="Courier New"/>
          <w:lang w:val="pt-PT"/>
        </w:rPr>
        <w:t>docker compose --env-file .env.docker down</w:t>
      </w:r>
    </w:p>
    <w:p w14:paraId="721941DB" w14:textId="77777777" w:rsidR="00C25C0D" w:rsidRPr="00C25C0D" w:rsidRDefault="00C25C0D" w:rsidP="00EF6A71">
      <w:r w:rsidRPr="00EF6A71">
        <w:t>Si se desea limpiar también los datos persistidos de MariaDB y MongoDB, por ejemplo para repetir una demostración desde cero, se puede añadir la opción -v. Esta operación elimina los volúmenes, por lo que se pierden usuarios, preguntas, cuestionarios, grupos e intentos almacenados en ese entorno local.</w:t>
      </w:r>
    </w:p>
    <w:p w14:paraId="4E005A28" w14:textId="77777777" w:rsidR="00C25C0D" w:rsidRPr="00EF6A71" w:rsidRDefault="00C25C0D" w:rsidP="00C25C0D">
      <w:pPr>
        <w:spacing w:after="120" w:line="259" w:lineRule="auto"/>
        <w:ind w:left="360"/>
        <w:rPr>
          <w:lang w:val="pt-PT"/>
        </w:rPr>
      </w:pPr>
      <w:r w:rsidRPr="00EF6A71">
        <w:rPr>
          <w:rFonts w:ascii="Courier New" w:eastAsia="Courier New" w:hAnsi="Courier New"/>
          <w:lang w:val="pt-PT"/>
        </w:rPr>
        <w:t>docker compose --env-file .env.docker down -v</w:t>
      </w:r>
    </w:p>
    <w:p w14:paraId="7E8F8413" w14:textId="77777777" w:rsidR="00C25C0D" w:rsidRDefault="00C25C0D" w:rsidP="00C25C0D">
      <w:pPr>
        <w:pStyle w:val="Ttulo3"/>
      </w:pPr>
      <w:bookmarkStart w:id="2361" w:name="_Toc233728352"/>
      <w:r>
        <w:t>Arranque en modo desarrollo</w:t>
      </w:r>
      <w:bookmarkEnd w:id="2361"/>
    </w:p>
    <w:p w14:paraId="62CABB0C" w14:textId="77777777" w:rsidR="00C25C0D" w:rsidRDefault="00C25C0D" w:rsidP="00EF6A71">
      <w:r>
        <w:t>En modo desarrollo se arrancan los procesos por separado. Primero se ejecuta el “backend”, asegurándose de que MariaDB y MongoDB ya están disponibles:</w:t>
      </w:r>
    </w:p>
    <w:p w14:paraId="167695A7" w14:textId="77777777" w:rsidR="00C25C0D" w:rsidRPr="00EF6A71" w:rsidRDefault="00C25C0D" w:rsidP="00C25C0D">
      <w:pPr>
        <w:spacing w:after="120" w:line="259" w:lineRule="auto"/>
        <w:ind w:left="360"/>
        <w:rPr>
          <w:sz w:val="32"/>
          <w:szCs w:val="32"/>
          <w:lang w:val="en-GB"/>
        </w:rPr>
      </w:pPr>
      <w:r w:rsidRPr="00EF6A71">
        <w:rPr>
          <w:rFonts w:ascii="Courier New" w:eastAsia="Courier New" w:hAnsi="Courier New"/>
          <w:szCs w:val="32"/>
          <w:lang w:val="en-GB"/>
        </w:rPr>
        <w:t>cd app/backend</w:t>
      </w:r>
    </w:p>
    <w:p w14:paraId="5E57D66C" w14:textId="77777777" w:rsidR="00C25C0D" w:rsidRPr="00EF6A71" w:rsidRDefault="00C25C0D" w:rsidP="00C25C0D">
      <w:pPr>
        <w:spacing w:after="120" w:line="259" w:lineRule="auto"/>
        <w:ind w:left="360"/>
        <w:rPr>
          <w:sz w:val="32"/>
          <w:szCs w:val="32"/>
          <w:lang w:val="en-GB"/>
        </w:rPr>
      </w:pPr>
      <w:r w:rsidRPr="00EF6A71">
        <w:rPr>
          <w:rFonts w:ascii="Courier New" w:eastAsia="Courier New" w:hAnsi="Courier New"/>
          <w:szCs w:val="32"/>
          <w:lang w:val="en-GB"/>
        </w:rPr>
        <w:t>npm run migration:run</w:t>
      </w:r>
    </w:p>
    <w:p w14:paraId="6AC9D442" w14:textId="77777777" w:rsidR="00C25C0D" w:rsidRPr="00EF6A71" w:rsidRDefault="00C25C0D" w:rsidP="00C25C0D">
      <w:pPr>
        <w:spacing w:after="120" w:line="259" w:lineRule="auto"/>
        <w:ind w:left="360"/>
        <w:rPr>
          <w:sz w:val="32"/>
          <w:szCs w:val="32"/>
        </w:rPr>
      </w:pPr>
      <w:r w:rsidRPr="00EF6A71">
        <w:rPr>
          <w:rFonts w:ascii="Courier New" w:eastAsia="Courier New" w:hAnsi="Courier New"/>
          <w:szCs w:val="32"/>
        </w:rPr>
        <w:t>npm run start:dev</w:t>
      </w:r>
    </w:p>
    <w:p w14:paraId="5BE0DED0" w14:textId="77777777" w:rsidR="00C25C0D" w:rsidRDefault="00C25C0D" w:rsidP="00EF6A71">
      <w:r>
        <w:t>Después se arranca el “frontend” en otra terminal:</w:t>
      </w:r>
    </w:p>
    <w:p w14:paraId="5CD0AE8C" w14:textId="77777777" w:rsidR="00C25C0D" w:rsidRPr="00EF6A71" w:rsidRDefault="00C25C0D" w:rsidP="00C25C0D">
      <w:pPr>
        <w:spacing w:after="120" w:line="259" w:lineRule="auto"/>
        <w:ind w:left="360"/>
        <w:rPr>
          <w:sz w:val="32"/>
          <w:szCs w:val="32"/>
          <w:lang w:val="en-GB"/>
        </w:rPr>
      </w:pPr>
      <w:r w:rsidRPr="00EF6A71">
        <w:rPr>
          <w:rFonts w:ascii="Courier New" w:eastAsia="Courier New" w:hAnsi="Courier New"/>
          <w:szCs w:val="32"/>
          <w:lang w:val="en-GB"/>
        </w:rPr>
        <w:t>cd app/frontend</w:t>
      </w:r>
    </w:p>
    <w:p w14:paraId="4CC51AA8" w14:textId="77777777" w:rsidR="00C25C0D" w:rsidRPr="00EF6A71" w:rsidRDefault="00C25C0D" w:rsidP="00C25C0D">
      <w:pPr>
        <w:spacing w:after="120" w:line="259" w:lineRule="auto"/>
        <w:ind w:left="360"/>
        <w:rPr>
          <w:sz w:val="32"/>
          <w:szCs w:val="32"/>
          <w:lang w:val="en-GB"/>
        </w:rPr>
      </w:pPr>
      <w:r w:rsidRPr="00EF6A71">
        <w:rPr>
          <w:rFonts w:ascii="Courier New" w:eastAsia="Courier New" w:hAnsi="Courier New"/>
          <w:szCs w:val="32"/>
          <w:lang w:val="en-GB"/>
        </w:rPr>
        <w:lastRenderedPageBreak/>
        <w:t>npm run dev</w:t>
      </w:r>
    </w:p>
    <w:p w14:paraId="409C8B27" w14:textId="77777777" w:rsidR="00C25C0D" w:rsidRDefault="00C25C0D" w:rsidP="00EF6A71">
      <w:r>
        <w:t>En este modo, el “backend” suele quedar en http://localhost:3001 y el “frontend” en http://localhost:5173. Esta forma de ejecución es más cómoda para programar, porque permite recargar cambios y consultar errores directamente en cada terminal.</w:t>
      </w:r>
    </w:p>
    <w:p w14:paraId="50933521" w14:textId="77777777" w:rsidR="00C25C0D" w:rsidRDefault="00C25C0D" w:rsidP="00C25C0D">
      <w:pPr>
        <w:pStyle w:val="Ttulo3"/>
      </w:pPr>
      <w:bookmarkStart w:id="2362" w:name="_Toc233728353"/>
      <w:r>
        <w:t>Comandos de validación</w:t>
      </w:r>
      <w:bookmarkEnd w:id="2362"/>
    </w:p>
    <w:p w14:paraId="3A6A0449" w14:textId="77777777" w:rsidR="00C25C0D" w:rsidRDefault="00C25C0D" w:rsidP="00C25C0D">
      <w:pPr>
        <w:spacing w:after="120" w:line="259" w:lineRule="auto"/>
      </w:pPr>
      <w:r>
        <w:rPr>
          <w:sz w:val="20"/>
        </w:rPr>
        <w:t>Antes de dar por buena una ejecución o una entrega, se pueden lanzar los comandos de validación del proyecto. Estos comandos comprueban compilación, estilo y pruebas automáticas.</w:t>
      </w:r>
    </w:p>
    <w:tbl>
      <w:tblPr>
        <w:tblStyle w:val="Tablaconcuadrcula"/>
        <w:tblW w:w="0" w:type="auto"/>
        <w:jc w:val="center"/>
        <w:tblLook w:val="04A0" w:firstRow="1" w:lastRow="0" w:firstColumn="1" w:lastColumn="0" w:noHBand="0" w:noVBand="1"/>
      </w:tblPr>
      <w:tblGrid>
        <w:gridCol w:w="2784"/>
        <w:gridCol w:w="2785"/>
        <w:gridCol w:w="2785"/>
      </w:tblGrid>
      <w:tr w:rsidR="00C25C0D" w14:paraId="15886DBD" w14:textId="77777777" w:rsidTr="00EF6A71">
        <w:trPr>
          <w:trHeight w:val="480"/>
          <w:jc w:val="center"/>
        </w:trPr>
        <w:tc>
          <w:tcPr>
            <w:tcW w:w="8354" w:type="dxa"/>
            <w:gridSpan w:val="3"/>
            <w:shd w:val="clear" w:color="auto" w:fill="DDDDDD" w:themeFill="accent1"/>
            <w:vAlign w:val="center"/>
          </w:tcPr>
          <w:p w14:paraId="05BBED3A" w14:textId="6F2EE209" w:rsidR="00C25C0D" w:rsidRDefault="00C25C0D" w:rsidP="00EF6A71">
            <w:pPr>
              <w:jc w:val="center"/>
              <w:rPr>
                <w:b/>
                <w:sz w:val="18"/>
              </w:rPr>
            </w:pPr>
            <w:r>
              <w:rPr>
                <w:b/>
                <w:sz w:val="18"/>
              </w:rPr>
              <w:t>Comandos de validación del sistema</w:t>
            </w:r>
          </w:p>
        </w:tc>
      </w:tr>
      <w:tr w:rsidR="00C25C0D" w14:paraId="6CF22BB5" w14:textId="77777777" w:rsidTr="00EF6A71">
        <w:trPr>
          <w:trHeight w:val="417"/>
          <w:jc w:val="center"/>
        </w:trPr>
        <w:tc>
          <w:tcPr>
            <w:tcW w:w="2784" w:type="dxa"/>
            <w:shd w:val="clear" w:color="auto" w:fill="F2F2F2" w:themeFill="background1" w:themeFillShade="F2"/>
            <w:vAlign w:val="center"/>
          </w:tcPr>
          <w:p w14:paraId="1033416F" w14:textId="77777777" w:rsidR="00C25C0D" w:rsidRDefault="00C25C0D">
            <w:r>
              <w:rPr>
                <w:b/>
                <w:sz w:val="18"/>
              </w:rPr>
              <w:t>Parte</w:t>
            </w:r>
          </w:p>
        </w:tc>
        <w:tc>
          <w:tcPr>
            <w:tcW w:w="2785" w:type="dxa"/>
            <w:shd w:val="clear" w:color="auto" w:fill="F2F2F2" w:themeFill="background1" w:themeFillShade="F2"/>
            <w:vAlign w:val="center"/>
          </w:tcPr>
          <w:p w14:paraId="1961FBCB" w14:textId="77777777" w:rsidR="00C25C0D" w:rsidRDefault="00C25C0D">
            <w:r>
              <w:rPr>
                <w:b/>
                <w:sz w:val="18"/>
              </w:rPr>
              <w:t>Comando</w:t>
            </w:r>
          </w:p>
        </w:tc>
        <w:tc>
          <w:tcPr>
            <w:tcW w:w="2785" w:type="dxa"/>
            <w:shd w:val="clear" w:color="auto" w:fill="F2F2F2" w:themeFill="background1" w:themeFillShade="F2"/>
            <w:vAlign w:val="center"/>
          </w:tcPr>
          <w:p w14:paraId="5F0564A0" w14:textId="77777777" w:rsidR="00C25C0D" w:rsidRDefault="00C25C0D">
            <w:r>
              <w:rPr>
                <w:b/>
                <w:sz w:val="18"/>
              </w:rPr>
              <w:t>Finalidad</w:t>
            </w:r>
          </w:p>
        </w:tc>
      </w:tr>
      <w:tr w:rsidR="00C25C0D" w14:paraId="6DE560CC" w14:textId="77777777" w:rsidTr="00EF6A71">
        <w:trPr>
          <w:jc w:val="center"/>
        </w:trPr>
        <w:tc>
          <w:tcPr>
            <w:tcW w:w="2784" w:type="dxa"/>
            <w:vAlign w:val="center"/>
          </w:tcPr>
          <w:p w14:paraId="2183B9F0" w14:textId="77777777" w:rsidR="00C25C0D" w:rsidRDefault="00C25C0D">
            <w:r>
              <w:rPr>
                <w:sz w:val="18"/>
              </w:rPr>
              <w:t>“Backend”</w:t>
            </w:r>
          </w:p>
        </w:tc>
        <w:tc>
          <w:tcPr>
            <w:tcW w:w="2785" w:type="dxa"/>
            <w:vAlign w:val="center"/>
          </w:tcPr>
          <w:p w14:paraId="5580F757" w14:textId="77777777" w:rsidR="00C25C0D" w:rsidRDefault="00C25C0D">
            <w:r>
              <w:rPr>
                <w:sz w:val="18"/>
              </w:rPr>
              <w:t>npm run build</w:t>
            </w:r>
          </w:p>
        </w:tc>
        <w:tc>
          <w:tcPr>
            <w:tcW w:w="2785" w:type="dxa"/>
            <w:vAlign w:val="center"/>
          </w:tcPr>
          <w:p w14:paraId="4F9DA590" w14:textId="77777777" w:rsidR="00C25C0D" w:rsidRDefault="00C25C0D">
            <w:r>
              <w:rPr>
                <w:sz w:val="18"/>
              </w:rPr>
              <w:t>Comprobar que la aplicación NestJS compila.</w:t>
            </w:r>
          </w:p>
        </w:tc>
      </w:tr>
      <w:tr w:rsidR="00C25C0D" w14:paraId="541230A8" w14:textId="77777777" w:rsidTr="00EF6A71">
        <w:trPr>
          <w:jc w:val="center"/>
        </w:trPr>
        <w:tc>
          <w:tcPr>
            <w:tcW w:w="2784" w:type="dxa"/>
            <w:vAlign w:val="center"/>
          </w:tcPr>
          <w:p w14:paraId="13BF69FF" w14:textId="77777777" w:rsidR="00C25C0D" w:rsidRDefault="00C25C0D">
            <w:r>
              <w:rPr>
                <w:sz w:val="18"/>
              </w:rPr>
              <w:t>“Backend”</w:t>
            </w:r>
          </w:p>
        </w:tc>
        <w:tc>
          <w:tcPr>
            <w:tcW w:w="2785" w:type="dxa"/>
            <w:vAlign w:val="center"/>
          </w:tcPr>
          <w:p w14:paraId="31522717" w14:textId="77777777" w:rsidR="00C25C0D" w:rsidRDefault="00C25C0D">
            <w:r>
              <w:rPr>
                <w:sz w:val="18"/>
              </w:rPr>
              <w:t>npm run test</w:t>
            </w:r>
          </w:p>
        </w:tc>
        <w:tc>
          <w:tcPr>
            <w:tcW w:w="2785" w:type="dxa"/>
            <w:vAlign w:val="center"/>
          </w:tcPr>
          <w:p w14:paraId="37B273D3" w14:textId="77777777" w:rsidR="00C25C0D" w:rsidRDefault="00C25C0D">
            <w:r>
              <w:rPr>
                <w:sz w:val="18"/>
              </w:rPr>
              <w:t>Ejecutar las pruebas unitarias.</w:t>
            </w:r>
          </w:p>
        </w:tc>
      </w:tr>
      <w:tr w:rsidR="00C25C0D" w14:paraId="791F4380" w14:textId="77777777" w:rsidTr="00EF6A71">
        <w:trPr>
          <w:jc w:val="center"/>
        </w:trPr>
        <w:tc>
          <w:tcPr>
            <w:tcW w:w="2784" w:type="dxa"/>
            <w:vAlign w:val="center"/>
          </w:tcPr>
          <w:p w14:paraId="58E1700D" w14:textId="77777777" w:rsidR="00C25C0D" w:rsidRDefault="00C25C0D">
            <w:r>
              <w:rPr>
                <w:sz w:val="18"/>
              </w:rPr>
              <w:t>“Backend”</w:t>
            </w:r>
          </w:p>
        </w:tc>
        <w:tc>
          <w:tcPr>
            <w:tcW w:w="2785" w:type="dxa"/>
            <w:vAlign w:val="center"/>
          </w:tcPr>
          <w:p w14:paraId="5B948673" w14:textId="77777777" w:rsidR="00C25C0D" w:rsidRDefault="00C25C0D">
            <w:r>
              <w:rPr>
                <w:sz w:val="18"/>
              </w:rPr>
              <w:t>npm run test:cov</w:t>
            </w:r>
          </w:p>
        </w:tc>
        <w:tc>
          <w:tcPr>
            <w:tcW w:w="2785" w:type="dxa"/>
            <w:vAlign w:val="center"/>
          </w:tcPr>
          <w:p w14:paraId="6BF6E0E9" w14:textId="77777777" w:rsidR="00C25C0D" w:rsidRDefault="00C25C0D">
            <w:r>
              <w:rPr>
                <w:sz w:val="18"/>
              </w:rPr>
              <w:t>Ejecutar pruebas con informe de cobertura.</w:t>
            </w:r>
          </w:p>
        </w:tc>
      </w:tr>
      <w:tr w:rsidR="00C25C0D" w14:paraId="219E00CB" w14:textId="77777777" w:rsidTr="00EF6A71">
        <w:trPr>
          <w:jc w:val="center"/>
        </w:trPr>
        <w:tc>
          <w:tcPr>
            <w:tcW w:w="2784" w:type="dxa"/>
            <w:vAlign w:val="center"/>
          </w:tcPr>
          <w:p w14:paraId="3F6D8541" w14:textId="77777777" w:rsidR="00C25C0D" w:rsidRDefault="00C25C0D">
            <w:r>
              <w:rPr>
                <w:sz w:val="18"/>
              </w:rPr>
              <w:t>“Backend”</w:t>
            </w:r>
          </w:p>
        </w:tc>
        <w:tc>
          <w:tcPr>
            <w:tcW w:w="2785" w:type="dxa"/>
            <w:vAlign w:val="center"/>
          </w:tcPr>
          <w:p w14:paraId="679DDCE9" w14:textId="77777777" w:rsidR="00C25C0D" w:rsidRDefault="00C25C0D">
            <w:r>
              <w:rPr>
                <w:sz w:val="18"/>
              </w:rPr>
              <w:t>npm run test:e2e</w:t>
            </w:r>
          </w:p>
        </w:tc>
        <w:tc>
          <w:tcPr>
            <w:tcW w:w="2785" w:type="dxa"/>
            <w:vAlign w:val="center"/>
          </w:tcPr>
          <w:p w14:paraId="2E30CFBB" w14:textId="77777777" w:rsidR="00C25C0D" w:rsidRDefault="00C25C0D">
            <w:r>
              <w:rPr>
                <w:sz w:val="18"/>
              </w:rPr>
              <w:t>Ejecutar pruebas de extremo a extremo de la API.</w:t>
            </w:r>
          </w:p>
        </w:tc>
      </w:tr>
      <w:tr w:rsidR="00C25C0D" w14:paraId="40E563CA" w14:textId="77777777" w:rsidTr="00EF6A71">
        <w:trPr>
          <w:jc w:val="center"/>
        </w:trPr>
        <w:tc>
          <w:tcPr>
            <w:tcW w:w="2784" w:type="dxa"/>
            <w:vAlign w:val="center"/>
          </w:tcPr>
          <w:p w14:paraId="459126A4" w14:textId="77777777" w:rsidR="00C25C0D" w:rsidRDefault="00C25C0D">
            <w:r>
              <w:rPr>
                <w:sz w:val="18"/>
              </w:rPr>
              <w:t>“Frontend”</w:t>
            </w:r>
          </w:p>
        </w:tc>
        <w:tc>
          <w:tcPr>
            <w:tcW w:w="2785" w:type="dxa"/>
            <w:vAlign w:val="center"/>
          </w:tcPr>
          <w:p w14:paraId="6C843293" w14:textId="77777777" w:rsidR="00C25C0D" w:rsidRDefault="00C25C0D">
            <w:r>
              <w:rPr>
                <w:sz w:val="18"/>
              </w:rPr>
              <w:t>npm run build</w:t>
            </w:r>
          </w:p>
        </w:tc>
        <w:tc>
          <w:tcPr>
            <w:tcW w:w="2785" w:type="dxa"/>
            <w:vAlign w:val="center"/>
          </w:tcPr>
          <w:p w14:paraId="269518CE" w14:textId="77777777" w:rsidR="00C25C0D" w:rsidRDefault="00C25C0D">
            <w:r>
              <w:rPr>
                <w:sz w:val="18"/>
              </w:rPr>
              <w:t>Compilar TypeScript y generar la versión de producción.</w:t>
            </w:r>
          </w:p>
        </w:tc>
      </w:tr>
      <w:tr w:rsidR="00C25C0D" w14:paraId="1C0A3379" w14:textId="77777777" w:rsidTr="00EF6A71">
        <w:trPr>
          <w:jc w:val="center"/>
        </w:trPr>
        <w:tc>
          <w:tcPr>
            <w:tcW w:w="2784" w:type="dxa"/>
            <w:vAlign w:val="center"/>
          </w:tcPr>
          <w:p w14:paraId="3B3204C4" w14:textId="77777777" w:rsidR="00C25C0D" w:rsidRDefault="00C25C0D">
            <w:r>
              <w:rPr>
                <w:sz w:val="18"/>
              </w:rPr>
              <w:t>“Frontend”</w:t>
            </w:r>
          </w:p>
        </w:tc>
        <w:tc>
          <w:tcPr>
            <w:tcW w:w="2785" w:type="dxa"/>
            <w:vAlign w:val="center"/>
          </w:tcPr>
          <w:p w14:paraId="08ED9884" w14:textId="77777777" w:rsidR="00C25C0D" w:rsidRDefault="00C25C0D">
            <w:r>
              <w:rPr>
                <w:sz w:val="18"/>
              </w:rPr>
              <w:t>npm run lint</w:t>
            </w:r>
          </w:p>
        </w:tc>
        <w:tc>
          <w:tcPr>
            <w:tcW w:w="2785" w:type="dxa"/>
            <w:vAlign w:val="center"/>
          </w:tcPr>
          <w:p w14:paraId="1E00B41B" w14:textId="77777777" w:rsidR="00C25C0D" w:rsidRDefault="00C25C0D">
            <w:r>
              <w:rPr>
                <w:sz w:val="18"/>
              </w:rPr>
              <w:t>Comprobar reglas de estilo y errores detectables por ESLint.</w:t>
            </w:r>
          </w:p>
        </w:tc>
      </w:tr>
      <w:tr w:rsidR="00C25C0D" w14:paraId="16233400" w14:textId="77777777" w:rsidTr="00EF6A71">
        <w:trPr>
          <w:jc w:val="center"/>
        </w:trPr>
        <w:tc>
          <w:tcPr>
            <w:tcW w:w="2784" w:type="dxa"/>
            <w:vAlign w:val="center"/>
          </w:tcPr>
          <w:p w14:paraId="4E655D42" w14:textId="77777777" w:rsidR="00C25C0D" w:rsidRDefault="00C25C0D">
            <w:r>
              <w:rPr>
                <w:sz w:val="18"/>
              </w:rPr>
              <w:t>“Frontend”</w:t>
            </w:r>
          </w:p>
        </w:tc>
        <w:tc>
          <w:tcPr>
            <w:tcW w:w="2785" w:type="dxa"/>
            <w:vAlign w:val="center"/>
          </w:tcPr>
          <w:p w14:paraId="21B77E93" w14:textId="77777777" w:rsidR="00C25C0D" w:rsidRDefault="00C25C0D">
            <w:r>
              <w:rPr>
                <w:sz w:val="18"/>
              </w:rPr>
              <w:t>npx vitest run --coverage</w:t>
            </w:r>
          </w:p>
        </w:tc>
        <w:tc>
          <w:tcPr>
            <w:tcW w:w="2785" w:type="dxa"/>
            <w:vAlign w:val="center"/>
          </w:tcPr>
          <w:p w14:paraId="177F9FD4" w14:textId="77777777" w:rsidR="00C25C0D" w:rsidRDefault="00C25C0D">
            <w:r>
              <w:rPr>
                <w:sz w:val="18"/>
              </w:rPr>
              <w:t>Ejecutar las pruebas del “frontend” con cobertura.</w:t>
            </w:r>
          </w:p>
        </w:tc>
      </w:tr>
    </w:tbl>
    <w:p w14:paraId="5F8EAF60" w14:textId="77777777" w:rsidR="00C25C0D" w:rsidRPr="00D32D8A" w:rsidRDefault="00C25C0D" w:rsidP="00EF6A71">
      <w:pPr>
        <w:pStyle w:val="PiedeTabla"/>
      </w:pPr>
      <w:bookmarkStart w:id="2363" w:name="_Toc233720918"/>
      <w:r w:rsidRPr="00D32D8A">
        <w:t>Tabla 9.4. Comandos de validación del sistema.</w:t>
      </w:r>
      <w:bookmarkEnd w:id="2363"/>
    </w:p>
    <w:p w14:paraId="6CD60186" w14:textId="77777777" w:rsidR="00E04B80" w:rsidRDefault="00E04B80" w:rsidP="00E04B80">
      <w:pPr>
        <w:pStyle w:val="Ttulo2"/>
      </w:pPr>
      <w:bookmarkStart w:id="2364" w:name="_Toc232851998"/>
      <w:bookmarkStart w:id="2365" w:name="_Toc233326330"/>
      <w:bookmarkStart w:id="2366" w:name="_Toc233720215"/>
      <w:bookmarkStart w:id="2367" w:name="_Toc233723024"/>
      <w:bookmarkStart w:id="2368" w:name="_Toc232851999"/>
      <w:bookmarkStart w:id="2369" w:name="_Toc233326331"/>
      <w:bookmarkStart w:id="2370" w:name="_Toc233720216"/>
      <w:bookmarkStart w:id="2371" w:name="_Toc233723025"/>
      <w:bookmarkStart w:id="2372" w:name="_Toc233728354"/>
      <w:bookmarkEnd w:id="2364"/>
      <w:bookmarkEnd w:id="2365"/>
      <w:bookmarkEnd w:id="2366"/>
      <w:bookmarkEnd w:id="2367"/>
      <w:bookmarkEnd w:id="2368"/>
      <w:bookmarkEnd w:id="2369"/>
      <w:bookmarkEnd w:id="2370"/>
      <w:bookmarkEnd w:id="2371"/>
      <w:commentRangeStart w:id="2373"/>
      <w:r>
        <w:t>Manual</w:t>
      </w:r>
      <w:commentRangeEnd w:id="2373"/>
      <w:r w:rsidR="007F11AB">
        <w:rPr>
          <w:rStyle w:val="Refdecomentario"/>
          <w:sz w:val="40"/>
          <w:szCs w:val="26"/>
        </w:rPr>
        <w:commentReference w:id="2373"/>
      </w:r>
      <w:r>
        <w:t xml:space="preserve"> de Usuario</w:t>
      </w:r>
      <w:bookmarkEnd w:id="2372"/>
    </w:p>
    <w:p w14:paraId="3BEAA228" w14:textId="484AA4FA" w:rsidR="00567EC2" w:rsidRDefault="00567EC2" w:rsidP="00EF6A71">
      <w:r>
        <w:t xml:space="preserve">El manual de usuario explica el funcionamiento de </w:t>
      </w:r>
      <w:r w:rsidR="00C5398E">
        <w:t>la aplicación</w:t>
      </w:r>
      <w:r>
        <w:t xml:space="preserve"> desde el punto de vista de las personas que utilizan la aplicación. El sistema diferencia tres perfiles principales: estudiante, profesor y administrador. Cada perfil ve opciones distintas en la navegación y solo puede realizar las acciones permitidas por su rol.</w:t>
      </w:r>
    </w:p>
    <w:p w14:paraId="335B997F" w14:textId="77777777" w:rsidR="00567EC2" w:rsidRDefault="00567EC2" w:rsidP="00567EC2">
      <w:pPr>
        <w:pStyle w:val="Ttulo3"/>
      </w:pPr>
      <w:bookmarkStart w:id="2374" w:name="_Toc233728355"/>
      <w:r w:rsidRPr="00567EC2">
        <w:t>Perfiles</w:t>
      </w:r>
      <w:r>
        <w:t xml:space="preserve"> de usuario</w:t>
      </w:r>
      <w:bookmarkEnd w:id="2374"/>
    </w:p>
    <w:tbl>
      <w:tblPr>
        <w:tblStyle w:val="Tablaconcuadrcula"/>
        <w:tblW w:w="0" w:type="auto"/>
        <w:jc w:val="center"/>
        <w:tblLook w:val="04A0" w:firstRow="1" w:lastRow="0" w:firstColumn="1" w:lastColumn="0" w:noHBand="0" w:noVBand="1"/>
      </w:tblPr>
      <w:tblGrid>
        <w:gridCol w:w="1696"/>
        <w:gridCol w:w="2977"/>
        <w:gridCol w:w="3681"/>
      </w:tblGrid>
      <w:tr w:rsidR="00567EC2" w14:paraId="581924A8" w14:textId="77777777" w:rsidTr="00EF6A71">
        <w:trPr>
          <w:trHeight w:val="437"/>
          <w:jc w:val="center"/>
        </w:trPr>
        <w:tc>
          <w:tcPr>
            <w:tcW w:w="8354" w:type="dxa"/>
            <w:gridSpan w:val="3"/>
            <w:shd w:val="clear" w:color="auto" w:fill="DDDDDD" w:themeFill="accent1"/>
            <w:vAlign w:val="center"/>
          </w:tcPr>
          <w:p w14:paraId="179F5F56" w14:textId="723F61CA" w:rsidR="00567EC2" w:rsidRDefault="00F904B8" w:rsidP="00EF6A71">
            <w:pPr>
              <w:jc w:val="center"/>
              <w:rPr>
                <w:b/>
                <w:sz w:val="18"/>
              </w:rPr>
            </w:pPr>
            <w:r>
              <w:rPr>
                <w:b/>
                <w:sz w:val="18"/>
              </w:rPr>
              <w:t>Perfiles principales de la aplicación</w:t>
            </w:r>
          </w:p>
        </w:tc>
      </w:tr>
      <w:tr w:rsidR="00567EC2" w14:paraId="3DBDD8C0" w14:textId="77777777" w:rsidTr="00EF6A71">
        <w:trPr>
          <w:trHeight w:val="437"/>
          <w:jc w:val="center"/>
        </w:trPr>
        <w:tc>
          <w:tcPr>
            <w:tcW w:w="1696" w:type="dxa"/>
            <w:shd w:val="clear" w:color="auto" w:fill="F2F2F2" w:themeFill="background1" w:themeFillShade="F2"/>
            <w:vAlign w:val="center"/>
          </w:tcPr>
          <w:p w14:paraId="5C1C631E" w14:textId="77777777" w:rsidR="00567EC2" w:rsidRDefault="00567EC2">
            <w:r>
              <w:rPr>
                <w:b/>
                <w:sz w:val="18"/>
              </w:rPr>
              <w:t>Perfil</w:t>
            </w:r>
          </w:p>
        </w:tc>
        <w:tc>
          <w:tcPr>
            <w:tcW w:w="2977" w:type="dxa"/>
            <w:shd w:val="clear" w:color="auto" w:fill="F2F2F2" w:themeFill="background1" w:themeFillShade="F2"/>
            <w:vAlign w:val="center"/>
          </w:tcPr>
          <w:p w14:paraId="481368C3" w14:textId="77777777" w:rsidR="00567EC2" w:rsidRDefault="00567EC2">
            <w:r>
              <w:rPr>
                <w:b/>
                <w:sz w:val="18"/>
              </w:rPr>
              <w:t>Acceso principal</w:t>
            </w:r>
          </w:p>
        </w:tc>
        <w:tc>
          <w:tcPr>
            <w:tcW w:w="3681" w:type="dxa"/>
            <w:shd w:val="clear" w:color="auto" w:fill="F2F2F2" w:themeFill="background1" w:themeFillShade="F2"/>
            <w:vAlign w:val="center"/>
          </w:tcPr>
          <w:p w14:paraId="2BA6EC24" w14:textId="77777777" w:rsidR="00567EC2" w:rsidRDefault="00567EC2">
            <w:r>
              <w:rPr>
                <w:b/>
                <w:sz w:val="18"/>
              </w:rPr>
              <w:t>Funciones disponibles</w:t>
            </w:r>
          </w:p>
        </w:tc>
      </w:tr>
      <w:tr w:rsidR="00567EC2" w14:paraId="04C3154C" w14:textId="77777777" w:rsidTr="00EF6A71">
        <w:trPr>
          <w:jc w:val="center"/>
        </w:trPr>
        <w:tc>
          <w:tcPr>
            <w:tcW w:w="1696" w:type="dxa"/>
            <w:vAlign w:val="center"/>
          </w:tcPr>
          <w:p w14:paraId="37311604" w14:textId="77777777" w:rsidR="00567EC2" w:rsidRDefault="00567EC2">
            <w:r>
              <w:rPr>
                <w:sz w:val="18"/>
              </w:rPr>
              <w:t>Estudiante</w:t>
            </w:r>
          </w:p>
        </w:tc>
        <w:tc>
          <w:tcPr>
            <w:tcW w:w="2977" w:type="dxa"/>
            <w:vAlign w:val="center"/>
          </w:tcPr>
          <w:p w14:paraId="7126703E" w14:textId="77777777" w:rsidR="00567EC2" w:rsidRDefault="00567EC2">
            <w:r>
              <w:rPr>
                <w:sz w:val="18"/>
              </w:rPr>
              <w:t>Acceso a cuestionarios, historial y perfil.</w:t>
            </w:r>
          </w:p>
        </w:tc>
        <w:tc>
          <w:tcPr>
            <w:tcW w:w="3681" w:type="dxa"/>
            <w:vAlign w:val="center"/>
          </w:tcPr>
          <w:p w14:paraId="6AACDDBA" w14:textId="77777777" w:rsidR="00567EC2" w:rsidRDefault="00567EC2">
            <w:r>
              <w:rPr>
                <w:sz w:val="18"/>
              </w:rPr>
              <w:t>Registrarse, iniciar sesión, realizar cuestionarios publicados, consultar resultados permitidos, revisar su historial y cambiar su contraseña.</w:t>
            </w:r>
          </w:p>
        </w:tc>
      </w:tr>
      <w:tr w:rsidR="00567EC2" w14:paraId="59758668" w14:textId="77777777" w:rsidTr="00EF6A71">
        <w:trPr>
          <w:jc w:val="center"/>
        </w:trPr>
        <w:tc>
          <w:tcPr>
            <w:tcW w:w="1696" w:type="dxa"/>
            <w:vAlign w:val="center"/>
          </w:tcPr>
          <w:p w14:paraId="4B14A73A" w14:textId="77777777" w:rsidR="00567EC2" w:rsidRDefault="00567EC2">
            <w:r>
              <w:rPr>
                <w:sz w:val="18"/>
              </w:rPr>
              <w:t>Profesor</w:t>
            </w:r>
          </w:p>
        </w:tc>
        <w:tc>
          <w:tcPr>
            <w:tcW w:w="2977" w:type="dxa"/>
            <w:vAlign w:val="center"/>
          </w:tcPr>
          <w:p w14:paraId="726032C2" w14:textId="77777777" w:rsidR="00567EC2" w:rsidRDefault="00567EC2">
            <w:r>
              <w:rPr>
                <w:sz w:val="18"/>
              </w:rPr>
              <w:t>Gestión de preguntas, grupos, cuestionarios y analíticas.</w:t>
            </w:r>
          </w:p>
        </w:tc>
        <w:tc>
          <w:tcPr>
            <w:tcW w:w="3681" w:type="dxa"/>
            <w:vAlign w:val="center"/>
          </w:tcPr>
          <w:p w14:paraId="6F8842BF" w14:textId="77777777" w:rsidR="00567EC2" w:rsidRDefault="00567EC2">
            <w:r>
              <w:rPr>
                <w:sz w:val="18"/>
              </w:rPr>
              <w:t>Crear preguntas, configurar cuestionarios, publicarlos, simularlos, asignarlos a grupos, consultar resultados y exportar datos.</w:t>
            </w:r>
          </w:p>
        </w:tc>
      </w:tr>
      <w:tr w:rsidR="00567EC2" w14:paraId="02F765B8" w14:textId="77777777" w:rsidTr="00EF6A71">
        <w:trPr>
          <w:jc w:val="center"/>
        </w:trPr>
        <w:tc>
          <w:tcPr>
            <w:tcW w:w="1696" w:type="dxa"/>
            <w:vAlign w:val="center"/>
          </w:tcPr>
          <w:p w14:paraId="0CB228B7" w14:textId="77777777" w:rsidR="00567EC2" w:rsidRDefault="00567EC2">
            <w:r>
              <w:rPr>
                <w:sz w:val="18"/>
              </w:rPr>
              <w:lastRenderedPageBreak/>
              <w:t>Administrador</w:t>
            </w:r>
          </w:p>
        </w:tc>
        <w:tc>
          <w:tcPr>
            <w:tcW w:w="2977" w:type="dxa"/>
            <w:vAlign w:val="center"/>
          </w:tcPr>
          <w:p w14:paraId="29D09B4C" w14:textId="77777777" w:rsidR="00567EC2" w:rsidRDefault="00567EC2">
            <w:r>
              <w:rPr>
                <w:sz w:val="18"/>
              </w:rPr>
              <w:t>Administración de usuarios y funciones de profesor.</w:t>
            </w:r>
          </w:p>
        </w:tc>
        <w:tc>
          <w:tcPr>
            <w:tcW w:w="3681" w:type="dxa"/>
            <w:vAlign w:val="center"/>
          </w:tcPr>
          <w:p w14:paraId="42E26988" w14:textId="77777777" w:rsidR="00567EC2" w:rsidRDefault="00567EC2">
            <w:r>
              <w:rPr>
                <w:sz w:val="18"/>
              </w:rPr>
              <w:t>Gestionar usuarios, roles, estado de cuentas, contraseñas y acceder también a las funciones docentes.</w:t>
            </w:r>
          </w:p>
        </w:tc>
      </w:tr>
    </w:tbl>
    <w:p w14:paraId="6805F91E" w14:textId="7321BBAB" w:rsidR="00567EC2" w:rsidRDefault="00567EC2" w:rsidP="00EF6A71">
      <w:pPr>
        <w:pStyle w:val="PiedeTabla"/>
      </w:pPr>
      <w:bookmarkStart w:id="2375" w:name="_Toc233720919"/>
      <w:r>
        <w:t>Tabla 9.5. Perfiles principales de usuario en la aplicación.</w:t>
      </w:r>
      <w:bookmarkEnd w:id="2375"/>
    </w:p>
    <w:p w14:paraId="4832D35C" w14:textId="77777777" w:rsidR="00567EC2" w:rsidRDefault="00567EC2" w:rsidP="00EF6A71">
      <w:r>
        <w:t>La aplicación muestra una navegación adaptada al usuario autenticado. Las opciones públicas son Inicio, Acerca de, Iniciar sesión y Registrarse. Una vez iniciada la sesión aparecen Acceso quiz, Perfil y Mi historial. Para profesorado y administración aparecen además Preguntas, Grupos y Cuestionarios. El perfil administrador también tiene acceso al panel de Administración.</w:t>
      </w:r>
    </w:p>
    <w:p w14:paraId="60E34AA2" w14:textId="77777777" w:rsidR="00567EC2" w:rsidRDefault="00567EC2" w:rsidP="00567EC2">
      <w:pPr>
        <w:pStyle w:val="Ttulo3"/>
      </w:pPr>
      <w:bookmarkStart w:id="2376" w:name="_Toc233728356"/>
      <w:r>
        <w:t>Registro e inicio de sesión</w:t>
      </w:r>
      <w:bookmarkEnd w:id="2376"/>
    </w:p>
    <w:p w14:paraId="0AB31D5E" w14:textId="77777777" w:rsidR="00567EC2" w:rsidRDefault="00567EC2" w:rsidP="00EF6A71">
      <w:r>
        <w:t>El registro público crea cuentas con rol de estudiante. Para registrarse, el usuario debe introducir nombre, apellidos, correo institucional de la Universidad de Oviedo y contraseña. El correo debe seguir el formato institucional esperado, por ejemplo uoXXXXXX@uniovi.es. Si el registro es correcto, el sistema informa de que la cuenta se ha creado y permite iniciar sesión.</w:t>
      </w:r>
    </w:p>
    <w:p w14:paraId="147A63F0" w14:textId="77777777" w:rsidR="00567EC2" w:rsidRDefault="00567EC2" w:rsidP="00EF6A71">
      <w:r>
        <w:t>Para iniciar sesión, el usuario puede introducir su correo institucional completo o su identificador UO, junto con la contraseña. Si las credenciales son correctas, la aplicación abre la sesión y muestra las opciones correspondientes al rol del usuario. Si las credenciales son incorrectas o la cuenta está desactivada, se muestra un mensaje de error.</w:t>
      </w:r>
    </w:p>
    <w:p w14:paraId="346E08C8" w14:textId="77777777" w:rsidR="008D1C95" w:rsidRDefault="008D1C95" w:rsidP="00EF6A71"/>
    <w:tbl>
      <w:tblPr>
        <w:tblStyle w:val="Tablaconcuadrcula"/>
        <w:tblW w:w="0" w:type="auto"/>
        <w:jc w:val="center"/>
        <w:tblLook w:val="04A0" w:firstRow="1" w:lastRow="0" w:firstColumn="1" w:lastColumn="0" w:noHBand="0" w:noVBand="1"/>
      </w:tblPr>
      <w:tblGrid>
        <w:gridCol w:w="2784"/>
        <w:gridCol w:w="2785"/>
        <w:gridCol w:w="2785"/>
      </w:tblGrid>
      <w:tr w:rsidR="00F904B8" w14:paraId="24BE02E0" w14:textId="77777777" w:rsidTr="00EF6A71">
        <w:trPr>
          <w:trHeight w:val="383"/>
          <w:jc w:val="center"/>
        </w:trPr>
        <w:tc>
          <w:tcPr>
            <w:tcW w:w="8354" w:type="dxa"/>
            <w:gridSpan w:val="3"/>
            <w:shd w:val="clear" w:color="auto" w:fill="DDDDDD" w:themeFill="accent1"/>
            <w:vAlign w:val="center"/>
          </w:tcPr>
          <w:p w14:paraId="5D01AFB1" w14:textId="6FB534B3" w:rsidR="00F904B8" w:rsidRDefault="00F904B8" w:rsidP="00EF6A71">
            <w:pPr>
              <w:jc w:val="center"/>
              <w:rPr>
                <w:b/>
                <w:sz w:val="18"/>
              </w:rPr>
            </w:pPr>
            <w:r>
              <w:rPr>
                <w:b/>
                <w:sz w:val="18"/>
              </w:rPr>
              <w:t xml:space="preserve">Operaciones básicas de </w:t>
            </w:r>
            <w:r w:rsidR="008F5E20">
              <w:rPr>
                <w:b/>
                <w:sz w:val="18"/>
              </w:rPr>
              <w:t>autenticación</w:t>
            </w:r>
          </w:p>
        </w:tc>
      </w:tr>
      <w:tr w:rsidR="00567EC2" w14:paraId="2E9279A3" w14:textId="77777777" w:rsidTr="00EF6A71">
        <w:trPr>
          <w:trHeight w:val="383"/>
          <w:jc w:val="center"/>
        </w:trPr>
        <w:tc>
          <w:tcPr>
            <w:tcW w:w="2784" w:type="dxa"/>
            <w:shd w:val="clear" w:color="auto" w:fill="F2F2F2" w:themeFill="background1" w:themeFillShade="F2"/>
            <w:vAlign w:val="center"/>
          </w:tcPr>
          <w:p w14:paraId="365897EC" w14:textId="77777777" w:rsidR="00567EC2" w:rsidRDefault="00567EC2">
            <w:r>
              <w:rPr>
                <w:b/>
                <w:sz w:val="18"/>
              </w:rPr>
              <w:t>Operación</w:t>
            </w:r>
          </w:p>
        </w:tc>
        <w:tc>
          <w:tcPr>
            <w:tcW w:w="2785" w:type="dxa"/>
            <w:shd w:val="clear" w:color="auto" w:fill="F2F2F2" w:themeFill="background1" w:themeFillShade="F2"/>
            <w:vAlign w:val="center"/>
          </w:tcPr>
          <w:p w14:paraId="7FC9193D" w14:textId="77777777" w:rsidR="00567EC2" w:rsidRDefault="00567EC2">
            <w:r>
              <w:rPr>
                <w:b/>
                <w:sz w:val="18"/>
              </w:rPr>
              <w:t>Campos principales</w:t>
            </w:r>
          </w:p>
        </w:tc>
        <w:tc>
          <w:tcPr>
            <w:tcW w:w="2785" w:type="dxa"/>
            <w:shd w:val="clear" w:color="auto" w:fill="F2F2F2" w:themeFill="background1" w:themeFillShade="F2"/>
            <w:vAlign w:val="center"/>
          </w:tcPr>
          <w:p w14:paraId="60DA3790" w14:textId="77777777" w:rsidR="00567EC2" w:rsidRDefault="00567EC2">
            <w:r>
              <w:rPr>
                <w:b/>
                <w:sz w:val="18"/>
              </w:rPr>
              <w:t>Resultado esperado</w:t>
            </w:r>
          </w:p>
        </w:tc>
      </w:tr>
      <w:tr w:rsidR="00567EC2" w14:paraId="20C3EDB8" w14:textId="77777777" w:rsidTr="00EF6A71">
        <w:trPr>
          <w:jc w:val="center"/>
        </w:trPr>
        <w:tc>
          <w:tcPr>
            <w:tcW w:w="2784" w:type="dxa"/>
            <w:vAlign w:val="center"/>
          </w:tcPr>
          <w:p w14:paraId="44513263" w14:textId="77777777" w:rsidR="00567EC2" w:rsidRDefault="00567EC2">
            <w:r>
              <w:rPr>
                <w:sz w:val="18"/>
              </w:rPr>
              <w:t>Registro</w:t>
            </w:r>
          </w:p>
        </w:tc>
        <w:tc>
          <w:tcPr>
            <w:tcW w:w="2785" w:type="dxa"/>
            <w:vAlign w:val="center"/>
          </w:tcPr>
          <w:p w14:paraId="7A06E770" w14:textId="77777777" w:rsidR="00567EC2" w:rsidRDefault="00567EC2">
            <w:r>
              <w:rPr>
                <w:sz w:val="18"/>
              </w:rPr>
              <w:t>Nombre, apellidos, correo institucional y contraseña.</w:t>
            </w:r>
          </w:p>
        </w:tc>
        <w:tc>
          <w:tcPr>
            <w:tcW w:w="2785" w:type="dxa"/>
            <w:vAlign w:val="center"/>
          </w:tcPr>
          <w:p w14:paraId="75E9ADF8" w14:textId="77777777" w:rsidR="00567EC2" w:rsidRDefault="00567EC2">
            <w:r>
              <w:rPr>
                <w:sz w:val="18"/>
              </w:rPr>
              <w:t>Se crea una cuenta de estudiante.</w:t>
            </w:r>
          </w:p>
        </w:tc>
      </w:tr>
      <w:tr w:rsidR="00567EC2" w14:paraId="7B8899AC" w14:textId="77777777" w:rsidTr="00EF6A71">
        <w:trPr>
          <w:jc w:val="center"/>
        </w:trPr>
        <w:tc>
          <w:tcPr>
            <w:tcW w:w="2784" w:type="dxa"/>
            <w:vAlign w:val="center"/>
          </w:tcPr>
          <w:p w14:paraId="1783719B" w14:textId="77777777" w:rsidR="00567EC2" w:rsidRDefault="00567EC2">
            <w:r>
              <w:rPr>
                <w:sz w:val="18"/>
              </w:rPr>
              <w:t>Inicio de sesión</w:t>
            </w:r>
          </w:p>
        </w:tc>
        <w:tc>
          <w:tcPr>
            <w:tcW w:w="2785" w:type="dxa"/>
            <w:vAlign w:val="center"/>
          </w:tcPr>
          <w:p w14:paraId="28A9FEE8" w14:textId="77777777" w:rsidR="00567EC2" w:rsidRDefault="00567EC2">
            <w:r>
              <w:rPr>
                <w:sz w:val="18"/>
              </w:rPr>
              <w:t>Correo institucional o UO, y contraseña.</w:t>
            </w:r>
          </w:p>
        </w:tc>
        <w:tc>
          <w:tcPr>
            <w:tcW w:w="2785" w:type="dxa"/>
            <w:vAlign w:val="center"/>
          </w:tcPr>
          <w:p w14:paraId="1CA4DB95" w14:textId="77777777" w:rsidR="00567EC2" w:rsidRDefault="00567EC2">
            <w:r>
              <w:rPr>
                <w:sz w:val="18"/>
              </w:rPr>
              <w:t>Se abre la sesión y se carga la navegación autenticada.</w:t>
            </w:r>
          </w:p>
        </w:tc>
      </w:tr>
      <w:tr w:rsidR="00567EC2" w14:paraId="16588843" w14:textId="77777777" w:rsidTr="00EF6A71">
        <w:trPr>
          <w:jc w:val="center"/>
        </w:trPr>
        <w:tc>
          <w:tcPr>
            <w:tcW w:w="2784" w:type="dxa"/>
            <w:vAlign w:val="center"/>
          </w:tcPr>
          <w:p w14:paraId="427C64AE" w14:textId="77777777" w:rsidR="00567EC2" w:rsidRDefault="00567EC2">
            <w:r>
              <w:rPr>
                <w:sz w:val="18"/>
              </w:rPr>
              <w:t>Cierre de sesión</w:t>
            </w:r>
          </w:p>
        </w:tc>
        <w:tc>
          <w:tcPr>
            <w:tcW w:w="2785" w:type="dxa"/>
            <w:vAlign w:val="center"/>
          </w:tcPr>
          <w:p w14:paraId="392F312A" w14:textId="77777777" w:rsidR="00567EC2" w:rsidRDefault="00567EC2">
            <w:r>
              <w:rPr>
                <w:sz w:val="18"/>
              </w:rPr>
              <w:t>Botón de cierre de sesión en la navegación.</w:t>
            </w:r>
          </w:p>
        </w:tc>
        <w:tc>
          <w:tcPr>
            <w:tcW w:w="2785" w:type="dxa"/>
            <w:vAlign w:val="center"/>
          </w:tcPr>
          <w:p w14:paraId="627DFCCF" w14:textId="77777777" w:rsidR="00567EC2" w:rsidRDefault="00567EC2">
            <w:r>
              <w:rPr>
                <w:sz w:val="18"/>
              </w:rPr>
              <w:t>Se elimina la sesión activa y se vuelve al acceso público.</w:t>
            </w:r>
          </w:p>
        </w:tc>
      </w:tr>
    </w:tbl>
    <w:p w14:paraId="5D703DDE" w14:textId="77777777" w:rsidR="00567EC2" w:rsidRDefault="00567EC2" w:rsidP="00EF6A71">
      <w:pPr>
        <w:pStyle w:val="PiedeTabla"/>
      </w:pPr>
      <w:bookmarkStart w:id="2377" w:name="_Toc233720920"/>
      <w:r>
        <w:t>Tabla 9.6. Operaciones básicas de autenticación.</w:t>
      </w:r>
      <w:bookmarkEnd w:id="2377"/>
    </w:p>
    <w:p w14:paraId="36024B16" w14:textId="77777777" w:rsidR="00567EC2" w:rsidRDefault="00567EC2" w:rsidP="00567EC2">
      <w:pPr>
        <w:pStyle w:val="Ttulo3"/>
      </w:pPr>
      <w:bookmarkStart w:id="2378" w:name="_Toc233728357"/>
      <w:r>
        <w:t>Perfil y cambio de contraseña</w:t>
      </w:r>
      <w:bookmarkEnd w:id="2378"/>
    </w:p>
    <w:p w14:paraId="110751E1" w14:textId="77777777" w:rsidR="00567EC2" w:rsidRDefault="00567EC2" w:rsidP="00EF6A71">
      <w:r>
        <w:t>La pantalla Perfil permite consultar los datos principales de la cuenta autenticada: nombre, apellidos, correo, identificador UO, rol, estado de la cuenta y fechas relevantes. Desde esta pantalla también se puede cambiar la contraseña propia.</w:t>
      </w:r>
    </w:p>
    <w:p w14:paraId="60DCD1C5" w14:textId="77777777" w:rsidR="00567EC2" w:rsidRDefault="00567EC2" w:rsidP="00EF6A71">
      <w:r>
        <w:t>Para cambiar la contraseña, el usuario debe introducir su contraseña actual y la nueva contraseña. Por seguridad, cuando el cambio se realiza correctamente se revocan las sesiones activas y el usuario debe volver a iniciar sesión con la nueva credencial.</w:t>
      </w:r>
    </w:p>
    <w:p w14:paraId="126852C7" w14:textId="77777777" w:rsidR="00567EC2" w:rsidRDefault="00567EC2" w:rsidP="00567EC2">
      <w:pPr>
        <w:pStyle w:val="Ttulo3"/>
      </w:pPr>
      <w:bookmarkStart w:id="2379" w:name="_Toc233728358"/>
      <w:r>
        <w:lastRenderedPageBreak/>
        <w:t>Uso como estudiante</w:t>
      </w:r>
      <w:bookmarkEnd w:id="2379"/>
    </w:p>
    <w:p w14:paraId="473C5876" w14:textId="77777777" w:rsidR="00567EC2" w:rsidRDefault="00567EC2" w:rsidP="00EF6A71">
      <w:r>
        <w:t>El estudiante utiliza principalmente las opciones Acceso quiz y Mi historial. Desde Acceso quiz puede consultar los cuestionarios publicados disponibles para su cuenta. Cada tarjeta o fila de cuestionario muestra información como título, profesor, número de preguntas, puntuación total, intentos restantes, fechas de disponibilidad, límite de tiempo y si requiere código de acceso.</w:t>
      </w:r>
    </w:p>
    <w:p w14:paraId="711A7B3C" w14:textId="77777777" w:rsidR="00567EC2" w:rsidRDefault="00567EC2" w:rsidP="00EF6A71">
      <w:r>
        <w:t>Para realizar un cuestionario, el estudiante sigue estos pasos:</w:t>
      </w:r>
    </w:p>
    <w:p w14:paraId="1FF69ADE" w14:textId="77777777" w:rsidR="00567EC2" w:rsidRPr="00EF6A71" w:rsidRDefault="00567EC2" w:rsidP="00567EC2">
      <w:pPr>
        <w:spacing w:after="120" w:line="259" w:lineRule="auto"/>
        <w:ind w:left="360"/>
        <w:rPr>
          <w:sz w:val="28"/>
          <w:szCs w:val="28"/>
        </w:rPr>
      </w:pPr>
      <w:r w:rsidRPr="00EF6A71">
        <w:rPr>
          <w:szCs w:val="28"/>
        </w:rPr>
        <w:t>- Entrar en Acceso quiz desde la navegación.</w:t>
      </w:r>
    </w:p>
    <w:p w14:paraId="52A00A0B" w14:textId="77777777" w:rsidR="00567EC2" w:rsidRPr="00EF6A71" w:rsidRDefault="00567EC2" w:rsidP="00567EC2">
      <w:pPr>
        <w:spacing w:after="120" w:line="259" w:lineRule="auto"/>
        <w:ind w:left="360"/>
        <w:rPr>
          <w:sz w:val="28"/>
          <w:szCs w:val="28"/>
        </w:rPr>
      </w:pPr>
      <w:r w:rsidRPr="00EF6A71">
        <w:rPr>
          <w:szCs w:val="28"/>
        </w:rPr>
        <w:t>- Buscar o seleccionar el cuestionario publicado que quiere realizar.</w:t>
      </w:r>
    </w:p>
    <w:p w14:paraId="60AE2834" w14:textId="77777777" w:rsidR="00567EC2" w:rsidRPr="00EF6A71" w:rsidRDefault="00567EC2" w:rsidP="00567EC2">
      <w:pPr>
        <w:spacing w:after="120" w:line="259" w:lineRule="auto"/>
        <w:ind w:left="360"/>
        <w:rPr>
          <w:sz w:val="28"/>
          <w:szCs w:val="28"/>
        </w:rPr>
      </w:pPr>
      <w:r w:rsidRPr="00EF6A71">
        <w:rPr>
          <w:szCs w:val="28"/>
        </w:rPr>
        <w:t>- Introducir el código de acceso si el cuestionario lo requiere.</w:t>
      </w:r>
    </w:p>
    <w:p w14:paraId="1449356D" w14:textId="77777777" w:rsidR="00567EC2" w:rsidRPr="00EF6A71" w:rsidRDefault="00567EC2" w:rsidP="00567EC2">
      <w:pPr>
        <w:spacing w:after="120" w:line="259" w:lineRule="auto"/>
        <w:ind w:left="360"/>
        <w:rPr>
          <w:sz w:val="28"/>
          <w:szCs w:val="28"/>
        </w:rPr>
      </w:pPr>
      <w:r w:rsidRPr="00EF6A71">
        <w:rPr>
          <w:szCs w:val="28"/>
        </w:rPr>
        <w:t>- Pulsar la acción de comenzar intento.</w:t>
      </w:r>
    </w:p>
    <w:p w14:paraId="5793449A" w14:textId="77777777" w:rsidR="00567EC2" w:rsidRPr="00EF6A71" w:rsidRDefault="00567EC2" w:rsidP="00567EC2">
      <w:pPr>
        <w:spacing w:after="120" w:line="259" w:lineRule="auto"/>
        <w:ind w:left="360"/>
        <w:rPr>
          <w:sz w:val="28"/>
          <w:szCs w:val="28"/>
        </w:rPr>
      </w:pPr>
      <w:r w:rsidRPr="00EF6A71">
        <w:rPr>
          <w:szCs w:val="28"/>
        </w:rPr>
        <w:t>- Responder las preguntas del intento dentro del límite establecido, si existe.</w:t>
      </w:r>
    </w:p>
    <w:p w14:paraId="47BBB604" w14:textId="77777777" w:rsidR="00567EC2" w:rsidRPr="00EF6A71" w:rsidRDefault="00567EC2" w:rsidP="00567EC2">
      <w:pPr>
        <w:spacing w:after="120" w:line="259" w:lineRule="auto"/>
        <w:ind w:left="360"/>
        <w:rPr>
          <w:sz w:val="28"/>
          <w:szCs w:val="28"/>
        </w:rPr>
      </w:pPr>
      <w:r w:rsidRPr="00EF6A71">
        <w:rPr>
          <w:szCs w:val="28"/>
        </w:rPr>
        <w:t>- Enviar el intento cuando haya terminado.</w:t>
      </w:r>
    </w:p>
    <w:p w14:paraId="07428AC7" w14:textId="77777777" w:rsidR="00567EC2" w:rsidRPr="00EF6A71" w:rsidRDefault="00567EC2" w:rsidP="00567EC2">
      <w:pPr>
        <w:spacing w:after="120" w:line="259" w:lineRule="auto"/>
        <w:ind w:left="360"/>
        <w:rPr>
          <w:sz w:val="28"/>
          <w:szCs w:val="28"/>
        </w:rPr>
      </w:pPr>
      <w:r w:rsidRPr="00EF6A71">
        <w:rPr>
          <w:szCs w:val="28"/>
        </w:rPr>
        <w:t>- Consultar la puntuación y la revisión si la configuración del cuestionario lo permite.</w:t>
      </w:r>
    </w:p>
    <w:p w14:paraId="1ED2A72C" w14:textId="77777777" w:rsidR="00567EC2" w:rsidRDefault="00567EC2" w:rsidP="00EF6A71">
      <w:r>
        <w:t>Durante el intento, el sistema muestra las preguntas servidas, la puntuación de cada una y, cuando procede, el tiempo restante. Las preguntas pueden ser de verdadero/falso, opción única, opción múltiple o paramétricas. En las preguntas paramétricas se acepta una respuesta numérica o una expresión equivalente sencilla, como fracciones, decimales, pi o sqrt, siempre dentro de la tolerancia definida por el profesorado.</w:t>
      </w:r>
    </w:p>
    <w:p w14:paraId="12640347" w14:textId="77777777" w:rsidR="00567EC2" w:rsidRDefault="00567EC2" w:rsidP="00EF6A71">
      <w:r>
        <w:t>Después de enviar el intento, el sistema muestra la puntuación obtenida y su equivalencia sobre 10. La corrección detallada puede mostrarse inmediatamente o quedar bloqueada hasta agotar intentos o hasta la fecha de cierre del cuestionario, según la configuración elegida por el profesor. La pantalla Mi historial permite revisar los cuestionarios iniciados o entregados por el estudiante, con fechas, estado, intento y puntuación.</w:t>
      </w:r>
    </w:p>
    <w:tbl>
      <w:tblPr>
        <w:tblStyle w:val="Tablaconcuadrcula"/>
        <w:tblW w:w="0" w:type="auto"/>
        <w:jc w:val="center"/>
        <w:tblLook w:val="04A0" w:firstRow="1" w:lastRow="0" w:firstColumn="1" w:lastColumn="0" w:noHBand="0" w:noVBand="1"/>
      </w:tblPr>
      <w:tblGrid>
        <w:gridCol w:w="2784"/>
        <w:gridCol w:w="2785"/>
        <w:gridCol w:w="2785"/>
      </w:tblGrid>
      <w:tr w:rsidR="00F904B8" w14:paraId="6CC58AED" w14:textId="77777777" w:rsidTr="00EF6A71">
        <w:trPr>
          <w:trHeight w:val="377"/>
          <w:jc w:val="center"/>
        </w:trPr>
        <w:tc>
          <w:tcPr>
            <w:tcW w:w="8354" w:type="dxa"/>
            <w:gridSpan w:val="3"/>
            <w:shd w:val="clear" w:color="auto" w:fill="DDDDDD" w:themeFill="accent1"/>
            <w:vAlign w:val="center"/>
          </w:tcPr>
          <w:p w14:paraId="2EC593D8" w14:textId="36C23F69" w:rsidR="00F904B8" w:rsidRDefault="00F904B8" w:rsidP="00EF6A71">
            <w:pPr>
              <w:jc w:val="center"/>
              <w:rPr>
                <w:b/>
                <w:sz w:val="18"/>
              </w:rPr>
            </w:pPr>
            <w:r>
              <w:rPr>
                <w:b/>
                <w:sz w:val="18"/>
              </w:rPr>
              <w:t>Casos habituales para el estudiante</w:t>
            </w:r>
          </w:p>
        </w:tc>
      </w:tr>
      <w:tr w:rsidR="00567EC2" w14:paraId="6349DB35" w14:textId="77777777" w:rsidTr="00EF6A71">
        <w:trPr>
          <w:trHeight w:val="377"/>
          <w:jc w:val="center"/>
        </w:trPr>
        <w:tc>
          <w:tcPr>
            <w:tcW w:w="2784" w:type="dxa"/>
            <w:shd w:val="clear" w:color="auto" w:fill="F2F2F2" w:themeFill="background1" w:themeFillShade="F2"/>
            <w:vAlign w:val="center"/>
          </w:tcPr>
          <w:p w14:paraId="21DE686D" w14:textId="77777777" w:rsidR="00567EC2" w:rsidRDefault="00567EC2">
            <w:r>
              <w:rPr>
                <w:b/>
                <w:sz w:val="18"/>
              </w:rPr>
              <w:t>Situación</w:t>
            </w:r>
          </w:p>
        </w:tc>
        <w:tc>
          <w:tcPr>
            <w:tcW w:w="2785" w:type="dxa"/>
            <w:shd w:val="clear" w:color="auto" w:fill="F2F2F2" w:themeFill="background1" w:themeFillShade="F2"/>
            <w:vAlign w:val="center"/>
          </w:tcPr>
          <w:p w14:paraId="6C58E8D3" w14:textId="77777777" w:rsidR="00567EC2" w:rsidRDefault="00567EC2">
            <w:r>
              <w:rPr>
                <w:b/>
                <w:sz w:val="18"/>
              </w:rPr>
              <w:t>Qué debe hacer el estudiante</w:t>
            </w:r>
          </w:p>
        </w:tc>
        <w:tc>
          <w:tcPr>
            <w:tcW w:w="2785" w:type="dxa"/>
            <w:shd w:val="clear" w:color="auto" w:fill="F2F2F2" w:themeFill="background1" w:themeFillShade="F2"/>
            <w:vAlign w:val="center"/>
          </w:tcPr>
          <w:p w14:paraId="29E8CE94" w14:textId="77777777" w:rsidR="00567EC2" w:rsidRDefault="00567EC2">
            <w:r>
              <w:rPr>
                <w:b/>
                <w:sz w:val="18"/>
              </w:rPr>
              <w:t>Resultado</w:t>
            </w:r>
          </w:p>
        </w:tc>
      </w:tr>
      <w:tr w:rsidR="00567EC2" w14:paraId="1C90AB6F" w14:textId="77777777" w:rsidTr="00EF6A71">
        <w:trPr>
          <w:jc w:val="center"/>
        </w:trPr>
        <w:tc>
          <w:tcPr>
            <w:tcW w:w="2784" w:type="dxa"/>
            <w:vAlign w:val="center"/>
          </w:tcPr>
          <w:p w14:paraId="236B591F" w14:textId="77777777" w:rsidR="00567EC2" w:rsidRDefault="00567EC2">
            <w:r>
              <w:rPr>
                <w:sz w:val="18"/>
              </w:rPr>
              <w:t>Cuestionario sin código</w:t>
            </w:r>
          </w:p>
        </w:tc>
        <w:tc>
          <w:tcPr>
            <w:tcW w:w="2785" w:type="dxa"/>
            <w:vAlign w:val="center"/>
          </w:tcPr>
          <w:p w14:paraId="6846BE12" w14:textId="77777777" w:rsidR="00567EC2" w:rsidRDefault="00567EC2">
            <w:r>
              <w:rPr>
                <w:sz w:val="18"/>
              </w:rPr>
              <w:t>Seleccionar el cuestionario y comenzar el intento.</w:t>
            </w:r>
          </w:p>
        </w:tc>
        <w:tc>
          <w:tcPr>
            <w:tcW w:w="2785" w:type="dxa"/>
            <w:vAlign w:val="center"/>
          </w:tcPr>
          <w:p w14:paraId="7CF6A123" w14:textId="77777777" w:rsidR="00567EC2" w:rsidRDefault="00567EC2">
            <w:r>
              <w:rPr>
                <w:sz w:val="18"/>
              </w:rPr>
              <w:t>El intento se inicia directamente si está disponible.</w:t>
            </w:r>
          </w:p>
        </w:tc>
      </w:tr>
      <w:tr w:rsidR="00567EC2" w14:paraId="7A0C8193" w14:textId="77777777" w:rsidTr="00EF6A71">
        <w:trPr>
          <w:jc w:val="center"/>
        </w:trPr>
        <w:tc>
          <w:tcPr>
            <w:tcW w:w="2784" w:type="dxa"/>
            <w:vAlign w:val="center"/>
          </w:tcPr>
          <w:p w14:paraId="750D9491" w14:textId="77777777" w:rsidR="00567EC2" w:rsidRDefault="00567EC2">
            <w:r>
              <w:rPr>
                <w:sz w:val="18"/>
              </w:rPr>
              <w:t>Cuestionario con código</w:t>
            </w:r>
          </w:p>
        </w:tc>
        <w:tc>
          <w:tcPr>
            <w:tcW w:w="2785" w:type="dxa"/>
            <w:vAlign w:val="center"/>
          </w:tcPr>
          <w:p w14:paraId="25097750" w14:textId="77777777" w:rsidR="00567EC2" w:rsidRDefault="00567EC2">
            <w:r>
              <w:rPr>
                <w:sz w:val="18"/>
              </w:rPr>
              <w:t>Introducir el código facilitado por el profesor.</w:t>
            </w:r>
          </w:p>
        </w:tc>
        <w:tc>
          <w:tcPr>
            <w:tcW w:w="2785" w:type="dxa"/>
            <w:vAlign w:val="center"/>
          </w:tcPr>
          <w:p w14:paraId="7732FC78" w14:textId="77777777" w:rsidR="00567EC2" w:rsidRDefault="00567EC2">
            <w:r>
              <w:rPr>
                <w:sz w:val="18"/>
              </w:rPr>
              <w:t>El sistema permite comenzar si el código es correcto.</w:t>
            </w:r>
          </w:p>
        </w:tc>
      </w:tr>
      <w:tr w:rsidR="00567EC2" w14:paraId="16D2D683" w14:textId="77777777" w:rsidTr="00EF6A71">
        <w:trPr>
          <w:jc w:val="center"/>
        </w:trPr>
        <w:tc>
          <w:tcPr>
            <w:tcW w:w="2784" w:type="dxa"/>
            <w:vAlign w:val="center"/>
          </w:tcPr>
          <w:p w14:paraId="4CD3D984" w14:textId="77777777" w:rsidR="00567EC2" w:rsidRDefault="00567EC2">
            <w:r>
              <w:rPr>
                <w:sz w:val="18"/>
              </w:rPr>
              <w:t>Intentos agotados</w:t>
            </w:r>
          </w:p>
        </w:tc>
        <w:tc>
          <w:tcPr>
            <w:tcW w:w="2785" w:type="dxa"/>
            <w:vAlign w:val="center"/>
          </w:tcPr>
          <w:p w14:paraId="764C7331" w14:textId="77777777" w:rsidR="00567EC2" w:rsidRDefault="00567EC2">
            <w:r>
              <w:rPr>
                <w:sz w:val="18"/>
              </w:rPr>
              <w:t>Revisar el resultado o esperar nueva configuración del profesor.</w:t>
            </w:r>
          </w:p>
        </w:tc>
        <w:tc>
          <w:tcPr>
            <w:tcW w:w="2785" w:type="dxa"/>
            <w:vAlign w:val="center"/>
          </w:tcPr>
          <w:p w14:paraId="6DEC21A0" w14:textId="77777777" w:rsidR="00567EC2" w:rsidRDefault="00567EC2">
            <w:r>
              <w:rPr>
                <w:sz w:val="18"/>
              </w:rPr>
              <w:t>No se permite iniciar un nuevo intento.</w:t>
            </w:r>
          </w:p>
        </w:tc>
      </w:tr>
      <w:tr w:rsidR="00567EC2" w14:paraId="44AEDADC" w14:textId="77777777" w:rsidTr="00EF6A71">
        <w:trPr>
          <w:jc w:val="center"/>
        </w:trPr>
        <w:tc>
          <w:tcPr>
            <w:tcW w:w="2784" w:type="dxa"/>
            <w:vAlign w:val="center"/>
          </w:tcPr>
          <w:p w14:paraId="317C1BE9" w14:textId="77777777" w:rsidR="00567EC2" w:rsidRDefault="00567EC2">
            <w:r>
              <w:rPr>
                <w:sz w:val="18"/>
              </w:rPr>
              <w:t>Corrección diferida</w:t>
            </w:r>
          </w:p>
        </w:tc>
        <w:tc>
          <w:tcPr>
            <w:tcW w:w="2785" w:type="dxa"/>
            <w:vAlign w:val="center"/>
          </w:tcPr>
          <w:p w14:paraId="01477597" w14:textId="77777777" w:rsidR="00567EC2" w:rsidRDefault="00567EC2">
            <w:r>
              <w:rPr>
                <w:sz w:val="18"/>
              </w:rPr>
              <w:t>Consultar el resultado cuando se cumpla la condición definida.</w:t>
            </w:r>
          </w:p>
        </w:tc>
        <w:tc>
          <w:tcPr>
            <w:tcW w:w="2785" w:type="dxa"/>
            <w:vAlign w:val="center"/>
          </w:tcPr>
          <w:p w14:paraId="2D76E152" w14:textId="77777777" w:rsidR="00567EC2" w:rsidRDefault="00567EC2">
            <w:r>
              <w:rPr>
                <w:sz w:val="18"/>
              </w:rPr>
              <w:t>El detalle se muestra al cerrar el cuestionario o al agotar intentos.</w:t>
            </w:r>
          </w:p>
        </w:tc>
      </w:tr>
    </w:tbl>
    <w:p w14:paraId="030F07A0" w14:textId="77777777" w:rsidR="00567EC2" w:rsidRDefault="00567EC2" w:rsidP="00EF6A71">
      <w:pPr>
        <w:pStyle w:val="PiedeTabla"/>
      </w:pPr>
      <w:bookmarkStart w:id="2380" w:name="_Toc233720921"/>
      <w:r>
        <w:t>Tabla 9.7. Casos habituales para el estudiante.</w:t>
      </w:r>
      <w:bookmarkEnd w:id="2380"/>
    </w:p>
    <w:p w14:paraId="72A42AE3" w14:textId="77777777" w:rsidR="00567EC2" w:rsidRDefault="00567EC2" w:rsidP="00567EC2">
      <w:pPr>
        <w:pStyle w:val="Ttulo3"/>
      </w:pPr>
      <w:bookmarkStart w:id="2381" w:name="_Toc233728359"/>
      <w:r>
        <w:lastRenderedPageBreak/>
        <w:t>Uso como profesor</w:t>
      </w:r>
      <w:bookmarkEnd w:id="2381"/>
    </w:p>
    <w:p w14:paraId="1F0E354A" w14:textId="77777777" w:rsidR="00567EC2" w:rsidRDefault="00567EC2" w:rsidP="00EF6A71">
      <w:r>
        <w:t>El profesor dispone de las opciones necesarias para preparar el contenido docente, publicarlo y revisar los resultados. Sus pantallas principales son Preguntas, Grupos, Cuestionarios y Analíticas del cuestionario.</w:t>
      </w:r>
    </w:p>
    <w:p w14:paraId="7F1F14CC" w14:textId="77777777" w:rsidR="00567EC2" w:rsidRDefault="00567EC2" w:rsidP="00567EC2">
      <w:pPr>
        <w:pStyle w:val="Ttulo4"/>
      </w:pPr>
      <w:r>
        <w:t>Gestión de preguntas</w:t>
      </w:r>
    </w:p>
    <w:p w14:paraId="666DC9CC" w14:textId="77777777" w:rsidR="00567EC2" w:rsidRDefault="00567EC2" w:rsidP="00EF6A71">
      <w:r>
        <w:t>La pantalla Preguntas permite mantener el banco de preguntas. El profesor puede buscar por título, enunciado, etiqueta o identificador, filtrar por tipo y consultar las preguntas visibles en una tabla o vista adaptada. Para crear una pregunta se usa la acción Crear pregunta.</w:t>
      </w:r>
    </w:p>
    <w:p w14:paraId="1CE38256" w14:textId="77777777" w:rsidR="00567EC2" w:rsidRDefault="00567EC2" w:rsidP="00EF6A71">
      <w:r>
        <w:t>En el formulario de pregunta se introducen el título, el tipo, el enunciado, el “feedback” general, las etiquetas y la configuración específica según el tipo seleccionado. Los campos de texto compatibles aceptan notación LaTeX mediante delimitadores como $...$, $$...$$, \(...\) o \[...\]. La aplicación permite previsualizar el contenido matemático antes de guardar.</w:t>
      </w:r>
    </w:p>
    <w:tbl>
      <w:tblPr>
        <w:tblStyle w:val="Tablaconcuadrcula"/>
        <w:tblW w:w="0" w:type="auto"/>
        <w:jc w:val="center"/>
        <w:tblLook w:val="04A0" w:firstRow="1" w:lastRow="0" w:firstColumn="1" w:lastColumn="0" w:noHBand="0" w:noVBand="1"/>
      </w:tblPr>
      <w:tblGrid>
        <w:gridCol w:w="2784"/>
        <w:gridCol w:w="2785"/>
        <w:gridCol w:w="2785"/>
      </w:tblGrid>
      <w:tr w:rsidR="00F904B8" w14:paraId="7FBD92E4" w14:textId="77777777" w:rsidTr="00EF6A71">
        <w:trPr>
          <w:trHeight w:val="355"/>
          <w:jc w:val="center"/>
        </w:trPr>
        <w:tc>
          <w:tcPr>
            <w:tcW w:w="8354" w:type="dxa"/>
            <w:gridSpan w:val="3"/>
            <w:shd w:val="clear" w:color="auto" w:fill="DDDDDD" w:themeFill="accent1"/>
            <w:vAlign w:val="center"/>
          </w:tcPr>
          <w:p w14:paraId="1AD530CB" w14:textId="092152F1" w:rsidR="00F904B8" w:rsidRDefault="00F904B8" w:rsidP="00EF6A71">
            <w:pPr>
              <w:jc w:val="center"/>
              <w:rPr>
                <w:b/>
                <w:sz w:val="18"/>
              </w:rPr>
            </w:pPr>
            <w:r>
              <w:rPr>
                <w:b/>
                <w:sz w:val="18"/>
              </w:rPr>
              <w:t>Tipos de pregunta disponibles</w:t>
            </w:r>
          </w:p>
        </w:tc>
      </w:tr>
      <w:tr w:rsidR="00567EC2" w14:paraId="1A1877B2" w14:textId="77777777" w:rsidTr="00EF6A71">
        <w:trPr>
          <w:trHeight w:val="355"/>
          <w:jc w:val="center"/>
        </w:trPr>
        <w:tc>
          <w:tcPr>
            <w:tcW w:w="2784" w:type="dxa"/>
            <w:shd w:val="clear" w:color="auto" w:fill="F2F2F2" w:themeFill="background1" w:themeFillShade="F2"/>
            <w:vAlign w:val="center"/>
          </w:tcPr>
          <w:p w14:paraId="5F0BCDF2" w14:textId="77777777" w:rsidR="00567EC2" w:rsidRDefault="00567EC2">
            <w:r>
              <w:rPr>
                <w:b/>
                <w:sz w:val="18"/>
              </w:rPr>
              <w:t>Tipo de pregunta</w:t>
            </w:r>
          </w:p>
        </w:tc>
        <w:tc>
          <w:tcPr>
            <w:tcW w:w="2785" w:type="dxa"/>
            <w:shd w:val="clear" w:color="auto" w:fill="F2F2F2" w:themeFill="background1" w:themeFillShade="F2"/>
            <w:vAlign w:val="center"/>
          </w:tcPr>
          <w:p w14:paraId="62E8994D" w14:textId="77777777" w:rsidR="00567EC2" w:rsidRDefault="00567EC2">
            <w:r>
              <w:rPr>
                <w:b/>
                <w:sz w:val="18"/>
              </w:rPr>
              <w:t>Configuración principal</w:t>
            </w:r>
          </w:p>
        </w:tc>
        <w:tc>
          <w:tcPr>
            <w:tcW w:w="2785" w:type="dxa"/>
            <w:shd w:val="clear" w:color="auto" w:fill="F2F2F2" w:themeFill="background1" w:themeFillShade="F2"/>
            <w:vAlign w:val="center"/>
          </w:tcPr>
          <w:p w14:paraId="104DF764" w14:textId="77777777" w:rsidR="00567EC2" w:rsidRDefault="00567EC2">
            <w:r>
              <w:rPr>
                <w:b/>
                <w:sz w:val="18"/>
              </w:rPr>
              <w:t>Corrección</w:t>
            </w:r>
          </w:p>
        </w:tc>
      </w:tr>
      <w:tr w:rsidR="00567EC2" w14:paraId="460D1658" w14:textId="77777777" w:rsidTr="00EF6A71">
        <w:trPr>
          <w:jc w:val="center"/>
        </w:trPr>
        <w:tc>
          <w:tcPr>
            <w:tcW w:w="2784" w:type="dxa"/>
            <w:vAlign w:val="center"/>
          </w:tcPr>
          <w:p w14:paraId="37B49C44" w14:textId="77777777" w:rsidR="00567EC2" w:rsidRDefault="00567EC2">
            <w:r>
              <w:rPr>
                <w:sz w:val="18"/>
              </w:rPr>
              <w:t>Verdadero / Falso</w:t>
            </w:r>
          </w:p>
        </w:tc>
        <w:tc>
          <w:tcPr>
            <w:tcW w:w="2785" w:type="dxa"/>
            <w:vAlign w:val="center"/>
          </w:tcPr>
          <w:p w14:paraId="26DBA3D0" w14:textId="77777777" w:rsidR="00567EC2" w:rsidRDefault="00567EC2">
            <w:r>
              <w:rPr>
                <w:sz w:val="18"/>
              </w:rPr>
              <w:t>Enunciado, respuesta correcta y “feedback” opcional.</w:t>
            </w:r>
          </w:p>
        </w:tc>
        <w:tc>
          <w:tcPr>
            <w:tcW w:w="2785" w:type="dxa"/>
            <w:vAlign w:val="center"/>
          </w:tcPr>
          <w:p w14:paraId="53282480" w14:textId="77777777" w:rsidR="00567EC2" w:rsidRDefault="00567EC2">
            <w:r>
              <w:rPr>
                <w:sz w:val="18"/>
              </w:rPr>
              <w:t>Se compara la opción elegida con la respuesta marcada.</w:t>
            </w:r>
          </w:p>
        </w:tc>
      </w:tr>
      <w:tr w:rsidR="00567EC2" w14:paraId="638F0513" w14:textId="77777777" w:rsidTr="00EF6A71">
        <w:trPr>
          <w:jc w:val="center"/>
        </w:trPr>
        <w:tc>
          <w:tcPr>
            <w:tcW w:w="2784" w:type="dxa"/>
            <w:vAlign w:val="center"/>
          </w:tcPr>
          <w:p w14:paraId="7F1F119F" w14:textId="77777777" w:rsidR="00567EC2" w:rsidRDefault="00567EC2">
            <w:r>
              <w:rPr>
                <w:sz w:val="18"/>
              </w:rPr>
              <w:t>Opción única</w:t>
            </w:r>
          </w:p>
        </w:tc>
        <w:tc>
          <w:tcPr>
            <w:tcW w:w="2785" w:type="dxa"/>
            <w:vAlign w:val="center"/>
          </w:tcPr>
          <w:p w14:paraId="65F3F0ED" w14:textId="77777777" w:rsidR="00567EC2" w:rsidRDefault="00567EC2">
            <w:r>
              <w:rPr>
                <w:sz w:val="18"/>
              </w:rPr>
              <w:t>Lista de respuestas, una opción correcta y orden aleatorio opcional.</w:t>
            </w:r>
          </w:p>
        </w:tc>
        <w:tc>
          <w:tcPr>
            <w:tcW w:w="2785" w:type="dxa"/>
            <w:vAlign w:val="center"/>
          </w:tcPr>
          <w:p w14:paraId="5A6EB127" w14:textId="77777777" w:rsidR="00567EC2" w:rsidRDefault="00567EC2">
            <w:r>
              <w:rPr>
                <w:sz w:val="18"/>
              </w:rPr>
              <w:t>Solo una respuesta puede considerarse correcta.</w:t>
            </w:r>
          </w:p>
        </w:tc>
      </w:tr>
      <w:tr w:rsidR="00567EC2" w14:paraId="1AD07DB0" w14:textId="77777777" w:rsidTr="00EF6A71">
        <w:trPr>
          <w:jc w:val="center"/>
        </w:trPr>
        <w:tc>
          <w:tcPr>
            <w:tcW w:w="2784" w:type="dxa"/>
            <w:vAlign w:val="center"/>
          </w:tcPr>
          <w:p w14:paraId="00C296ED" w14:textId="77777777" w:rsidR="00567EC2" w:rsidRDefault="00567EC2">
            <w:r>
              <w:rPr>
                <w:sz w:val="18"/>
              </w:rPr>
              <w:t>Opción múltiple</w:t>
            </w:r>
          </w:p>
        </w:tc>
        <w:tc>
          <w:tcPr>
            <w:tcW w:w="2785" w:type="dxa"/>
            <w:vAlign w:val="center"/>
          </w:tcPr>
          <w:p w14:paraId="4424C097" w14:textId="77777777" w:rsidR="00567EC2" w:rsidRDefault="00567EC2">
            <w:r>
              <w:rPr>
                <w:sz w:val="18"/>
              </w:rPr>
              <w:t>Lista de respuestas, una o varias correctas y modo de corrección.</w:t>
            </w:r>
          </w:p>
        </w:tc>
        <w:tc>
          <w:tcPr>
            <w:tcW w:w="2785" w:type="dxa"/>
            <w:vAlign w:val="center"/>
          </w:tcPr>
          <w:p w14:paraId="50FD2710" w14:textId="77777777" w:rsidR="00567EC2" w:rsidRDefault="00567EC2">
            <w:r>
              <w:rPr>
                <w:sz w:val="18"/>
              </w:rPr>
              <w:t>Puede corregirse como todo o nada o con crédito parcial.</w:t>
            </w:r>
          </w:p>
        </w:tc>
      </w:tr>
      <w:tr w:rsidR="00567EC2" w14:paraId="435A41C4" w14:textId="77777777" w:rsidTr="00EF6A71">
        <w:trPr>
          <w:jc w:val="center"/>
        </w:trPr>
        <w:tc>
          <w:tcPr>
            <w:tcW w:w="2784" w:type="dxa"/>
            <w:vAlign w:val="center"/>
          </w:tcPr>
          <w:p w14:paraId="4B72797E" w14:textId="77777777" w:rsidR="00567EC2" w:rsidRDefault="00567EC2">
            <w:r>
              <w:rPr>
                <w:sz w:val="18"/>
              </w:rPr>
              <w:t>Paramétrica</w:t>
            </w:r>
          </w:p>
        </w:tc>
        <w:tc>
          <w:tcPr>
            <w:tcW w:w="2785" w:type="dxa"/>
            <w:vAlign w:val="center"/>
          </w:tcPr>
          <w:p w14:paraId="01ABA53A" w14:textId="77777777" w:rsidR="00567EC2" w:rsidRDefault="00567EC2">
            <w:r>
              <w:rPr>
                <w:sz w:val="18"/>
              </w:rPr>
              <w:t>Plantilla cerrada, tolerancia y ejemplo generado.</w:t>
            </w:r>
          </w:p>
        </w:tc>
        <w:tc>
          <w:tcPr>
            <w:tcW w:w="2785" w:type="dxa"/>
            <w:vAlign w:val="center"/>
          </w:tcPr>
          <w:p w14:paraId="30EE5C5E" w14:textId="77777777" w:rsidR="00567EC2" w:rsidRDefault="00567EC2">
            <w:r>
              <w:rPr>
                <w:sz w:val="18"/>
              </w:rPr>
              <w:t>Se genera una variante y se compara la respuesta numérica con tolerancia.</w:t>
            </w:r>
          </w:p>
        </w:tc>
      </w:tr>
    </w:tbl>
    <w:p w14:paraId="7899CED9" w14:textId="77777777" w:rsidR="00567EC2" w:rsidRDefault="00567EC2" w:rsidP="00EF6A71">
      <w:pPr>
        <w:pStyle w:val="PiedeTabla"/>
      </w:pPr>
      <w:bookmarkStart w:id="2382" w:name="_Toc233720922"/>
      <w:r>
        <w:t>Tabla 9.8. Tipos de pregunta disponibles.</w:t>
      </w:r>
      <w:bookmarkEnd w:id="2382"/>
    </w:p>
    <w:p w14:paraId="3FA14215" w14:textId="77777777" w:rsidR="00567EC2" w:rsidRDefault="00567EC2" w:rsidP="00EF6A71">
      <w:r>
        <w:t>Al editar una pregunta existente, el profesor modifica los campos necesarios y guarda los cambios. Si una pregunta ya está asociada a intentos o cuestionarios, debe revisarse con cuidado porque puede afectar a contenido ya preparado. La aplicación conserva una copia de las preguntas servidas en los intentos para no alterar revisiones anteriores.</w:t>
      </w:r>
    </w:p>
    <w:p w14:paraId="28710502" w14:textId="77777777" w:rsidR="00567EC2" w:rsidRDefault="00567EC2" w:rsidP="00567EC2">
      <w:pPr>
        <w:pStyle w:val="Ttulo4"/>
      </w:pPr>
      <w:r>
        <w:t>Gestión de grupos</w:t>
      </w:r>
    </w:p>
    <w:p w14:paraId="12D9EE5A" w14:textId="77777777" w:rsidR="00567EC2" w:rsidRDefault="00567EC2" w:rsidP="00EF6A71">
      <w:r>
        <w:t>La pantalla Grupos permite organizar estudiantes y restringir la visibilidad de cuestionarios. Un grupo tiene nombre, descripción opcional y lista de estudiantes. El profesor puede crear grupos, editarlos, buscar por nombre, descripción o estudiante, importar miembros y archivar grupos que ya no se usen.</w:t>
      </w:r>
    </w:p>
    <w:p w14:paraId="4D99B741" w14:textId="77777777" w:rsidR="00567EC2" w:rsidRDefault="00567EC2" w:rsidP="00EF6A71">
      <w:r>
        <w:t>La importación de estudiantes acepta correos institucionales o identificadores UO separados por comas, punto y coma, espacios o saltos de línea. Si algunos identificadores no existen en el sistema, la aplicación informa de cuántos estudiantes se han importado y cuántos no se han encontrado.</w:t>
      </w:r>
    </w:p>
    <w:p w14:paraId="1D181A2C" w14:textId="77777777" w:rsidR="00567EC2" w:rsidRDefault="00567EC2" w:rsidP="00567EC2">
      <w:pPr>
        <w:pStyle w:val="Ttulo4"/>
      </w:pPr>
      <w:r>
        <w:lastRenderedPageBreak/>
        <w:t>Gestión de cuestionarios</w:t>
      </w:r>
    </w:p>
    <w:p w14:paraId="40B0D07E" w14:textId="77777777" w:rsidR="00567EC2" w:rsidRDefault="00567EC2" w:rsidP="00EF6A71">
      <w:r>
        <w:t>La pantalla Cuestionarios permite crear, configurar, publicar y revisar cuestionarios. Un cuestionario empieza en estado borrador. Mientras está en borrador se puede editar su título, descripción, código de acceso, número de intentos, fechas, límite de tiempo, barajado de preguntas, visibilidad de correcciones y grupos asignados.</w:t>
      </w:r>
    </w:p>
    <w:p w14:paraId="5A3B48B0" w14:textId="77777777" w:rsidR="00567EC2" w:rsidRDefault="00567EC2" w:rsidP="00EF6A71">
      <w:r>
        <w:t>Para crear un cuestionario se siguen normalmente estos pasos:</w:t>
      </w:r>
    </w:p>
    <w:p w14:paraId="2F607CC1" w14:textId="77777777" w:rsidR="00567EC2" w:rsidRPr="00EF6A71" w:rsidRDefault="00567EC2" w:rsidP="00567EC2">
      <w:pPr>
        <w:spacing w:after="120" w:line="259" w:lineRule="auto"/>
        <w:ind w:left="360"/>
        <w:rPr>
          <w:sz w:val="28"/>
          <w:szCs w:val="28"/>
        </w:rPr>
      </w:pPr>
      <w:r w:rsidRPr="00EF6A71">
        <w:rPr>
          <w:szCs w:val="28"/>
        </w:rPr>
        <w:t>- Pulsar Crear cuestionario.</w:t>
      </w:r>
    </w:p>
    <w:p w14:paraId="239EB269" w14:textId="77777777" w:rsidR="00567EC2" w:rsidRPr="00EF6A71" w:rsidRDefault="00567EC2" w:rsidP="00567EC2">
      <w:pPr>
        <w:spacing w:after="120" w:line="259" w:lineRule="auto"/>
        <w:ind w:left="360"/>
        <w:rPr>
          <w:sz w:val="28"/>
          <w:szCs w:val="28"/>
        </w:rPr>
      </w:pPr>
      <w:r w:rsidRPr="00EF6A71">
        <w:rPr>
          <w:szCs w:val="28"/>
        </w:rPr>
        <w:t>- Indicar título y descripción.</w:t>
      </w:r>
    </w:p>
    <w:p w14:paraId="1A2F25C3" w14:textId="77777777" w:rsidR="00567EC2" w:rsidRPr="00EF6A71" w:rsidRDefault="00567EC2" w:rsidP="00567EC2">
      <w:pPr>
        <w:spacing w:after="120" w:line="259" w:lineRule="auto"/>
        <w:ind w:left="360"/>
        <w:rPr>
          <w:sz w:val="28"/>
          <w:szCs w:val="28"/>
        </w:rPr>
      </w:pPr>
      <w:r w:rsidRPr="00EF6A71">
        <w:rPr>
          <w:szCs w:val="28"/>
        </w:rPr>
        <w:t>- Decidir si habrá código de acceso o acceso directo mediante enlace.</w:t>
      </w:r>
    </w:p>
    <w:p w14:paraId="1DC8657C" w14:textId="77777777" w:rsidR="00567EC2" w:rsidRPr="00EF6A71" w:rsidRDefault="00567EC2" w:rsidP="00567EC2">
      <w:pPr>
        <w:spacing w:after="120" w:line="259" w:lineRule="auto"/>
        <w:ind w:left="360"/>
        <w:rPr>
          <w:sz w:val="28"/>
          <w:szCs w:val="28"/>
        </w:rPr>
      </w:pPr>
      <w:r w:rsidRPr="00EF6A71">
        <w:rPr>
          <w:szCs w:val="28"/>
        </w:rPr>
        <w:t>- Configurar intentos permitidos, fechas de inicio y fin, y límite de tiempo si procede.</w:t>
      </w:r>
    </w:p>
    <w:p w14:paraId="2BEA1001" w14:textId="77777777" w:rsidR="00567EC2" w:rsidRPr="00EF6A71" w:rsidRDefault="00567EC2" w:rsidP="00567EC2">
      <w:pPr>
        <w:spacing w:after="120" w:line="259" w:lineRule="auto"/>
        <w:ind w:left="360"/>
        <w:rPr>
          <w:sz w:val="28"/>
          <w:szCs w:val="28"/>
        </w:rPr>
      </w:pPr>
      <w:r w:rsidRPr="00EF6A71">
        <w:rPr>
          <w:szCs w:val="28"/>
        </w:rPr>
        <w:t>- Seleccionar las preguntas del banco y asignar la puntuación de cada una.</w:t>
      </w:r>
    </w:p>
    <w:p w14:paraId="4D74B48E" w14:textId="77777777" w:rsidR="00567EC2" w:rsidRPr="00EF6A71" w:rsidRDefault="00567EC2" w:rsidP="00567EC2">
      <w:pPr>
        <w:spacing w:after="120" w:line="259" w:lineRule="auto"/>
        <w:ind w:left="360"/>
        <w:rPr>
          <w:sz w:val="28"/>
          <w:szCs w:val="28"/>
        </w:rPr>
      </w:pPr>
      <w:r w:rsidRPr="00EF6A71">
        <w:rPr>
          <w:szCs w:val="28"/>
        </w:rPr>
        <w:t>- Elegir si se barajan las preguntas y si las correcciones se ocultan hasta el cierre.</w:t>
      </w:r>
    </w:p>
    <w:p w14:paraId="113F7C49" w14:textId="77777777" w:rsidR="00567EC2" w:rsidRPr="00EF6A71" w:rsidRDefault="00567EC2" w:rsidP="00567EC2">
      <w:pPr>
        <w:spacing w:after="120" w:line="259" w:lineRule="auto"/>
        <w:ind w:left="360"/>
        <w:rPr>
          <w:sz w:val="28"/>
          <w:szCs w:val="28"/>
        </w:rPr>
      </w:pPr>
      <w:r w:rsidRPr="00EF6A71">
        <w:rPr>
          <w:szCs w:val="28"/>
        </w:rPr>
        <w:t>- Asignar grupos si el cuestionario no debe ser visible para todo el alumnado.</w:t>
      </w:r>
    </w:p>
    <w:p w14:paraId="4B8FC80C" w14:textId="77777777" w:rsidR="00567EC2" w:rsidRPr="00EF6A71" w:rsidRDefault="00567EC2" w:rsidP="00567EC2">
      <w:pPr>
        <w:spacing w:after="120" w:line="259" w:lineRule="auto"/>
        <w:ind w:left="360"/>
        <w:rPr>
          <w:sz w:val="28"/>
          <w:szCs w:val="28"/>
        </w:rPr>
      </w:pPr>
      <w:r w:rsidRPr="00EF6A71">
        <w:rPr>
          <w:szCs w:val="28"/>
        </w:rPr>
        <w:t>- Guardar el cuestionario y publicarlo cuando esté revisado.</w:t>
      </w:r>
    </w:p>
    <w:p w14:paraId="65FA51CB" w14:textId="77777777" w:rsidR="00567EC2" w:rsidRDefault="00567EC2" w:rsidP="00EF6A71">
      <w:r>
        <w:t>Una vez publicado, el cuestionario queda disponible para los estudiantes que cumplan las condiciones de acceso. Si se detecta algún problema, el profesor puede despublicarlo y devolverlo a borrador, siempre que el estado del cuestionario lo permita. La aplicación bloquea ciertas operaciones cuando ya existen intentos registrados, para evitar inconsistencias en los resultados.</w:t>
      </w:r>
    </w:p>
    <w:tbl>
      <w:tblPr>
        <w:tblStyle w:val="Tablaconcuadrcula"/>
        <w:tblW w:w="0" w:type="auto"/>
        <w:jc w:val="center"/>
        <w:tblLook w:val="04A0" w:firstRow="1" w:lastRow="0" w:firstColumn="1" w:lastColumn="0" w:noHBand="0" w:noVBand="1"/>
      </w:tblPr>
      <w:tblGrid>
        <w:gridCol w:w="2784"/>
        <w:gridCol w:w="2785"/>
        <w:gridCol w:w="2785"/>
      </w:tblGrid>
      <w:tr w:rsidR="00F904B8" w14:paraId="4809F27D" w14:textId="77777777" w:rsidTr="00EF6A71">
        <w:trPr>
          <w:trHeight w:val="443"/>
          <w:jc w:val="center"/>
        </w:trPr>
        <w:tc>
          <w:tcPr>
            <w:tcW w:w="8354" w:type="dxa"/>
            <w:gridSpan w:val="3"/>
            <w:shd w:val="clear" w:color="auto" w:fill="DDDDDD" w:themeFill="accent1"/>
            <w:vAlign w:val="center"/>
          </w:tcPr>
          <w:p w14:paraId="3F5C03C8" w14:textId="1F633F3D" w:rsidR="00F904B8" w:rsidRDefault="00F904B8" w:rsidP="00EF6A71">
            <w:pPr>
              <w:jc w:val="center"/>
              <w:rPr>
                <w:b/>
                <w:sz w:val="18"/>
              </w:rPr>
            </w:pPr>
            <w:r>
              <w:rPr>
                <w:b/>
                <w:sz w:val="18"/>
              </w:rPr>
              <w:t>Campos principales de configuración de un cuestionario</w:t>
            </w:r>
          </w:p>
        </w:tc>
      </w:tr>
      <w:tr w:rsidR="00567EC2" w14:paraId="7D2D0D0B" w14:textId="77777777" w:rsidTr="00EF6A71">
        <w:trPr>
          <w:trHeight w:val="443"/>
          <w:jc w:val="center"/>
        </w:trPr>
        <w:tc>
          <w:tcPr>
            <w:tcW w:w="2784" w:type="dxa"/>
            <w:shd w:val="clear" w:color="auto" w:fill="F2F2F2" w:themeFill="background1" w:themeFillShade="F2"/>
            <w:vAlign w:val="center"/>
          </w:tcPr>
          <w:p w14:paraId="4F20C5FE" w14:textId="77777777" w:rsidR="00567EC2" w:rsidRDefault="00567EC2">
            <w:r>
              <w:rPr>
                <w:b/>
                <w:sz w:val="18"/>
              </w:rPr>
              <w:t>Campo</w:t>
            </w:r>
          </w:p>
        </w:tc>
        <w:tc>
          <w:tcPr>
            <w:tcW w:w="2785" w:type="dxa"/>
            <w:shd w:val="clear" w:color="auto" w:fill="F2F2F2" w:themeFill="background1" w:themeFillShade="F2"/>
            <w:vAlign w:val="center"/>
          </w:tcPr>
          <w:p w14:paraId="375874AB" w14:textId="77777777" w:rsidR="00567EC2" w:rsidRDefault="00567EC2">
            <w:r>
              <w:rPr>
                <w:b/>
                <w:sz w:val="18"/>
              </w:rPr>
              <w:t>Significado</w:t>
            </w:r>
          </w:p>
        </w:tc>
        <w:tc>
          <w:tcPr>
            <w:tcW w:w="2785" w:type="dxa"/>
            <w:shd w:val="clear" w:color="auto" w:fill="F2F2F2" w:themeFill="background1" w:themeFillShade="F2"/>
            <w:vAlign w:val="center"/>
          </w:tcPr>
          <w:p w14:paraId="5780A454" w14:textId="77777777" w:rsidR="00567EC2" w:rsidRDefault="00567EC2">
            <w:r>
              <w:rPr>
                <w:b/>
                <w:sz w:val="18"/>
              </w:rPr>
              <w:t>Recomendación de uso</w:t>
            </w:r>
          </w:p>
        </w:tc>
      </w:tr>
      <w:tr w:rsidR="00567EC2" w14:paraId="309710CC" w14:textId="77777777" w:rsidTr="00EF6A71">
        <w:trPr>
          <w:jc w:val="center"/>
        </w:trPr>
        <w:tc>
          <w:tcPr>
            <w:tcW w:w="2784" w:type="dxa"/>
            <w:vAlign w:val="center"/>
          </w:tcPr>
          <w:p w14:paraId="445A59BB" w14:textId="77777777" w:rsidR="00567EC2" w:rsidRDefault="00567EC2">
            <w:r>
              <w:rPr>
                <w:sz w:val="18"/>
              </w:rPr>
              <w:t>Código de acceso</w:t>
            </w:r>
          </w:p>
        </w:tc>
        <w:tc>
          <w:tcPr>
            <w:tcW w:w="2785" w:type="dxa"/>
            <w:vAlign w:val="center"/>
          </w:tcPr>
          <w:p w14:paraId="593122A4" w14:textId="77777777" w:rsidR="00567EC2" w:rsidRDefault="00567EC2">
            <w:r>
              <w:rPr>
                <w:sz w:val="18"/>
              </w:rPr>
              <w:t>Clave que debe introducir el estudiante para entrar.</w:t>
            </w:r>
          </w:p>
        </w:tc>
        <w:tc>
          <w:tcPr>
            <w:tcW w:w="2785" w:type="dxa"/>
            <w:vAlign w:val="center"/>
          </w:tcPr>
          <w:p w14:paraId="4D0AC0E6" w14:textId="77777777" w:rsidR="00567EC2" w:rsidRDefault="00567EC2">
            <w:r>
              <w:rPr>
                <w:sz w:val="18"/>
              </w:rPr>
              <w:t>Usarlo cuando se quiera controlar la distribución del cuestionario.</w:t>
            </w:r>
          </w:p>
        </w:tc>
      </w:tr>
      <w:tr w:rsidR="00567EC2" w14:paraId="35C26A34" w14:textId="77777777" w:rsidTr="00EF6A71">
        <w:trPr>
          <w:jc w:val="center"/>
        </w:trPr>
        <w:tc>
          <w:tcPr>
            <w:tcW w:w="2784" w:type="dxa"/>
            <w:vAlign w:val="center"/>
          </w:tcPr>
          <w:p w14:paraId="2E6C2266" w14:textId="77777777" w:rsidR="00567EC2" w:rsidRDefault="00567EC2">
            <w:r>
              <w:rPr>
                <w:sz w:val="18"/>
              </w:rPr>
              <w:t>Intentos permitidos</w:t>
            </w:r>
          </w:p>
        </w:tc>
        <w:tc>
          <w:tcPr>
            <w:tcW w:w="2785" w:type="dxa"/>
            <w:vAlign w:val="center"/>
          </w:tcPr>
          <w:p w14:paraId="0570770E" w14:textId="77777777" w:rsidR="00567EC2" w:rsidRDefault="00567EC2">
            <w:r>
              <w:rPr>
                <w:sz w:val="18"/>
              </w:rPr>
              <w:t>Número máximo de intentos por estudiante.</w:t>
            </w:r>
          </w:p>
        </w:tc>
        <w:tc>
          <w:tcPr>
            <w:tcW w:w="2785" w:type="dxa"/>
            <w:vAlign w:val="center"/>
          </w:tcPr>
          <w:p w14:paraId="4693F8F3" w14:textId="77777777" w:rsidR="00567EC2" w:rsidRDefault="00567EC2">
            <w:r>
              <w:rPr>
                <w:sz w:val="18"/>
              </w:rPr>
              <w:t>Definirlo antes de publicar para evitar cambios posteriores.</w:t>
            </w:r>
          </w:p>
        </w:tc>
      </w:tr>
      <w:tr w:rsidR="00567EC2" w14:paraId="77F29E6E" w14:textId="77777777" w:rsidTr="00EF6A71">
        <w:trPr>
          <w:jc w:val="center"/>
        </w:trPr>
        <w:tc>
          <w:tcPr>
            <w:tcW w:w="2784" w:type="dxa"/>
            <w:vAlign w:val="center"/>
          </w:tcPr>
          <w:p w14:paraId="7E712441" w14:textId="77777777" w:rsidR="00567EC2" w:rsidRDefault="00567EC2">
            <w:r>
              <w:rPr>
                <w:sz w:val="18"/>
              </w:rPr>
              <w:t>Fecha de inicio</w:t>
            </w:r>
          </w:p>
        </w:tc>
        <w:tc>
          <w:tcPr>
            <w:tcW w:w="2785" w:type="dxa"/>
            <w:vAlign w:val="center"/>
          </w:tcPr>
          <w:p w14:paraId="5588C9DF" w14:textId="77777777" w:rsidR="00567EC2" w:rsidRDefault="00567EC2">
            <w:r>
              <w:rPr>
                <w:sz w:val="18"/>
              </w:rPr>
              <w:t>Momento desde el que el cuestionario está disponible.</w:t>
            </w:r>
          </w:p>
        </w:tc>
        <w:tc>
          <w:tcPr>
            <w:tcW w:w="2785" w:type="dxa"/>
            <w:vAlign w:val="center"/>
          </w:tcPr>
          <w:p w14:paraId="7BB55E61" w14:textId="77777777" w:rsidR="00567EC2" w:rsidRDefault="00567EC2">
            <w:r>
              <w:rPr>
                <w:sz w:val="18"/>
              </w:rPr>
              <w:t>Dejar vacío si puede abrirse al publicarse.</w:t>
            </w:r>
          </w:p>
        </w:tc>
      </w:tr>
      <w:tr w:rsidR="00567EC2" w14:paraId="7E537214" w14:textId="77777777" w:rsidTr="00EF6A71">
        <w:trPr>
          <w:jc w:val="center"/>
        </w:trPr>
        <w:tc>
          <w:tcPr>
            <w:tcW w:w="2784" w:type="dxa"/>
            <w:vAlign w:val="center"/>
          </w:tcPr>
          <w:p w14:paraId="31B4D115" w14:textId="77777777" w:rsidR="00567EC2" w:rsidRDefault="00567EC2">
            <w:r>
              <w:rPr>
                <w:sz w:val="18"/>
              </w:rPr>
              <w:t>Fecha de fin</w:t>
            </w:r>
          </w:p>
        </w:tc>
        <w:tc>
          <w:tcPr>
            <w:tcW w:w="2785" w:type="dxa"/>
            <w:vAlign w:val="center"/>
          </w:tcPr>
          <w:p w14:paraId="00C5D47F" w14:textId="77777777" w:rsidR="00567EC2" w:rsidRDefault="00567EC2">
            <w:r>
              <w:rPr>
                <w:sz w:val="18"/>
              </w:rPr>
              <w:t>Momento de cierre del cuestionario.</w:t>
            </w:r>
          </w:p>
        </w:tc>
        <w:tc>
          <w:tcPr>
            <w:tcW w:w="2785" w:type="dxa"/>
            <w:vAlign w:val="center"/>
          </w:tcPr>
          <w:p w14:paraId="4075B2A6" w14:textId="77777777" w:rsidR="00567EC2" w:rsidRDefault="00567EC2">
            <w:r>
              <w:rPr>
                <w:sz w:val="18"/>
              </w:rPr>
              <w:t>Usarla si se quiere diferir la corrección o limitar disponibilidad.</w:t>
            </w:r>
          </w:p>
        </w:tc>
      </w:tr>
      <w:tr w:rsidR="00567EC2" w14:paraId="1692C774" w14:textId="77777777" w:rsidTr="00EF6A71">
        <w:trPr>
          <w:jc w:val="center"/>
        </w:trPr>
        <w:tc>
          <w:tcPr>
            <w:tcW w:w="2784" w:type="dxa"/>
            <w:vAlign w:val="center"/>
          </w:tcPr>
          <w:p w14:paraId="624C6485" w14:textId="77777777" w:rsidR="00567EC2" w:rsidRDefault="00567EC2">
            <w:r>
              <w:rPr>
                <w:sz w:val="18"/>
              </w:rPr>
              <w:t>Límite de tiempo</w:t>
            </w:r>
          </w:p>
        </w:tc>
        <w:tc>
          <w:tcPr>
            <w:tcW w:w="2785" w:type="dxa"/>
            <w:vAlign w:val="center"/>
          </w:tcPr>
          <w:p w14:paraId="27B93AE1" w14:textId="77777777" w:rsidR="00567EC2" w:rsidRDefault="00567EC2">
            <w:r>
              <w:rPr>
                <w:sz w:val="18"/>
              </w:rPr>
              <w:t>Minutos máximos de cada intento.</w:t>
            </w:r>
          </w:p>
        </w:tc>
        <w:tc>
          <w:tcPr>
            <w:tcW w:w="2785" w:type="dxa"/>
            <w:vAlign w:val="center"/>
          </w:tcPr>
          <w:p w14:paraId="0814872F" w14:textId="77777777" w:rsidR="00567EC2" w:rsidRDefault="00567EC2">
            <w:r>
              <w:rPr>
                <w:sz w:val="18"/>
              </w:rPr>
              <w:t>Usarlo solo si la prueba requiere control temporal.</w:t>
            </w:r>
          </w:p>
        </w:tc>
      </w:tr>
      <w:tr w:rsidR="00567EC2" w14:paraId="13CB077B" w14:textId="77777777" w:rsidTr="00EF6A71">
        <w:trPr>
          <w:jc w:val="center"/>
        </w:trPr>
        <w:tc>
          <w:tcPr>
            <w:tcW w:w="2784" w:type="dxa"/>
            <w:vAlign w:val="center"/>
          </w:tcPr>
          <w:p w14:paraId="17FA7B85" w14:textId="77777777" w:rsidR="00567EC2" w:rsidRDefault="00567EC2">
            <w:r>
              <w:rPr>
                <w:sz w:val="18"/>
              </w:rPr>
              <w:t>Grupos asignados</w:t>
            </w:r>
          </w:p>
        </w:tc>
        <w:tc>
          <w:tcPr>
            <w:tcW w:w="2785" w:type="dxa"/>
            <w:vAlign w:val="center"/>
          </w:tcPr>
          <w:p w14:paraId="7F6150A4" w14:textId="77777777" w:rsidR="00567EC2" w:rsidRDefault="00567EC2">
            <w:r>
              <w:rPr>
                <w:sz w:val="18"/>
              </w:rPr>
              <w:t>Conjunto de estudiantes que pueden ver el cuestionario.</w:t>
            </w:r>
          </w:p>
        </w:tc>
        <w:tc>
          <w:tcPr>
            <w:tcW w:w="2785" w:type="dxa"/>
            <w:vAlign w:val="center"/>
          </w:tcPr>
          <w:p w14:paraId="535F8DAD" w14:textId="77777777" w:rsidR="00567EC2" w:rsidRDefault="00567EC2">
            <w:r>
              <w:rPr>
                <w:sz w:val="18"/>
              </w:rPr>
              <w:t>Dejar vacío si el cuestionario es general para todo el alumnado.</w:t>
            </w:r>
          </w:p>
        </w:tc>
      </w:tr>
    </w:tbl>
    <w:p w14:paraId="6EEAC728" w14:textId="77777777" w:rsidR="00567EC2" w:rsidRDefault="00567EC2" w:rsidP="00EF6A71">
      <w:pPr>
        <w:pStyle w:val="PiedeTabla"/>
      </w:pPr>
      <w:bookmarkStart w:id="2383" w:name="_Toc233720923"/>
      <w:r>
        <w:t>Tabla 9.9. Campos principales de configuración de un cuestionario.</w:t>
      </w:r>
      <w:bookmarkEnd w:id="2383"/>
    </w:p>
    <w:p w14:paraId="3FE742B1" w14:textId="77777777" w:rsidR="00567EC2" w:rsidRDefault="00567EC2" w:rsidP="00567EC2">
      <w:pPr>
        <w:pStyle w:val="Ttulo4"/>
      </w:pPr>
      <w:r>
        <w:t>Simulación y acceso al cuestionario</w:t>
      </w:r>
    </w:p>
    <w:p w14:paraId="25F64F34" w14:textId="77777777" w:rsidR="00567EC2" w:rsidRDefault="00567EC2" w:rsidP="00EF6A71">
      <w:r>
        <w:t xml:space="preserve">Antes de compartir un cuestionario, el profesor puede usar la acción Simular. La simulación permite recorrer el cuestionario como si fuera un estudiante, pero el intento no cuenta para las analíticas ni para el historial del alumnado. Esta opción sirve para comprobar que las </w:t>
      </w:r>
      <w:r>
        <w:lastRenderedPageBreak/>
        <w:t>preguntas se muestran bien, que las fórmulas se renderizan correctamente y que la corrección esperada tiene sentido.</w:t>
      </w:r>
    </w:p>
    <w:p w14:paraId="75493BA1" w14:textId="77777777" w:rsidR="00567EC2" w:rsidRDefault="00567EC2" w:rsidP="00EF6A71">
      <w:r>
        <w:t>La acción de copiar enlace permite obtener un acceso directo al cuestionario publicado. Si el cuestionario requiere código, el estudiante seguirá teniendo que introducirlo antes de comenzar el intento.</w:t>
      </w:r>
    </w:p>
    <w:p w14:paraId="1581831B" w14:textId="77777777" w:rsidR="00567EC2" w:rsidRDefault="00567EC2" w:rsidP="00567EC2">
      <w:pPr>
        <w:pStyle w:val="Ttulo4"/>
      </w:pPr>
      <w:r>
        <w:t>Analíticas y exportación de resultados</w:t>
      </w:r>
    </w:p>
    <w:p w14:paraId="248F60C7" w14:textId="77777777" w:rsidR="00567EC2" w:rsidRDefault="00567EC2" w:rsidP="00EF6A71">
      <w:r>
        <w:t>La pantalla de Analíticas permite al profesor revisar el rendimiento de un cuestionario publicado. Incluye métricas generales, distribución de notas, listado de intentos, detalle de cada intento y estadísticas por pregunta. También permite exportar resultados en CSV para analizarlos fuera de la aplicación.</w:t>
      </w:r>
    </w:p>
    <w:tbl>
      <w:tblPr>
        <w:tblStyle w:val="Tablaconcuadrcula"/>
        <w:tblW w:w="0" w:type="auto"/>
        <w:jc w:val="center"/>
        <w:tblLook w:val="04A0" w:firstRow="1" w:lastRow="0" w:firstColumn="1" w:lastColumn="0" w:noHBand="0" w:noVBand="1"/>
      </w:tblPr>
      <w:tblGrid>
        <w:gridCol w:w="2784"/>
        <w:gridCol w:w="2785"/>
        <w:gridCol w:w="2785"/>
      </w:tblGrid>
      <w:tr w:rsidR="00782D27" w14:paraId="29E8D228" w14:textId="77777777" w:rsidTr="00EF6A71">
        <w:trPr>
          <w:trHeight w:val="485"/>
          <w:jc w:val="center"/>
        </w:trPr>
        <w:tc>
          <w:tcPr>
            <w:tcW w:w="8354" w:type="dxa"/>
            <w:gridSpan w:val="3"/>
            <w:shd w:val="clear" w:color="auto" w:fill="DDDDDD" w:themeFill="accent1"/>
            <w:vAlign w:val="center"/>
          </w:tcPr>
          <w:p w14:paraId="39A92B24" w14:textId="2F40F318" w:rsidR="00782D27" w:rsidRDefault="00B24702" w:rsidP="00EF6A71">
            <w:pPr>
              <w:jc w:val="center"/>
              <w:rPr>
                <w:b/>
                <w:sz w:val="18"/>
              </w:rPr>
            </w:pPr>
            <w:r>
              <w:rPr>
                <w:b/>
                <w:sz w:val="18"/>
              </w:rPr>
              <w:t>Analíticas</w:t>
            </w:r>
            <w:r w:rsidR="00782D27">
              <w:rPr>
                <w:b/>
                <w:sz w:val="18"/>
              </w:rPr>
              <w:t xml:space="preserve"> del profesor</w:t>
            </w:r>
          </w:p>
        </w:tc>
      </w:tr>
      <w:tr w:rsidR="00567EC2" w14:paraId="0AA6E6F5" w14:textId="77777777" w:rsidTr="00EF6A71">
        <w:trPr>
          <w:trHeight w:val="485"/>
          <w:jc w:val="center"/>
        </w:trPr>
        <w:tc>
          <w:tcPr>
            <w:tcW w:w="2784" w:type="dxa"/>
            <w:shd w:val="clear" w:color="auto" w:fill="F2F2F2" w:themeFill="background1" w:themeFillShade="F2"/>
            <w:vAlign w:val="center"/>
          </w:tcPr>
          <w:p w14:paraId="2B806E16" w14:textId="77777777" w:rsidR="00567EC2" w:rsidRDefault="00567EC2">
            <w:r>
              <w:rPr>
                <w:b/>
                <w:sz w:val="18"/>
              </w:rPr>
              <w:t>Bloque de analíticas</w:t>
            </w:r>
          </w:p>
        </w:tc>
        <w:tc>
          <w:tcPr>
            <w:tcW w:w="2785" w:type="dxa"/>
            <w:shd w:val="clear" w:color="auto" w:fill="F2F2F2" w:themeFill="background1" w:themeFillShade="F2"/>
            <w:vAlign w:val="center"/>
          </w:tcPr>
          <w:p w14:paraId="790C19E1" w14:textId="77777777" w:rsidR="00567EC2" w:rsidRDefault="00567EC2">
            <w:r>
              <w:rPr>
                <w:b/>
                <w:sz w:val="18"/>
              </w:rPr>
              <w:t>Información mostrada</w:t>
            </w:r>
          </w:p>
        </w:tc>
        <w:tc>
          <w:tcPr>
            <w:tcW w:w="2785" w:type="dxa"/>
            <w:shd w:val="clear" w:color="auto" w:fill="F2F2F2" w:themeFill="background1" w:themeFillShade="F2"/>
            <w:vAlign w:val="center"/>
          </w:tcPr>
          <w:p w14:paraId="6049CF69" w14:textId="77777777" w:rsidR="00567EC2" w:rsidRDefault="00567EC2">
            <w:r>
              <w:rPr>
                <w:b/>
                <w:sz w:val="18"/>
              </w:rPr>
              <w:t>Utilidad</w:t>
            </w:r>
          </w:p>
        </w:tc>
      </w:tr>
      <w:tr w:rsidR="00567EC2" w14:paraId="062C4C09" w14:textId="77777777" w:rsidTr="00EF6A71">
        <w:trPr>
          <w:jc w:val="center"/>
        </w:trPr>
        <w:tc>
          <w:tcPr>
            <w:tcW w:w="2784" w:type="dxa"/>
            <w:vAlign w:val="center"/>
          </w:tcPr>
          <w:p w14:paraId="3FF7097D" w14:textId="77777777" w:rsidR="00567EC2" w:rsidRDefault="00567EC2">
            <w:r>
              <w:rPr>
                <w:sz w:val="18"/>
              </w:rPr>
              <w:t>Resumen</w:t>
            </w:r>
          </w:p>
        </w:tc>
        <w:tc>
          <w:tcPr>
            <w:tcW w:w="2785" w:type="dxa"/>
            <w:vAlign w:val="center"/>
          </w:tcPr>
          <w:p w14:paraId="0333DB01" w14:textId="77777777" w:rsidR="00567EC2" w:rsidRDefault="00567EC2">
            <w:r>
              <w:rPr>
                <w:sz w:val="18"/>
              </w:rPr>
              <w:t>Intentos totales, participantes únicos, media, mejor nota y peor nota.</w:t>
            </w:r>
          </w:p>
        </w:tc>
        <w:tc>
          <w:tcPr>
            <w:tcW w:w="2785" w:type="dxa"/>
            <w:vAlign w:val="center"/>
          </w:tcPr>
          <w:p w14:paraId="776559A0" w14:textId="77777777" w:rsidR="00567EC2" w:rsidRDefault="00567EC2">
            <w:r>
              <w:rPr>
                <w:sz w:val="18"/>
              </w:rPr>
              <w:t>Obtener una visión rápida del resultado del cuestionario.</w:t>
            </w:r>
          </w:p>
        </w:tc>
      </w:tr>
      <w:tr w:rsidR="00567EC2" w14:paraId="43CB084A" w14:textId="77777777" w:rsidTr="00EF6A71">
        <w:trPr>
          <w:jc w:val="center"/>
        </w:trPr>
        <w:tc>
          <w:tcPr>
            <w:tcW w:w="2784" w:type="dxa"/>
            <w:vAlign w:val="center"/>
          </w:tcPr>
          <w:p w14:paraId="6C6DB7E1" w14:textId="77777777" w:rsidR="00567EC2" w:rsidRDefault="00567EC2">
            <w:r>
              <w:rPr>
                <w:sz w:val="18"/>
              </w:rPr>
              <w:t>Distribución de notas</w:t>
            </w:r>
          </w:p>
        </w:tc>
        <w:tc>
          <w:tcPr>
            <w:tcW w:w="2785" w:type="dxa"/>
            <w:vAlign w:val="center"/>
          </w:tcPr>
          <w:p w14:paraId="48341EEF" w14:textId="77777777" w:rsidR="00567EC2" w:rsidRDefault="00567EC2">
            <w:r>
              <w:rPr>
                <w:sz w:val="18"/>
              </w:rPr>
              <w:t>Agrupación por rangos de calificación.</w:t>
            </w:r>
          </w:p>
        </w:tc>
        <w:tc>
          <w:tcPr>
            <w:tcW w:w="2785" w:type="dxa"/>
            <w:vAlign w:val="center"/>
          </w:tcPr>
          <w:p w14:paraId="12939BC1" w14:textId="77777777" w:rsidR="00567EC2" w:rsidRDefault="00567EC2">
            <w:r>
              <w:rPr>
                <w:sz w:val="18"/>
              </w:rPr>
              <w:t>Detectar si la prueba ha sido demasiado fácil o difícil.</w:t>
            </w:r>
          </w:p>
        </w:tc>
      </w:tr>
      <w:tr w:rsidR="00567EC2" w14:paraId="46E0688A" w14:textId="77777777" w:rsidTr="00EF6A71">
        <w:trPr>
          <w:jc w:val="center"/>
        </w:trPr>
        <w:tc>
          <w:tcPr>
            <w:tcW w:w="2784" w:type="dxa"/>
            <w:vAlign w:val="center"/>
          </w:tcPr>
          <w:p w14:paraId="5F09DC2B" w14:textId="77777777" w:rsidR="00567EC2" w:rsidRDefault="00567EC2">
            <w:r>
              <w:rPr>
                <w:sz w:val="18"/>
              </w:rPr>
              <w:t>Intentos registrados</w:t>
            </w:r>
          </w:p>
        </w:tc>
        <w:tc>
          <w:tcPr>
            <w:tcW w:w="2785" w:type="dxa"/>
            <w:vAlign w:val="center"/>
          </w:tcPr>
          <w:p w14:paraId="18503CEF" w14:textId="77777777" w:rsidR="00567EC2" w:rsidRDefault="00567EC2">
            <w:r>
              <w:rPr>
                <w:sz w:val="18"/>
              </w:rPr>
              <w:t>Participante, estado, fechas, intento y puntuación.</w:t>
            </w:r>
          </w:p>
        </w:tc>
        <w:tc>
          <w:tcPr>
            <w:tcW w:w="2785" w:type="dxa"/>
            <w:vAlign w:val="center"/>
          </w:tcPr>
          <w:p w14:paraId="593E5219" w14:textId="77777777" w:rsidR="00567EC2" w:rsidRDefault="00567EC2">
            <w:r>
              <w:rPr>
                <w:sz w:val="18"/>
              </w:rPr>
              <w:t>Revisar entregas concretas.</w:t>
            </w:r>
          </w:p>
        </w:tc>
      </w:tr>
      <w:tr w:rsidR="00567EC2" w14:paraId="29F11E0C" w14:textId="77777777" w:rsidTr="00EF6A71">
        <w:trPr>
          <w:jc w:val="center"/>
        </w:trPr>
        <w:tc>
          <w:tcPr>
            <w:tcW w:w="2784" w:type="dxa"/>
            <w:vAlign w:val="center"/>
          </w:tcPr>
          <w:p w14:paraId="2A175FB5" w14:textId="77777777" w:rsidR="00567EC2" w:rsidRDefault="00567EC2">
            <w:r>
              <w:rPr>
                <w:sz w:val="18"/>
              </w:rPr>
              <w:t>Detalle del intento</w:t>
            </w:r>
          </w:p>
        </w:tc>
        <w:tc>
          <w:tcPr>
            <w:tcW w:w="2785" w:type="dxa"/>
            <w:vAlign w:val="center"/>
          </w:tcPr>
          <w:p w14:paraId="5DBF79F8" w14:textId="77777777" w:rsidR="00567EC2" w:rsidRDefault="00567EC2">
            <w:r>
              <w:rPr>
                <w:sz w:val="18"/>
              </w:rPr>
              <w:t>Respuestas enviadas, respuestas correctas y puntos por pregunta.</w:t>
            </w:r>
          </w:p>
        </w:tc>
        <w:tc>
          <w:tcPr>
            <w:tcW w:w="2785" w:type="dxa"/>
            <w:vAlign w:val="center"/>
          </w:tcPr>
          <w:p w14:paraId="15B7096B" w14:textId="77777777" w:rsidR="00567EC2" w:rsidRDefault="00567EC2">
            <w:r>
              <w:rPr>
                <w:sz w:val="18"/>
              </w:rPr>
              <w:t>Comprobar la corrección de un estudiante.</w:t>
            </w:r>
          </w:p>
        </w:tc>
      </w:tr>
      <w:tr w:rsidR="00567EC2" w14:paraId="6FE36DC1" w14:textId="77777777" w:rsidTr="00EF6A71">
        <w:trPr>
          <w:jc w:val="center"/>
        </w:trPr>
        <w:tc>
          <w:tcPr>
            <w:tcW w:w="2784" w:type="dxa"/>
            <w:vAlign w:val="center"/>
          </w:tcPr>
          <w:p w14:paraId="221A7379" w14:textId="77777777" w:rsidR="00567EC2" w:rsidRDefault="00567EC2">
            <w:r>
              <w:rPr>
                <w:sz w:val="18"/>
              </w:rPr>
              <w:t>Estadísticas por pregunta</w:t>
            </w:r>
          </w:p>
        </w:tc>
        <w:tc>
          <w:tcPr>
            <w:tcW w:w="2785" w:type="dxa"/>
            <w:vAlign w:val="center"/>
          </w:tcPr>
          <w:p w14:paraId="6BCCBCE0" w14:textId="77777777" w:rsidR="00567EC2" w:rsidRDefault="00567EC2">
            <w:r>
              <w:rPr>
                <w:sz w:val="18"/>
              </w:rPr>
              <w:t>Aciertos, fallos, tasa de acierto y distribución de respuestas.</w:t>
            </w:r>
          </w:p>
        </w:tc>
        <w:tc>
          <w:tcPr>
            <w:tcW w:w="2785" w:type="dxa"/>
            <w:vAlign w:val="center"/>
          </w:tcPr>
          <w:p w14:paraId="2876C800" w14:textId="77777777" w:rsidR="00567EC2" w:rsidRDefault="00567EC2">
            <w:r>
              <w:rPr>
                <w:sz w:val="18"/>
              </w:rPr>
              <w:t>Identificar preguntas problemáticas.</w:t>
            </w:r>
          </w:p>
        </w:tc>
      </w:tr>
      <w:tr w:rsidR="00567EC2" w14:paraId="604D7056" w14:textId="77777777" w:rsidTr="00EF6A71">
        <w:trPr>
          <w:jc w:val="center"/>
        </w:trPr>
        <w:tc>
          <w:tcPr>
            <w:tcW w:w="2784" w:type="dxa"/>
            <w:vAlign w:val="center"/>
          </w:tcPr>
          <w:p w14:paraId="02F68971" w14:textId="77777777" w:rsidR="00567EC2" w:rsidRDefault="00567EC2">
            <w:r>
              <w:rPr>
                <w:sz w:val="18"/>
              </w:rPr>
              <w:t>Exportación CSV</w:t>
            </w:r>
          </w:p>
        </w:tc>
        <w:tc>
          <w:tcPr>
            <w:tcW w:w="2785" w:type="dxa"/>
            <w:vAlign w:val="center"/>
          </w:tcPr>
          <w:p w14:paraId="47035EFC" w14:textId="77777777" w:rsidR="00567EC2" w:rsidRDefault="00567EC2">
            <w:r>
              <w:rPr>
                <w:sz w:val="18"/>
              </w:rPr>
              <w:t>Fichero con datos de resultados.</w:t>
            </w:r>
          </w:p>
        </w:tc>
        <w:tc>
          <w:tcPr>
            <w:tcW w:w="2785" w:type="dxa"/>
            <w:vAlign w:val="center"/>
          </w:tcPr>
          <w:p w14:paraId="675FC675" w14:textId="77777777" w:rsidR="00567EC2" w:rsidRDefault="00567EC2">
            <w:r>
              <w:rPr>
                <w:sz w:val="18"/>
              </w:rPr>
              <w:t>Tratar los datos en una hoja de cálculo o adjuntarlos a informes.</w:t>
            </w:r>
          </w:p>
        </w:tc>
      </w:tr>
    </w:tbl>
    <w:p w14:paraId="15DB7A6C" w14:textId="77777777" w:rsidR="00567EC2" w:rsidRDefault="00567EC2" w:rsidP="00EF6A71">
      <w:pPr>
        <w:pStyle w:val="PiedeTabla"/>
      </w:pPr>
      <w:bookmarkStart w:id="2384" w:name="_Toc233720924"/>
      <w:r>
        <w:t>Tabla 9.10. Información disponible en las analíticas del profesor.</w:t>
      </w:r>
      <w:bookmarkEnd w:id="2384"/>
    </w:p>
    <w:p w14:paraId="1FF43948" w14:textId="77777777" w:rsidR="00567EC2" w:rsidRDefault="00567EC2" w:rsidP="00567EC2">
      <w:pPr>
        <w:pStyle w:val="Ttulo3"/>
      </w:pPr>
      <w:bookmarkStart w:id="2385" w:name="_Toc233728360"/>
      <w:r>
        <w:t>Uso como administrador</w:t>
      </w:r>
      <w:bookmarkEnd w:id="2385"/>
    </w:p>
    <w:p w14:paraId="774653E6" w14:textId="77777777" w:rsidR="00567EC2" w:rsidRDefault="00567EC2" w:rsidP="00EF6A71">
      <w:r>
        <w:t>El administrador puede acceder al panel de Administración. Esta pantalla permite gestionar usuarios del sistema: buscar cuentas, consultar rol y estado, editar datos, cambiar rol, activar o desactivar cuentas, restablecer contraseñas y realizar borrado lógico.</w:t>
      </w:r>
    </w:p>
    <w:p w14:paraId="600D891A" w14:textId="77777777" w:rsidR="00567EC2" w:rsidRDefault="00567EC2" w:rsidP="00EF6A71">
      <w:r>
        <w:t>Las acciones administrativas deben usarse con cuidado. Desactivar una cuenta impide que el usuario inicie sesión. Restablecer una contraseña revoca sesiones activas del usuario afectado. El borrado lógico marca la cuenta como inactiva sin eliminar de forma física todos los datos asociados, lo que ayuda a mantener trazabilidad.</w:t>
      </w:r>
    </w:p>
    <w:tbl>
      <w:tblPr>
        <w:tblStyle w:val="Tablaconcuadrcula"/>
        <w:tblW w:w="0" w:type="auto"/>
        <w:jc w:val="center"/>
        <w:tblLook w:val="04A0" w:firstRow="1" w:lastRow="0" w:firstColumn="1" w:lastColumn="0" w:noHBand="0" w:noVBand="1"/>
      </w:tblPr>
      <w:tblGrid>
        <w:gridCol w:w="2785"/>
        <w:gridCol w:w="2784"/>
        <w:gridCol w:w="2785"/>
      </w:tblGrid>
      <w:tr w:rsidR="00AA25DF" w14:paraId="6F0F6A40" w14:textId="77777777" w:rsidTr="00EF6A71">
        <w:trPr>
          <w:trHeight w:val="345"/>
          <w:jc w:val="center"/>
        </w:trPr>
        <w:tc>
          <w:tcPr>
            <w:tcW w:w="8354" w:type="dxa"/>
            <w:gridSpan w:val="3"/>
            <w:shd w:val="clear" w:color="auto" w:fill="DDDDDD" w:themeFill="accent1"/>
            <w:vAlign w:val="center"/>
          </w:tcPr>
          <w:p w14:paraId="7D422EEE" w14:textId="15B99CD6" w:rsidR="00AA25DF" w:rsidRDefault="00AA25DF" w:rsidP="00EF6A71">
            <w:pPr>
              <w:jc w:val="center"/>
              <w:rPr>
                <w:b/>
                <w:sz w:val="18"/>
              </w:rPr>
            </w:pPr>
            <w:r>
              <w:rPr>
                <w:b/>
                <w:sz w:val="18"/>
              </w:rPr>
              <w:t>Panel de administración</w:t>
            </w:r>
          </w:p>
        </w:tc>
      </w:tr>
      <w:tr w:rsidR="00567EC2" w14:paraId="73FFEE71" w14:textId="77777777" w:rsidTr="00EF6A71">
        <w:trPr>
          <w:trHeight w:val="345"/>
          <w:jc w:val="center"/>
        </w:trPr>
        <w:tc>
          <w:tcPr>
            <w:tcW w:w="2785" w:type="dxa"/>
            <w:shd w:val="clear" w:color="auto" w:fill="F2F2F2" w:themeFill="background1" w:themeFillShade="F2"/>
            <w:vAlign w:val="center"/>
          </w:tcPr>
          <w:p w14:paraId="02518F87" w14:textId="77777777" w:rsidR="00567EC2" w:rsidRDefault="00567EC2">
            <w:r>
              <w:rPr>
                <w:b/>
                <w:sz w:val="18"/>
              </w:rPr>
              <w:t>Acción administrativa</w:t>
            </w:r>
          </w:p>
        </w:tc>
        <w:tc>
          <w:tcPr>
            <w:tcW w:w="2784" w:type="dxa"/>
            <w:shd w:val="clear" w:color="auto" w:fill="F2F2F2" w:themeFill="background1" w:themeFillShade="F2"/>
            <w:vAlign w:val="center"/>
          </w:tcPr>
          <w:p w14:paraId="0DFBE2CC" w14:textId="77777777" w:rsidR="00567EC2" w:rsidRDefault="00567EC2">
            <w:r>
              <w:rPr>
                <w:b/>
                <w:sz w:val="18"/>
              </w:rPr>
              <w:t>Efecto</w:t>
            </w:r>
          </w:p>
        </w:tc>
        <w:tc>
          <w:tcPr>
            <w:tcW w:w="2785" w:type="dxa"/>
            <w:shd w:val="clear" w:color="auto" w:fill="F2F2F2" w:themeFill="background1" w:themeFillShade="F2"/>
            <w:vAlign w:val="center"/>
          </w:tcPr>
          <w:p w14:paraId="13385ACC" w14:textId="77777777" w:rsidR="00567EC2" w:rsidRDefault="00567EC2">
            <w:r>
              <w:rPr>
                <w:b/>
                <w:sz w:val="18"/>
              </w:rPr>
              <w:t>Precaución</w:t>
            </w:r>
          </w:p>
        </w:tc>
      </w:tr>
      <w:tr w:rsidR="00567EC2" w14:paraId="76042723" w14:textId="77777777" w:rsidTr="00EF6A71">
        <w:trPr>
          <w:jc w:val="center"/>
        </w:trPr>
        <w:tc>
          <w:tcPr>
            <w:tcW w:w="2785" w:type="dxa"/>
            <w:vAlign w:val="center"/>
          </w:tcPr>
          <w:p w14:paraId="3C6B56F1" w14:textId="77777777" w:rsidR="00567EC2" w:rsidRDefault="00567EC2">
            <w:r>
              <w:rPr>
                <w:sz w:val="18"/>
              </w:rPr>
              <w:t>Editar usuario</w:t>
            </w:r>
          </w:p>
        </w:tc>
        <w:tc>
          <w:tcPr>
            <w:tcW w:w="2784" w:type="dxa"/>
            <w:vAlign w:val="center"/>
          </w:tcPr>
          <w:p w14:paraId="7CF338FC" w14:textId="77777777" w:rsidR="00567EC2" w:rsidRDefault="00567EC2">
            <w:r>
              <w:rPr>
                <w:sz w:val="18"/>
              </w:rPr>
              <w:t>Actualiza datos básicos y rol.</w:t>
            </w:r>
          </w:p>
        </w:tc>
        <w:tc>
          <w:tcPr>
            <w:tcW w:w="2785" w:type="dxa"/>
            <w:vAlign w:val="center"/>
          </w:tcPr>
          <w:p w14:paraId="19DE08CC" w14:textId="77777777" w:rsidR="00567EC2" w:rsidRDefault="00567EC2">
            <w:r>
              <w:rPr>
                <w:sz w:val="18"/>
              </w:rPr>
              <w:t>Comprobar que el rol asignado corresponde realmente al usuario.</w:t>
            </w:r>
          </w:p>
        </w:tc>
      </w:tr>
      <w:tr w:rsidR="00567EC2" w14:paraId="7BCC866C" w14:textId="77777777" w:rsidTr="00EF6A71">
        <w:trPr>
          <w:jc w:val="center"/>
        </w:trPr>
        <w:tc>
          <w:tcPr>
            <w:tcW w:w="2785" w:type="dxa"/>
            <w:vAlign w:val="center"/>
          </w:tcPr>
          <w:p w14:paraId="185E704A" w14:textId="77777777" w:rsidR="00567EC2" w:rsidRDefault="00567EC2">
            <w:r>
              <w:rPr>
                <w:sz w:val="18"/>
              </w:rPr>
              <w:t>Activar / desactivar</w:t>
            </w:r>
          </w:p>
        </w:tc>
        <w:tc>
          <w:tcPr>
            <w:tcW w:w="2784" w:type="dxa"/>
            <w:vAlign w:val="center"/>
          </w:tcPr>
          <w:p w14:paraId="7A06830C" w14:textId="77777777" w:rsidR="00567EC2" w:rsidRDefault="00567EC2">
            <w:r>
              <w:rPr>
                <w:sz w:val="18"/>
              </w:rPr>
              <w:t>Permite o impide nuevos accesos.</w:t>
            </w:r>
          </w:p>
        </w:tc>
        <w:tc>
          <w:tcPr>
            <w:tcW w:w="2785" w:type="dxa"/>
            <w:vAlign w:val="center"/>
          </w:tcPr>
          <w:p w14:paraId="66DE5E17" w14:textId="77777777" w:rsidR="00567EC2" w:rsidRDefault="00567EC2">
            <w:r>
              <w:rPr>
                <w:sz w:val="18"/>
              </w:rPr>
              <w:t>No desactivar cuentas necesarias para la evaluación.</w:t>
            </w:r>
          </w:p>
        </w:tc>
      </w:tr>
      <w:tr w:rsidR="00567EC2" w14:paraId="0115AD19" w14:textId="77777777" w:rsidTr="00EF6A71">
        <w:trPr>
          <w:jc w:val="center"/>
        </w:trPr>
        <w:tc>
          <w:tcPr>
            <w:tcW w:w="2785" w:type="dxa"/>
            <w:vAlign w:val="center"/>
          </w:tcPr>
          <w:p w14:paraId="704DD6EA" w14:textId="77777777" w:rsidR="00567EC2" w:rsidRDefault="00567EC2">
            <w:r>
              <w:rPr>
                <w:sz w:val="18"/>
              </w:rPr>
              <w:lastRenderedPageBreak/>
              <w:t>Restablecer contraseña</w:t>
            </w:r>
          </w:p>
        </w:tc>
        <w:tc>
          <w:tcPr>
            <w:tcW w:w="2784" w:type="dxa"/>
            <w:vAlign w:val="center"/>
          </w:tcPr>
          <w:p w14:paraId="753ACE9C" w14:textId="77777777" w:rsidR="00567EC2" w:rsidRDefault="00567EC2">
            <w:r>
              <w:rPr>
                <w:sz w:val="18"/>
              </w:rPr>
              <w:t>Cambia la contraseña y revoca sesiones.</w:t>
            </w:r>
          </w:p>
        </w:tc>
        <w:tc>
          <w:tcPr>
            <w:tcW w:w="2785" w:type="dxa"/>
            <w:vAlign w:val="center"/>
          </w:tcPr>
          <w:p w14:paraId="6C151D65" w14:textId="77777777" w:rsidR="00567EC2" w:rsidRDefault="00567EC2">
            <w:r>
              <w:rPr>
                <w:sz w:val="18"/>
              </w:rPr>
              <w:t>Comunicar la nueva contraseña por un canal seguro.</w:t>
            </w:r>
          </w:p>
        </w:tc>
      </w:tr>
      <w:tr w:rsidR="00567EC2" w14:paraId="116059FA" w14:textId="77777777" w:rsidTr="00EF6A71">
        <w:trPr>
          <w:jc w:val="center"/>
        </w:trPr>
        <w:tc>
          <w:tcPr>
            <w:tcW w:w="2785" w:type="dxa"/>
            <w:vAlign w:val="center"/>
          </w:tcPr>
          <w:p w14:paraId="379E3FDF" w14:textId="77777777" w:rsidR="00567EC2" w:rsidRDefault="00567EC2">
            <w:r>
              <w:rPr>
                <w:sz w:val="18"/>
              </w:rPr>
              <w:t>Eliminar lógicamente</w:t>
            </w:r>
          </w:p>
        </w:tc>
        <w:tc>
          <w:tcPr>
            <w:tcW w:w="2784" w:type="dxa"/>
            <w:vAlign w:val="center"/>
          </w:tcPr>
          <w:p w14:paraId="4D0512CC" w14:textId="77777777" w:rsidR="00567EC2" w:rsidRDefault="00567EC2">
            <w:r>
              <w:rPr>
                <w:sz w:val="18"/>
              </w:rPr>
              <w:t>Marca la cuenta como inactiva.</w:t>
            </w:r>
          </w:p>
        </w:tc>
        <w:tc>
          <w:tcPr>
            <w:tcW w:w="2785" w:type="dxa"/>
            <w:vAlign w:val="center"/>
          </w:tcPr>
          <w:p w14:paraId="56AEF7AC" w14:textId="77777777" w:rsidR="00567EC2" w:rsidRDefault="00567EC2">
            <w:r>
              <w:rPr>
                <w:sz w:val="18"/>
              </w:rPr>
              <w:t>Usarlo solo cuando la cuenta no deba seguir operativa.</w:t>
            </w:r>
          </w:p>
        </w:tc>
      </w:tr>
    </w:tbl>
    <w:p w14:paraId="38689327" w14:textId="77777777" w:rsidR="00567EC2" w:rsidRDefault="00567EC2" w:rsidP="00EF6A71">
      <w:pPr>
        <w:pStyle w:val="PiedeTabla"/>
      </w:pPr>
      <w:bookmarkStart w:id="2386" w:name="_Toc233720925"/>
      <w:r>
        <w:t>Tabla 9.11. Operaciones del panel de administración.</w:t>
      </w:r>
      <w:bookmarkEnd w:id="2386"/>
    </w:p>
    <w:p w14:paraId="1EE21603" w14:textId="77777777" w:rsidR="00567EC2" w:rsidRDefault="00567EC2" w:rsidP="00567EC2">
      <w:pPr>
        <w:pStyle w:val="Ttulo3"/>
      </w:pPr>
      <w:bookmarkStart w:id="2387" w:name="_Toc233728361"/>
      <w:r>
        <w:t>Mensajes y errores habituales</w:t>
      </w:r>
      <w:bookmarkEnd w:id="2387"/>
    </w:p>
    <w:p w14:paraId="62733892" w14:textId="11A520E4" w:rsidR="00567EC2" w:rsidRDefault="00AA25DF" w:rsidP="00567EC2">
      <w:pPr>
        <w:spacing w:after="120" w:line="259" w:lineRule="auto"/>
      </w:pPr>
      <w:r>
        <w:rPr>
          <w:sz w:val="20"/>
        </w:rPr>
        <w:t>La aplicación</w:t>
      </w:r>
      <w:r w:rsidR="00567EC2">
        <w:rPr>
          <w:sz w:val="20"/>
        </w:rPr>
        <w:t xml:space="preserve"> muestra mensajes cuando una operación se completa correctamente o cuando existe un problema de validación, permisos o estado. Los errores más habituales se producen por credenciales incorrectas, falta de permisos, cuestionarios no disponibles, intentos agotados, códigos de acceso incorrectos o formularios incompletos.</w:t>
      </w:r>
    </w:p>
    <w:tbl>
      <w:tblPr>
        <w:tblStyle w:val="Tablaconcuadrcula"/>
        <w:tblW w:w="0" w:type="auto"/>
        <w:jc w:val="center"/>
        <w:tblLook w:val="04A0" w:firstRow="1" w:lastRow="0" w:firstColumn="1" w:lastColumn="0" w:noHBand="0" w:noVBand="1"/>
      </w:tblPr>
      <w:tblGrid>
        <w:gridCol w:w="2784"/>
        <w:gridCol w:w="2785"/>
        <w:gridCol w:w="2785"/>
      </w:tblGrid>
      <w:tr w:rsidR="00AA25DF" w14:paraId="6DCCABEF" w14:textId="77777777" w:rsidTr="00EF6A71">
        <w:trPr>
          <w:trHeight w:val="430"/>
          <w:jc w:val="center"/>
        </w:trPr>
        <w:tc>
          <w:tcPr>
            <w:tcW w:w="8354" w:type="dxa"/>
            <w:gridSpan w:val="3"/>
            <w:shd w:val="clear" w:color="auto" w:fill="DDDDDD" w:themeFill="accent1"/>
            <w:vAlign w:val="center"/>
          </w:tcPr>
          <w:p w14:paraId="739D1F74" w14:textId="3E17DF6C" w:rsidR="00AA25DF" w:rsidRDefault="00AA25DF" w:rsidP="00EF6A71">
            <w:pPr>
              <w:jc w:val="center"/>
              <w:rPr>
                <w:b/>
                <w:sz w:val="18"/>
              </w:rPr>
            </w:pPr>
            <w:r>
              <w:rPr>
                <w:b/>
                <w:sz w:val="18"/>
              </w:rPr>
              <w:t>Errores habituales</w:t>
            </w:r>
          </w:p>
        </w:tc>
      </w:tr>
      <w:tr w:rsidR="00567EC2" w14:paraId="306C1F9A" w14:textId="77777777" w:rsidTr="00EF6A71">
        <w:trPr>
          <w:trHeight w:val="430"/>
          <w:jc w:val="center"/>
        </w:trPr>
        <w:tc>
          <w:tcPr>
            <w:tcW w:w="2784" w:type="dxa"/>
            <w:shd w:val="clear" w:color="auto" w:fill="F2F2F2" w:themeFill="background1" w:themeFillShade="F2"/>
            <w:vAlign w:val="center"/>
          </w:tcPr>
          <w:p w14:paraId="794E1DD0" w14:textId="77777777" w:rsidR="00567EC2" w:rsidRDefault="00567EC2">
            <w:r>
              <w:rPr>
                <w:b/>
                <w:sz w:val="18"/>
              </w:rPr>
              <w:t>Mensaje o situación</w:t>
            </w:r>
          </w:p>
        </w:tc>
        <w:tc>
          <w:tcPr>
            <w:tcW w:w="2785" w:type="dxa"/>
            <w:shd w:val="clear" w:color="auto" w:fill="F2F2F2" w:themeFill="background1" w:themeFillShade="F2"/>
            <w:vAlign w:val="center"/>
          </w:tcPr>
          <w:p w14:paraId="44DAC087" w14:textId="77777777" w:rsidR="00567EC2" w:rsidRDefault="00567EC2">
            <w:r>
              <w:rPr>
                <w:b/>
                <w:sz w:val="18"/>
              </w:rPr>
              <w:t>Causa probable</w:t>
            </w:r>
          </w:p>
        </w:tc>
        <w:tc>
          <w:tcPr>
            <w:tcW w:w="2785" w:type="dxa"/>
            <w:shd w:val="clear" w:color="auto" w:fill="F2F2F2" w:themeFill="background1" w:themeFillShade="F2"/>
            <w:vAlign w:val="center"/>
          </w:tcPr>
          <w:p w14:paraId="1718E093" w14:textId="77777777" w:rsidR="00567EC2" w:rsidRDefault="00567EC2">
            <w:r>
              <w:rPr>
                <w:b/>
                <w:sz w:val="18"/>
              </w:rPr>
              <w:t>Solución</w:t>
            </w:r>
          </w:p>
        </w:tc>
      </w:tr>
      <w:tr w:rsidR="00567EC2" w14:paraId="2D9BC7A3" w14:textId="77777777" w:rsidTr="00EF6A71">
        <w:trPr>
          <w:jc w:val="center"/>
        </w:trPr>
        <w:tc>
          <w:tcPr>
            <w:tcW w:w="2784" w:type="dxa"/>
            <w:vAlign w:val="center"/>
          </w:tcPr>
          <w:p w14:paraId="3F051343" w14:textId="77777777" w:rsidR="00567EC2" w:rsidRDefault="00567EC2">
            <w:r>
              <w:rPr>
                <w:sz w:val="18"/>
              </w:rPr>
              <w:t>Correo o contraseña incorrectos.</w:t>
            </w:r>
          </w:p>
        </w:tc>
        <w:tc>
          <w:tcPr>
            <w:tcW w:w="2785" w:type="dxa"/>
            <w:vAlign w:val="center"/>
          </w:tcPr>
          <w:p w14:paraId="40C0D3A5" w14:textId="77777777" w:rsidR="00567EC2" w:rsidRDefault="00567EC2">
            <w:r>
              <w:rPr>
                <w:sz w:val="18"/>
              </w:rPr>
              <w:t>Las credenciales no coinciden con una cuenta activa.</w:t>
            </w:r>
          </w:p>
        </w:tc>
        <w:tc>
          <w:tcPr>
            <w:tcW w:w="2785" w:type="dxa"/>
            <w:vAlign w:val="center"/>
          </w:tcPr>
          <w:p w14:paraId="408446C5" w14:textId="77777777" w:rsidR="00567EC2" w:rsidRDefault="00567EC2">
            <w:r>
              <w:rPr>
                <w:sz w:val="18"/>
              </w:rPr>
              <w:t>Revisar el correo, el identificador UO y la contraseña.</w:t>
            </w:r>
          </w:p>
        </w:tc>
      </w:tr>
      <w:tr w:rsidR="00567EC2" w14:paraId="2ECB1131" w14:textId="77777777" w:rsidTr="00EF6A71">
        <w:trPr>
          <w:jc w:val="center"/>
        </w:trPr>
        <w:tc>
          <w:tcPr>
            <w:tcW w:w="2784" w:type="dxa"/>
            <w:vAlign w:val="center"/>
          </w:tcPr>
          <w:p w14:paraId="4C468A69" w14:textId="77777777" w:rsidR="00567EC2" w:rsidRDefault="00567EC2">
            <w:r>
              <w:rPr>
                <w:sz w:val="18"/>
              </w:rPr>
              <w:t>No tienes permisos para realizar esta acción.</w:t>
            </w:r>
          </w:p>
        </w:tc>
        <w:tc>
          <w:tcPr>
            <w:tcW w:w="2785" w:type="dxa"/>
            <w:vAlign w:val="center"/>
          </w:tcPr>
          <w:p w14:paraId="4938C1F3" w14:textId="77777777" w:rsidR="00567EC2" w:rsidRDefault="00567EC2">
            <w:r>
              <w:rPr>
                <w:sz w:val="18"/>
              </w:rPr>
              <w:t>El usuario no tiene el rol necesario.</w:t>
            </w:r>
          </w:p>
        </w:tc>
        <w:tc>
          <w:tcPr>
            <w:tcW w:w="2785" w:type="dxa"/>
            <w:vAlign w:val="center"/>
          </w:tcPr>
          <w:p w14:paraId="21755F05" w14:textId="77777777" w:rsidR="00567EC2" w:rsidRDefault="00567EC2">
            <w:r>
              <w:rPr>
                <w:sz w:val="18"/>
              </w:rPr>
              <w:t>Usar una cuenta con rol adecuado o solicitar cambio al administrador.</w:t>
            </w:r>
          </w:p>
        </w:tc>
      </w:tr>
      <w:tr w:rsidR="00567EC2" w14:paraId="3F8D9466" w14:textId="77777777" w:rsidTr="00EF6A71">
        <w:trPr>
          <w:jc w:val="center"/>
        </w:trPr>
        <w:tc>
          <w:tcPr>
            <w:tcW w:w="2784" w:type="dxa"/>
            <w:vAlign w:val="center"/>
          </w:tcPr>
          <w:p w14:paraId="3F5F5E7E" w14:textId="77777777" w:rsidR="00567EC2" w:rsidRDefault="00567EC2">
            <w:r>
              <w:rPr>
                <w:sz w:val="18"/>
              </w:rPr>
              <w:t>El cuestionario todavía no está disponible.</w:t>
            </w:r>
          </w:p>
        </w:tc>
        <w:tc>
          <w:tcPr>
            <w:tcW w:w="2785" w:type="dxa"/>
            <w:vAlign w:val="center"/>
          </w:tcPr>
          <w:p w14:paraId="48B8CB82" w14:textId="77777777" w:rsidR="00567EC2" w:rsidRDefault="00567EC2">
            <w:r>
              <w:rPr>
                <w:sz w:val="18"/>
              </w:rPr>
              <w:t>La fecha de inicio no ha llegado o no está publicado.</w:t>
            </w:r>
          </w:p>
        </w:tc>
        <w:tc>
          <w:tcPr>
            <w:tcW w:w="2785" w:type="dxa"/>
            <w:vAlign w:val="center"/>
          </w:tcPr>
          <w:p w14:paraId="74641BDB" w14:textId="77777777" w:rsidR="00567EC2" w:rsidRDefault="00567EC2">
            <w:r>
              <w:rPr>
                <w:sz w:val="18"/>
              </w:rPr>
              <w:t>Esperar a la apertura o revisar la publicación.</w:t>
            </w:r>
          </w:p>
        </w:tc>
      </w:tr>
      <w:tr w:rsidR="00567EC2" w14:paraId="7AD83316" w14:textId="77777777" w:rsidTr="00EF6A71">
        <w:trPr>
          <w:jc w:val="center"/>
        </w:trPr>
        <w:tc>
          <w:tcPr>
            <w:tcW w:w="2784" w:type="dxa"/>
            <w:vAlign w:val="center"/>
          </w:tcPr>
          <w:p w14:paraId="3582DFDA" w14:textId="77777777" w:rsidR="00567EC2" w:rsidRDefault="00567EC2">
            <w:r>
              <w:rPr>
                <w:sz w:val="18"/>
              </w:rPr>
              <w:t>Ya no quedan intentos disponibles.</w:t>
            </w:r>
          </w:p>
        </w:tc>
        <w:tc>
          <w:tcPr>
            <w:tcW w:w="2785" w:type="dxa"/>
            <w:vAlign w:val="center"/>
          </w:tcPr>
          <w:p w14:paraId="78D27D04" w14:textId="77777777" w:rsidR="00567EC2" w:rsidRDefault="00567EC2">
            <w:r>
              <w:rPr>
                <w:sz w:val="18"/>
              </w:rPr>
              <w:t>El estudiante agotó sus intentos.</w:t>
            </w:r>
          </w:p>
        </w:tc>
        <w:tc>
          <w:tcPr>
            <w:tcW w:w="2785" w:type="dxa"/>
            <w:vAlign w:val="center"/>
          </w:tcPr>
          <w:p w14:paraId="3E1305F4" w14:textId="77777777" w:rsidR="00567EC2" w:rsidRDefault="00567EC2">
            <w:r>
              <w:rPr>
                <w:sz w:val="18"/>
              </w:rPr>
              <w:t>Consultar resultados o pedir al profesor una nueva configuración.</w:t>
            </w:r>
          </w:p>
        </w:tc>
      </w:tr>
      <w:tr w:rsidR="00567EC2" w14:paraId="394D21CA" w14:textId="77777777" w:rsidTr="00EF6A71">
        <w:trPr>
          <w:jc w:val="center"/>
        </w:trPr>
        <w:tc>
          <w:tcPr>
            <w:tcW w:w="2784" w:type="dxa"/>
            <w:vAlign w:val="center"/>
          </w:tcPr>
          <w:p w14:paraId="532CBDD7" w14:textId="77777777" w:rsidR="00567EC2" w:rsidRDefault="00567EC2">
            <w:r>
              <w:rPr>
                <w:sz w:val="18"/>
              </w:rPr>
              <w:t>El código de acceso no es correcto.</w:t>
            </w:r>
          </w:p>
        </w:tc>
        <w:tc>
          <w:tcPr>
            <w:tcW w:w="2785" w:type="dxa"/>
            <w:vAlign w:val="center"/>
          </w:tcPr>
          <w:p w14:paraId="767BBBB1" w14:textId="77777777" w:rsidR="00567EC2" w:rsidRDefault="00567EC2">
            <w:r>
              <w:rPr>
                <w:sz w:val="18"/>
              </w:rPr>
              <w:t>Código mal escrito o perteneciente a otro cuestionario.</w:t>
            </w:r>
          </w:p>
        </w:tc>
        <w:tc>
          <w:tcPr>
            <w:tcW w:w="2785" w:type="dxa"/>
            <w:vAlign w:val="center"/>
          </w:tcPr>
          <w:p w14:paraId="03DC664C" w14:textId="77777777" w:rsidR="00567EC2" w:rsidRDefault="00567EC2">
            <w:r>
              <w:rPr>
                <w:sz w:val="18"/>
              </w:rPr>
              <w:t>Revisar el código facilitado por el profesor.</w:t>
            </w:r>
          </w:p>
        </w:tc>
      </w:tr>
      <w:tr w:rsidR="00567EC2" w14:paraId="0C566B6D" w14:textId="77777777" w:rsidTr="00EF6A71">
        <w:trPr>
          <w:jc w:val="center"/>
        </w:trPr>
        <w:tc>
          <w:tcPr>
            <w:tcW w:w="2784" w:type="dxa"/>
            <w:vAlign w:val="center"/>
          </w:tcPr>
          <w:p w14:paraId="5F16145A" w14:textId="77777777" w:rsidR="00567EC2" w:rsidRDefault="00567EC2">
            <w:r>
              <w:rPr>
                <w:sz w:val="18"/>
              </w:rPr>
              <w:t>Los datos enviados no son válidos.</w:t>
            </w:r>
          </w:p>
        </w:tc>
        <w:tc>
          <w:tcPr>
            <w:tcW w:w="2785" w:type="dxa"/>
            <w:vAlign w:val="center"/>
          </w:tcPr>
          <w:p w14:paraId="6D17B5F5" w14:textId="77777777" w:rsidR="00567EC2" w:rsidRDefault="00567EC2">
            <w:r>
              <w:rPr>
                <w:sz w:val="18"/>
              </w:rPr>
              <w:t>Falta algún campo o no cumple el formato esperado.</w:t>
            </w:r>
          </w:p>
        </w:tc>
        <w:tc>
          <w:tcPr>
            <w:tcW w:w="2785" w:type="dxa"/>
            <w:vAlign w:val="center"/>
          </w:tcPr>
          <w:p w14:paraId="41AC5C1C" w14:textId="77777777" w:rsidR="00567EC2" w:rsidRDefault="00567EC2">
            <w:r>
              <w:rPr>
                <w:sz w:val="18"/>
              </w:rPr>
              <w:t>Revisar los campos marcados por el formulario.</w:t>
            </w:r>
          </w:p>
        </w:tc>
      </w:tr>
    </w:tbl>
    <w:p w14:paraId="6A63F27C" w14:textId="77777777" w:rsidR="00567EC2" w:rsidRDefault="00567EC2" w:rsidP="00EF6A71">
      <w:pPr>
        <w:pStyle w:val="PiedeTabla"/>
      </w:pPr>
      <w:bookmarkStart w:id="2388" w:name="_Toc233720926"/>
      <w:r>
        <w:t>Tabla 9.12. Errores habituales y forma de resolverlos.</w:t>
      </w:r>
      <w:bookmarkEnd w:id="2388"/>
    </w:p>
    <w:p w14:paraId="03E0E6CC" w14:textId="77777777" w:rsidR="00E04B80" w:rsidRDefault="00E04B80" w:rsidP="00E04B80">
      <w:pPr>
        <w:pStyle w:val="Ttulo2"/>
      </w:pPr>
      <w:bookmarkStart w:id="2389" w:name="_Toc232852008"/>
      <w:bookmarkStart w:id="2390" w:name="_Toc233326340"/>
      <w:bookmarkStart w:id="2391" w:name="_Toc233720225"/>
      <w:bookmarkStart w:id="2392" w:name="_Toc233723034"/>
      <w:bookmarkStart w:id="2393" w:name="_Toc232852009"/>
      <w:bookmarkStart w:id="2394" w:name="_Toc233326341"/>
      <w:bookmarkStart w:id="2395" w:name="_Toc233720226"/>
      <w:bookmarkStart w:id="2396" w:name="_Toc233723035"/>
      <w:bookmarkStart w:id="2397" w:name="_Toc233728362"/>
      <w:bookmarkEnd w:id="2389"/>
      <w:bookmarkEnd w:id="2390"/>
      <w:bookmarkEnd w:id="2391"/>
      <w:bookmarkEnd w:id="2392"/>
      <w:bookmarkEnd w:id="2393"/>
      <w:bookmarkEnd w:id="2394"/>
      <w:bookmarkEnd w:id="2395"/>
      <w:bookmarkEnd w:id="2396"/>
      <w:commentRangeStart w:id="2398"/>
      <w:r>
        <w:t>Manual</w:t>
      </w:r>
      <w:commentRangeEnd w:id="2398"/>
      <w:r w:rsidR="007F11AB">
        <w:rPr>
          <w:rStyle w:val="Refdecomentario"/>
          <w:sz w:val="40"/>
          <w:szCs w:val="26"/>
        </w:rPr>
        <w:commentReference w:id="2398"/>
      </w:r>
      <w:r>
        <w:t xml:space="preserve"> del Programador</w:t>
      </w:r>
      <w:bookmarkEnd w:id="2397"/>
    </w:p>
    <w:p w14:paraId="16A493FF" w14:textId="258D3A19" w:rsidR="002E7886" w:rsidRDefault="002E7886" w:rsidP="00EF6A71">
      <w:r>
        <w:t xml:space="preserve">Este manual resume los aspectos principales que debe conocer una persona que quiera entender, mantener o ampliar </w:t>
      </w:r>
      <w:r w:rsidR="00C5398E">
        <w:t>la aplicación</w:t>
      </w:r>
      <w:r>
        <w:t>. El proyecto está organizado en dos aplicaciones: el “backend”, ubicado en app/backend, y el “frontend”, ubicado en app/frontend. Además, la raíz del repositorio contiene la configuración de Docker Compose y la documentación del TFG.</w:t>
      </w:r>
    </w:p>
    <w:p w14:paraId="42CE6472" w14:textId="77777777" w:rsidR="002E7886" w:rsidRDefault="002E7886" w:rsidP="002E7886">
      <w:pPr>
        <w:pStyle w:val="Ttulo3"/>
      </w:pPr>
      <w:bookmarkStart w:id="2399" w:name="_Toc233728363"/>
      <w:r>
        <w:t>Estructura general del código</w:t>
      </w:r>
      <w:bookmarkEnd w:id="2399"/>
    </w:p>
    <w:tbl>
      <w:tblPr>
        <w:tblStyle w:val="Tablaconcuadrcula"/>
        <w:tblW w:w="0" w:type="auto"/>
        <w:jc w:val="center"/>
        <w:tblLook w:val="04A0" w:firstRow="1" w:lastRow="0" w:firstColumn="1" w:lastColumn="0" w:noHBand="0" w:noVBand="1"/>
      </w:tblPr>
      <w:tblGrid>
        <w:gridCol w:w="2787"/>
        <w:gridCol w:w="2784"/>
        <w:gridCol w:w="2783"/>
      </w:tblGrid>
      <w:tr w:rsidR="002E7886" w14:paraId="208B9D39" w14:textId="77777777" w:rsidTr="00EF6A71">
        <w:trPr>
          <w:trHeight w:val="409"/>
          <w:jc w:val="center"/>
        </w:trPr>
        <w:tc>
          <w:tcPr>
            <w:tcW w:w="8354" w:type="dxa"/>
            <w:gridSpan w:val="3"/>
            <w:shd w:val="clear" w:color="auto" w:fill="DDDDDD" w:themeFill="accent1"/>
            <w:vAlign w:val="center"/>
          </w:tcPr>
          <w:p w14:paraId="362E1295" w14:textId="4DA789FE" w:rsidR="002E7886" w:rsidRDefault="00BA7E97" w:rsidP="00EF6A71">
            <w:pPr>
              <w:jc w:val="center"/>
              <w:rPr>
                <w:b/>
                <w:sz w:val="18"/>
              </w:rPr>
            </w:pPr>
            <w:r>
              <w:rPr>
                <w:b/>
                <w:sz w:val="18"/>
              </w:rPr>
              <w:t>Estructura principal</w:t>
            </w:r>
          </w:p>
        </w:tc>
      </w:tr>
      <w:tr w:rsidR="002E7886" w14:paraId="45A05694" w14:textId="77777777" w:rsidTr="00EF6A71">
        <w:trPr>
          <w:trHeight w:val="409"/>
          <w:jc w:val="center"/>
        </w:trPr>
        <w:tc>
          <w:tcPr>
            <w:tcW w:w="2787" w:type="dxa"/>
            <w:shd w:val="clear" w:color="auto" w:fill="F2F2F2" w:themeFill="background1" w:themeFillShade="F2"/>
            <w:vAlign w:val="center"/>
          </w:tcPr>
          <w:p w14:paraId="02F035D8" w14:textId="77777777" w:rsidR="002E7886" w:rsidRDefault="002E7886">
            <w:r>
              <w:rPr>
                <w:b/>
                <w:sz w:val="18"/>
              </w:rPr>
              <w:t>Carpeta</w:t>
            </w:r>
          </w:p>
        </w:tc>
        <w:tc>
          <w:tcPr>
            <w:tcW w:w="2784" w:type="dxa"/>
            <w:shd w:val="clear" w:color="auto" w:fill="F2F2F2" w:themeFill="background1" w:themeFillShade="F2"/>
            <w:vAlign w:val="center"/>
          </w:tcPr>
          <w:p w14:paraId="544E5D6F" w14:textId="77777777" w:rsidR="002E7886" w:rsidRDefault="002E7886">
            <w:r>
              <w:rPr>
                <w:b/>
                <w:sz w:val="18"/>
              </w:rPr>
              <w:t>Contenido</w:t>
            </w:r>
          </w:p>
        </w:tc>
        <w:tc>
          <w:tcPr>
            <w:tcW w:w="2783" w:type="dxa"/>
            <w:shd w:val="clear" w:color="auto" w:fill="F2F2F2" w:themeFill="background1" w:themeFillShade="F2"/>
            <w:vAlign w:val="center"/>
          </w:tcPr>
          <w:p w14:paraId="5D634D7B" w14:textId="77777777" w:rsidR="002E7886" w:rsidRDefault="002E7886">
            <w:r>
              <w:rPr>
                <w:b/>
                <w:sz w:val="18"/>
              </w:rPr>
              <w:t>Responsabilidad</w:t>
            </w:r>
          </w:p>
        </w:tc>
      </w:tr>
      <w:tr w:rsidR="002E7886" w14:paraId="3CD31DC9" w14:textId="77777777" w:rsidTr="00EF6A71">
        <w:trPr>
          <w:jc w:val="center"/>
        </w:trPr>
        <w:tc>
          <w:tcPr>
            <w:tcW w:w="2787" w:type="dxa"/>
            <w:vAlign w:val="center"/>
          </w:tcPr>
          <w:p w14:paraId="33263F03" w14:textId="77777777" w:rsidR="002E7886" w:rsidRDefault="002E7886">
            <w:r>
              <w:rPr>
                <w:sz w:val="18"/>
              </w:rPr>
              <w:t>app/backend/src/auth</w:t>
            </w:r>
          </w:p>
        </w:tc>
        <w:tc>
          <w:tcPr>
            <w:tcW w:w="2784" w:type="dxa"/>
            <w:vAlign w:val="center"/>
          </w:tcPr>
          <w:p w14:paraId="5D4C285C" w14:textId="77777777" w:rsidR="002E7886" w:rsidRDefault="002E7886">
            <w:r>
              <w:rPr>
                <w:sz w:val="18"/>
              </w:rPr>
              <w:t>Controladores, servicios, guardas y utilidades de autenticación.</w:t>
            </w:r>
          </w:p>
        </w:tc>
        <w:tc>
          <w:tcPr>
            <w:tcW w:w="2783" w:type="dxa"/>
            <w:vAlign w:val="center"/>
          </w:tcPr>
          <w:p w14:paraId="4DB53C32" w14:textId="77777777" w:rsidR="002E7886" w:rsidRDefault="002E7886">
            <w:r>
              <w:rPr>
                <w:sz w:val="18"/>
              </w:rPr>
              <w:t>Inicio de sesión, registro, JWT, sesiones y cambio de contraseña.</w:t>
            </w:r>
          </w:p>
        </w:tc>
      </w:tr>
      <w:tr w:rsidR="002E7886" w14:paraId="2EAB46E4" w14:textId="77777777" w:rsidTr="00EF6A71">
        <w:trPr>
          <w:jc w:val="center"/>
        </w:trPr>
        <w:tc>
          <w:tcPr>
            <w:tcW w:w="2787" w:type="dxa"/>
            <w:vAlign w:val="center"/>
          </w:tcPr>
          <w:p w14:paraId="0A2A76C6" w14:textId="77777777" w:rsidR="002E7886" w:rsidRDefault="002E7886">
            <w:r>
              <w:rPr>
                <w:sz w:val="18"/>
              </w:rPr>
              <w:t>app/backend/src/users</w:t>
            </w:r>
          </w:p>
        </w:tc>
        <w:tc>
          <w:tcPr>
            <w:tcW w:w="2784" w:type="dxa"/>
            <w:vAlign w:val="center"/>
          </w:tcPr>
          <w:p w14:paraId="1A1B39BD" w14:textId="77777777" w:rsidR="002E7886" w:rsidRDefault="002E7886">
            <w:r>
              <w:rPr>
                <w:sz w:val="18"/>
              </w:rPr>
              <w:t>Entidad User, DTO y lógica de usuarios.</w:t>
            </w:r>
          </w:p>
        </w:tc>
        <w:tc>
          <w:tcPr>
            <w:tcW w:w="2783" w:type="dxa"/>
            <w:vAlign w:val="center"/>
          </w:tcPr>
          <w:p w14:paraId="2182B6CB" w14:textId="77777777" w:rsidR="002E7886" w:rsidRDefault="002E7886">
            <w:r>
              <w:rPr>
                <w:sz w:val="18"/>
              </w:rPr>
              <w:t>Gestión de cuentas y administración.</w:t>
            </w:r>
          </w:p>
        </w:tc>
      </w:tr>
      <w:tr w:rsidR="002E7886" w14:paraId="126FBFD6" w14:textId="77777777" w:rsidTr="00EF6A71">
        <w:trPr>
          <w:jc w:val="center"/>
        </w:trPr>
        <w:tc>
          <w:tcPr>
            <w:tcW w:w="2787" w:type="dxa"/>
            <w:vAlign w:val="center"/>
          </w:tcPr>
          <w:p w14:paraId="7BCB54B1" w14:textId="77777777" w:rsidR="002E7886" w:rsidRDefault="002E7886">
            <w:r>
              <w:rPr>
                <w:sz w:val="18"/>
              </w:rPr>
              <w:lastRenderedPageBreak/>
              <w:t>app/backend/src/questions</w:t>
            </w:r>
          </w:p>
        </w:tc>
        <w:tc>
          <w:tcPr>
            <w:tcW w:w="2784" w:type="dxa"/>
            <w:vAlign w:val="center"/>
          </w:tcPr>
          <w:p w14:paraId="427D0F86" w14:textId="77777777" w:rsidR="002E7886" w:rsidRDefault="002E7886">
            <w:r>
              <w:rPr>
                <w:sz w:val="18"/>
              </w:rPr>
              <w:t>Banco de preguntas, validadores, esquemas y utilidades matemáticas.</w:t>
            </w:r>
          </w:p>
        </w:tc>
        <w:tc>
          <w:tcPr>
            <w:tcW w:w="2783" w:type="dxa"/>
            <w:vAlign w:val="center"/>
          </w:tcPr>
          <w:p w14:paraId="52C95FDF" w14:textId="77777777" w:rsidR="002E7886" w:rsidRDefault="002E7886">
            <w:r>
              <w:rPr>
                <w:sz w:val="18"/>
              </w:rPr>
              <w:t>Crear, validar y mantener preguntas.</w:t>
            </w:r>
          </w:p>
        </w:tc>
      </w:tr>
      <w:tr w:rsidR="002E7886" w14:paraId="3A052931" w14:textId="77777777" w:rsidTr="00EF6A71">
        <w:trPr>
          <w:jc w:val="center"/>
        </w:trPr>
        <w:tc>
          <w:tcPr>
            <w:tcW w:w="2787" w:type="dxa"/>
            <w:vAlign w:val="center"/>
          </w:tcPr>
          <w:p w14:paraId="641F35B4" w14:textId="77777777" w:rsidR="002E7886" w:rsidRDefault="002E7886">
            <w:r>
              <w:rPr>
                <w:sz w:val="18"/>
              </w:rPr>
              <w:t>app/backend/src/quizzes</w:t>
            </w:r>
          </w:p>
        </w:tc>
        <w:tc>
          <w:tcPr>
            <w:tcW w:w="2784" w:type="dxa"/>
            <w:vAlign w:val="center"/>
          </w:tcPr>
          <w:p w14:paraId="1C5C26BD" w14:textId="77777777" w:rsidR="002E7886" w:rsidRDefault="002E7886">
            <w:r>
              <w:rPr>
                <w:sz w:val="18"/>
              </w:rPr>
              <w:t>Cuestionarios, intentos, acceso, analíticas y corrección.</w:t>
            </w:r>
          </w:p>
        </w:tc>
        <w:tc>
          <w:tcPr>
            <w:tcW w:w="2783" w:type="dxa"/>
            <w:vAlign w:val="center"/>
          </w:tcPr>
          <w:p w14:paraId="1646ED2A" w14:textId="77777777" w:rsidR="002E7886" w:rsidRDefault="002E7886">
            <w:r>
              <w:rPr>
                <w:sz w:val="18"/>
              </w:rPr>
              <w:t>Gestionar el ciclo completo de cuestionarios.</w:t>
            </w:r>
          </w:p>
        </w:tc>
      </w:tr>
      <w:tr w:rsidR="002E7886" w14:paraId="08ED5829" w14:textId="77777777" w:rsidTr="00EF6A71">
        <w:trPr>
          <w:jc w:val="center"/>
        </w:trPr>
        <w:tc>
          <w:tcPr>
            <w:tcW w:w="2787" w:type="dxa"/>
            <w:vAlign w:val="center"/>
          </w:tcPr>
          <w:p w14:paraId="730A1AD5" w14:textId="77777777" w:rsidR="002E7886" w:rsidRDefault="002E7886">
            <w:r>
              <w:rPr>
                <w:sz w:val="18"/>
              </w:rPr>
              <w:t>app/backend/src/groups</w:t>
            </w:r>
          </w:p>
        </w:tc>
        <w:tc>
          <w:tcPr>
            <w:tcW w:w="2784" w:type="dxa"/>
            <w:vAlign w:val="center"/>
          </w:tcPr>
          <w:p w14:paraId="65B45C01" w14:textId="77777777" w:rsidR="002E7886" w:rsidRDefault="002E7886">
            <w:r>
              <w:rPr>
                <w:sz w:val="18"/>
              </w:rPr>
              <w:t>Grupos, importación y visibilidad.</w:t>
            </w:r>
          </w:p>
        </w:tc>
        <w:tc>
          <w:tcPr>
            <w:tcW w:w="2783" w:type="dxa"/>
            <w:vAlign w:val="center"/>
          </w:tcPr>
          <w:p w14:paraId="533A9184" w14:textId="77777777" w:rsidR="002E7886" w:rsidRDefault="002E7886">
            <w:r>
              <w:rPr>
                <w:sz w:val="18"/>
              </w:rPr>
              <w:t>Agrupar estudiantes y restringir cuestionarios.</w:t>
            </w:r>
          </w:p>
        </w:tc>
      </w:tr>
      <w:tr w:rsidR="002E7886" w14:paraId="682E788D" w14:textId="77777777" w:rsidTr="00EF6A71">
        <w:trPr>
          <w:jc w:val="center"/>
        </w:trPr>
        <w:tc>
          <w:tcPr>
            <w:tcW w:w="2787" w:type="dxa"/>
            <w:vAlign w:val="center"/>
          </w:tcPr>
          <w:p w14:paraId="145BE341" w14:textId="77777777" w:rsidR="002E7886" w:rsidRDefault="002E7886">
            <w:r>
              <w:rPr>
                <w:sz w:val="18"/>
              </w:rPr>
              <w:t>app/frontend/src/pages</w:t>
            </w:r>
          </w:p>
        </w:tc>
        <w:tc>
          <w:tcPr>
            <w:tcW w:w="2784" w:type="dxa"/>
            <w:vAlign w:val="center"/>
          </w:tcPr>
          <w:p w14:paraId="2429FD98" w14:textId="77777777" w:rsidR="002E7886" w:rsidRDefault="002E7886">
            <w:r>
              <w:rPr>
                <w:sz w:val="18"/>
              </w:rPr>
              <w:t>Pantallas principales de la aplicación.</w:t>
            </w:r>
          </w:p>
        </w:tc>
        <w:tc>
          <w:tcPr>
            <w:tcW w:w="2783" w:type="dxa"/>
            <w:vAlign w:val="center"/>
          </w:tcPr>
          <w:p w14:paraId="79F286E8" w14:textId="77777777" w:rsidR="002E7886" w:rsidRDefault="002E7886">
            <w:r>
              <w:rPr>
                <w:sz w:val="18"/>
              </w:rPr>
              <w:t>Implementar las vistas por ruta.</w:t>
            </w:r>
          </w:p>
        </w:tc>
      </w:tr>
      <w:tr w:rsidR="002E7886" w14:paraId="24B3CED3" w14:textId="77777777" w:rsidTr="00EF6A71">
        <w:trPr>
          <w:jc w:val="center"/>
        </w:trPr>
        <w:tc>
          <w:tcPr>
            <w:tcW w:w="2787" w:type="dxa"/>
            <w:vAlign w:val="center"/>
          </w:tcPr>
          <w:p w14:paraId="59D3A63E" w14:textId="77777777" w:rsidR="002E7886" w:rsidRDefault="002E7886">
            <w:r>
              <w:rPr>
                <w:sz w:val="18"/>
              </w:rPr>
              <w:t>app/frontend/src/components</w:t>
            </w:r>
          </w:p>
        </w:tc>
        <w:tc>
          <w:tcPr>
            <w:tcW w:w="2784" w:type="dxa"/>
            <w:vAlign w:val="center"/>
          </w:tcPr>
          <w:p w14:paraId="279D7D61" w14:textId="77777777" w:rsidR="002E7886" w:rsidRDefault="002E7886">
            <w:r>
              <w:rPr>
                <w:sz w:val="18"/>
              </w:rPr>
              <w:t>Componentes reutilizables y específicos.</w:t>
            </w:r>
          </w:p>
        </w:tc>
        <w:tc>
          <w:tcPr>
            <w:tcW w:w="2783" w:type="dxa"/>
            <w:vAlign w:val="center"/>
          </w:tcPr>
          <w:p w14:paraId="5FDFB872" w14:textId="77777777" w:rsidR="002E7886" w:rsidRDefault="002E7886">
            <w:r>
              <w:rPr>
                <w:sz w:val="18"/>
              </w:rPr>
              <w:t>Construir formularios, tablas, diálogos y elementos visuales.</w:t>
            </w:r>
          </w:p>
        </w:tc>
      </w:tr>
      <w:tr w:rsidR="002E7886" w14:paraId="2A5A1A09" w14:textId="77777777" w:rsidTr="00EF6A71">
        <w:trPr>
          <w:jc w:val="center"/>
        </w:trPr>
        <w:tc>
          <w:tcPr>
            <w:tcW w:w="2787" w:type="dxa"/>
            <w:vAlign w:val="center"/>
          </w:tcPr>
          <w:p w14:paraId="21122D3A" w14:textId="77777777" w:rsidR="002E7886" w:rsidRDefault="002E7886">
            <w:r>
              <w:rPr>
                <w:sz w:val="18"/>
              </w:rPr>
              <w:t>app/frontend/src/services</w:t>
            </w:r>
          </w:p>
        </w:tc>
        <w:tc>
          <w:tcPr>
            <w:tcW w:w="2784" w:type="dxa"/>
            <w:vAlign w:val="center"/>
          </w:tcPr>
          <w:p w14:paraId="515DC2DD" w14:textId="77777777" w:rsidR="002E7886" w:rsidRDefault="002E7886">
            <w:r>
              <w:rPr>
                <w:sz w:val="18"/>
              </w:rPr>
              <w:t>Cliente HTTP por dominio.</w:t>
            </w:r>
          </w:p>
        </w:tc>
        <w:tc>
          <w:tcPr>
            <w:tcW w:w="2783" w:type="dxa"/>
            <w:vAlign w:val="center"/>
          </w:tcPr>
          <w:p w14:paraId="15098C5A" w14:textId="77777777" w:rsidR="002E7886" w:rsidRDefault="002E7886">
            <w:r>
              <w:rPr>
                <w:sz w:val="18"/>
              </w:rPr>
              <w:t>Centralizar llamadas a la API.</w:t>
            </w:r>
          </w:p>
        </w:tc>
      </w:tr>
      <w:tr w:rsidR="002E7886" w14:paraId="747995E2" w14:textId="77777777" w:rsidTr="00EF6A71">
        <w:trPr>
          <w:jc w:val="center"/>
        </w:trPr>
        <w:tc>
          <w:tcPr>
            <w:tcW w:w="2787" w:type="dxa"/>
            <w:vAlign w:val="center"/>
          </w:tcPr>
          <w:p w14:paraId="5DA58DBB" w14:textId="77777777" w:rsidR="002E7886" w:rsidRDefault="002E7886">
            <w:r>
              <w:rPr>
                <w:sz w:val="18"/>
              </w:rPr>
              <w:t>app/frontend/src/i18n</w:t>
            </w:r>
          </w:p>
        </w:tc>
        <w:tc>
          <w:tcPr>
            <w:tcW w:w="2784" w:type="dxa"/>
            <w:vAlign w:val="center"/>
          </w:tcPr>
          <w:p w14:paraId="333B1D32" w14:textId="77777777" w:rsidR="002E7886" w:rsidRDefault="002E7886">
            <w:r>
              <w:rPr>
                <w:sz w:val="18"/>
              </w:rPr>
              <w:t>Recursos de internacionalización.</w:t>
            </w:r>
          </w:p>
        </w:tc>
        <w:tc>
          <w:tcPr>
            <w:tcW w:w="2783" w:type="dxa"/>
            <w:vAlign w:val="center"/>
          </w:tcPr>
          <w:p w14:paraId="7DDBCDF8" w14:textId="77777777" w:rsidR="002E7886" w:rsidRDefault="002E7886">
            <w:r>
              <w:rPr>
                <w:sz w:val="18"/>
              </w:rPr>
              <w:t>Gestionar textos en español e inglés.</w:t>
            </w:r>
          </w:p>
        </w:tc>
      </w:tr>
    </w:tbl>
    <w:p w14:paraId="7777E36D" w14:textId="77777777" w:rsidR="002E7886" w:rsidRDefault="002E7886" w:rsidP="00EF6A71">
      <w:pPr>
        <w:pStyle w:val="PiedeTabla"/>
      </w:pPr>
      <w:bookmarkStart w:id="2400" w:name="_Toc233720927"/>
      <w:r>
        <w:t>Tabla 9.13. Estructura principal del código fuente.</w:t>
      </w:r>
      <w:bookmarkEnd w:id="2400"/>
    </w:p>
    <w:p w14:paraId="4D5CD531" w14:textId="77777777" w:rsidR="002E7886" w:rsidRDefault="002E7886" w:rsidP="002E7886">
      <w:pPr>
        <w:pStyle w:val="Ttulo3"/>
      </w:pPr>
      <w:bookmarkStart w:id="2401" w:name="_Toc233728364"/>
      <w:r>
        <w:t>Arquitectura del “backend”</w:t>
      </w:r>
      <w:bookmarkEnd w:id="2401"/>
    </w:p>
    <w:p w14:paraId="7D6B97BB" w14:textId="77777777" w:rsidR="002E7886" w:rsidRDefault="002E7886" w:rsidP="00EF6A71">
      <w:r>
        <w:t>El “backend” está construido con NestJS y TypeScript. Cada dominio se organiza en módulos, controladores, servicios, DTO, entidades o esquemas. Los controladores exponen rutas HTTP, los servicios concentran la lógica de negocio y los DTO validan los datos recibidos. La persistencia relacional se gestiona con TypeORM sobre MariaDB y la persistencia documental con Mongoose sobre MongoDB.</w:t>
      </w:r>
    </w:p>
    <w:p w14:paraId="23A8E675" w14:textId="77777777" w:rsidR="002E7886" w:rsidRDefault="002E7886" w:rsidP="00EF6A71">
      <w:r>
        <w:t>Las rutas protegidas utilizan guardas de autenticación y roles. La autenticación se basa en “tokens” JWT y sesiones persistidas. Las contraseñas se almacenan mediante “hash” con bcrypt. Las migraciones de la base de datos relacional se ejecutan con TypeORM y también se lanzan al arrancar el contenedor del “backend”.</w:t>
      </w:r>
    </w:p>
    <w:p w14:paraId="219DE435" w14:textId="77777777" w:rsidR="002E7886" w:rsidRDefault="002E7886" w:rsidP="002E7886">
      <w:pPr>
        <w:pStyle w:val="Ttulo3"/>
      </w:pPr>
      <w:bookmarkStart w:id="2402" w:name="_Toc233728365"/>
      <w:r>
        <w:t>Arquitectura del “frontend”</w:t>
      </w:r>
      <w:bookmarkEnd w:id="2402"/>
    </w:p>
    <w:p w14:paraId="41488697" w14:textId="77777777" w:rsidR="002E7886" w:rsidRDefault="002E7886" w:rsidP="00EF6A71">
      <w:r>
        <w:t>El “frontend” está construido con React, TypeScript y Vite. Las rutas se definen en AppRouter y se protegen mediante componentes de autenticación y rol. La interfaz usa Material UI y separa páginas, componentes, servicios de API, contexto de autenticación, tipos compartidos y utilidades.</w:t>
      </w:r>
    </w:p>
    <w:p w14:paraId="166037AF" w14:textId="77777777" w:rsidR="002E7886" w:rsidRDefault="002E7886" w:rsidP="00EF6A71">
      <w:r>
        <w:t>La aplicación tiene soporte de idiomas mediante i18next. Los textos visibles se encuentran en los recursos de internacionalización, por lo que una nueva pantalla debe añadir sus textos al fichero correspondiente en vez de dejarlos escritos directamente en los componentes.</w:t>
      </w:r>
    </w:p>
    <w:p w14:paraId="0444EC7A" w14:textId="77777777" w:rsidR="002E7886" w:rsidRDefault="002E7886" w:rsidP="002E7886">
      <w:pPr>
        <w:pStyle w:val="Ttulo3"/>
      </w:pPr>
      <w:bookmarkStart w:id="2403" w:name="_Toc233728366"/>
      <w:r>
        <w:t>Añadir una nueva funcionalidad</w:t>
      </w:r>
      <w:bookmarkEnd w:id="2403"/>
    </w:p>
    <w:p w14:paraId="6330A4C3" w14:textId="77777777" w:rsidR="002E7886" w:rsidRDefault="002E7886" w:rsidP="00EF6A71">
      <w:r>
        <w:t>Para ampliar el sistema conviene seguir el mismo patrón usado en los módulos existentes. Si la funcionalidad afecta al servidor, se recomienda crear o ampliar un módulo del “backend” con DTO, servicio, controlador y pruebas. Si también requiere interfaz, se debe añadir una página o componente en el “frontend”, crear el servicio HTTP correspondiente y registrar las rutas necesarias.</w:t>
      </w:r>
    </w:p>
    <w:p w14:paraId="5C2DBFA1" w14:textId="77777777" w:rsidR="002E7886" w:rsidRPr="00EF6A71" w:rsidRDefault="002E7886" w:rsidP="002E7886">
      <w:pPr>
        <w:spacing w:after="120" w:line="259" w:lineRule="auto"/>
        <w:ind w:left="360"/>
        <w:rPr>
          <w:sz w:val="28"/>
          <w:szCs w:val="28"/>
        </w:rPr>
      </w:pPr>
      <w:r w:rsidRPr="00EF6A71">
        <w:rPr>
          <w:szCs w:val="28"/>
        </w:rPr>
        <w:lastRenderedPageBreak/>
        <w:t>- Definir primero el caso de uso y los datos que necesita.</w:t>
      </w:r>
    </w:p>
    <w:p w14:paraId="621D67D1" w14:textId="77777777" w:rsidR="002E7886" w:rsidRPr="00EF6A71" w:rsidRDefault="002E7886" w:rsidP="002E7886">
      <w:pPr>
        <w:spacing w:after="120" w:line="259" w:lineRule="auto"/>
        <w:ind w:left="360"/>
        <w:rPr>
          <w:sz w:val="28"/>
          <w:szCs w:val="28"/>
        </w:rPr>
      </w:pPr>
      <w:r w:rsidRPr="00EF6A71">
        <w:rPr>
          <w:szCs w:val="28"/>
        </w:rPr>
        <w:t>- Añadir o modificar entidades, esquemas o migraciones si cambia la persistencia.</w:t>
      </w:r>
    </w:p>
    <w:p w14:paraId="1D249F16" w14:textId="77777777" w:rsidR="002E7886" w:rsidRPr="00EF6A71" w:rsidRDefault="002E7886" w:rsidP="002E7886">
      <w:pPr>
        <w:spacing w:after="120" w:line="259" w:lineRule="auto"/>
        <w:ind w:left="360"/>
        <w:rPr>
          <w:sz w:val="28"/>
          <w:szCs w:val="28"/>
        </w:rPr>
      </w:pPr>
      <w:r w:rsidRPr="00EF6A71">
        <w:rPr>
          <w:szCs w:val="28"/>
        </w:rPr>
        <w:t>- Crear DTO y validadores para controlar la entrada de datos.</w:t>
      </w:r>
    </w:p>
    <w:p w14:paraId="20F7C086" w14:textId="77777777" w:rsidR="002E7886" w:rsidRPr="00EF6A71" w:rsidRDefault="002E7886" w:rsidP="002E7886">
      <w:pPr>
        <w:spacing w:after="120" w:line="259" w:lineRule="auto"/>
        <w:ind w:left="360"/>
        <w:rPr>
          <w:sz w:val="28"/>
          <w:szCs w:val="28"/>
        </w:rPr>
      </w:pPr>
      <w:r w:rsidRPr="00EF6A71">
        <w:rPr>
          <w:szCs w:val="28"/>
        </w:rPr>
        <w:t>- Implementar la lógica en servicios del “backend”.</w:t>
      </w:r>
    </w:p>
    <w:p w14:paraId="5BA18AA0" w14:textId="77777777" w:rsidR="002E7886" w:rsidRPr="00EF6A71" w:rsidRDefault="002E7886" w:rsidP="002E7886">
      <w:pPr>
        <w:spacing w:after="120" w:line="259" w:lineRule="auto"/>
        <w:ind w:left="360"/>
        <w:rPr>
          <w:sz w:val="28"/>
          <w:szCs w:val="28"/>
        </w:rPr>
      </w:pPr>
      <w:r w:rsidRPr="00EF6A71">
        <w:rPr>
          <w:szCs w:val="28"/>
        </w:rPr>
        <w:t>- Exponer las operaciones necesarias mediante controladores protegidos por rol.</w:t>
      </w:r>
    </w:p>
    <w:p w14:paraId="5F5013EF" w14:textId="77777777" w:rsidR="002E7886" w:rsidRPr="00EF6A71" w:rsidRDefault="002E7886" w:rsidP="002E7886">
      <w:pPr>
        <w:spacing w:after="120" w:line="259" w:lineRule="auto"/>
        <w:ind w:left="360"/>
        <w:rPr>
          <w:sz w:val="28"/>
          <w:szCs w:val="28"/>
        </w:rPr>
      </w:pPr>
      <w:r w:rsidRPr="00EF6A71">
        <w:rPr>
          <w:szCs w:val="28"/>
        </w:rPr>
        <w:t>- Añadir el servicio HTTP en el “frontend”.</w:t>
      </w:r>
    </w:p>
    <w:p w14:paraId="1E19A2AD" w14:textId="77777777" w:rsidR="002E7886" w:rsidRPr="00EF6A71" w:rsidRDefault="002E7886" w:rsidP="002E7886">
      <w:pPr>
        <w:spacing w:after="120" w:line="259" w:lineRule="auto"/>
        <w:ind w:left="360"/>
        <w:rPr>
          <w:sz w:val="28"/>
          <w:szCs w:val="28"/>
        </w:rPr>
      </w:pPr>
      <w:r w:rsidRPr="00EF6A71">
        <w:rPr>
          <w:szCs w:val="28"/>
        </w:rPr>
        <w:t>- Construir la pantalla o componente visual correspondiente.</w:t>
      </w:r>
    </w:p>
    <w:p w14:paraId="58827B12" w14:textId="77777777" w:rsidR="002E7886" w:rsidRPr="00EF6A71" w:rsidRDefault="002E7886" w:rsidP="002E7886">
      <w:pPr>
        <w:spacing w:after="120" w:line="259" w:lineRule="auto"/>
        <w:ind w:left="360"/>
        <w:rPr>
          <w:sz w:val="28"/>
          <w:szCs w:val="28"/>
        </w:rPr>
      </w:pPr>
      <w:r w:rsidRPr="00EF6A71">
        <w:rPr>
          <w:szCs w:val="28"/>
        </w:rPr>
        <w:t>- Añadir textos a i18n y pruebas automáticas cuando el cambio sea relevante.</w:t>
      </w:r>
    </w:p>
    <w:p w14:paraId="20B85288" w14:textId="77777777" w:rsidR="002E7886" w:rsidRDefault="002E7886" w:rsidP="002E7886">
      <w:pPr>
        <w:pStyle w:val="Ttulo3"/>
      </w:pPr>
      <w:bookmarkStart w:id="2404" w:name="_Toc233728367"/>
      <w:r>
        <w:t>Añadir un nuevo tipo de pregunta</w:t>
      </w:r>
      <w:bookmarkEnd w:id="2404"/>
    </w:p>
    <w:p w14:paraId="5A4301F2" w14:textId="77777777" w:rsidR="002E7886" w:rsidRDefault="002E7886" w:rsidP="00EF6A71">
      <w:r>
        <w:t>Una de las ampliaciones naturales del sistema es añadir más tipos de pregunta. Para hacerlo correctamente no basta con crear un formulario visual; también hay que actualizar la validación, la persistencia, la corrección y la visualización del intento.</w:t>
      </w:r>
    </w:p>
    <w:tbl>
      <w:tblPr>
        <w:tblStyle w:val="Tablaconcuadrcula"/>
        <w:tblW w:w="0" w:type="auto"/>
        <w:jc w:val="center"/>
        <w:tblLook w:val="04A0" w:firstRow="1" w:lastRow="0" w:firstColumn="1" w:lastColumn="0" w:noHBand="0" w:noVBand="1"/>
      </w:tblPr>
      <w:tblGrid>
        <w:gridCol w:w="4177"/>
        <w:gridCol w:w="4177"/>
      </w:tblGrid>
      <w:tr w:rsidR="00BA7E97" w14:paraId="4C97DD10" w14:textId="77777777" w:rsidTr="00EF6A71">
        <w:trPr>
          <w:trHeight w:val="357"/>
          <w:jc w:val="center"/>
        </w:trPr>
        <w:tc>
          <w:tcPr>
            <w:tcW w:w="8354" w:type="dxa"/>
            <w:gridSpan w:val="2"/>
            <w:shd w:val="clear" w:color="auto" w:fill="DDDDDD" w:themeFill="accent1"/>
            <w:vAlign w:val="center"/>
          </w:tcPr>
          <w:p w14:paraId="76F2684A" w14:textId="795EAEC0" w:rsidR="00BA7E97" w:rsidRDefault="00F95C43" w:rsidP="00EF6A71">
            <w:pPr>
              <w:jc w:val="center"/>
              <w:rPr>
                <w:b/>
                <w:sz w:val="18"/>
              </w:rPr>
            </w:pPr>
            <w:r>
              <w:rPr>
                <w:b/>
                <w:sz w:val="18"/>
              </w:rPr>
              <w:t>Nuevo tipo de pregunta</w:t>
            </w:r>
          </w:p>
        </w:tc>
      </w:tr>
      <w:tr w:rsidR="002E7886" w14:paraId="2B64C4E9" w14:textId="77777777" w:rsidTr="00EF6A71">
        <w:trPr>
          <w:trHeight w:val="357"/>
          <w:jc w:val="center"/>
        </w:trPr>
        <w:tc>
          <w:tcPr>
            <w:tcW w:w="4177" w:type="dxa"/>
            <w:shd w:val="clear" w:color="auto" w:fill="F2F2F2" w:themeFill="background1" w:themeFillShade="F2"/>
            <w:vAlign w:val="center"/>
          </w:tcPr>
          <w:p w14:paraId="57AE993F" w14:textId="77777777" w:rsidR="002E7886" w:rsidRDefault="002E7886">
            <w:r>
              <w:rPr>
                <w:b/>
                <w:sz w:val="18"/>
              </w:rPr>
              <w:t>Zona afectada</w:t>
            </w:r>
          </w:p>
        </w:tc>
        <w:tc>
          <w:tcPr>
            <w:tcW w:w="4177" w:type="dxa"/>
            <w:shd w:val="clear" w:color="auto" w:fill="F2F2F2" w:themeFill="background1" w:themeFillShade="F2"/>
            <w:vAlign w:val="center"/>
          </w:tcPr>
          <w:p w14:paraId="6039FB26" w14:textId="77777777" w:rsidR="002E7886" w:rsidRDefault="002E7886">
            <w:r>
              <w:rPr>
                <w:b/>
                <w:sz w:val="18"/>
              </w:rPr>
              <w:t>Cambio necesario</w:t>
            </w:r>
          </w:p>
        </w:tc>
      </w:tr>
      <w:tr w:rsidR="002E7886" w14:paraId="36CBB49A" w14:textId="77777777" w:rsidTr="00EF6A71">
        <w:trPr>
          <w:jc w:val="center"/>
        </w:trPr>
        <w:tc>
          <w:tcPr>
            <w:tcW w:w="4177" w:type="dxa"/>
            <w:vAlign w:val="center"/>
          </w:tcPr>
          <w:p w14:paraId="53E2EBE5" w14:textId="77777777" w:rsidR="002E7886" w:rsidRDefault="002E7886">
            <w:r>
              <w:rPr>
                <w:sz w:val="18"/>
              </w:rPr>
              <w:t>Enumerado de tipos</w:t>
            </w:r>
          </w:p>
        </w:tc>
        <w:tc>
          <w:tcPr>
            <w:tcW w:w="4177" w:type="dxa"/>
            <w:vAlign w:val="center"/>
          </w:tcPr>
          <w:p w14:paraId="43809472" w14:textId="77777777" w:rsidR="002E7886" w:rsidRDefault="002E7886">
            <w:r>
              <w:rPr>
                <w:sz w:val="18"/>
              </w:rPr>
              <w:t>Añadir el nuevo tipo al enumerado de preguntas compartido por el sistema.</w:t>
            </w:r>
          </w:p>
        </w:tc>
      </w:tr>
      <w:tr w:rsidR="002E7886" w14:paraId="12232786" w14:textId="77777777" w:rsidTr="00EF6A71">
        <w:trPr>
          <w:jc w:val="center"/>
        </w:trPr>
        <w:tc>
          <w:tcPr>
            <w:tcW w:w="4177" w:type="dxa"/>
            <w:vAlign w:val="center"/>
          </w:tcPr>
          <w:p w14:paraId="3FDC53F5" w14:textId="77777777" w:rsidR="002E7886" w:rsidRDefault="002E7886">
            <w:r>
              <w:rPr>
                <w:sz w:val="18"/>
              </w:rPr>
              <w:t>Validadores del “backend”</w:t>
            </w:r>
          </w:p>
        </w:tc>
        <w:tc>
          <w:tcPr>
            <w:tcW w:w="4177" w:type="dxa"/>
            <w:vAlign w:val="center"/>
          </w:tcPr>
          <w:p w14:paraId="028DB9F2" w14:textId="77777777" w:rsidR="002E7886" w:rsidRDefault="002E7886">
            <w:r>
              <w:rPr>
                <w:sz w:val="18"/>
              </w:rPr>
              <w:t>Crear o ampliar validadores para comprobar que la configuración coincide con el tipo.</w:t>
            </w:r>
          </w:p>
        </w:tc>
      </w:tr>
      <w:tr w:rsidR="002E7886" w14:paraId="1F0954AC" w14:textId="77777777" w:rsidTr="00EF6A71">
        <w:trPr>
          <w:jc w:val="center"/>
        </w:trPr>
        <w:tc>
          <w:tcPr>
            <w:tcW w:w="4177" w:type="dxa"/>
            <w:vAlign w:val="center"/>
          </w:tcPr>
          <w:p w14:paraId="69AFF268" w14:textId="77777777" w:rsidR="002E7886" w:rsidRDefault="002E7886">
            <w:r>
              <w:rPr>
                <w:sz w:val="18"/>
              </w:rPr>
              <w:t>Esquema de pregunta</w:t>
            </w:r>
          </w:p>
        </w:tc>
        <w:tc>
          <w:tcPr>
            <w:tcW w:w="4177" w:type="dxa"/>
            <w:vAlign w:val="center"/>
          </w:tcPr>
          <w:p w14:paraId="1DF36F80" w14:textId="77777777" w:rsidR="002E7886" w:rsidRDefault="002E7886">
            <w:r>
              <w:rPr>
                <w:sz w:val="18"/>
              </w:rPr>
              <w:t>Asegurar que la configuración se guarda correctamente en MongoDB.</w:t>
            </w:r>
          </w:p>
        </w:tc>
      </w:tr>
      <w:tr w:rsidR="002E7886" w14:paraId="77E51A40" w14:textId="77777777" w:rsidTr="00EF6A71">
        <w:trPr>
          <w:jc w:val="center"/>
        </w:trPr>
        <w:tc>
          <w:tcPr>
            <w:tcW w:w="4177" w:type="dxa"/>
            <w:vAlign w:val="center"/>
          </w:tcPr>
          <w:p w14:paraId="440215CA" w14:textId="77777777" w:rsidR="002E7886" w:rsidRDefault="002E7886">
            <w:r>
              <w:rPr>
                <w:sz w:val="18"/>
              </w:rPr>
              <w:t>Editor de preguntas</w:t>
            </w:r>
          </w:p>
        </w:tc>
        <w:tc>
          <w:tcPr>
            <w:tcW w:w="4177" w:type="dxa"/>
            <w:vAlign w:val="center"/>
          </w:tcPr>
          <w:p w14:paraId="1F0AAEEA" w14:textId="77777777" w:rsidR="002E7886" w:rsidRDefault="002E7886">
            <w:r>
              <w:rPr>
                <w:sz w:val="18"/>
              </w:rPr>
              <w:t>Añadir los campos específicos en el formulario del “frontend”.</w:t>
            </w:r>
          </w:p>
        </w:tc>
      </w:tr>
      <w:tr w:rsidR="002E7886" w14:paraId="4BEFD5FF" w14:textId="77777777" w:rsidTr="00EF6A71">
        <w:trPr>
          <w:jc w:val="center"/>
        </w:trPr>
        <w:tc>
          <w:tcPr>
            <w:tcW w:w="4177" w:type="dxa"/>
            <w:vAlign w:val="center"/>
          </w:tcPr>
          <w:p w14:paraId="2B2D01E3" w14:textId="77777777" w:rsidR="002E7886" w:rsidRDefault="002E7886">
            <w:r>
              <w:rPr>
                <w:sz w:val="18"/>
              </w:rPr>
              <w:t>Constructor de cuestionarios</w:t>
            </w:r>
          </w:p>
        </w:tc>
        <w:tc>
          <w:tcPr>
            <w:tcW w:w="4177" w:type="dxa"/>
            <w:vAlign w:val="center"/>
          </w:tcPr>
          <w:p w14:paraId="78AE25DF" w14:textId="77777777" w:rsidR="002E7886" w:rsidRDefault="002E7886">
            <w:r>
              <w:rPr>
                <w:sz w:val="18"/>
              </w:rPr>
              <w:t>Permitir seleccionar y configurar el nuevo tipo si es compatible.</w:t>
            </w:r>
          </w:p>
        </w:tc>
      </w:tr>
      <w:tr w:rsidR="002E7886" w14:paraId="397E7FD8" w14:textId="77777777" w:rsidTr="00EF6A71">
        <w:trPr>
          <w:jc w:val="center"/>
        </w:trPr>
        <w:tc>
          <w:tcPr>
            <w:tcW w:w="4177" w:type="dxa"/>
            <w:vAlign w:val="center"/>
          </w:tcPr>
          <w:p w14:paraId="4AF16663" w14:textId="77777777" w:rsidR="002E7886" w:rsidRDefault="002E7886">
            <w:r>
              <w:rPr>
                <w:sz w:val="18"/>
              </w:rPr>
              <w:t>Resolución del intento</w:t>
            </w:r>
          </w:p>
        </w:tc>
        <w:tc>
          <w:tcPr>
            <w:tcW w:w="4177" w:type="dxa"/>
            <w:vAlign w:val="center"/>
          </w:tcPr>
          <w:p w14:paraId="29F1BA22" w14:textId="77777777" w:rsidR="002E7886" w:rsidRDefault="002E7886">
            <w:r>
              <w:rPr>
                <w:sz w:val="18"/>
              </w:rPr>
              <w:t>Añadir el componente de respuesta que verá el estudiante.</w:t>
            </w:r>
          </w:p>
        </w:tc>
      </w:tr>
      <w:tr w:rsidR="002E7886" w14:paraId="4E04ECCC" w14:textId="77777777" w:rsidTr="00EF6A71">
        <w:trPr>
          <w:jc w:val="center"/>
        </w:trPr>
        <w:tc>
          <w:tcPr>
            <w:tcW w:w="4177" w:type="dxa"/>
            <w:vAlign w:val="center"/>
          </w:tcPr>
          <w:p w14:paraId="44FB64F9" w14:textId="77777777" w:rsidR="002E7886" w:rsidRDefault="002E7886">
            <w:r>
              <w:rPr>
                <w:sz w:val="18"/>
              </w:rPr>
              <w:t>Corrección</w:t>
            </w:r>
          </w:p>
        </w:tc>
        <w:tc>
          <w:tcPr>
            <w:tcW w:w="4177" w:type="dxa"/>
            <w:vAlign w:val="center"/>
          </w:tcPr>
          <w:p w14:paraId="7B5D86AF" w14:textId="77777777" w:rsidR="002E7886" w:rsidRDefault="002E7886">
            <w:r>
              <w:rPr>
                <w:sz w:val="18"/>
              </w:rPr>
              <w:t>Implementar la función de evaluación y el “feedback” correspondiente.</w:t>
            </w:r>
          </w:p>
        </w:tc>
      </w:tr>
      <w:tr w:rsidR="002E7886" w14:paraId="6B573812" w14:textId="77777777" w:rsidTr="00EF6A71">
        <w:trPr>
          <w:jc w:val="center"/>
        </w:trPr>
        <w:tc>
          <w:tcPr>
            <w:tcW w:w="4177" w:type="dxa"/>
            <w:vAlign w:val="center"/>
          </w:tcPr>
          <w:p w14:paraId="2DFD264D" w14:textId="77777777" w:rsidR="002E7886" w:rsidRDefault="002E7886">
            <w:r>
              <w:rPr>
                <w:sz w:val="18"/>
              </w:rPr>
              <w:t>Analíticas</w:t>
            </w:r>
          </w:p>
        </w:tc>
        <w:tc>
          <w:tcPr>
            <w:tcW w:w="4177" w:type="dxa"/>
            <w:vAlign w:val="center"/>
          </w:tcPr>
          <w:p w14:paraId="63B329CB" w14:textId="77777777" w:rsidR="002E7886" w:rsidRDefault="002E7886">
            <w:r>
              <w:rPr>
                <w:sz w:val="18"/>
              </w:rPr>
              <w:t>Decidir cómo se muestran respuestas, aciertos y distribución.</w:t>
            </w:r>
          </w:p>
        </w:tc>
      </w:tr>
      <w:tr w:rsidR="002E7886" w14:paraId="7B70A506" w14:textId="77777777" w:rsidTr="00EF6A71">
        <w:trPr>
          <w:jc w:val="center"/>
        </w:trPr>
        <w:tc>
          <w:tcPr>
            <w:tcW w:w="4177" w:type="dxa"/>
            <w:vAlign w:val="center"/>
          </w:tcPr>
          <w:p w14:paraId="0C0EF6E4" w14:textId="77777777" w:rsidR="002E7886" w:rsidRDefault="002E7886">
            <w:r>
              <w:rPr>
                <w:sz w:val="18"/>
              </w:rPr>
              <w:t>Pruebas</w:t>
            </w:r>
          </w:p>
        </w:tc>
        <w:tc>
          <w:tcPr>
            <w:tcW w:w="4177" w:type="dxa"/>
            <w:vAlign w:val="center"/>
          </w:tcPr>
          <w:p w14:paraId="35222EF8" w14:textId="77777777" w:rsidR="002E7886" w:rsidRDefault="002E7886">
            <w:r>
              <w:rPr>
                <w:sz w:val="18"/>
              </w:rPr>
              <w:t>Cubrir validación, corrección y uso básico desde la interfaz.</w:t>
            </w:r>
          </w:p>
        </w:tc>
      </w:tr>
    </w:tbl>
    <w:p w14:paraId="2B77DB94" w14:textId="77777777" w:rsidR="002E7886" w:rsidRDefault="002E7886" w:rsidP="00EF6A71">
      <w:pPr>
        <w:pStyle w:val="PiedeTabla"/>
      </w:pPr>
      <w:bookmarkStart w:id="2405" w:name="_Toc233720928"/>
      <w:r>
        <w:t>Tabla 9.14. Pasos para añadir un nuevo tipo de pregunta.</w:t>
      </w:r>
      <w:bookmarkEnd w:id="2405"/>
    </w:p>
    <w:p w14:paraId="302F951B" w14:textId="77777777" w:rsidR="002E7886" w:rsidRDefault="002E7886" w:rsidP="002E7886">
      <w:pPr>
        <w:pStyle w:val="Ttulo3"/>
      </w:pPr>
      <w:bookmarkStart w:id="2406" w:name="_Toc233728368"/>
      <w:r>
        <w:t>Buenas prácticas de mantenimiento</w:t>
      </w:r>
      <w:bookmarkEnd w:id="2406"/>
    </w:p>
    <w:p w14:paraId="2C780C92" w14:textId="77777777" w:rsidR="002E7886" w:rsidRDefault="002E7886" w:rsidP="00EF6A71">
      <w:r>
        <w:t>Para mantener el proyecto estable, los cambios deberían ir acompañados de pruebas y validaciones. Antes de cerrar una ampliación conviene ejecutar las pruebas del “backend”, las pruebas del “frontend”, el “lint” y la compilación. También es recomendable probar manualmente los flujos afectados desde la interfaz, especialmente si el cambio toca permisos, cuestionarios publicados, intentos o resultados.</w:t>
      </w:r>
    </w:p>
    <w:p w14:paraId="1486F5C3" w14:textId="77777777" w:rsidR="002E7886" w:rsidRDefault="002E7886" w:rsidP="00EF6A71">
      <w:r>
        <w:lastRenderedPageBreak/>
        <w:t>En cambios de datos, se debe evitar modificar directamente la base de datos si existe una operación de la aplicación que ya lo hace. Cuando sea necesario cambiar el modelo relacional, se deben crear migraciones. En MongoDB, los esquemas y servicios deben mantener compatibilidad con los documentos existentes o incluir una estrategia clara de actualización.</w:t>
      </w:r>
    </w:p>
    <w:p w14:paraId="188F0093" w14:textId="2F7215D4" w:rsidR="00EE1046" w:rsidRDefault="002E7886">
      <w:r>
        <w:t>Por último, cualquier texto nuevo visible para el usuario debe añadirse a los recursos de idioma. Esto mantiene la coherencia de la interfaz y evita que una parte de la aplicación quede traducida y otra no.</w:t>
      </w:r>
    </w:p>
    <w:p w14:paraId="5B358667" w14:textId="170B5254" w:rsidR="002E7886" w:rsidRDefault="00EE1046" w:rsidP="00EF6A71">
      <w:pPr>
        <w:jc w:val="left"/>
      </w:pPr>
      <w:r>
        <w:br w:type="page"/>
      </w:r>
    </w:p>
    <w:p w14:paraId="17BB6DF0" w14:textId="77777777" w:rsidR="00E04B80" w:rsidRDefault="00271364" w:rsidP="00271364">
      <w:pPr>
        <w:pStyle w:val="Ttulo1"/>
      </w:pPr>
      <w:bookmarkStart w:id="2407" w:name="_Toc232852017"/>
      <w:bookmarkStart w:id="2408" w:name="_Toc233326349"/>
      <w:bookmarkStart w:id="2409" w:name="_Toc233720234"/>
      <w:bookmarkStart w:id="2410" w:name="_Toc233723043"/>
      <w:bookmarkStart w:id="2411" w:name="_Toc233728369"/>
      <w:bookmarkEnd w:id="2407"/>
      <w:bookmarkEnd w:id="2408"/>
      <w:bookmarkEnd w:id="2409"/>
      <w:bookmarkEnd w:id="2410"/>
      <w:r>
        <w:lastRenderedPageBreak/>
        <w:t>Conclusiones y Ampliaciones</w:t>
      </w:r>
      <w:bookmarkEnd w:id="2411"/>
    </w:p>
    <w:p w14:paraId="381A85EB" w14:textId="72D5572F" w:rsidR="003361CC" w:rsidRPr="003361CC" w:rsidRDefault="003361CC" w:rsidP="00FC45C9">
      <w:r>
        <w:t>Este capítulo recoge las conclusiones obtenidas tras el desarrollo del proyecto y plantea posibles líneas de ampliación. La valoración se realiza teniendo en cuenta el alcance definido para el Trabajo Fin de Grado, es decir, la construcción de una primera versión funcional, ejecutable y documentada de una aplicación web para la creación y realización de cuestionarios de autoevaluación en asignaturas de Cálculo.</w:t>
      </w:r>
    </w:p>
    <w:p w14:paraId="0C754E62" w14:textId="77777777" w:rsidR="00271364" w:rsidRDefault="00271364" w:rsidP="00271364">
      <w:pPr>
        <w:pStyle w:val="Ttulo2"/>
      </w:pPr>
      <w:bookmarkStart w:id="2412" w:name="_Toc233728370"/>
      <w:commentRangeStart w:id="2413"/>
      <w:r>
        <w:t>Conclusiones</w:t>
      </w:r>
      <w:bookmarkEnd w:id="2412"/>
      <w:commentRangeEnd w:id="2413"/>
      <w:r w:rsidR="007F11AB">
        <w:rPr>
          <w:rStyle w:val="Refdecomentario"/>
          <w:sz w:val="40"/>
          <w:szCs w:val="26"/>
        </w:rPr>
        <w:commentReference w:id="2413"/>
      </w:r>
    </w:p>
    <w:p w14:paraId="0F807F73" w14:textId="77777777" w:rsidR="002E22F7" w:rsidRDefault="002E22F7" w:rsidP="00FE489D">
      <w:r w:rsidRPr="002E22F7">
        <w:t>Los objetivos definidos al comienzo del proyecto se han cumplido en su conjunto. Se ha desarrollado una aplicación web con autenticación y roles diferenciados, un banco de preguntas con contenido matemático y distintos tipos de pregunta, creación y publicación de cuestionarios, resolución y corrección automática, historial de intentos, analíticas y exportación CSV. Además, el sistema puede ejecutarse de forma reproducible mediante Docker Compose y sus funciones principales se han validado mediante pruebas automatizadas y manuales.</w:t>
      </w:r>
    </w:p>
    <w:p w14:paraId="3385D133" w14:textId="72144AA5" w:rsidR="00FE489D" w:rsidRDefault="00FE489D" w:rsidP="00FE489D">
      <w:r>
        <w:t>Desde el punto de vista funcional, se han cubierto los elementos más importantes para que la aplicación tenga utilidad académica. El banco de preguntas permite trabajar con distintos tipos de enunciados, incluyendo contenido matemático renderizado con KaTeX. Además, se han incorporado preguntas paramétricas cerradas, con generación de variantes y corrección numérica con tolerancia. Esta decisión ha permitido aportar una funcionalidad interesante para ejercicios de Cálculo sin convertir el proyecto en un motor simbólico general, que habría aumentado mucho la complejidad.</w:t>
      </w:r>
    </w:p>
    <w:p w14:paraId="2FB76D64" w14:textId="77777777" w:rsidR="00FE489D" w:rsidRDefault="00FE489D" w:rsidP="00FE489D">
      <w:r>
        <w:t>La separación entre “frontend” y “backend” también ha resultado adecuada para el tipo de sistema desarrollado. El cliente web, construido con React, TypeScript, Vite y Material UI, proporciona una interfaz organizada por roles y facilita la evolución de nuevas pantallas. El servidor, implementado con NestJS y TypeScript, concentra la lógica de autenticación, validación, preguntas, cuestionarios, intentos, analíticas y grupos. Esta división ha ayudado a mantener una arquitectura más clara y a documentar mejor las responsabilidades de cada parte.</w:t>
      </w:r>
    </w:p>
    <w:p w14:paraId="2AEC6355" w14:textId="77777777" w:rsidR="00FE489D" w:rsidRDefault="00FE489D" w:rsidP="00FE489D">
      <w:r>
        <w:t>La elección de dos sistemas de persistencia, MariaDB y MongoDB, ha supuesto una mayor complejidad de configuración, pero también ha permitido ajustar cada tipo de dato a un modelo más adecuado. MariaDB se utiliza para información estructurada, como usuarios, roles y sesiones, mientras que MongoDB se emplea para documentos más flexibles, como preguntas, cuestionarios e intentos. Esta solución es coherente con la naturaleza del proyecto, aunque exige mantener una estrategia clara de identificadores y una buena separación entre las capas del sistema.</w:t>
      </w:r>
    </w:p>
    <w:p w14:paraId="49AB6ABA" w14:textId="77777777" w:rsidR="00FE489D" w:rsidRDefault="00FE489D" w:rsidP="00FE489D">
      <w:r>
        <w:lastRenderedPageBreak/>
        <w:t>Otro resultado relevante es que el sistema puede ejecutarse de forma reproducible mediante Docker Compose. Este punto es importante porque simplifica la revisión del proyecto: el entorno completo incluye el “frontend”, el “backend”, MariaDB y MongoDB, sin obligar a configurar cada servicio de forma manual. También se mantiene una opción de ejecución en modo desarrollo, útil para depurar o continuar ampliando la aplicación.</w:t>
      </w:r>
    </w:p>
    <w:p w14:paraId="502A39E9" w14:textId="77777777" w:rsidR="00FE489D" w:rsidRDefault="00FE489D" w:rsidP="00FE489D">
      <w:r>
        <w:t>El proyecto no se ha limitado a la implementación del producto, sino que también se ha acompañado de documentación de requisitos, casos de uso, decisiones arquitectónicas, planificación, presupuesto, manuales y pruebas. Esta documentación facilita justificar las decisiones adoptadas y permite seguir la evolución del trabajo de una forma más ordenada. En particular, los registros de decisiones arquitectónicas han sido útiles para explicar por qué se eligieron determinadas tecnologías y por qué se descartaron alternativas más complejas.</w:t>
      </w:r>
    </w:p>
    <w:p w14:paraId="7EFC7F66" w14:textId="77777777" w:rsidR="00FE489D" w:rsidRDefault="00FE489D" w:rsidP="00FE489D">
      <w:r>
        <w:t>La validación realizada mediante pruebas automáticas, revisión manual, pruebas de usabilidad, accesibilidad y rendimiento permite afirmar que la aplicación cumple el alcance previsto para una primera versión académica. Las pruebas no convierten el sistema en un producto preparado para un despliegue real sin más trabajo, pero sí aportan confianza suficiente sobre los flujos principales y sobre las partes más críticas de la aplicación.</w:t>
      </w:r>
    </w:p>
    <w:p w14:paraId="37B07181" w14:textId="77777777" w:rsidR="00FE489D" w:rsidRDefault="00FE489D" w:rsidP="00FE489D">
      <w:r>
        <w:t>Durante el desarrollo también se ha comprobado la importancia de acotar correctamente el alcance. Algunas funcionalidades, como las preguntas paramétricas o las analíticas del profesorado, podrían crecer mucho si no se establecen límites claros. En este proyecto se ha priorizado construir una base funcional, comprensible y mantenible antes que intentar cubrir todos los casos posibles. Esta decisión ha sido positiva, porque permite presentar un sistema completo dentro del tiempo disponible.</w:t>
      </w:r>
    </w:p>
    <w:p w14:paraId="06FF28AD" w14:textId="77777777" w:rsidR="00FE489D" w:rsidRDefault="00FE489D" w:rsidP="00FE489D">
      <w:r>
        <w:t>Como conclusión general, el proyecto ha alcanzado su objetivo principal: desarrollar una plataforma web funcional para cuestionarios de autoevaluación de Cálculo, con soporte para contenido matemático, roles diferenciados, corrección automática, analíticas básicas, gestión de grupos y ejecución reproducible. El resultado no pretende sustituir a plataformas matemáticas avanzadas, pero sí ofrece una alternativa más controlada y adaptada al contexto concreto planteado en este Trabajo Fin de Grado.</w:t>
      </w:r>
    </w:p>
    <w:p w14:paraId="05C81AEA" w14:textId="77777777" w:rsidR="00FE489D" w:rsidRDefault="00FE489D" w:rsidP="00FE489D">
      <w:pPr>
        <w:pStyle w:val="Ttulo2"/>
        <w:jc w:val="left"/>
      </w:pPr>
      <w:bookmarkStart w:id="2414" w:name="_Toc233728371"/>
      <w:r>
        <w:t>Ampliaciones</w:t>
      </w:r>
      <w:bookmarkEnd w:id="2414"/>
    </w:p>
    <w:p w14:paraId="68BD40F9" w14:textId="77777777" w:rsidR="00FE489D" w:rsidRDefault="00FE489D" w:rsidP="00FE489D">
      <w:r>
        <w:t>Aunque el sistema desarrollado cubre el alcance definido para el proyecto, existen varias líneas de mejora que permitirían convertir la aplicación en una herramienta más completa. Estas ampliaciones no se consideran necesarias para validar la primera versión, pero sí representan una evolución natural si el proyecto continuase después de la entrega.</w:t>
      </w:r>
    </w:p>
    <w:p w14:paraId="3F72729D" w14:textId="77777777" w:rsidR="00FE489D" w:rsidRDefault="00FE489D" w:rsidP="00FE489D">
      <w:r>
        <w:rPr>
          <w:b/>
        </w:rPr>
        <w:t xml:space="preserve">Ampliación de los tipos de pregunta. </w:t>
      </w:r>
      <w:r>
        <w:t xml:space="preserve">Una primera mejora sería incorporar nuevos tipos de pregunta y más familias paramétricas. El sistema actual permite trabajar con un conjunto acotado y validable, pero en un entorno docente real sería útil añadir ejercicios de varios pasos, preguntas con varias respuestas numéricas, selección sobre representaciones gráficas o preguntas con validaciones más específicas. Esta ampliación debería mantener el criterio </w:t>
      </w:r>
      <w:r>
        <w:lastRenderedPageBreak/>
        <w:t>seguido en el proyecto: añadir tipos de pregunta que puedan probarse y explicarse con claridad.</w:t>
      </w:r>
    </w:p>
    <w:p w14:paraId="24A3C8EE" w14:textId="77777777" w:rsidR="00FE489D" w:rsidRDefault="00FE489D" w:rsidP="00FE489D">
      <w:r>
        <w:rPr>
          <w:b/>
        </w:rPr>
        <w:t xml:space="preserve">Integración con un motor matemático más avanzado. </w:t>
      </w:r>
      <w:r>
        <w:t>Otra línea posible sería estudiar la integración de un sistema de cálculo simbólico para ciertos casos concretos. Esto permitiría aceptar respuestas algebraicamente equivalentes y no solo respuestas numéricas dentro de una tolerancia. Sin embargo, esta mejora debería abordarse con cuidado, porque introduce problemas de seguridad, rendimiento, equivalencia matemática y experiencia de uso. Por ese motivo, tendría sentido plantearla primero para familias muy controladas antes de abrir la puerta a expresiones completamente libres.</w:t>
      </w:r>
    </w:p>
    <w:p w14:paraId="3A600869" w14:textId="77777777" w:rsidR="00FE489D" w:rsidRDefault="00FE489D" w:rsidP="00FE489D">
      <w:r>
        <w:rPr>
          <w:b/>
        </w:rPr>
        <w:t xml:space="preserve">Importación y exportación de contenido docente. </w:t>
      </w:r>
      <w:r>
        <w:t>El banco de preguntas podría ampliarse con mecanismos para importar y exportar preguntas, cuestionarios o bancos completos. Esta mejora facilitaría reutilizar material entre asignaturas o cursos académicos. También podría estudiarse la compatibilidad con formatos usados por otras plataformas educativas, aunque habría que analizar cada caso para evitar una conversión incompleta o ambigua.</w:t>
      </w:r>
    </w:p>
    <w:p w14:paraId="112F7598" w14:textId="77777777" w:rsidR="00FE489D" w:rsidRDefault="00FE489D" w:rsidP="00FE489D">
      <w:r>
        <w:rPr>
          <w:b/>
        </w:rPr>
        <w:t xml:space="preserve">Mejora de las analíticas. </w:t>
      </w:r>
      <w:r>
        <w:t>Las analíticas actuales permiten al profesorado revisar intentos y obtener información básica sobre el rendimiento del alumnado. Una versión posterior podría incluir comparativas por grupo, evolución temporal, detección de preguntas con bajo porcentaje de acierto, análisis de abandono y generación de informes más completos. Estas mejoras ayudarían a que la aplicación no solo corrigiese respuestas, sino que también sirviese como apoyo a la toma de decisiones docentes.</w:t>
      </w:r>
    </w:p>
    <w:p w14:paraId="64BF0CB4" w14:textId="77777777" w:rsidR="00FE489D" w:rsidRDefault="00FE489D" w:rsidP="00FE489D">
      <w:r>
        <w:rPr>
          <w:b/>
        </w:rPr>
        <w:t xml:space="preserve">Gestión académica más completa. </w:t>
      </w:r>
      <w:r>
        <w:t>La gestión de grupos incluida en esta versión es suficiente para organizar subconjuntos de estudiantes y asignar cuestionarios, pero podría ampliarse con cursos, asignaturas, convocatorias, calendarios de apertura y cierre, importación desde listados institucionales y permisos más detallados. Esta evolución haría la aplicación más adecuada para un uso continuado durante varios cursos académicos.</w:t>
      </w:r>
    </w:p>
    <w:p w14:paraId="7BD87ACF" w14:textId="77777777" w:rsidR="00FE489D" w:rsidRDefault="00FE489D" w:rsidP="00FE489D">
      <w:r>
        <w:rPr>
          <w:b/>
        </w:rPr>
        <w:t xml:space="preserve">Accesibilidad y usabilidad avanzada. </w:t>
      </w:r>
      <w:r>
        <w:t>La revisión de accesibilidad realizada en el proyecto es una revisión básica ajustada al alcance del TFG. En una versión posterior sería conveniente realizar una auditoría más completa, incluyendo pruebas con lector de pantalla, navegación solo con teclado, contraste en todas las combinaciones de estado y validación con usuarios reales. También podrían añadirse ayudas contextuales para profesorado y alumnado.</w:t>
      </w:r>
    </w:p>
    <w:p w14:paraId="3AEC541B" w14:textId="79772DA1" w:rsidR="00FE489D" w:rsidRDefault="00FE489D" w:rsidP="00FE489D">
      <w:r>
        <w:rPr>
          <w:b/>
        </w:rPr>
        <w:t xml:space="preserve">Despliegue real y operación del sistema. </w:t>
      </w:r>
      <w:r>
        <w:t>El despliegue actual está orientado a evaluación local mediante Docker Compose. Para un uso real sería necesario preparar un entorno</w:t>
      </w:r>
      <w:r w:rsidR="007A0327">
        <w:t xml:space="preserve"> con una</w:t>
      </w:r>
      <w:r>
        <w:t xml:space="preserve"> gestión segura de secretos, copias de seguridad, monitorización, registros centralizados y una política clara de actualización. También habría que revisar la configuración de “cookies”, límites de peticiones, permisos y protección de datos.</w:t>
      </w:r>
    </w:p>
    <w:p w14:paraId="176361DC" w14:textId="77777777" w:rsidR="00FE489D" w:rsidRDefault="00FE489D" w:rsidP="00FE489D">
      <w:r>
        <w:rPr>
          <w:b/>
        </w:rPr>
        <w:t xml:space="preserve">Automatización de entrega y mantenimiento. </w:t>
      </w:r>
      <w:r>
        <w:t xml:space="preserve">Otra </w:t>
      </w:r>
      <w:commentRangeStart w:id="2415"/>
      <w:r>
        <w:t xml:space="preserve">mejora sería reforzar la integración continua para que cada cambio ejecutase de forma automática las pruebas, la compilación, la revisión de estilo y la construcción de imágenes Docker. Esto reduciría </w:t>
      </w:r>
      <w:commentRangeEnd w:id="2415"/>
      <w:r w:rsidR="007F11AB">
        <w:rPr>
          <w:rStyle w:val="Refdecomentario"/>
          <w:sz w:val="22"/>
          <w:szCs w:val="22"/>
        </w:rPr>
        <w:commentReference w:id="2415"/>
      </w:r>
      <w:r>
        <w:t>el riesgo de introducir errores al evolucionar el sistema y facilitaría mantener una rama estable para demostraciones o revisiones.</w:t>
      </w:r>
    </w:p>
    <w:p w14:paraId="44354E5A" w14:textId="77777777" w:rsidR="001544B0" w:rsidRDefault="001544B0" w:rsidP="00FE489D">
      <w:pPr>
        <w:rPr>
          <w:b/>
        </w:rPr>
      </w:pPr>
      <w:r w:rsidRPr="001544B0">
        <w:rPr>
          <w:b/>
        </w:rPr>
        <w:lastRenderedPageBreak/>
        <w:t xml:space="preserve">Optimización del empaquetado del cliente web. </w:t>
      </w:r>
    </w:p>
    <w:p w14:paraId="4F058AE3" w14:textId="7FDE98B5" w:rsidR="001544B0" w:rsidRPr="001544B0" w:rsidRDefault="001544B0" w:rsidP="00FE489D">
      <w:pPr>
        <w:rPr>
          <w:bCs/>
        </w:rPr>
      </w:pPr>
      <w:r w:rsidRPr="001544B0">
        <w:rPr>
          <w:bCs/>
        </w:rPr>
        <w:t xml:space="preserve">Aunque varias páginas ya utilizan carga diferida, la compilación genera un fragmento principal de tamaño elevado. Una mejora futura consistiría en configurar la separación manual de dependencias mediante </w:t>
      </w:r>
      <w:r>
        <w:rPr>
          <w:bCs/>
        </w:rPr>
        <w:t>“</w:t>
      </w:r>
      <w:r w:rsidRPr="001544B0">
        <w:rPr>
          <w:bCs/>
        </w:rPr>
        <w:t>manualChunks</w:t>
      </w:r>
      <w:r>
        <w:rPr>
          <w:bCs/>
        </w:rPr>
        <w:t>”</w:t>
      </w:r>
      <w:r w:rsidRPr="001544B0">
        <w:rPr>
          <w:bCs/>
        </w:rPr>
        <w:t>, revisar las importaciones realizadas al iniciar la aplicación y ampliar el uso de “code-splitting” y “lazy loading”. Esto reduciría la cantidad de código descargado inicialmente sin modificar la funcionalidad del sistema.</w:t>
      </w:r>
    </w:p>
    <w:p w14:paraId="5AADE46D" w14:textId="149FBC3F" w:rsidR="00FE489D" w:rsidRDefault="00FE489D" w:rsidP="00FE489D">
      <w:r>
        <w:rPr>
          <w:b/>
        </w:rPr>
        <w:t xml:space="preserve">Validación en un contexto docente real. </w:t>
      </w:r>
      <w:r>
        <w:t>La ampliación más importante desde el punto de vista académico sería probar la aplicación con usuarios reales en una asignatura o grupo piloto. Esa prueba permitiría recoger problemas de uso, valorar si los flujos son comprensibles, comprobar si las analíticas resultan útiles para el profesorado y detectar necesidades que no aparecen durante una validación técnica. Con esa información se podrían priorizar las mejoras con más valor real.</w:t>
      </w:r>
    </w:p>
    <w:p w14:paraId="5C210994" w14:textId="77777777" w:rsidR="00FE489D" w:rsidRDefault="00FE489D" w:rsidP="00FE489D">
      <w:r>
        <w:t>En conjunto, las ampliaciones propuestas muestran que el proyecto tiene margen de crecimiento, pero también que la base construida permite evolucionar de forma ordenada. La primera versión se ha centrado en resolver correctamente el flujo principal; las versiones futuras podrían profundizar en potencia matemática, integración docente, operación real y análisis de datos.</w:t>
      </w:r>
    </w:p>
    <w:p w14:paraId="1C47D103"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0A2A19F0" w14:textId="0B643C4F" w:rsidR="004D075D" w:rsidRDefault="00A426AC" w:rsidP="00CA0150">
      <w:pPr>
        <w:pStyle w:val="Ttulo1"/>
      </w:pPr>
      <w:bookmarkStart w:id="2416" w:name="_Toc233728372"/>
      <w:r>
        <w:lastRenderedPageBreak/>
        <w:t xml:space="preserve">Planificación del Proyecto y </w:t>
      </w:r>
      <w:r w:rsidR="004D075D">
        <w:t>Presupuesto</w:t>
      </w:r>
      <w:r>
        <w:t xml:space="preserve"> finales</w:t>
      </w:r>
      <w:bookmarkEnd w:id="2416"/>
    </w:p>
    <w:p w14:paraId="1F0E1469" w14:textId="77777777" w:rsidR="00C66D14" w:rsidRDefault="00C66D14" w:rsidP="00C66D14">
      <w:r>
        <w:t>Este capítulo recoge la planificación final y la revisión económica del proyecto una vez cerrado el desarrollo. A diferencia del capítulo de planificación inicial, aquí no se plantea una previsión, sino una valoración del trabajo realmente necesario para completar la aplicación, estabilizarla y dejarla preparada para su evaluación académica.</w:t>
      </w:r>
    </w:p>
    <w:p w14:paraId="7A31C321" w14:textId="77777777" w:rsidR="00C66D14" w:rsidRDefault="00C66D14" w:rsidP="00C66D14">
      <w:r>
        <w:t>La planificación final se ha mantenido dentro del enfoque iterativo planteado al comienzo. El proyecto se organizó mediante una adaptación de “Scrum” a un Trabajo Fin de Grado desarrollado por una única persona, apoyándose en tareas, revisiones periódicas, control de versiones y documentación continua. La principal diferencia respecto a la primera previsión fue la incorporación de una iteración de cierre, necesaria para reforzar pruebas, revisar documentación y preparar una entrega reproducible.</w:t>
      </w:r>
    </w:p>
    <w:p w14:paraId="6217B1A9" w14:textId="77777777" w:rsidR="00C66D14" w:rsidRDefault="00C66D14" w:rsidP="00C66D14">
      <w:pPr>
        <w:pStyle w:val="Ttulo2"/>
        <w:keepNext/>
      </w:pPr>
      <w:bookmarkStart w:id="2417" w:name="_Toc233728373"/>
      <w:r>
        <w:t>Planificación Final</w:t>
      </w:r>
      <w:bookmarkEnd w:id="2417"/>
    </w:p>
    <w:p w14:paraId="42079728" w14:textId="77777777" w:rsidR="00C66D14" w:rsidRDefault="00C66D14" w:rsidP="00C66D14">
      <w:r>
        <w:t>La planificación final cubre el periodo comprendido entre el 23 de febrero de 2026 y el 18 de mayo de 2026 para el desarrollo del producto. Después de esa fecha se continuó con la consolidación de la memoria y con ajustes documentales, pero la aplicación ya se consideraba funcionalmente cerrada para el alcance aprobado.</w:t>
      </w:r>
    </w:p>
    <w:p w14:paraId="383EAF8D" w14:textId="77777777" w:rsidR="00C66D14" w:rsidRDefault="00C66D14" w:rsidP="00C66D14">
      <w:r>
        <w:t>El trabajo se dividió en seis iteraciones. Las primeras iteraciones permitieron construir la base técnica y funcional del sistema, mientras que las últimas se centraron en completar el flujo de cuestionarios, reforzar funcionalidades de consulta y preparar el entorno de entrega. La planificación final quedó de la siguiente forma:</w:t>
      </w:r>
    </w:p>
    <w:tbl>
      <w:tblPr>
        <w:tblStyle w:val="Tablaconcuadrcula"/>
        <w:tblW w:w="0" w:type="auto"/>
        <w:jc w:val="center"/>
        <w:tblLayout w:type="fixed"/>
        <w:tblLook w:val="04A0" w:firstRow="1" w:lastRow="0" w:firstColumn="1" w:lastColumn="0" w:noHBand="0" w:noVBand="1"/>
      </w:tblPr>
      <w:tblGrid>
        <w:gridCol w:w="1871"/>
        <w:gridCol w:w="2211"/>
        <w:gridCol w:w="5103"/>
      </w:tblGrid>
      <w:tr w:rsidR="00C66D14" w14:paraId="00566D0B" w14:textId="77777777" w:rsidTr="0070184A">
        <w:trPr>
          <w:cantSplit/>
          <w:tblHeader/>
          <w:jc w:val="center"/>
        </w:trPr>
        <w:tc>
          <w:tcPr>
            <w:tcW w:w="5103" w:type="dxa"/>
            <w:gridSpan w:val="3"/>
            <w:shd w:val="clear" w:color="auto" w:fill="DDDDDD" w:themeFill="accent1"/>
            <w:tcMar>
              <w:top w:w="90" w:type="dxa"/>
              <w:left w:w="90" w:type="dxa"/>
              <w:bottom w:w="90" w:type="dxa"/>
              <w:right w:w="90" w:type="dxa"/>
            </w:tcMar>
            <w:vAlign w:val="center"/>
          </w:tcPr>
          <w:p w14:paraId="57E17BC7" w14:textId="6D7D22C9" w:rsidR="00C66D14" w:rsidRDefault="00C66D14">
            <w:pPr>
              <w:jc w:val="center"/>
            </w:pPr>
            <w:r>
              <w:rPr>
                <w:b/>
                <w:sz w:val="20"/>
              </w:rPr>
              <w:t>Planificación final por iteraciones</w:t>
            </w:r>
          </w:p>
        </w:tc>
      </w:tr>
      <w:tr w:rsidR="00C66D14" w14:paraId="7D0FA3DD" w14:textId="77777777" w:rsidTr="0070184A">
        <w:trPr>
          <w:cantSplit/>
          <w:tblHeader/>
          <w:jc w:val="center"/>
        </w:trPr>
        <w:tc>
          <w:tcPr>
            <w:tcW w:w="1871" w:type="dxa"/>
            <w:shd w:val="clear" w:color="auto" w:fill="F2F2F2" w:themeFill="background1" w:themeFillShade="F2"/>
            <w:tcMar>
              <w:top w:w="90" w:type="dxa"/>
              <w:left w:w="90" w:type="dxa"/>
              <w:bottom w:w="90" w:type="dxa"/>
              <w:right w:w="90" w:type="dxa"/>
            </w:tcMar>
            <w:vAlign w:val="center"/>
          </w:tcPr>
          <w:p w14:paraId="0EA1FA1E" w14:textId="77777777" w:rsidR="00C66D14" w:rsidRDefault="00C66D14">
            <w:pPr>
              <w:jc w:val="center"/>
            </w:pPr>
            <w:r>
              <w:rPr>
                <w:b/>
                <w:sz w:val="20"/>
              </w:rPr>
              <w:t>Iteración</w:t>
            </w:r>
          </w:p>
        </w:tc>
        <w:tc>
          <w:tcPr>
            <w:tcW w:w="2211" w:type="dxa"/>
            <w:shd w:val="clear" w:color="auto" w:fill="F2F2F2" w:themeFill="background1" w:themeFillShade="F2"/>
            <w:tcMar>
              <w:top w:w="90" w:type="dxa"/>
              <w:left w:w="90" w:type="dxa"/>
              <w:bottom w:w="90" w:type="dxa"/>
              <w:right w:w="90" w:type="dxa"/>
            </w:tcMar>
            <w:vAlign w:val="center"/>
          </w:tcPr>
          <w:p w14:paraId="77051070" w14:textId="77777777" w:rsidR="00C66D14" w:rsidRDefault="00C66D14">
            <w:pPr>
              <w:jc w:val="center"/>
            </w:pPr>
            <w:r>
              <w:rPr>
                <w:b/>
                <w:sz w:val="20"/>
              </w:rPr>
              <w:t>Fechas</w:t>
            </w:r>
          </w:p>
        </w:tc>
        <w:tc>
          <w:tcPr>
            <w:tcW w:w="5103" w:type="dxa"/>
            <w:shd w:val="clear" w:color="auto" w:fill="F2F2F2" w:themeFill="background1" w:themeFillShade="F2"/>
            <w:tcMar>
              <w:top w:w="90" w:type="dxa"/>
              <w:left w:w="90" w:type="dxa"/>
              <w:bottom w:w="90" w:type="dxa"/>
              <w:right w:w="90" w:type="dxa"/>
            </w:tcMar>
            <w:vAlign w:val="center"/>
          </w:tcPr>
          <w:p w14:paraId="18548218" w14:textId="77777777" w:rsidR="00C66D14" w:rsidRDefault="00C66D14">
            <w:pPr>
              <w:jc w:val="center"/>
            </w:pPr>
            <w:r>
              <w:rPr>
                <w:b/>
                <w:sz w:val="20"/>
              </w:rPr>
              <w:t>Resultado final</w:t>
            </w:r>
          </w:p>
        </w:tc>
      </w:tr>
      <w:tr w:rsidR="00C66D14" w14:paraId="490C21A4" w14:textId="77777777">
        <w:trPr>
          <w:cantSplit/>
          <w:jc w:val="center"/>
        </w:trPr>
        <w:tc>
          <w:tcPr>
            <w:tcW w:w="1871" w:type="dxa"/>
            <w:tcMar>
              <w:top w:w="90" w:type="dxa"/>
              <w:left w:w="90" w:type="dxa"/>
              <w:bottom w:w="90" w:type="dxa"/>
              <w:right w:w="90" w:type="dxa"/>
            </w:tcMar>
            <w:vAlign w:val="center"/>
          </w:tcPr>
          <w:p w14:paraId="5C0E4A9F" w14:textId="77777777" w:rsidR="00C66D14" w:rsidRDefault="00C66D14">
            <w:pPr>
              <w:jc w:val="left"/>
            </w:pPr>
            <w:r>
              <w:rPr>
                <w:sz w:val="20"/>
              </w:rPr>
              <w:t>S0 - Arranque</w:t>
            </w:r>
          </w:p>
        </w:tc>
        <w:tc>
          <w:tcPr>
            <w:tcW w:w="2211" w:type="dxa"/>
            <w:tcMar>
              <w:top w:w="90" w:type="dxa"/>
              <w:left w:w="90" w:type="dxa"/>
              <w:bottom w:w="90" w:type="dxa"/>
              <w:right w:w="90" w:type="dxa"/>
            </w:tcMar>
            <w:vAlign w:val="center"/>
          </w:tcPr>
          <w:p w14:paraId="2B51A0D6" w14:textId="77777777" w:rsidR="00C66D14" w:rsidRDefault="00C66D14">
            <w:pPr>
              <w:jc w:val="center"/>
            </w:pPr>
            <w:r>
              <w:rPr>
                <w:sz w:val="20"/>
              </w:rPr>
              <w:t>23/02/2026 - 08/03/2026</w:t>
            </w:r>
          </w:p>
        </w:tc>
        <w:tc>
          <w:tcPr>
            <w:tcW w:w="5103" w:type="dxa"/>
            <w:tcMar>
              <w:top w:w="90" w:type="dxa"/>
              <w:left w:w="90" w:type="dxa"/>
              <w:bottom w:w="90" w:type="dxa"/>
              <w:right w:w="90" w:type="dxa"/>
            </w:tcMar>
            <w:vAlign w:val="center"/>
          </w:tcPr>
          <w:p w14:paraId="7593FADF" w14:textId="77777777" w:rsidR="00C66D14" w:rsidRDefault="00C66D14">
            <w:pPr>
              <w:jc w:val="left"/>
            </w:pPr>
            <w:r>
              <w:rPr>
                <w:sz w:val="20"/>
              </w:rPr>
              <w:t>Definición del alcance, documentación inicial, requisitos básicos, presupuesto inicial y preparación del tablero de trabajo.</w:t>
            </w:r>
          </w:p>
        </w:tc>
      </w:tr>
      <w:tr w:rsidR="00C66D14" w14:paraId="166A2217" w14:textId="77777777">
        <w:trPr>
          <w:cantSplit/>
          <w:jc w:val="center"/>
        </w:trPr>
        <w:tc>
          <w:tcPr>
            <w:tcW w:w="1871" w:type="dxa"/>
            <w:tcMar>
              <w:top w:w="90" w:type="dxa"/>
              <w:left w:w="90" w:type="dxa"/>
              <w:bottom w:w="90" w:type="dxa"/>
              <w:right w:w="90" w:type="dxa"/>
            </w:tcMar>
            <w:vAlign w:val="center"/>
          </w:tcPr>
          <w:p w14:paraId="71736851" w14:textId="77777777" w:rsidR="00C66D14" w:rsidRDefault="00C66D14">
            <w:pPr>
              <w:jc w:val="left"/>
            </w:pPr>
            <w:r>
              <w:rPr>
                <w:sz w:val="20"/>
              </w:rPr>
              <w:t>S1 - Base y acceso</w:t>
            </w:r>
          </w:p>
        </w:tc>
        <w:tc>
          <w:tcPr>
            <w:tcW w:w="2211" w:type="dxa"/>
            <w:tcMar>
              <w:top w:w="90" w:type="dxa"/>
              <w:left w:w="90" w:type="dxa"/>
              <w:bottom w:w="90" w:type="dxa"/>
              <w:right w:w="90" w:type="dxa"/>
            </w:tcMar>
            <w:vAlign w:val="center"/>
          </w:tcPr>
          <w:p w14:paraId="7375E029" w14:textId="77777777" w:rsidR="00C66D14" w:rsidRDefault="00C66D14">
            <w:pPr>
              <w:jc w:val="center"/>
            </w:pPr>
            <w:r>
              <w:rPr>
                <w:sz w:val="20"/>
              </w:rPr>
              <w:t>09/03/2026 - 22/03/2026</w:t>
            </w:r>
          </w:p>
        </w:tc>
        <w:tc>
          <w:tcPr>
            <w:tcW w:w="5103" w:type="dxa"/>
            <w:tcMar>
              <w:top w:w="90" w:type="dxa"/>
              <w:left w:w="90" w:type="dxa"/>
              <w:bottom w:w="90" w:type="dxa"/>
              <w:right w:w="90" w:type="dxa"/>
            </w:tcMar>
            <w:vAlign w:val="center"/>
          </w:tcPr>
          <w:p w14:paraId="0C2584F3" w14:textId="77777777" w:rsidR="00C66D14" w:rsidRDefault="00C66D14">
            <w:pPr>
              <w:jc w:val="left"/>
            </w:pPr>
            <w:r>
              <w:rPr>
                <w:sz w:val="20"/>
              </w:rPr>
              <w:t>Creación de la estructura de “frontend” y “backend”, navegación principal, autenticación, roles y primeras pantallas de administración.</w:t>
            </w:r>
          </w:p>
        </w:tc>
      </w:tr>
      <w:tr w:rsidR="00C66D14" w14:paraId="6FA8E634" w14:textId="77777777">
        <w:trPr>
          <w:cantSplit/>
          <w:jc w:val="center"/>
        </w:trPr>
        <w:tc>
          <w:tcPr>
            <w:tcW w:w="1871" w:type="dxa"/>
            <w:tcMar>
              <w:top w:w="90" w:type="dxa"/>
              <w:left w:w="90" w:type="dxa"/>
              <w:bottom w:w="90" w:type="dxa"/>
              <w:right w:w="90" w:type="dxa"/>
            </w:tcMar>
            <w:vAlign w:val="center"/>
          </w:tcPr>
          <w:p w14:paraId="00AA8E99" w14:textId="77777777" w:rsidR="00C66D14" w:rsidRDefault="00C66D14">
            <w:pPr>
              <w:jc w:val="left"/>
            </w:pPr>
            <w:r>
              <w:rPr>
                <w:sz w:val="20"/>
              </w:rPr>
              <w:t>S2 - Banco de preguntas y LaTeX</w:t>
            </w:r>
          </w:p>
        </w:tc>
        <w:tc>
          <w:tcPr>
            <w:tcW w:w="2211" w:type="dxa"/>
            <w:tcMar>
              <w:top w:w="90" w:type="dxa"/>
              <w:left w:w="90" w:type="dxa"/>
              <w:bottom w:w="90" w:type="dxa"/>
              <w:right w:w="90" w:type="dxa"/>
            </w:tcMar>
            <w:vAlign w:val="center"/>
          </w:tcPr>
          <w:p w14:paraId="2A2D2693" w14:textId="77777777" w:rsidR="00C66D14" w:rsidRDefault="00C66D14">
            <w:pPr>
              <w:jc w:val="center"/>
            </w:pPr>
            <w:r>
              <w:rPr>
                <w:sz w:val="20"/>
              </w:rPr>
              <w:t>23/03/2026 - 05/04/2026</w:t>
            </w:r>
          </w:p>
        </w:tc>
        <w:tc>
          <w:tcPr>
            <w:tcW w:w="5103" w:type="dxa"/>
            <w:tcMar>
              <w:top w:w="90" w:type="dxa"/>
              <w:left w:w="90" w:type="dxa"/>
              <w:bottom w:w="90" w:type="dxa"/>
              <w:right w:w="90" w:type="dxa"/>
            </w:tcMar>
            <w:vAlign w:val="center"/>
          </w:tcPr>
          <w:p w14:paraId="212DA893" w14:textId="77777777" w:rsidR="00C66D14" w:rsidRDefault="00C66D14">
            <w:pPr>
              <w:jc w:val="left"/>
            </w:pPr>
            <w:r>
              <w:rPr>
                <w:sz w:val="20"/>
              </w:rPr>
              <w:t>Implementación del banco de preguntas, validación de tipos de pregunta, soporte de contenido matemático y previsualización.</w:t>
            </w:r>
          </w:p>
        </w:tc>
      </w:tr>
      <w:tr w:rsidR="00C66D14" w14:paraId="0083CED2" w14:textId="77777777">
        <w:trPr>
          <w:cantSplit/>
          <w:jc w:val="center"/>
        </w:trPr>
        <w:tc>
          <w:tcPr>
            <w:tcW w:w="1871" w:type="dxa"/>
            <w:tcMar>
              <w:top w:w="90" w:type="dxa"/>
              <w:left w:w="90" w:type="dxa"/>
              <w:bottom w:w="90" w:type="dxa"/>
              <w:right w:w="90" w:type="dxa"/>
            </w:tcMar>
            <w:vAlign w:val="center"/>
          </w:tcPr>
          <w:p w14:paraId="3D94566F" w14:textId="77777777" w:rsidR="00C66D14" w:rsidRDefault="00C66D14">
            <w:pPr>
              <w:jc w:val="left"/>
            </w:pPr>
            <w:r>
              <w:rPr>
                <w:sz w:val="20"/>
              </w:rPr>
              <w:t>S3 - Cuestionarios de extremo a extremo</w:t>
            </w:r>
          </w:p>
        </w:tc>
        <w:tc>
          <w:tcPr>
            <w:tcW w:w="2211" w:type="dxa"/>
            <w:tcMar>
              <w:top w:w="90" w:type="dxa"/>
              <w:left w:w="90" w:type="dxa"/>
              <w:bottom w:w="90" w:type="dxa"/>
              <w:right w:w="90" w:type="dxa"/>
            </w:tcMar>
            <w:vAlign w:val="center"/>
          </w:tcPr>
          <w:p w14:paraId="7EC4B404" w14:textId="77777777" w:rsidR="00C66D14" w:rsidRDefault="00C66D14">
            <w:pPr>
              <w:jc w:val="center"/>
            </w:pPr>
            <w:r>
              <w:rPr>
                <w:sz w:val="20"/>
              </w:rPr>
              <w:t>06/04/2026 - 19/04/2026</w:t>
            </w:r>
          </w:p>
        </w:tc>
        <w:tc>
          <w:tcPr>
            <w:tcW w:w="5103" w:type="dxa"/>
            <w:tcMar>
              <w:top w:w="90" w:type="dxa"/>
              <w:left w:w="90" w:type="dxa"/>
              <w:bottom w:w="90" w:type="dxa"/>
              <w:right w:w="90" w:type="dxa"/>
            </w:tcMar>
            <w:vAlign w:val="center"/>
          </w:tcPr>
          <w:p w14:paraId="5B3AF988" w14:textId="77777777" w:rsidR="00C66D14" w:rsidRDefault="00C66D14">
            <w:pPr>
              <w:jc w:val="left"/>
            </w:pPr>
            <w:r>
              <w:rPr>
                <w:sz w:val="20"/>
              </w:rPr>
              <w:t>Construcción del flujo principal de cuestionarios: creación, configuración, publicación, acceso del alumno, envío de intentos y corrección.</w:t>
            </w:r>
          </w:p>
        </w:tc>
      </w:tr>
      <w:tr w:rsidR="00C66D14" w14:paraId="292F95F9" w14:textId="77777777">
        <w:trPr>
          <w:cantSplit/>
          <w:jc w:val="center"/>
        </w:trPr>
        <w:tc>
          <w:tcPr>
            <w:tcW w:w="1871" w:type="dxa"/>
            <w:tcMar>
              <w:top w:w="90" w:type="dxa"/>
              <w:left w:w="90" w:type="dxa"/>
              <w:bottom w:w="90" w:type="dxa"/>
              <w:right w:w="90" w:type="dxa"/>
            </w:tcMar>
            <w:vAlign w:val="center"/>
          </w:tcPr>
          <w:p w14:paraId="5BA1FDCB" w14:textId="77777777" w:rsidR="00C66D14" w:rsidRDefault="00C66D14">
            <w:pPr>
              <w:jc w:val="left"/>
            </w:pPr>
            <w:r>
              <w:rPr>
                <w:sz w:val="20"/>
              </w:rPr>
              <w:lastRenderedPageBreak/>
              <w:t>S4 - Estadísticas y pruebas</w:t>
            </w:r>
          </w:p>
        </w:tc>
        <w:tc>
          <w:tcPr>
            <w:tcW w:w="2211" w:type="dxa"/>
            <w:tcMar>
              <w:top w:w="90" w:type="dxa"/>
              <w:left w:w="90" w:type="dxa"/>
              <w:bottom w:w="90" w:type="dxa"/>
              <w:right w:w="90" w:type="dxa"/>
            </w:tcMar>
            <w:vAlign w:val="center"/>
          </w:tcPr>
          <w:p w14:paraId="709234BA" w14:textId="77777777" w:rsidR="00C66D14" w:rsidRDefault="00C66D14">
            <w:pPr>
              <w:jc w:val="center"/>
            </w:pPr>
            <w:r>
              <w:rPr>
                <w:sz w:val="20"/>
              </w:rPr>
              <w:t>20/04/2026 - 03/05/2026</w:t>
            </w:r>
          </w:p>
        </w:tc>
        <w:tc>
          <w:tcPr>
            <w:tcW w:w="5103" w:type="dxa"/>
            <w:tcMar>
              <w:top w:w="90" w:type="dxa"/>
              <w:left w:w="90" w:type="dxa"/>
              <w:bottom w:w="90" w:type="dxa"/>
              <w:right w:w="90" w:type="dxa"/>
            </w:tcMar>
            <w:vAlign w:val="center"/>
          </w:tcPr>
          <w:p w14:paraId="33FDC306" w14:textId="77777777" w:rsidR="00C66D14" w:rsidRDefault="00C66D14">
            <w:pPr>
              <w:jc w:val="left"/>
            </w:pPr>
            <w:r>
              <w:rPr>
                <w:sz w:val="20"/>
              </w:rPr>
              <w:t>Incorporación de historial, analíticas, exportación de resultados, gestión de grupos, pruebas automáticas y preparación de documentación técnica.</w:t>
            </w:r>
          </w:p>
        </w:tc>
      </w:tr>
      <w:tr w:rsidR="00C66D14" w14:paraId="6445D59D" w14:textId="77777777">
        <w:trPr>
          <w:cantSplit/>
          <w:jc w:val="center"/>
        </w:trPr>
        <w:tc>
          <w:tcPr>
            <w:tcW w:w="1871" w:type="dxa"/>
            <w:tcMar>
              <w:top w:w="90" w:type="dxa"/>
              <w:left w:w="90" w:type="dxa"/>
              <w:bottom w:w="90" w:type="dxa"/>
              <w:right w:w="90" w:type="dxa"/>
            </w:tcMar>
            <w:vAlign w:val="center"/>
          </w:tcPr>
          <w:p w14:paraId="21992E4D" w14:textId="77777777" w:rsidR="00C66D14" w:rsidRDefault="00C66D14">
            <w:pPr>
              <w:jc w:val="left"/>
            </w:pPr>
            <w:r>
              <w:rPr>
                <w:sz w:val="20"/>
              </w:rPr>
              <w:t>S5 - Cierre técnico y documentación</w:t>
            </w:r>
          </w:p>
        </w:tc>
        <w:tc>
          <w:tcPr>
            <w:tcW w:w="2211" w:type="dxa"/>
            <w:tcMar>
              <w:top w:w="90" w:type="dxa"/>
              <w:left w:w="90" w:type="dxa"/>
              <w:bottom w:w="90" w:type="dxa"/>
              <w:right w:w="90" w:type="dxa"/>
            </w:tcMar>
            <w:vAlign w:val="center"/>
          </w:tcPr>
          <w:p w14:paraId="0C920655" w14:textId="77777777" w:rsidR="00C66D14" w:rsidRDefault="00C66D14">
            <w:pPr>
              <w:jc w:val="center"/>
            </w:pPr>
            <w:r>
              <w:rPr>
                <w:sz w:val="20"/>
              </w:rPr>
              <w:t>04/05/2026 - 18/05/2026</w:t>
            </w:r>
          </w:p>
        </w:tc>
        <w:tc>
          <w:tcPr>
            <w:tcW w:w="5103" w:type="dxa"/>
            <w:tcMar>
              <w:top w:w="90" w:type="dxa"/>
              <w:left w:w="90" w:type="dxa"/>
              <w:bottom w:w="90" w:type="dxa"/>
              <w:right w:w="90" w:type="dxa"/>
            </w:tcMar>
            <w:vAlign w:val="center"/>
          </w:tcPr>
          <w:p w14:paraId="5909B3DC" w14:textId="77777777" w:rsidR="00C66D14" w:rsidRDefault="00C66D14">
            <w:pPr>
              <w:jc w:val="left"/>
            </w:pPr>
            <w:r>
              <w:rPr>
                <w:sz w:val="20"/>
              </w:rPr>
              <w:t>Corrección de errores, mejoras de interfaz, refuerzo de pruebas, preparación de “Docker Compose”, integración continua, documentación de entrega y revisión final del alcance.</w:t>
            </w:r>
          </w:p>
        </w:tc>
      </w:tr>
    </w:tbl>
    <w:p w14:paraId="7D167CF0" w14:textId="79628371" w:rsidR="004962D1" w:rsidRDefault="004962D1" w:rsidP="0070184A">
      <w:pPr>
        <w:pStyle w:val="PiedeTabla"/>
      </w:pPr>
      <w:bookmarkStart w:id="2418" w:name="_Toc233720929"/>
      <w:r w:rsidRPr="0070184A">
        <w:t>Tabla 11.1. Planificación final por iteraciones.</w:t>
      </w:r>
      <w:bookmarkEnd w:id="2418"/>
    </w:p>
    <w:p w14:paraId="12A35593" w14:textId="77777777" w:rsidR="00C66D14" w:rsidRDefault="00C66D14" w:rsidP="00C66D14">
      <w:r>
        <w:t>La iteración S5 fue la diferencia más clara respecto a la planificación inicial más temprana. No se utilizó para añadir una gran ampliación funcional, sino para cerrar correctamente lo que ya se había construido. Durante esta fase se revisaron detalles de analíticas, comportamiento de formularios, errores menores, configuración de contenedores, ejecución reproducible y comandos de validación.</w:t>
      </w:r>
    </w:p>
    <w:p w14:paraId="1F16A6E5" w14:textId="77777777" w:rsidR="00C66D14" w:rsidRDefault="00C66D14" w:rsidP="00C66D14">
      <w:r>
        <w:t>En la práctica, esta ampliación de planificación fue positiva. El proyecto pasó de estar funcionalmente completo a estar más preparado para ser revisado por otra persona, porque el entorno de ejecución quedó documentado, se reforzaron las pruebas y se redujo la dependencia de configuraciones locales del equipo de desarrollo.</w:t>
      </w:r>
    </w:p>
    <w:tbl>
      <w:tblPr>
        <w:tblStyle w:val="Tablaconcuadrcula"/>
        <w:tblW w:w="0" w:type="auto"/>
        <w:jc w:val="center"/>
        <w:tblLayout w:type="fixed"/>
        <w:tblLook w:val="04A0" w:firstRow="1" w:lastRow="0" w:firstColumn="1" w:lastColumn="0" w:noHBand="0" w:noVBand="1"/>
      </w:tblPr>
      <w:tblGrid>
        <w:gridCol w:w="1814"/>
        <w:gridCol w:w="3572"/>
        <w:gridCol w:w="3798"/>
      </w:tblGrid>
      <w:tr w:rsidR="00C66D14" w14:paraId="73F7DB75" w14:textId="77777777">
        <w:trPr>
          <w:cantSplit/>
          <w:tblHeader/>
          <w:jc w:val="center"/>
        </w:trPr>
        <w:tc>
          <w:tcPr>
            <w:tcW w:w="3798" w:type="dxa"/>
            <w:gridSpan w:val="3"/>
            <w:shd w:val="clear" w:color="auto" w:fill="DDDDDD" w:themeFill="accent1"/>
            <w:tcMar>
              <w:top w:w="90" w:type="dxa"/>
              <w:left w:w="90" w:type="dxa"/>
              <w:bottom w:w="90" w:type="dxa"/>
              <w:right w:w="90" w:type="dxa"/>
            </w:tcMar>
            <w:vAlign w:val="center"/>
          </w:tcPr>
          <w:p w14:paraId="430D6566" w14:textId="099B46FC" w:rsidR="00C66D14" w:rsidRDefault="00C66D14">
            <w:pPr>
              <w:jc w:val="center"/>
            </w:pPr>
            <w:r>
              <w:rPr>
                <w:b/>
                <w:sz w:val="20"/>
              </w:rPr>
              <w:t>Comparación entre la planificación inicial y la planificación final</w:t>
            </w:r>
          </w:p>
        </w:tc>
      </w:tr>
      <w:tr w:rsidR="00C66D14" w14:paraId="76C4D1D0" w14:textId="77777777">
        <w:trPr>
          <w:cantSplit/>
          <w:tblHeader/>
          <w:jc w:val="center"/>
        </w:trPr>
        <w:tc>
          <w:tcPr>
            <w:tcW w:w="1814" w:type="dxa"/>
            <w:shd w:val="clear" w:color="auto" w:fill="F2F2F2" w:themeFill="background1" w:themeFillShade="F2"/>
            <w:tcMar>
              <w:top w:w="90" w:type="dxa"/>
              <w:left w:w="90" w:type="dxa"/>
              <w:bottom w:w="90" w:type="dxa"/>
              <w:right w:w="90" w:type="dxa"/>
            </w:tcMar>
            <w:vAlign w:val="center"/>
          </w:tcPr>
          <w:p w14:paraId="06AB1CCE" w14:textId="77777777" w:rsidR="00C66D14" w:rsidRDefault="00C66D14">
            <w:pPr>
              <w:jc w:val="center"/>
            </w:pPr>
            <w:r>
              <w:rPr>
                <w:b/>
                <w:sz w:val="20"/>
              </w:rPr>
              <w:t>Aspecto</w:t>
            </w:r>
          </w:p>
        </w:tc>
        <w:tc>
          <w:tcPr>
            <w:tcW w:w="3572" w:type="dxa"/>
            <w:shd w:val="clear" w:color="auto" w:fill="F2F2F2" w:themeFill="background1" w:themeFillShade="F2"/>
            <w:tcMar>
              <w:top w:w="90" w:type="dxa"/>
              <w:left w:w="90" w:type="dxa"/>
              <w:bottom w:w="90" w:type="dxa"/>
              <w:right w:w="90" w:type="dxa"/>
            </w:tcMar>
            <w:vAlign w:val="center"/>
          </w:tcPr>
          <w:p w14:paraId="6D7CC3B4" w14:textId="77777777" w:rsidR="00C66D14" w:rsidRDefault="00C66D14">
            <w:pPr>
              <w:jc w:val="center"/>
            </w:pPr>
            <w:r>
              <w:rPr>
                <w:b/>
                <w:sz w:val="20"/>
              </w:rPr>
              <w:t>Previsión inicial</w:t>
            </w:r>
          </w:p>
        </w:tc>
        <w:tc>
          <w:tcPr>
            <w:tcW w:w="3798" w:type="dxa"/>
            <w:shd w:val="clear" w:color="auto" w:fill="F2F2F2" w:themeFill="background1" w:themeFillShade="F2"/>
            <w:tcMar>
              <w:top w:w="90" w:type="dxa"/>
              <w:left w:w="90" w:type="dxa"/>
              <w:bottom w:w="90" w:type="dxa"/>
              <w:right w:w="90" w:type="dxa"/>
            </w:tcMar>
            <w:vAlign w:val="center"/>
          </w:tcPr>
          <w:p w14:paraId="666CCB6C" w14:textId="77777777" w:rsidR="00C66D14" w:rsidRDefault="00C66D14">
            <w:pPr>
              <w:jc w:val="center"/>
            </w:pPr>
            <w:r>
              <w:rPr>
                <w:b/>
                <w:sz w:val="20"/>
              </w:rPr>
              <w:t>Resultado final</w:t>
            </w:r>
          </w:p>
        </w:tc>
      </w:tr>
      <w:tr w:rsidR="00C66D14" w14:paraId="750B890D" w14:textId="77777777">
        <w:trPr>
          <w:cantSplit/>
          <w:jc w:val="center"/>
        </w:trPr>
        <w:tc>
          <w:tcPr>
            <w:tcW w:w="1814" w:type="dxa"/>
            <w:tcMar>
              <w:top w:w="90" w:type="dxa"/>
              <w:left w:w="90" w:type="dxa"/>
              <w:bottom w:w="90" w:type="dxa"/>
              <w:right w:w="90" w:type="dxa"/>
            </w:tcMar>
            <w:vAlign w:val="center"/>
          </w:tcPr>
          <w:p w14:paraId="77B201C2" w14:textId="77777777" w:rsidR="00C66D14" w:rsidRDefault="00C66D14">
            <w:pPr>
              <w:jc w:val="left"/>
            </w:pPr>
            <w:r>
              <w:rPr>
                <w:sz w:val="20"/>
              </w:rPr>
              <w:t>Duración</w:t>
            </w:r>
          </w:p>
        </w:tc>
        <w:tc>
          <w:tcPr>
            <w:tcW w:w="3572" w:type="dxa"/>
            <w:tcMar>
              <w:top w:w="90" w:type="dxa"/>
              <w:left w:w="90" w:type="dxa"/>
              <w:bottom w:w="90" w:type="dxa"/>
              <w:right w:w="90" w:type="dxa"/>
            </w:tcMar>
            <w:vAlign w:val="center"/>
          </w:tcPr>
          <w:p w14:paraId="02FA7095" w14:textId="77777777" w:rsidR="00C66D14" w:rsidRDefault="00C66D14">
            <w:pPr>
              <w:jc w:val="left"/>
            </w:pPr>
            <w:r>
              <w:rPr>
                <w:sz w:val="20"/>
              </w:rPr>
              <w:t>Finalización prevista a comienzos de mayo de 2026.</w:t>
            </w:r>
          </w:p>
        </w:tc>
        <w:tc>
          <w:tcPr>
            <w:tcW w:w="3798" w:type="dxa"/>
            <w:tcMar>
              <w:top w:w="90" w:type="dxa"/>
              <w:left w:w="90" w:type="dxa"/>
              <w:bottom w:w="90" w:type="dxa"/>
              <w:right w:w="90" w:type="dxa"/>
            </w:tcMar>
            <w:vAlign w:val="center"/>
          </w:tcPr>
          <w:p w14:paraId="5CBDB668" w14:textId="77777777" w:rsidR="00C66D14" w:rsidRDefault="00C66D14">
            <w:pPr>
              <w:jc w:val="left"/>
            </w:pPr>
            <w:r>
              <w:rPr>
                <w:sz w:val="20"/>
              </w:rPr>
              <w:t>Cierre funcional el 18/05/2026, con una iteración adicional de estabilización.</w:t>
            </w:r>
          </w:p>
        </w:tc>
      </w:tr>
      <w:tr w:rsidR="00C66D14" w14:paraId="204EC340" w14:textId="77777777">
        <w:trPr>
          <w:cantSplit/>
          <w:jc w:val="center"/>
        </w:trPr>
        <w:tc>
          <w:tcPr>
            <w:tcW w:w="1814" w:type="dxa"/>
            <w:tcMar>
              <w:top w:w="90" w:type="dxa"/>
              <w:left w:w="90" w:type="dxa"/>
              <w:bottom w:w="90" w:type="dxa"/>
              <w:right w:w="90" w:type="dxa"/>
            </w:tcMar>
            <w:vAlign w:val="center"/>
          </w:tcPr>
          <w:p w14:paraId="56959D53" w14:textId="77777777" w:rsidR="00C66D14" w:rsidRDefault="00C66D14">
            <w:pPr>
              <w:jc w:val="left"/>
            </w:pPr>
            <w:r>
              <w:rPr>
                <w:sz w:val="20"/>
              </w:rPr>
              <w:t>Iteraciones</w:t>
            </w:r>
          </w:p>
        </w:tc>
        <w:tc>
          <w:tcPr>
            <w:tcW w:w="3572" w:type="dxa"/>
            <w:tcMar>
              <w:top w:w="90" w:type="dxa"/>
              <w:left w:w="90" w:type="dxa"/>
              <w:bottom w:w="90" w:type="dxa"/>
              <w:right w:w="90" w:type="dxa"/>
            </w:tcMar>
            <w:vAlign w:val="center"/>
          </w:tcPr>
          <w:p w14:paraId="44C15EAE" w14:textId="77777777" w:rsidR="00C66D14" w:rsidRDefault="00C66D14">
            <w:pPr>
              <w:jc w:val="left"/>
            </w:pPr>
            <w:r>
              <w:rPr>
                <w:sz w:val="20"/>
              </w:rPr>
              <w:t>Cinco bloques principales de trabajo.</w:t>
            </w:r>
          </w:p>
        </w:tc>
        <w:tc>
          <w:tcPr>
            <w:tcW w:w="3798" w:type="dxa"/>
            <w:tcMar>
              <w:top w:w="90" w:type="dxa"/>
              <w:left w:w="90" w:type="dxa"/>
              <w:bottom w:w="90" w:type="dxa"/>
              <w:right w:w="90" w:type="dxa"/>
            </w:tcMar>
            <w:vAlign w:val="center"/>
          </w:tcPr>
          <w:p w14:paraId="495A17C5" w14:textId="77777777" w:rsidR="00C66D14" w:rsidRDefault="00C66D14">
            <w:pPr>
              <w:jc w:val="left"/>
            </w:pPr>
            <w:r>
              <w:rPr>
                <w:sz w:val="20"/>
              </w:rPr>
              <w:t>Seis iteraciones, incorporando S5 para cierre técnico y documentación.</w:t>
            </w:r>
          </w:p>
        </w:tc>
      </w:tr>
      <w:tr w:rsidR="00C66D14" w14:paraId="7CBD9B24" w14:textId="77777777">
        <w:trPr>
          <w:cantSplit/>
          <w:jc w:val="center"/>
        </w:trPr>
        <w:tc>
          <w:tcPr>
            <w:tcW w:w="1814" w:type="dxa"/>
            <w:tcMar>
              <w:top w:w="90" w:type="dxa"/>
              <w:left w:w="90" w:type="dxa"/>
              <w:bottom w:w="90" w:type="dxa"/>
              <w:right w:w="90" w:type="dxa"/>
            </w:tcMar>
            <w:vAlign w:val="center"/>
          </w:tcPr>
          <w:p w14:paraId="08A52A32" w14:textId="77777777" w:rsidR="00C66D14" w:rsidRDefault="00C66D14">
            <w:pPr>
              <w:jc w:val="left"/>
            </w:pPr>
            <w:r>
              <w:rPr>
                <w:sz w:val="20"/>
              </w:rPr>
              <w:t>Alcance funcional</w:t>
            </w:r>
          </w:p>
        </w:tc>
        <w:tc>
          <w:tcPr>
            <w:tcW w:w="3572" w:type="dxa"/>
            <w:tcMar>
              <w:top w:w="90" w:type="dxa"/>
              <w:left w:w="90" w:type="dxa"/>
              <w:bottom w:w="90" w:type="dxa"/>
              <w:right w:w="90" w:type="dxa"/>
            </w:tcMar>
            <w:vAlign w:val="center"/>
          </w:tcPr>
          <w:p w14:paraId="43507FA1" w14:textId="77777777" w:rsidR="00C66D14" w:rsidRDefault="00C66D14">
            <w:pPr>
              <w:jc w:val="left"/>
            </w:pPr>
            <w:r>
              <w:rPr>
                <w:sz w:val="20"/>
              </w:rPr>
              <w:t>Autenticación, banco de preguntas, cuestionarios, resultados y estadísticas básicas.</w:t>
            </w:r>
          </w:p>
        </w:tc>
        <w:tc>
          <w:tcPr>
            <w:tcW w:w="3798" w:type="dxa"/>
            <w:tcMar>
              <w:top w:w="90" w:type="dxa"/>
              <w:left w:w="90" w:type="dxa"/>
              <w:bottom w:w="90" w:type="dxa"/>
              <w:right w:w="90" w:type="dxa"/>
            </w:tcMar>
            <w:vAlign w:val="center"/>
          </w:tcPr>
          <w:p w14:paraId="023D1790" w14:textId="77777777" w:rsidR="00C66D14" w:rsidRDefault="00C66D14">
            <w:pPr>
              <w:jc w:val="left"/>
            </w:pPr>
            <w:r>
              <w:rPr>
                <w:sz w:val="20"/>
              </w:rPr>
              <w:t>Alcance completado, añadiendo gestión de grupos, historial, vista de analíticas, exportación CSV y simulación de cuestionarios.</w:t>
            </w:r>
          </w:p>
        </w:tc>
      </w:tr>
      <w:tr w:rsidR="00C66D14" w14:paraId="1DFA3E85" w14:textId="77777777">
        <w:trPr>
          <w:cantSplit/>
          <w:jc w:val="center"/>
        </w:trPr>
        <w:tc>
          <w:tcPr>
            <w:tcW w:w="1814" w:type="dxa"/>
            <w:tcMar>
              <w:top w:w="90" w:type="dxa"/>
              <w:left w:w="90" w:type="dxa"/>
              <w:bottom w:w="90" w:type="dxa"/>
              <w:right w:w="90" w:type="dxa"/>
            </w:tcMar>
            <w:vAlign w:val="center"/>
          </w:tcPr>
          <w:p w14:paraId="10F5BE40" w14:textId="77777777" w:rsidR="00C66D14" w:rsidRDefault="00C66D14">
            <w:pPr>
              <w:jc w:val="left"/>
            </w:pPr>
            <w:r>
              <w:rPr>
                <w:sz w:val="20"/>
              </w:rPr>
              <w:t>Entrega técnica</w:t>
            </w:r>
          </w:p>
        </w:tc>
        <w:tc>
          <w:tcPr>
            <w:tcW w:w="3572" w:type="dxa"/>
            <w:tcMar>
              <w:top w:w="90" w:type="dxa"/>
              <w:left w:w="90" w:type="dxa"/>
              <w:bottom w:w="90" w:type="dxa"/>
              <w:right w:w="90" w:type="dxa"/>
            </w:tcMar>
            <w:vAlign w:val="center"/>
          </w:tcPr>
          <w:p w14:paraId="3E90658E" w14:textId="77777777" w:rsidR="00C66D14" w:rsidRDefault="00C66D14">
            <w:pPr>
              <w:jc w:val="left"/>
            </w:pPr>
            <w:r>
              <w:rPr>
                <w:sz w:val="20"/>
              </w:rPr>
              <w:t>Ejecución local de “frontend” y “backend”.</w:t>
            </w:r>
          </w:p>
        </w:tc>
        <w:tc>
          <w:tcPr>
            <w:tcW w:w="3798" w:type="dxa"/>
            <w:tcMar>
              <w:top w:w="90" w:type="dxa"/>
              <w:left w:w="90" w:type="dxa"/>
              <w:bottom w:w="90" w:type="dxa"/>
              <w:right w:w="90" w:type="dxa"/>
            </w:tcMar>
            <w:vAlign w:val="center"/>
          </w:tcPr>
          <w:p w14:paraId="4494DD4A" w14:textId="77777777" w:rsidR="00C66D14" w:rsidRDefault="00C66D14">
            <w:pPr>
              <w:jc w:val="left"/>
            </w:pPr>
            <w:r>
              <w:rPr>
                <w:sz w:val="20"/>
              </w:rPr>
              <w:t>Ejecución reproducible mediante “Docker Compose”, documentación de arranque e integración continua.</w:t>
            </w:r>
          </w:p>
        </w:tc>
      </w:tr>
      <w:tr w:rsidR="00C66D14" w14:paraId="5AACB559" w14:textId="77777777">
        <w:trPr>
          <w:cantSplit/>
          <w:jc w:val="center"/>
        </w:trPr>
        <w:tc>
          <w:tcPr>
            <w:tcW w:w="1814" w:type="dxa"/>
            <w:tcMar>
              <w:top w:w="90" w:type="dxa"/>
              <w:left w:w="90" w:type="dxa"/>
              <w:bottom w:w="90" w:type="dxa"/>
              <w:right w:w="90" w:type="dxa"/>
            </w:tcMar>
            <w:vAlign w:val="center"/>
          </w:tcPr>
          <w:p w14:paraId="243D379B" w14:textId="77777777" w:rsidR="00C66D14" w:rsidRDefault="00C66D14">
            <w:pPr>
              <w:jc w:val="left"/>
            </w:pPr>
            <w:r>
              <w:rPr>
                <w:sz w:val="20"/>
              </w:rPr>
              <w:t>Pruebas</w:t>
            </w:r>
          </w:p>
        </w:tc>
        <w:tc>
          <w:tcPr>
            <w:tcW w:w="3572" w:type="dxa"/>
            <w:tcMar>
              <w:top w:w="90" w:type="dxa"/>
              <w:left w:w="90" w:type="dxa"/>
              <w:bottom w:w="90" w:type="dxa"/>
              <w:right w:w="90" w:type="dxa"/>
            </w:tcMar>
            <w:vAlign w:val="center"/>
          </w:tcPr>
          <w:p w14:paraId="5B8AED21" w14:textId="77777777" w:rsidR="00C66D14" w:rsidRDefault="00C66D14">
            <w:pPr>
              <w:jc w:val="left"/>
            </w:pPr>
            <w:r>
              <w:rPr>
                <w:sz w:val="20"/>
              </w:rPr>
              <w:t>Pruebas básicas asociadas a las funcionalidades principales.</w:t>
            </w:r>
          </w:p>
        </w:tc>
        <w:tc>
          <w:tcPr>
            <w:tcW w:w="3798" w:type="dxa"/>
            <w:tcMar>
              <w:top w:w="90" w:type="dxa"/>
              <w:left w:w="90" w:type="dxa"/>
              <w:bottom w:w="90" w:type="dxa"/>
              <w:right w:w="90" w:type="dxa"/>
            </w:tcMar>
            <w:vAlign w:val="center"/>
          </w:tcPr>
          <w:p w14:paraId="7BB7F130" w14:textId="77777777" w:rsidR="00C66D14" w:rsidRDefault="00C66D14">
            <w:pPr>
              <w:jc w:val="left"/>
            </w:pPr>
            <w:r>
              <w:rPr>
                <w:sz w:val="20"/>
              </w:rPr>
              <w:t>Mayor cobertura en “backend” y “frontend”, pruebas de validadores, servicios, controladores y flujos principales.</w:t>
            </w:r>
          </w:p>
        </w:tc>
      </w:tr>
      <w:tr w:rsidR="00C66D14" w14:paraId="7BF3ED08" w14:textId="77777777">
        <w:trPr>
          <w:cantSplit/>
          <w:jc w:val="center"/>
        </w:trPr>
        <w:tc>
          <w:tcPr>
            <w:tcW w:w="1814" w:type="dxa"/>
            <w:tcMar>
              <w:top w:w="90" w:type="dxa"/>
              <w:left w:w="90" w:type="dxa"/>
              <w:bottom w:w="90" w:type="dxa"/>
              <w:right w:w="90" w:type="dxa"/>
            </w:tcMar>
            <w:vAlign w:val="center"/>
          </w:tcPr>
          <w:p w14:paraId="2EB5FB5D" w14:textId="77777777" w:rsidR="00C66D14" w:rsidRDefault="00C66D14">
            <w:pPr>
              <w:jc w:val="left"/>
            </w:pPr>
            <w:r>
              <w:rPr>
                <w:sz w:val="20"/>
              </w:rPr>
              <w:t>Riesgo temporal</w:t>
            </w:r>
          </w:p>
        </w:tc>
        <w:tc>
          <w:tcPr>
            <w:tcW w:w="3572" w:type="dxa"/>
            <w:tcMar>
              <w:top w:w="90" w:type="dxa"/>
              <w:left w:w="90" w:type="dxa"/>
              <w:bottom w:w="90" w:type="dxa"/>
              <w:right w:w="90" w:type="dxa"/>
            </w:tcMar>
            <w:vAlign w:val="center"/>
          </w:tcPr>
          <w:p w14:paraId="1678E512" w14:textId="77777777" w:rsidR="00C66D14" w:rsidRDefault="00C66D14">
            <w:pPr>
              <w:jc w:val="left"/>
            </w:pPr>
            <w:r>
              <w:rPr>
                <w:sz w:val="20"/>
              </w:rPr>
              <w:t>Riesgo de desviación por complejidad técnica.</w:t>
            </w:r>
          </w:p>
        </w:tc>
        <w:tc>
          <w:tcPr>
            <w:tcW w:w="3798" w:type="dxa"/>
            <w:tcMar>
              <w:top w:w="90" w:type="dxa"/>
              <w:left w:w="90" w:type="dxa"/>
              <w:bottom w:w="90" w:type="dxa"/>
              <w:right w:w="90" w:type="dxa"/>
            </w:tcMar>
            <w:vAlign w:val="center"/>
          </w:tcPr>
          <w:p w14:paraId="36F8A58D" w14:textId="77777777" w:rsidR="00C66D14" w:rsidRDefault="00C66D14">
            <w:pPr>
              <w:jc w:val="left"/>
            </w:pPr>
            <w:r>
              <w:rPr>
                <w:sz w:val="20"/>
              </w:rPr>
              <w:t>Riesgo mitigado mediante priorización del alcance y traslado de ampliaciones no esenciales al capítulo de trabajo futuro.</w:t>
            </w:r>
          </w:p>
        </w:tc>
      </w:tr>
    </w:tbl>
    <w:p w14:paraId="122ED331" w14:textId="78D7551A" w:rsidR="00C50DB0" w:rsidRDefault="00C50DB0" w:rsidP="0070184A">
      <w:pPr>
        <w:pStyle w:val="PiedeTabla"/>
      </w:pPr>
      <w:bookmarkStart w:id="2419" w:name="_Toc233720930"/>
      <w:r w:rsidRPr="0070184A">
        <w:t>Tabla 11.2. Comparación entre la planificación inicial y la planificación final.</w:t>
      </w:r>
      <w:bookmarkEnd w:id="2419"/>
    </w:p>
    <w:p w14:paraId="47241617" w14:textId="10DD3B0B" w:rsidR="00C66D14" w:rsidRDefault="00C66D14" w:rsidP="00C66D14">
      <w:r>
        <w:lastRenderedPageBreak/>
        <w:t>Las desviaciones principales se debieron a tres motivos. En primer lugar, algunas funcionalidades resultaron más transversales de lo previsto, especialmente la corrección de intentos, las restricciones de publicación y la consulta de resultados. En segundo lugar, la preparación de un entorno reproducible exigió trabajo adicional en configuración, documentación y validación. En tercer lugar, el cierre del proyecto requirió más esfuerzo de pruebas y revisión para evitar regresiones en funcionalidades ya terminadas.</w:t>
      </w:r>
    </w:p>
    <w:p w14:paraId="4E704A6B" w14:textId="77777777" w:rsidR="00C66D14" w:rsidRDefault="00C66D14" w:rsidP="00C66D14">
      <w:r>
        <w:t>Aun así, la desviación se considera controlada. No obligó a redefinir el objetivo principal del proyecto ni a eliminar funcionalidades esenciales. Las ampliaciones de mayor tamaño, como una corrección simbólica general o una integración académica más completa, se mantuvieron fuera del alcance y se documentaron como posibles líneas futuras.</w:t>
      </w:r>
    </w:p>
    <w:p w14:paraId="44E3D173" w14:textId="77777777" w:rsidR="00C66D14" w:rsidRDefault="00C66D14" w:rsidP="00C66D14">
      <w:pPr>
        <w:pStyle w:val="Ttulo2"/>
        <w:keepNext/>
      </w:pPr>
      <w:bookmarkStart w:id="2420" w:name="_Toc233728374"/>
      <w:r>
        <w:t>Presupuesto Final</w:t>
      </w:r>
      <w:bookmarkEnd w:id="2420"/>
    </w:p>
    <w:p w14:paraId="72E6F5CD" w14:textId="77777777" w:rsidR="00C66D14" w:rsidRDefault="00C66D14" w:rsidP="00C66D14">
      <w:r>
        <w:t>El presupuesto final se ha recalculado tomando como referencia el esfuerzo realmente necesario para cerrar el producto dentro del alcance descrito. La aplicación fue desarrollada por una única persona, pero se mantiene la separación por perfiles profesionales para que el coste sea comparable con un escenario empresarial.</w:t>
      </w:r>
    </w:p>
    <w:p w14:paraId="2170AF30" w14:textId="77777777" w:rsidR="00C66D14" w:rsidRDefault="00C66D14" w:rsidP="00C66D14">
      <w:r>
        <w:t>La variación económica principal no procede de la compra de material adicional ni de licencias de “software”, sino del aumento de horas de trabajo. Los costes directos no laborales se mantienen respecto al presupuesto inicial, ya que no fue necesario contratar nuevos servicios, adquirir equipos específicos ni incorporar herramientas de pago.</w:t>
      </w:r>
    </w:p>
    <w:tbl>
      <w:tblPr>
        <w:tblStyle w:val="Tablaconcuadrcula"/>
        <w:tblW w:w="0" w:type="auto"/>
        <w:jc w:val="center"/>
        <w:tblLayout w:type="fixed"/>
        <w:tblLook w:val="04A0" w:firstRow="1" w:lastRow="0" w:firstColumn="1" w:lastColumn="0" w:noHBand="0" w:noVBand="1"/>
      </w:tblPr>
      <w:tblGrid>
        <w:gridCol w:w="1701"/>
        <w:gridCol w:w="1587"/>
        <w:gridCol w:w="1587"/>
        <w:gridCol w:w="907"/>
        <w:gridCol w:w="1247"/>
        <w:gridCol w:w="1587"/>
      </w:tblGrid>
      <w:tr w:rsidR="00C66D14" w14:paraId="6AFF05E2" w14:textId="77777777">
        <w:trPr>
          <w:cantSplit/>
          <w:tblHeader/>
          <w:jc w:val="center"/>
        </w:trPr>
        <w:tc>
          <w:tcPr>
            <w:tcW w:w="1587" w:type="dxa"/>
            <w:gridSpan w:val="6"/>
            <w:shd w:val="clear" w:color="auto" w:fill="DDDDDD"/>
            <w:tcMar>
              <w:top w:w="90" w:type="dxa"/>
              <w:left w:w="90" w:type="dxa"/>
              <w:bottom w:w="90" w:type="dxa"/>
              <w:right w:w="90" w:type="dxa"/>
            </w:tcMar>
            <w:vAlign w:val="center"/>
          </w:tcPr>
          <w:p w14:paraId="7AFD85B2" w14:textId="148686DE" w:rsidR="00C66D14" w:rsidRDefault="00C66D14">
            <w:pPr>
              <w:jc w:val="center"/>
            </w:pPr>
            <w:r>
              <w:rPr>
                <w:b/>
                <w:sz w:val="20"/>
              </w:rPr>
              <w:t>Coste final de personal por rol</w:t>
            </w:r>
          </w:p>
        </w:tc>
      </w:tr>
      <w:tr w:rsidR="00C66D14" w14:paraId="76260C4B" w14:textId="77777777" w:rsidTr="0070184A">
        <w:trPr>
          <w:cantSplit/>
          <w:tblHeader/>
          <w:jc w:val="center"/>
        </w:trPr>
        <w:tc>
          <w:tcPr>
            <w:tcW w:w="1701" w:type="dxa"/>
            <w:shd w:val="clear" w:color="auto" w:fill="F2F2F2" w:themeFill="background1" w:themeFillShade="F2"/>
            <w:tcMar>
              <w:top w:w="90" w:type="dxa"/>
              <w:left w:w="90" w:type="dxa"/>
              <w:bottom w:w="90" w:type="dxa"/>
              <w:right w:w="90" w:type="dxa"/>
            </w:tcMar>
            <w:vAlign w:val="center"/>
          </w:tcPr>
          <w:p w14:paraId="5491917B" w14:textId="77777777" w:rsidR="00C66D14" w:rsidRDefault="00C66D14">
            <w:pPr>
              <w:jc w:val="center"/>
            </w:pPr>
            <w:r>
              <w:rPr>
                <w:b/>
                <w:sz w:val="20"/>
              </w:rPr>
              <w:t>Rol</w:t>
            </w:r>
          </w:p>
        </w:tc>
        <w:tc>
          <w:tcPr>
            <w:tcW w:w="1587" w:type="dxa"/>
            <w:shd w:val="clear" w:color="auto" w:fill="F2F2F2" w:themeFill="background1" w:themeFillShade="F2"/>
            <w:tcMar>
              <w:top w:w="90" w:type="dxa"/>
              <w:left w:w="90" w:type="dxa"/>
              <w:bottom w:w="90" w:type="dxa"/>
              <w:right w:w="90" w:type="dxa"/>
            </w:tcMar>
            <w:vAlign w:val="center"/>
          </w:tcPr>
          <w:p w14:paraId="6F87088D" w14:textId="77777777" w:rsidR="00C66D14" w:rsidRDefault="00C66D14">
            <w:pPr>
              <w:jc w:val="center"/>
            </w:pPr>
            <w:r>
              <w:rPr>
                <w:b/>
                <w:sz w:val="20"/>
              </w:rPr>
              <w:t>Salario bruto anual</w:t>
            </w:r>
          </w:p>
        </w:tc>
        <w:tc>
          <w:tcPr>
            <w:tcW w:w="1587" w:type="dxa"/>
            <w:shd w:val="clear" w:color="auto" w:fill="F2F2F2" w:themeFill="background1" w:themeFillShade="F2"/>
            <w:tcMar>
              <w:top w:w="90" w:type="dxa"/>
              <w:left w:w="90" w:type="dxa"/>
              <w:bottom w:w="90" w:type="dxa"/>
              <w:right w:w="90" w:type="dxa"/>
            </w:tcMar>
            <w:vAlign w:val="center"/>
          </w:tcPr>
          <w:p w14:paraId="2A600681" w14:textId="77777777" w:rsidR="00C66D14" w:rsidRDefault="00C66D14">
            <w:pPr>
              <w:jc w:val="center"/>
            </w:pPr>
            <w:r>
              <w:rPr>
                <w:b/>
                <w:sz w:val="20"/>
              </w:rPr>
              <w:t>Coste empresa anual</w:t>
            </w:r>
          </w:p>
        </w:tc>
        <w:tc>
          <w:tcPr>
            <w:tcW w:w="907" w:type="dxa"/>
            <w:shd w:val="clear" w:color="auto" w:fill="F2F2F2" w:themeFill="background1" w:themeFillShade="F2"/>
            <w:tcMar>
              <w:top w:w="90" w:type="dxa"/>
              <w:left w:w="90" w:type="dxa"/>
              <w:bottom w:w="90" w:type="dxa"/>
              <w:right w:w="90" w:type="dxa"/>
            </w:tcMar>
            <w:vAlign w:val="center"/>
          </w:tcPr>
          <w:p w14:paraId="40E65150" w14:textId="77777777" w:rsidR="00C66D14" w:rsidRDefault="00C66D14">
            <w:pPr>
              <w:jc w:val="center"/>
            </w:pPr>
            <w:r>
              <w:rPr>
                <w:b/>
                <w:sz w:val="20"/>
              </w:rPr>
              <w:t>Horas</w:t>
            </w:r>
          </w:p>
        </w:tc>
        <w:tc>
          <w:tcPr>
            <w:tcW w:w="1247" w:type="dxa"/>
            <w:shd w:val="clear" w:color="auto" w:fill="F2F2F2" w:themeFill="background1" w:themeFillShade="F2"/>
            <w:tcMar>
              <w:top w:w="90" w:type="dxa"/>
              <w:left w:w="90" w:type="dxa"/>
              <w:bottom w:w="90" w:type="dxa"/>
              <w:right w:w="90" w:type="dxa"/>
            </w:tcMar>
            <w:vAlign w:val="center"/>
          </w:tcPr>
          <w:p w14:paraId="5ECA4AB8" w14:textId="77777777" w:rsidR="00C66D14" w:rsidRDefault="00C66D14">
            <w:pPr>
              <w:jc w:val="center"/>
            </w:pPr>
            <w:r>
              <w:rPr>
                <w:b/>
                <w:sz w:val="20"/>
              </w:rPr>
              <w:t>Coste hora</w:t>
            </w:r>
          </w:p>
        </w:tc>
        <w:tc>
          <w:tcPr>
            <w:tcW w:w="1587" w:type="dxa"/>
            <w:shd w:val="clear" w:color="auto" w:fill="F2F2F2" w:themeFill="background1" w:themeFillShade="F2"/>
            <w:tcMar>
              <w:top w:w="90" w:type="dxa"/>
              <w:left w:w="90" w:type="dxa"/>
              <w:bottom w:w="90" w:type="dxa"/>
              <w:right w:w="90" w:type="dxa"/>
            </w:tcMar>
            <w:vAlign w:val="center"/>
          </w:tcPr>
          <w:p w14:paraId="11A15AD3" w14:textId="77777777" w:rsidR="00C66D14" w:rsidRDefault="00C66D14">
            <w:pPr>
              <w:jc w:val="center"/>
            </w:pPr>
            <w:r>
              <w:rPr>
                <w:b/>
                <w:sz w:val="20"/>
              </w:rPr>
              <w:t>Coste personal</w:t>
            </w:r>
          </w:p>
        </w:tc>
      </w:tr>
      <w:tr w:rsidR="00C66D14" w14:paraId="5DE796A3" w14:textId="77777777">
        <w:trPr>
          <w:cantSplit/>
          <w:jc w:val="center"/>
        </w:trPr>
        <w:tc>
          <w:tcPr>
            <w:tcW w:w="1701" w:type="dxa"/>
            <w:tcMar>
              <w:top w:w="90" w:type="dxa"/>
              <w:left w:w="90" w:type="dxa"/>
              <w:bottom w:w="90" w:type="dxa"/>
              <w:right w:w="90" w:type="dxa"/>
            </w:tcMar>
            <w:vAlign w:val="center"/>
          </w:tcPr>
          <w:p w14:paraId="2CB28991" w14:textId="77777777" w:rsidR="00C66D14" w:rsidRDefault="00C66D14">
            <w:pPr>
              <w:jc w:val="left"/>
            </w:pPr>
            <w:r>
              <w:rPr>
                <w:sz w:val="20"/>
              </w:rPr>
              <w:t>Jefe de proyecto</w:t>
            </w:r>
          </w:p>
        </w:tc>
        <w:tc>
          <w:tcPr>
            <w:tcW w:w="1587" w:type="dxa"/>
            <w:tcMar>
              <w:top w:w="90" w:type="dxa"/>
              <w:left w:w="90" w:type="dxa"/>
              <w:bottom w:w="90" w:type="dxa"/>
              <w:right w:w="90" w:type="dxa"/>
            </w:tcMar>
            <w:vAlign w:val="center"/>
          </w:tcPr>
          <w:p w14:paraId="58543DF1" w14:textId="77777777" w:rsidR="00C66D14" w:rsidRDefault="00C66D14">
            <w:pPr>
              <w:jc w:val="center"/>
            </w:pPr>
            <w:r>
              <w:rPr>
                <w:sz w:val="20"/>
              </w:rPr>
              <w:t>32.000,00 €</w:t>
            </w:r>
          </w:p>
        </w:tc>
        <w:tc>
          <w:tcPr>
            <w:tcW w:w="1587" w:type="dxa"/>
            <w:tcMar>
              <w:top w:w="90" w:type="dxa"/>
              <w:left w:w="90" w:type="dxa"/>
              <w:bottom w:w="90" w:type="dxa"/>
              <w:right w:w="90" w:type="dxa"/>
            </w:tcMar>
            <w:vAlign w:val="center"/>
          </w:tcPr>
          <w:p w14:paraId="32D91E38" w14:textId="77777777" w:rsidR="00C66D14" w:rsidRDefault="00C66D14">
            <w:pPr>
              <w:jc w:val="center"/>
            </w:pPr>
            <w:r>
              <w:rPr>
                <w:sz w:val="20"/>
              </w:rPr>
              <w:t>42.240,00 €</w:t>
            </w:r>
          </w:p>
        </w:tc>
        <w:tc>
          <w:tcPr>
            <w:tcW w:w="907" w:type="dxa"/>
            <w:tcMar>
              <w:top w:w="90" w:type="dxa"/>
              <w:left w:w="90" w:type="dxa"/>
              <w:bottom w:w="90" w:type="dxa"/>
              <w:right w:w="90" w:type="dxa"/>
            </w:tcMar>
            <w:vAlign w:val="center"/>
          </w:tcPr>
          <w:p w14:paraId="4E6911C0" w14:textId="77777777" w:rsidR="00C66D14" w:rsidRDefault="00C66D14">
            <w:pPr>
              <w:jc w:val="center"/>
            </w:pPr>
            <w:r>
              <w:rPr>
                <w:sz w:val="20"/>
              </w:rPr>
              <w:t>48</w:t>
            </w:r>
          </w:p>
        </w:tc>
        <w:tc>
          <w:tcPr>
            <w:tcW w:w="1247" w:type="dxa"/>
            <w:tcMar>
              <w:top w:w="90" w:type="dxa"/>
              <w:left w:w="90" w:type="dxa"/>
              <w:bottom w:w="90" w:type="dxa"/>
              <w:right w:w="90" w:type="dxa"/>
            </w:tcMar>
            <w:vAlign w:val="center"/>
          </w:tcPr>
          <w:p w14:paraId="2FDAD090" w14:textId="77777777" w:rsidR="00C66D14" w:rsidRDefault="00C66D14">
            <w:pPr>
              <w:jc w:val="center"/>
            </w:pPr>
            <w:r>
              <w:rPr>
                <w:sz w:val="20"/>
              </w:rPr>
              <w:t>33,52 €</w:t>
            </w:r>
          </w:p>
        </w:tc>
        <w:tc>
          <w:tcPr>
            <w:tcW w:w="1587" w:type="dxa"/>
            <w:tcMar>
              <w:top w:w="90" w:type="dxa"/>
              <w:left w:w="90" w:type="dxa"/>
              <w:bottom w:w="90" w:type="dxa"/>
              <w:right w:w="90" w:type="dxa"/>
            </w:tcMar>
            <w:vAlign w:val="center"/>
          </w:tcPr>
          <w:p w14:paraId="787FE7AB" w14:textId="77777777" w:rsidR="00C66D14" w:rsidRDefault="00C66D14">
            <w:pPr>
              <w:jc w:val="center"/>
            </w:pPr>
            <w:r>
              <w:rPr>
                <w:sz w:val="20"/>
              </w:rPr>
              <w:t>1.609,14 €</w:t>
            </w:r>
          </w:p>
        </w:tc>
      </w:tr>
      <w:tr w:rsidR="00C66D14" w14:paraId="3CAC379B" w14:textId="77777777">
        <w:trPr>
          <w:cantSplit/>
          <w:jc w:val="center"/>
        </w:trPr>
        <w:tc>
          <w:tcPr>
            <w:tcW w:w="1701" w:type="dxa"/>
            <w:tcMar>
              <w:top w:w="90" w:type="dxa"/>
              <w:left w:w="90" w:type="dxa"/>
              <w:bottom w:w="90" w:type="dxa"/>
              <w:right w:w="90" w:type="dxa"/>
            </w:tcMar>
            <w:vAlign w:val="center"/>
          </w:tcPr>
          <w:p w14:paraId="188ACD4C" w14:textId="77777777" w:rsidR="00C66D14" w:rsidRDefault="00C66D14">
            <w:pPr>
              <w:jc w:val="left"/>
            </w:pPr>
            <w:r>
              <w:rPr>
                <w:sz w:val="20"/>
              </w:rPr>
              <w:t>Analista funcional</w:t>
            </w:r>
          </w:p>
        </w:tc>
        <w:tc>
          <w:tcPr>
            <w:tcW w:w="1587" w:type="dxa"/>
            <w:tcMar>
              <w:top w:w="90" w:type="dxa"/>
              <w:left w:w="90" w:type="dxa"/>
              <w:bottom w:w="90" w:type="dxa"/>
              <w:right w:w="90" w:type="dxa"/>
            </w:tcMar>
            <w:vAlign w:val="center"/>
          </w:tcPr>
          <w:p w14:paraId="1FF2AD89" w14:textId="77777777" w:rsidR="00C66D14" w:rsidRDefault="00C66D14">
            <w:pPr>
              <w:jc w:val="center"/>
            </w:pPr>
            <w:r>
              <w:rPr>
                <w:sz w:val="20"/>
              </w:rPr>
              <w:t>28.000,00 €</w:t>
            </w:r>
          </w:p>
        </w:tc>
        <w:tc>
          <w:tcPr>
            <w:tcW w:w="1587" w:type="dxa"/>
            <w:tcMar>
              <w:top w:w="90" w:type="dxa"/>
              <w:left w:w="90" w:type="dxa"/>
              <w:bottom w:w="90" w:type="dxa"/>
              <w:right w:w="90" w:type="dxa"/>
            </w:tcMar>
            <w:vAlign w:val="center"/>
          </w:tcPr>
          <w:p w14:paraId="3BF81AD7" w14:textId="77777777" w:rsidR="00C66D14" w:rsidRDefault="00C66D14">
            <w:pPr>
              <w:jc w:val="center"/>
            </w:pPr>
            <w:r>
              <w:rPr>
                <w:sz w:val="20"/>
              </w:rPr>
              <w:t>36.960,00 €</w:t>
            </w:r>
          </w:p>
        </w:tc>
        <w:tc>
          <w:tcPr>
            <w:tcW w:w="907" w:type="dxa"/>
            <w:tcMar>
              <w:top w:w="90" w:type="dxa"/>
              <w:left w:w="90" w:type="dxa"/>
              <w:bottom w:w="90" w:type="dxa"/>
              <w:right w:w="90" w:type="dxa"/>
            </w:tcMar>
            <w:vAlign w:val="center"/>
          </w:tcPr>
          <w:p w14:paraId="382A7B2E" w14:textId="77777777" w:rsidR="00C66D14" w:rsidRDefault="00C66D14">
            <w:pPr>
              <w:jc w:val="center"/>
            </w:pPr>
            <w:r>
              <w:rPr>
                <w:sz w:val="20"/>
              </w:rPr>
              <w:t>51</w:t>
            </w:r>
          </w:p>
        </w:tc>
        <w:tc>
          <w:tcPr>
            <w:tcW w:w="1247" w:type="dxa"/>
            <w:tcMar>
              <w:top w:w="90" w:type="dxa"/>
              <w:left w:w="90" w:type="dxa"/>
              <w:bottom w:w="90" w:type="dxa"/>
              <w:right w:w="90" w:type="dxa"/>
            </w:tcMar>
            <w:vAlign w:val="center"/>
          </w:tcPr>
          <w:p w14:paraId="50C45BB7" w14:textId="77777777" w:rsidR="00C66D14" w:rsidRDefault="00C66D14">
            <w:pPr>
              <w:jc w:val="center"/>
            </w:pPr>
            <w:r>
              <w:rPr>
                <w:sz w:val="20"/>
              </w:rPr>
              <w:t>29,33 €</w:t>
            </w:r>
          </w:p>
        </w:tc>
        <w:tc>
          <w:tcPr>
            <w:tcW w:w="1587" w:type="dxa"/>
            <w:tcMar>
              <w:top w:w="90" w:type="dxa"/>
              <w:left w:w="90" w:type="dxa"/>
              <w:bottom w:w="90" w:type="dxa"/>
              <w:right w:w="90" w:type="dxa"/>
            </w:tcMar>
            <w:vAlign w:val="center"/>
          </w:tcPr>
          <w:p w14:paraId="17FF6AAD" w14:textId="77777777" w:rsidR="00C66D14" w:rsidRDefault="00C66D14">
            <w:pPr>
              <w:jc w:val="center"/>
            </w:pPr>
            <w:r>
              <w:rPr>
                <w:sz w:val="20"/>
              </w:rPr>
              <w:t>1.496,00 €</w:t>
            </w:r>
          </w:p>
        </w:tc>
      </w:tr>
      <w:tr w:rsidR="00C66D14" w14:paraId="2C8A7CE1" w14:textId="77777777">
        <w:trPr>
          <w:cantSplit/>
          <w:jc w:val="center"/>
        </w:trPr>
        <w:tc>
          <w:tcPr>
            <w:tcW w:w="1701" w:type="dxa"/>
            <w:tcMar>
              <w:top w:w="90" w:type="dxa"/>
              <w:left w:w="90" w:type="dxa"/>
              <w:bottom w:w="90" w:type="dxa"/>
              <w:right w:w="90" w:type="dxa"/>
            </w:tcMar>
            <w:vAlign w:val="center"/>
          </w:tcPr>
          <w:p w14:paraId="35DDF719" w14:textId="77777777" w:rsidR="00C66D14" w:rsidRDefault="00C66D14">
            <w:pPr>
              <w:jc w:val="left"/>
            </w:pPr>
            <w:r>
              <w:rPr>
                <w:sz w:val="20"/>
              </w:rPr>
              <w:t>Desarrollador</w:t>
            </w:r>
          </w:p>
        </w:tc>
        <w:tc>
          <w:tcPr>
            <w:tcW w:w="1587" w:type="dxa"/>
            <w:tcMar>
              <w:top w:w="90" w:type="dxa"/>
              <w:left w:w="90" w:type="dxa"/>
              <w:bottom w:w="90" w:type="dxa"/>
              <w:right w:w="90" w:type="dxa"/>
            </w:tcMar>
            <w:vAlign w:val="center"/>
          </w:tcPr>
          <w:p w14:paraId="1F5D3FFE" w14:textId="77777777" w:rsidR="00C66D14" w:rsidRDefault="00C66D14">
            <w:pPr>
              <w:jc w:val="center"/>
            </w:pPr>
            <w:r>
              <w:rPr>
                <w:sz w:val="20"/>
              </w:rPr>
              <w:t>24.000,00 €</w:t>
            </w:r>
          </w:p>
        </w:tc>
        <w:tc>
          <w:tcPr>
            <w:tcW w:w="1587" w:type="dxa"/>
            <w:tcMar>
              <w:top w:w="90" w:type="dxa"/>
              <w:left w:w="90" w:type="dxa"/>
              <w:bottom w:w="90" w:type="dxa"/>
              <w:right w:w="90" w:type="dxa"/>
            </w:tcMar>
            <w:vAlign w:val="center"/>
          </w:tcPr>
          <w:p w14:paraId="576CB8CE" w14:textId="77777777" w:rsidR="00C66D14" w:rsidRDefault="00C66D14">
            <w:pPr>
              <w:jc w:val="center"/>
            </w:pPr>
            <w:r>
              <w:rPr>
                <w:sz w:val="20"/>
              </w:rPr>
              <w:t>31.680,00 €</w:t>
            </w:r>
          </w:p>
        </w:tc>
        <w:tc>
          <w:tcPr>
            <w:tcW w:w="907" w:type="dxa"/>
            <w:tcMar>
              <w:top w:w="90" w:type="dxa"/>
              <w:left w:w="90" w:type="dxa"/>
              <w:bottom w:w="90" w:type="dxa"/>
              <w:right w:w="90" w:type="dxa"/>
            </w:tcMar>
            <w:vAlign w:val="center"/>
          </w:tcPr>
          <w:p w14:paraId="00FAA642" w14:textId="77777777" w:rsidR="00C66D14" w:rsidRDefault="00C66D14">
            <w:pPr>
              <w:jc w:val="center"/>
            </w:pPr>
            <w:r>
              <w:rPr>
                <w:sz w:val="20"/>
              </w:rPr>
              <w:t>258</w:t>
            </w:r>
          </w:p>
        </w:tc>
        <w:tc>
          <w:tcPr>
            <w:tcW w:w="1247" w:type="dxa"/>
            <w:tcMar>
              <w:top w:w="90" w:type="dxa"/>
              <w:left w:w="90" w:type="dxa"/>
              <w:bottom w:w="90" w:type="dxa"/>
              <w:right w:w="90" w:type="dxa"/>
            </w:tcMar>
            <w:vAlign w:val="center"/>
          </w:tcPr>
          <w:p w14:paraId="2AC8E946" w14:textId="77777777" w:rsidR="00C66D14" w:rsidRDefault="00C66D14">
            <w:pPr>
              <w:jc w:val="center"/>
            </w:pPr>
            <w:r>
              <w:rPr>
                <w:sz w:val="20"/>
              </w:rPr>
              <w:t>25,14 €</w:t>
            </w:r>
          </w:p>
        </w:tc>
        <w:tc>
          <w:tcPr>
            <w:tcW w:w="1587" w:type="dxa"/>
            <w:tcMar>
              <w:top w:w="90" w:type="dxa"/>
              <w:left w:w="90" w:type="dxa"/>
              <w:bottom w:w="90" w:type="dxa"/>
              <w:right w:w="90" w:type="dxa"/>
            </w:tcMar>
            <w:vAlign w:val="center"/>
          </w:tcPr>
          <w:p w14:paraId="78A9FE37" w14:textId="77777777" w:rsidR="00C66D14" w:rsidRDefault="00C66D14">
            <w:pPr>
              <w:jc w:val="center"/>
            </w:pPr>
            <w:r>
              <w:rPr>
                <w:sz w:val="20"/>
              </w:rPr>
              <w:t>6.486,86 €</w:t>
            </w:r>
          </w:p>
        </w:tc>
      </w:tr>
      <w:tr w:rsidR="00C66D14" w14:paraId="45AC6A35" w14:textId="77777777">
        <w:trPr>
          <w:cantSplit/>
          <w:jc w:val="center"/>
        </w:trPr>
        <w:tc>
          <w:tcPr>
            <w:tcW w:w="1701" w:type="dxa"/>
            <w:tcMar>
              <w:top w:w="90" w:type="dxa"/>
              <w:left w:w="90" w:type="dxa"/>
              <w:bottom w:w="90" w:type="dxa"/>
              <w:right w:w="90" w:type="dxa"/>
            </w:tcMar>
            <w:vAlign w:val="center"/>
          </w:tcPr>
          <w:p w14:paraId="57E58D64" w14:textId="77777777" w:rsidR="00C66D14" w:rsidRDefault="00C66D14">
            <w:pPr>
              <w:jc w:val="left"/>
            </w:pPr>
            <w:r>
              <w:rPr>
                <w:sz w:val="20"/>
              </w:rPr>
              <w:t>QA</w:t>
            </w:r>
          </w:p>
        </w:tc>
        <w:tc>
          <w:tcPr>
            <w:tcW w:w="1587" w:type="dxa"/>
            <w:tcMar>
              <w:top w:w="90" w:type="dxa"/>
              <w:left w:w="90" w:type="dxa"/>
              <w:bottom w:w="90" w:type="dxa"/>
              <w:right w:w="90" w:type="dxa"/>
            </w:tcMar>
            <w:vAlign w:val="center"/>
          </w:tcPr>
          <w:p w14:paraId="1C6E2460" w14:textId="77777777" w:rsidR="00C66D14" w:rsidRDefault="00C66D14">
            <w:pPr>
              <w:jc w:val="center"/>
            </w:pPr>
            <w:r>
              <w:rPr>
                <w:sz w:val="20"/>
              </w:rPr>
              <w:t>22.000,00 €</w:t>
            </w:r>
          </w:p>
        </w:tc>
        <w:tc>
          <w:tcPr>
            <w:tcW w:w="1587" w:type="dxa"/>
            <w:tcMar>
              <w:top w:w="90" w:type="dxa"/>
              <w:left w:w="90" w:type="dxa"/>
              <w:bottom w:w="90" w:type="dxa"/>
              <w:right w:w="90" w:type="dxa"/>
            </w:tcMar>
            <w:vAlign w:val="center"/>
          </w:tcPr>
          <w:p w14:paraId="487631B2" w14:textId="77777777" w:rsidR="00C66D14" w:rsidRDefault="00C66D14">
            <w:pPr>
              <w:jc w:val="center"/>
            </w:pPr>
            <w:r>
              <w:rPr>
                <w:sz w:val="20"/>
              </w:rPr>
              <w:t>29.040,00 €</w:t>
            </w:r>
          </w:p>
        </w:tc>
        <w:tc>
          <w:tcPr>
            <w:tcW w:w="907" w:type="dxa"/>
            <w:tcMar>
              <w:top w:w="90" w:type="dxa"/>
              <w:left w:w="90" w:type="dxa"/>
              <w:bottom w:w="90" w:type="dxa"/>
              <w:right w:w="90" w:type="dxa"/>
            </w:tcMar>
            <w:vAlign w:val="center"/>
          </w:tcPr>
          <w:p w14:paraId="795D43B1" w14:textId="77777777" w:rsidR="00C66D14" w:rsidRDefault="00C66D14">
            <w:pPr>
              <w:jc w:val="center"/>
            </w:pPr>
            <w:r>
              <w:rPr>
                <w:sz w:val="20"/>
              </w:rPr>
              <w:t>47</w:t>
            </w:r>
          </w:p>
        </w:tc>
        <w:tc>
          <w:tcPr>
            <w:tcW w:w="1247" w:type="dxa"/>
            <w:tcMar>
              <w:top w:w="90" w:type="dxa"/>
              <w:left w:w="90" w:type="dxa"/>
              <w:bottom w:w="90" w:type="dxa"/>
              <w:right w:w="90" w:type="dxa"/>
            </w:tcMar>
            <w:vAlign w:val="center"/>
          </w:tcPr>
          <w:p w14:paraId="09FAC8D4" w14:textId="77777777" w:rsidR="00C66D14" w:rsidRDefault="00C66D14">
            <w:pPr>
              <w:jc w:val="center"/>
            </w:pPr>
            <w:r>
              <w:rPr>
                <w:sz w:val="20"/>
              </w:rPr>
              <w:t>23,05 €</w:t>
            </w:r>
          </w:p>
        </w:tc>
        <w:tc>
          <w:tcPr>
            <w:tcW w:w="1587" w:type="dxa"/>
            <w:tcMar>
              <w:top w:w="90" w:type="dxa"/>
              <w:left w:w="90" w:type="dxa"/>
              <w:bottom w:w="90" w:type="dxa"/>
              <w:right w:w="90" w:type="dxa"/>
            </w:tcMar>
            <w:vAlign w:val="center"/>
          </w:tcPr>
          <w:p w14:paraId="74F7134D" w14:textId="77777777" w:rsidR="00C66D14" w:rsidRDefault="00C66D14">
            <w:pPr>
              <w:jc w:val="center"/>
            </w:pPr>
            <w:r>
              <w:rPr>
                <w:sz w:val="20"/>
              </w:rPr>
              <w:t>1.083,24 €</w:t>
            </w:r>
          </w:p>
        </w:tc>
      </w:tr>
      <w:tr w:rsidR="00C66D14" w14:paraId="4354B57F" w14:textId="77777777">
        <w:trPr>
          <w:cantSplit/>
          <w:jc w:val="center"/>
        </w:trPr>
        <w:tc>
          <w:tcPr>
            <w:tcW w:w="1701" w:type="dxa"/>
            <w:tcMar>
              <w:top w:w="90" w:type="dxa"/>
              <w:left w:w="90" w:type="dxa"/>
              <w:bottom w:w="90" w:type="dxa"/>
              <w:right w:w="90" w:type="dxa"/>
            </w:tcMar>
            <w:vAlign w:val="center"/>
          </w:tcPr>
          <w:p w14:paraId="0273490D" w14:textId="77777777" w:rsidR="00C66D14" w:rsidRDefault="00C66D14">
            <w:pPr>
              <w:jc w:val="left"/>
            </w:pPr>
            <w:r>
              <w:rPr>
                <w:sz w:val="20"/>
              </w:rPr>
              <w:t>DevOps</w:t>
            </w:r>
          </w:p>
        </w:tc>
        <w:tc>
          <w:tcPr>
            <w:tcW w:w="1587" w:type="dxa"/>
            <w:tcMar>
              <w:top w:w="90" w:type="dxa"/>
              <w:left w:w="90" w:type="dxa"/>
              <w:bottom w:w="90" w:type="dxa"/>
              <w:right w:w="90" w:type="dxa"/>
            </w:tcMar>
            <w:vAlign w:val="center"/>
          </w:tcPr>
          <w:p w14:paraId="1BC62A60" w14:textId="77777777" w:rsidR="00C66D14" w:rsidRDefault="00C66D14">
            <w:pPr>
              <w:jc w:val="center"/>
            </w:pPr>
            <w:r>
              <w:rPr>
                <w:sz w:val="20"/>
              </w:rPr>
              <w:t>26.000,00 €</w:t>
            </w:r>
          </w:p>
        </w:tc>
        <w:tc>
          <w:tcPr>
            <w:tcW w:w="1587" w:type="dxa"/>
            <w:tcMar>
              <w:top w:w="90" w:type="dxa"/>
              <w:left w:w="90" w:type="dxa"/>
              <w:bottom w:w="90" w:type="dxa"/>
              <w:right w:w="90" w:type="dxa"/>
            </w:tcMar>
            <w:vAlign w:val="center"/>
          </w:tcPr>
          <w:p w14:paraId="1C5476A0" w14:textId="77777777" w:rsidR="00C66D14" w:rsidRDefault="00C66D14">
            <w:pPr>
              <w:jc w:val="center"/>
            </w:pPr>
            <w:r>
              <w:rPr>
                <w:sz w:val="20"/>
              </w:rPr>
              <w:t>34.320,00 €</w:t>
            </w:r>
          </w:p>
        </w:tc>
        <w:tc>
          <w:tcPr>
            <w:tcW w:w="907" w:type="dxa"/>
            <w:tcMar>
              <w:top w:w="90" w:type="dxa"/>
              <w:left w:w="90" w:type="dxa"/>
              <w:bottom w:w="90" w:type="dxa"/>
              <w:right w:w="90" w:type="dxa"/>
            </w:tcMar>
            <w:vAlign w:val="center"/>
          </w:tcPr>
          <w:p w14:paraId="6F57A91F" w14:textId="77777777" w:rsidR="00C66D14" w:rsidRDefault="00C66D14">
            <w:pPr>
              <w:jc w:val="center"/>
            </w:pPr>
            <w:r>
              <w:rPr>
                <w:sz w:val="20"/>
              </w:rPr>
              <w:t>28</w:t>
            </w:r>
          </w:p>
        </w:tc>
        <w:tc>
          <w:tcPr>
            <w:tcW w:w="1247" w:type="dxa"/>
            <w:tcMar>
              <w:top w:w="90" w:type="dxa"/>
              <w:left w:w="90" w:type="dxa"/>
              <w:bottom w:w="90" w:type="dxa"/>
              <w:right w:w="90" w:type="dxa"/>
            </w:tcMar>
            <w:vAlign w:val="center"/>
          </w:tcPr>
          <w:p w14:paraId="10FFF1AA" w14:textId="77777777" w:rsidR="00C66D14" w:rsidRDefault="00C66D14">
            <w:pPr>
              <w:jc w:val="center"/>
            </w:pPr>
            <w:r>
              <w:rPr>
                <w:sz w:val="20"/>
              </w:rPr>
              <w:t>27,24 €</w:t>
            </w:r>
          </w:p>
        </w:tc>
        <w:tc>
          <w:tcPr>
            <w:tcW w:w="1587" w:type="dxa"/>
            <w:tcMar>
              <w:top w:w="90" w:type="dxa"/>
              <w:left w:w="90" w:type="dxa"/>
              <w:bottom w:w="90" w:type="dxa"/>
              <w:right w:w="90" w:type="dxa"/>
            </w:tcMar>
            <w:vAlign w:val="center"/>
          </w:tcPr>
          <w:p w14:paraId="45E6D3B6" w14:textId="77777777" w:rsidR="00C66D14" w:rsidRDefault="00C66D14">
            <w:pPr>
              <w:jc w:val="center"/>
            </w:pPr>
            <w:r>
              <w:rPr>
                <w:sz w:val="20"/>
              </w:rPr>
              <w:t>762,67 €</w:t>
            </w:r>
          </w:p>
        </w:tc>
      </w:tr>
      <w:tr w:rsidR="00C66D14" w14:paraId="6F88975D" w14:textId="77777777">
        <w:trPr>
          <w:cantSplit/>
          <w:jc w:val="center"/>
        </w:trPr>
        <w:tc>
          <w:tcPr>
            <w:tcW w:w="1701" w:type="dxa"/>
            <w:tcMar>
              <w:top w:w="90" w:type="dxa"/>
              <w:left w:w="90" w:type="dxa"/>
              <w:bottom w:w="90" w:type="dxa"/>
              <w:right w:w="90" w:type="dxa"/>
            </w:tcMar>
            <w:vAlign w:val="center"/>
          </w:tcPr>
          <w:p w14:paraId="23C3B4D0" w14:textId="77777777" w:rsidR="00C66D14" w:rsidRDefault="00C66D14">
            <w:pPr>
              <w:jc w:val="left"/>
            </w:pPr>
            <w:r>
              <w:rPr>
                <w:sz w:val="20"/>
              </w:rPr>
              <w:t>Total personal</w:t>
            </w:r>
          </w:p>
        </w:tc>
        <w:tc>
          <w:tcPr>
            <w:tcW w:w="1587" w:type="dxa"/>
            <w:tcMar>
              <w:top w:w="90" w:type="dxa"/>
              <w:left w:w="90" w:type="dxa"/>
              <w:bottom w:w="90" w:type="dxa"/>
              <w:right w:w="90" w:type="dxa"/>
            </w:tcMar>
            <w:vAlign w:val="center"/>
          </w:tcPr>
          <w:p w14:paraId="25FC43B7" w14:textId="77777777" w:rsidR="00C66D14" w:rsidRDefault="00C66D14">
            <w:pPr>
              <w:jc w:val="center"/>
            </w:pPr>
          </w:p>
        </w:tc>
        <w:tc>
          <w:tcPr>
            <w:tcW w:w="1587" w:type="dxa"/>
            <w:tcMar>
              <w:top w:w="90" w:type="dxa"/>
              <w:left w:w="90" w:type="dxa"/>
              <w:bottom w:w="90" w:type="dxa"/>
              <w:right w:w="90" w:type="dxa"/>
            </w:tcMar>
            <w:vAlign w:val="center"/>
          </w:tcPr>
          <w:p w14:paraId="59BE8724" w14:textId="77777777" w:rsidR="00C66D14" w:rsidRDefault="00C66D14">
            <w:pPr>
              <w:jc w:val="center"/>
            </w:pPr>
          </w:p>
        </w:tc>
        <w:tc>
          <w:tcPr>
            <w:tcW w:w="907" w:type="dxa"/>
            <w:tcMar>
              <w:top w:w="90" w:type="dxa"/>
              <w:left w:w="90" w:type="dxa"/>
              <w:bottom w:w="90" w:type="dxa"/>
              <w:right w:w="90" w:type="dxa"/>
            </w:tcMar>
            <w:vAlign w:val="center"/>
          </w:tcPr>
          <w:p w14:paraId="7D534ABD" w14:textId="77777777" w:rsidR="00C66D14" w:rsidRDefault="00C66D14">
            <w:pPr>
              <w:jc w:val="center"/>
            </w:pPr>
            <w:r>
              <w:rPr>
                <w:sz w:val="20"/>
              </w:rPr>
              <w:t>432</w:t>
            </w:r>
          </w:p>
        </w:tc>
        <w:tc>
          <w:tcPr>
            <w:tcW w:w="1247" w:type="dxa"/>
            <w:tcMar>
              <w:top w:w="90" w:type="dxa"/>
              <w:left w:w="90" w:type="dxa"/>
              <w:bottom w:w="90" w:type="dxa"/>
              <w:right w:w="90" w:type="dxa"/>
            </w:tcMar>
            <w:vAlign w:val="center"/>
          </w:tcPr>
          <w:p w14:paraId="7F672C9E" w14:textId="77777777" w:rsidR="00C66D14" w:rsidRDefault="00C66D14">
            <w:pPr>
              <w:jc w:val="center"/>
            </w:pPr>
          </w:p>
        </w:tc>
        <w:tc>
          <w:tcPr>
            <w:tcW w:w="1587" w:type="dxa"/>
            <w:tcMar>
              <w:top w:w="90" w:type="dxa"/>
              <w:left w:w="90" w:type="dxa"/>
              <w:bottom w:w="90" w:type="dxa"/>
              <w:right w:w="90" w:type="dxa"/>
            </w:tcMar>
            <w:vAlign w:val="center"/>
          </w:tcPr>
          <w:p w14:paraId="3427A242" w14:textId="77777777" w:rsidR="00C66D14" w:rsidRDefault="00C66D14">
            <w:pPr>
              <w:jc w:val="center"/>
            </w:pPr>
            <w:r>
              <w:rPr>
                <w:sz w:val="20"/>
              </w:rPr>
              <w:t>11.437,91 €</w:t>
            </w:r>
          </w:p>
        </w:tc>
      </w:tr>
    </w:tbl>
    <w:p w14:paraId="678DF706" w14:textId="47DC7CFD" w:rsidR="00C50DB0" w:rsidRDefault="00C50DB0" w:rsidP="0070184A">
      <w:pPr>
        <w:pStyle w:val="PiedeTabla"/>
      </w:pPr>
      <w:bookmarkStart w:id="2421" w:name="_Toc233720931"/>
      <w:r w:rsidRPr="0070184A">
        <w:t>Tabla 11.3. Coste final de personal por rol.</w:t>
      </w:r>
      <w:bookmarkEnd w:id="2421"/>
    </w:p>
    <w:p w14:paraId="047191A2" w14:textId="6D72C8CB" w:rsidR="00C66D14" w:rsidRDefault="00C66D14" w:rsidP="00C66D14">
      <w:r>
        <w:t>La mayor parte del esfuerzo se concentra en el perfil de desarrollo, como es habitual en un proyecto de estas características. No obstante, también aumentan las horas asociadas a pruebas, despliegue y documentación, porque el cierre del sistema exigió validar varios flujos completos y preparar una forma de ejecución más sencilla para la revisión.</w:t>
      </w:r>
    </w:p>
    <w:tbl>
      <w:tblPr>
        <w:tblStyle w:val="Tablaconcuadrcula"/>
        <w:tblW w:w="0" w:type="auto"/>
        <w:jc w:val="center"/>
        <w:tblLayout w:type="fixed"/>
        <w:tblLook w:val="04A0" w:firstRow="1" w:lastRow="0" w:firstColumn="1" w:lastColumn="0" w:noHBand="0" w:noVBand="1"/>
      </w:tblPr>
      <w:tblGrid>
        <w:gridCol w:w="4536"/>
        <w:gridCol w:w="2268"/>
      </w:tblGrid>
      <w:tr w:rsidR="00C66D14" w14:paraId="76C84B1C" w14:textId="77777777" w:rsidTr="00F73721">
        <w:trPr>
          <w:cantSplit/>
          <w:tblHeader/>
          <w:jc w:val="center"/>
        </w:trPr>
        <w:tc>
          <w:tcPr>
            <w:tcW w:w="6804" w:type="dxa"/>
            <w:gridSpan w:val="2"/>
            <w:shd w:val="clear" w:color="auto" w:fill="DDDDDD"/>
            <w:tcMar>
              <w:top w:w="90" w:type="dxa"/>
              <w:left w:w="90" w:type="dxa"/>
              <w:bottom w:w="90" w:type="dxa"/>
              <w:right w:w="90" w:type="dxa"/>
            </w:tcMar>
            <w:vAlign w:val="center"/>
          </w:tcPr>
          <w:p w14:paraId="13EC9978" w14:textId="3CE61F3C" w:rsidR="00C66D14" w:rsidRDefault="00C66D14">
            <w:pPr>
              <w:jc w:val="center"/>
            </w:pPr>
            <w:r>
              <w:rPr>
                <w:b/>
                <w:sz w:val="20"/>
              </w:rPr>
              <w:lastRenderedPageBreak/>
              <w:t>Resumen del presupuesto final</w:t>
            </w:r>
          </w:p>
        </w:tc>
      </w:tr>
      <w:tr w:rsidR="00C66D14" w14:paraId="46201316" w14:textId="77777777" w:rsidTr="0070184A">
        <w:trPr>
          <w:cantSplit/>
          <w:tblHeader/>
          <w:jc w:val="center"/>
        </w:trPr>
        <w:tc>
          <w:tcPr>
            <w:tcW w:w="4536" w:type="dxa"/>
            <w:shd w:val="clear" w:color="auto" w:fill="F2F2F2" w:themeFill="background1" w:themeFillShade="F2"/>
            <w:tcMar>
              <w:top w:w="90" w:type="dxa"/>
              <w:left w:w="90" w:type="dxa"/>
              <w:bottom w:w="90" w:type="dxa"/>
              <w:right w:w="90" w:type="dxa"/>
            </w:tcMar>
            <w:vAlign w:val="center"/>
          </w:tcPr>
          <w:p w14:paraId="7CF66C0D" w14:textId="77777777" w:rsidR="00C66D14" w:rsidRDefault="00C66D14">
            <w:pPr>
              <w:jc w:val="center"/>
            </w:pPr>
            <w:r>
              <w:rPr>
                <w:b/>
                <w:sz w:val="20"/>
              </w:rPr>
              <w:t>Partida</w:t>
            </w:r>
          </w:p>
        </w:tc>
        <w:tc>
          <w:tcPr>
            <w:tcW w:w="2268" w:type="dxa"/>
            <w:shd w:val="clear" w:color="auto" w:fill="F2F2F2" w:themeFill="background1" w:themeFillShade="F2"/>
            <w:tcMar>
              <w:top w:w="90" w:type="dxa"/>
              <w:left w:w="90" w:type="dxa"/>
              <w:bottom w:w="90" w:type="dxa"/>
              <w:right w:w="90" w:type="dxa"/>
            </w:tcMar>
            <w:vAlign w:val="center"/>
          </w:tcPr>
          <w:p w14:paraId="149C2ABB" w14:textId="77777777" w:rsidR="00C66D14" w:rsidRDefault="00C66D14">
            <w:pPr>
              <w:jc w:val="center"/>
            </w:pPr>
            <w:r>
              <w:rPr>
                <w:b/>
                <w:sz w:val="20"/>
              </w:rPr>
              <w:t>Importe</w:t>
            </w:r>
          </w:p>
        </w:tc>
      </w:tr>
      <w:tr w:rsidR="00C66D14" w14:paraId="66F52CB9" w14:textId="77777777">
        <w:trPr>
          <w:cantSplit/>
          <w:jc w:val="center"/>
        </w:trPr>
        <w:tc>
          <w:tcPr>
            <w:tcW w:w="4536" w:type="dxa"/>
            <w:tcMar>
              <w:top w:w="90" w:type="dxa"/>
              <w:left w:w="90" w:type="dxa"/>
              <w:bottom w:w="90" w:type="dxa"/>
              <w:right w:w="90" w:type="dxa"/>
            </w:tcMar>
            <w:vAlign w:val="center"/>
          </w:tcPr>
          <w:p w14:paraId="578913F3" w14:textId="77777777" w:rsidR="00C66D14" w:rsidRDefault="00C66D14">
            <w:pPr>
              <w:jc w:val="left"/>
            </w:pPr>
            <w:r>
              <w:rPr>
                <w:sz w:val="20"/>
              </w:rPr>
              <w:t>Coste de personal</w:t>
            </w:r>
          </w:p>
        </w:tc>
        <w:tc>
          <w:tcPr>
            <w:tcW w:w="2268" w:type="dxa"/>
            <w:tcMar>
              <w:top w:w="90" w:type="dxa"/>
              <w:left w:w="90" w:type="dxa"/>
              <w:bottom w:w="90" w:type="dxa"/>
              <w:right w:w="90" w:type="dxa"/>
            </w:tcMar>
            <w:vAlign w:val="center"/>
          </w:tcPr>
          <w:p w14:paraId="40CF2CC4" w14:textId="77777777" w:rsidR="00C66D14" w:rsidRDefault="00C66D14">
            <w:pPr>
              <w:jc w:val="center"/>
            </w:pPr>
            <w:r>
              <w:rPr>
                <w:sz w:val="20"/>
              </w:rPr>
              <w:t>11.437,91 €</w:t>
            </w:r>
          </w:p>
        </w:tc>
      </w:tr>
      <w:tr w:rsidR="00C66D14" w14:paraId="3862164F" w14:textId="77777777">
        <w:trPr>
          <w:cantSplit/>
          <w:jc w:val="center"/>
        </w:trPr>
        <w:tc>
          <w:tcPr>
            <w:tcW w:w="4536" w:type="dxa"/>
            <w:tcMar>
              <w:top w:w="90" w:type="dxa"/>
              <w:left w:w="90" w:type="dxa"/>
              <w:bottom w:w="90" w:type="dxa"/>
              <w:right w:w="90" w:type="dxa"/>
            </w:tcMar>
            <w:vAlign w:val="center"/>
          </w:tcPr>
          <w:p w14:paraId="66C1A705" w14:textId="77777777" w:rsidR="00C66D14" w:rsidRDefault="00C66D14">
            <w:pPr>
              <w:jc w:val="left"/>
            </w:pPr>
            <w:r>
              <w:rPr>
                <w:sz w:val="20"/>
              </w:rPr>
              <w:t>Costes directos no laborales</w:t>
            </w:r>
          </w:p>
        </w:tc>
        <w:tc>
          <w:tcPr>
            <w:tcW w:w="2268" w:type="dxa"/>
            <w:tcMar>
              <w:top w:w="90" w:type="dxa"/>
              <w:left w:w="90" w:type="dxa"/>
              <w:bottom w:w="90" w:type="dxa"/>
              <w:right w:w="90" w:type="dxa"/>
            </w:tcMar>
            <w:vAlign w:val="center"/>
          </w:tcPr>
          <w:p w14:paraId="2E3167A6" w14:textId="77777777" w:rsidR="00C66D14" w:rsidRDefault="00C66D14">
            <w:pPr>
              <w:jc w:val="center"/>
            </w:pPr>
            <w:r>
              <w:rPr>
                <w:sz w:val="20"/>
              </w:rPr>
              <w:t>246,33 €</w:t>
            </w:r>
          </w:p>
        </w:tc>
      </w:tr>
      <w:tr w:rsidR="00C66D14" w14:paraId="6995D52C" w14:textId="77777777">
        <w:trPr>
          <w:cantSplit/>
          <w:jc w:val="center"/>
        </w:trPr>
        <w:tc>
          <w:tcPr>
            <w:tcW w:w="4536" w:type="dxa"/>
            <w:tcMar>
              <w:top w:w="90" w:type="dxa"/>
              <w:left w:w="90" w:type="dxa"/>
              <w:bottom w:w="90" w:type="dxa"/>
              <w:right w:w="90" w:type="dxa"/>
            </w:tcMar>
            <w:vAlign w:val="center"/>
          </w:tcPr>
          <w:p w14:paraId="25FEA7B9" w14:textId="77777777" w:rsidR="00C66D14" w:rsidRDefault="00C66D14">
            <w:pPr>
              <w:jc w:val="left"/>
            </w:pPr>
            <w:r>
              <w:rPr>
                <w:sz w:val="20"/>
              </w:rPr>
              <w:t>Costes indirectos</w:t>
            </w:r>
          </w:p>
        </w:tc>
        <w:tc>
          <w:tcPr>
            <w:tcW w:w="2268" w:type="dxa"/>
            <w:tcMar>
              <w:top w:w="90" w:type="dxa"/>
              <w:left w:w="90" w:type="dxa"/>
              <w:bottom w:w="90" w:type="dxa"/>
              <w:right w:w="90" w:type="dxa"/>
            </w:tcMar>
            <w:vAlign w:val="center"/>
          </w:tcPr>
          <w:p w14:paraId="35752193" w14:textId="77777777" w:rsidR="00C66D14" w:rsidRDefault="00C66D14">
            <w:pPr>
              <w:jc w:val="center"/>
            </w:pPr>
            <w:r>
              <w:rPr>
                <w:sz w:val="20"/>
              </w:rPr>
              <w:t>915,03 €</w:t>
            </w:r>
          </w:p>
        </w:tc>
      </w:tr>
      <w:tr w:rsidR="00C66D14" w14:paraId="01C31A48" w14:textId="77777777">
        <w:trPr>
          <w:cantSplit/>
          <w:jc w:val="center"/>
        </w:trPr>
        <w:tc>
          <w:tcPr>
            <w:tcW w:w="4536" w:type="dxa"/>
            <w:tcMar>
              <w:top w:w="90" w:type="dxa"/>
              <w:left w:w="90" w:type="dxa"/>
              <w:bottom w:w="90" w:type="dxa"/>
              <w:right w:w="90" w:type="dxa"/>
            </w:tcMar>
            <w:vAlign w:val="center"/>
          </w:tcPr>
          <w:p w14:paraId="341FF1D8" w14:textId="77777777" w:rsidR="00C66D14" w:rsidRDefault="00C66D14">
            <w:pPr>
              <w:jc w:val="left"/>
            </w:pPr>
            <w:r>
              <w:rPr>
                <w:sz w:val="20"/>
              </w:rPr>
              <w:t>Subtotal costes</w:t>
            </w:r>
          </w:p>
        </w:tc>
        <w:tc>
          <w:tcPr>
            <w:tcW w:w="2268" w:type="dxa"/>
            <w:tcMar>
              <w:top w:w="90" w:type="dxa"/>
              <w:left w:w="90" w:type="dxa"/>
              <w:bottom w:w="90" w:type="dxa"/>
              <w:right w:w="90" w:type="dxa"/>
            </w:tcMar>
            <w:vAlign w:val="center"/>
          </w:tcPr>
          <w:p w14:paraId="488DC4C8" w14:textId="77777777" w:rsidR="00C66D14" w:rsidRDefault="00C66D14">
            <w:pPr>
              <w:jc w:val="center"/>
            </w:pPr>
            <w:r>
              <w:rPr>
                <w:sz w:val="20"/>
              </w:rPr>
              <w:t>12.599,27 €</w:t>
            </w:r>
          </w:p>
        </w:tc>
      </w:tr>
      <w:tr w:rsidR="00C66D14" w14:paraId="716F609C" w14:textId="77777777">
        <w:trPr>
          <w:cantSplit/>
          <w:jc w:val="center"/>
        </w:trPr>
        <w:tc>
          <w:tcPr>
            <w:tcW w:w="4536" w:type="dxa"/>
            <w:tcMar>
              <w:top w:w="90" w:type="dxa"/>
              <w:left w:w="90" w:type="dxa"/>
              <w:bottom w:w="90" w:type="dxa"/>
              <w:right w:w="90" w:type="dxa"/>
            </w:tcMar>
            <w:vAlign w:val="center"/>
          </w:tcPr>
          <w:p w14:paraId="34D3E5AB" w14:textId="77777777" w:rsidR="00C66D14" w:rsidRDefault="00C66D14">
            <w:pPr>
              <w:jc w:val="left"/>
            </w:pPr>
            <w:r>
              <w:rPr>
                <w:sz w:val="20"/>
              </w:rPr>
              <w:t>Contingencia</w:t>
            </w:r>
          </w:p>
        </w:tc>
        <w:tc>
          <w:tcPr>
            <w:tcW w:w="2268" w:type="dxa"/>
            <w:tcMar>
              <w:top w:w="90" w:type="dxa"/>
              <w:left w:w="90" w:type="dxa"/>
              <w:bottom w:w="90" w:type="dxa"/>
              <w:right w:w="90" w:type="dxa"/>
            </w:tcMar>
            <w:vAlign w:val="center"/>
          </w:tcPr>
          <w:p w14:paraId="401E9CBA" w14:textId="77777777" w:rsidR="00C66D14" w:rsidRDefault="00C66D14">
            <w:pPr>
              <w:jc w:val="center"/>
            </w:pPr>
            <w:r>
              <w:rPr>
                <w:sz w:val="20"/>
              </w:rPr>
              <w:t>1.259,93 €</w:t>
            </w:r>
          </w:p>
        </w:tc>
      </w:tr>
      <w:tr w:rsidR="00C66D14" w14:paraId="430B31AD" w14:textId="77777777">
        <w:trPr>
          <w:cantSplit/>
          <w:jc w:val="center"/>
        </w:trPr>
        <w:tc>
          <w:tcPr>
            <w:tcW w:w="4536" w:type="dxa"/>
            <w:tcMar>
              <w:top w:w="90" w:type="dxa"/>
              <w:left w:w="90" w:type="dxa"/>
              <w:bottom w:w="90" w:type="dxa"/>
              <w:right w:w="90" w:type="dxa"/>
            </w:tcMar>
            <w:vAlign w:val="center"/>
          </w:tcPr>
          <w:p w14:paraId="58DA4718" w14:textId="77777777" w:rsidR="00C66D14" w:rsidRDefault="00C66D14">
            <w:pPr>
              <w:jc w:val="left"/>
            </w:pPr>
            <w:r>
              <w:rPr>
                <w:sz w:val="20"/>
              </w:rPr>
              <w:t>Subtotal con contingencia</w:t>
            </w:r>
          </w:p>
        </w:tc>
        <w:tc>
          <w:tcPr>
            <w:tcW w:w="2268" w:type="dxa"/>
            <w:tcMar>
              <w:top w:w="90" w:type="dxa"/>
              <w:left w:w="90" w:type="dxa"/>
              <w:bottom w:w="90" w:type="dxa"/>
              <w:right w:w="90" w:type="dxa"/>
            </w:tcMar>
            <w:vAlign w:val="center"/>
          </w:tcPr>
          <w:p w14:paraId="48E63850" w14:textId="77777777" w:rsidR="00C66D14" w:rsidRDefault="00C66D14">
            <w:pPr>
              <w:jc w:val="center"/>
            </w:pPr>
            <w:r>
              <w:rPr>
                <w:sz w:val="20"/>
              </w:rPr>
              <w:t>13.859,20 €</w:t>
            </w:r>
          </w:p>
        </w:tc>
      </w:tr>
      <w:tr w:rsidR="00C66D14" w14:paraId="5876359D" w14:textId="77777777">
        <w:trPr>
          <w:cantSplit/>
          <w:jc w:val="center"/>
        </w:trPr>
        <w:tc>
          <w:tcPr>
            <w:tcW w:w="4536" w:type="dxa"/>
            <w:tcMar>
              <w:top w:w="90" w:type="dxa"/>
              <w:left w:w="90" w:type="dxa"/>
              <w:bottom w:w="90" w:type="dxa"/>
              <w:right w:w="90" w:type="dxa"/>
            </w:tcMar>
            <w:vAlign w:val="center"/>
          </w:tcPr>
          <w:p w14:paraId="1F7D80CF" w14:textId="77777777" w:rsidR="00C66D14" w:rsidRDefault="00C66D14">
            <w:pPr>
              <w:jc w:val="left"/>
            </w:pPr>
            <w:r>
              <w:rPr>
                <w:sz w:val="20"/>
              </w:rPr>
              <w:t>Beneficio industrial</w:t>
            </w:r>
          </w:p>
        </w:tc>
        <w:tc>
          <w:tcPr>
            <w:tcW w:w="2268" w:type="dxa"/>
            <w:tcMar>
              <w:top w:w="90" w:type="dxa"/>
              <w:left w:w="90" w:type="dxa"/>
              <w:bottom w:w="90" w:type="dxa"/>
              <w:right w:w="90" w:type="dxa"/>
            </w:tcMar>
            <w:vAlign w:val="center"/>
          </w:tcPr>
          <w:p w14:paraId="2CC33933" w14:textId="77777777" w:rsidR="00C66D14" w:rsidRDefault="00C66D14">
            <w:pPr>
              <w:jc w:val="center"/>
            </w:pPr>
            <w:r>
              <w:rPr>
                <w:sz w:val="20"/>
              </w:rPr>
              <w:t>970,14 €</w:t>
            </w:r>
          </w:p>
        </w:tc>
      </w:tr>
      <w:tr w:rsidR="00C66D14" w14:paraId="0A091286" w14:textId="77777777">
        <w:trPr>
          <w:cantSplit/>
          <w:jc w:val="center"/>
        </w:trPr>
        <w:tc>
          <w:tcPr>
            <w:tcW w:w="4536" w:type="dxa"/>
            <w:tcMar>
              <w:top w:w="90" w:type="dxa"/>
              <w:left w:w="90" w:type="dxa"/>
              <w:bottom w:w="90" w:type="dxa"/>
              <w:right w:w="90" w:type="dxa"/>
            </w:tcMar>
            <w:vAlign w:val="center"/>
          </w:tcPr>
          <w:p w14:paraId="49F3AAF1" w14:textId="77777777" w:rsidR="00C66D14" w:rsidRDefault="00C66D14">
            <w:pPr>
              <w:jc w:val="left"/>
            </w:pPr>
            <w:r>
              <w:rPr>
                <w:sz w:val="20"/>
              </w:rPr>
              <w:t>Base imponible</w:t>
            </w:r>
          </w:p>
        </w:tc>
        <w:tc>
          <w:tcPr>
            <w:tcW w:w="2268" w:type="dxa"/>
            <w:tcMar>
              <w:top w:w="90" w:type="dxa"/>
              <w:left w:w="90" w:type="dxa"/>
              <w:bottom w:w="90" w:type="dxa"/>
              <w:right w:w="90" w:type="dxa"/>
            </w:tcMar>
            <w:vAlign w:val="center"/>
          </w:tcPr>
          <w:p w14:paraId="23F1B067" w14:textId="77777777" w:rsidR="00C66D14" w:rsidRDefault="00C66D14">
            <w:pPr>
              <w:jc w:val="center"/>
            </w:pPr>
            <w:r>
              <w:rPr>
                <w:sz w:val="20"/>
              </w:rPr>
              <w:t>14.829,34 €</w:t>
            </w:r>
          </w:p>
        </w:tc>
      </w:tr>
      <w:tr w:rsidR="00C66D14" w14:paraId="5D5EF10F" w14:textId="77777777">
        <w:trPr>
          <w:cantSplit/>
          <w:jc w:val="center"/>
        </w:trPr>
        <w:tc>
          <w:tcPr>
            <w:tcW w:w="4536" w:type="dxa"/>
            <w:tcMar>
              <w:top w:w="90" w:type="dxa"/>
              <w:left w:w="90" w:type="dxa"/>
              <w:bottom w:w="90" w:type="dxa"/>
              <w:right w:w="90" w:type="dxa"/>
            </w:tcMar>
            <w:vAlign w:val="center"/>
          </w:tcPr>
          <w:p w14:paraId="19184D83" w14:textId="77777777" w:rsidR="00C66D14" w:rsidRDefault="00C66D14">
            <w:pPr>
              <w:jc w:val="left"/>
            </w:pPr>
            <w:r>
              <w:rPr>
                <w:sz w:val="20"/>
              </w:rPr>
              <w:t>IVA 21%</w:t>
            </w:r>
          </w:p>
        </w:tc>
        <w:tc>
          <w:tcPr>
            <w:tcW w:w="2268" w:type="dxa"/>
            <w:tcMar>
              <w:top w:w="90" w:type="dxa"/>
              <w:left w:w="90" w:type="dxa"/>
              <w:bottom w:w="90" w:type="dxa"/>
              <w:right w:w="90" w:type="dxa"/>
            </w:tcMar>
            <w:vAlign w:val="center"/>
          </w:tcPr>
          <w:p w14:paraId="54626238" w14:textId="77777777" w:rsidR="00C66D14" w:rsidRDefault="00C66D14">
            <w:pPr>
              <w:jc w:val="center"/>
            </w:pPr>
            <w:r>
              <w:rPr>
                <w:sz w:val="20"/>
              </w:rPr>
              <w:t>3.114,16 €</w:t>
            </w:r>
          </w:p>
        </w:tc>
      </w:tr>
      <w:tr w:rsidR="00C66D14" w14:paraId="6BA12FD6" w14:textId="77777777">
        <w:trPr>
          <w:cantSplit/>
          <w:jc w:val="center"/>
        </w:trPr>
        <w:tc>
          <w:tcPr>
            <w:tcW w:w="4536" w:type="dxa"/>
            <w:tcMar>
              <w:top w:w="90" w:type="dxa"/>
              <w:left w:w="90" w:type="dxa"/>
              <w:bottom w:w="90" w:type="dxa"/>
              <w:right w:w="90" w:type="dxa"/>
            </w:tcMar>
            <w:vAlign w:val="center"/>
          </w:tcPr>
          <w:p w14:paraId="1E52A9D0" w14:textId="77777777" w:rsidR="00C66D14" w:rsidRDefault="00C66D14">
            <w:pPr>
              <w:jc w:val="left"/>
            </w:pPr>
            <w:r>
              <w:rPr>
                <w:sz w:val="20"/>
              </w:rPr>
              <w:t>Total con IVA</w:t>
            </w:r>
          </w:p>
        </w:tc>
        <w:tc>
          <w:tcPr>
            <w:tcW w:w="2268" w:type="dxa"/>
            <w:tcMar>
              <w:top w:w="90" w:type="dxa"/>
              <w:left w:w="90" w:type="dxa"/>
              <w:bottom w:w="90" w:type="dxa"/>
              <w:right w:w="90" w:type="dxa"/>
            </w:tcMar>
            <w:vAlign w:val="center"/>
          </w:tcPr>
          <w:p w14:paraId="64495079" w14:textId="77777777" w:rsidR="00C66D14" w:rsidRDefault="00C66D14">
            <w:pPr>
              <w:jc w:val="center"/>
            </w:pPr>
            <w:r>
              <w:rPr>
                <w:sz w:val="20"/>
              </w:rPr>
              <w:t>17.943,50 €</w:t>
            </w:r>
          </w:p>
        </w:tc>
      </w:tr>
    </w:tbl>
    <w:p w14:paraId="21B50494" w14:textId="1807681C" w:rsidR="00C66D14" w:rsidRDefault="00F73721" w:rsidP="0070184A">
      <w:pPr>
        <w:pStyle w:val="PiedeTabla"/>
      </w:pPr>
      <w:bookmarkStart w:id="2422" w:name="_Toc233720932"/>
      <w:r w:rsidRPr="00E75A88">
        <w:t>Tabla 11.</w:t>
      </w:r>
      <w:r w:rsidRPr="0070184A">
        <w:t>4. Resumen del presupuesto final</w:t>
      </w:r>
      <w:r w:rsidR="00DF24E7" w:rsidRPr="0070184A">
        <w:t>.</w:t>
      </w:r>
      <w:bookmarkEnd w:id="2422"/>
    </w:p>
    <w:p w14:paraId="387D6188" w14:textId="77777777" w:rsidR="00C66D14" w:rsidRDefault="00C66D14" w:rsidP="00C66D14">
      <w:r>
        <w:t>El presupuesto final con IVA asciende a 17.943,50 €. Esta cifra debe entenderse como una valoración profesional simulada del trabajo realizado, no como un gasto real soportado por el estudiante. En el contexto del TFG, su utilidad principal es mostrar el coste que tendría desarrollar un producto similar si se imputasen horas por perfiles y se añadiesen costes empresariales habituales.</w:t>
      </w:r>
    </w:p>
    <w:tbl>
      <w:tblPr>
        <w:tblStyle w:val="Tablaconcuadrcula"/>
        <w:tblW w:w="0" w:type="auto"/>
        <w:jc w:val="center"/>
        <w:tblLayout w:type="fixed"/>
        <w:tblLook w:val="04A0" w:firstRow="1" w:lastRow="0" w:firstColumn="1" w:lastColumn="0" w:noHBand="0" w:noVBand="1"/>
      </w:tblPr>
      <w:tblGrid>
        <w:gridCol w:w="2551"/>
        <w:gridCol w:w="1927"/>
        <w:gridCol w:w="1927"/>
        <w:gridCol w:w="1701"/>
      </w:tblGrid>
      <w:tr w:rsidR="00C66D14" w14:paraId="2C8916A0" w14:textId="77777777" w:rsidTr="008B46A5">
        <w:trPr>
          <w:cantSplit/>
          <w:tblHeader/>
          <w:jc w:val="center"/>
        </w:trPr>
        <w:tc>
          <w:tcPr>
            <w:tcW w:w="8106" w:type="dxa"/>
            <w:gridSpan w:val="4"/>
            <w:shd w:val="clear" w:color="auto" w:fill="DDDDDD"/>
            <w:tcMar>
              <w:top w:w="90" w:type="dxa"/>
              <w:left w:w="90" w:type="dxa"/>
              <w:bottom w:w="90" w:type="dxa"/>
              <w:right w:w="90" w:type="dxa"/>
            </w:tcMar>
            <w:vAlign w:val="center"/>
          </w:tcPr>
          <w:p w14:paraId="3D1367FD" w14:textId="4B0FE679" w:rsidR="00C66D14" w:rsidRDefault="00C66D14">
            <w:pPr>
              <w:jc w:val="center"/>
            </w:pPr>
            <w:r>
              <w:rPr>
                <w:b/>
                <w:sz w:val="20"/>
              </w:rPr>
              <w:t>Comparación entre presupuesto inicial y presupuesto final</w:t>
            </w:r>
          </w:p>
        </w:tc>
      </w:tr>
      <w:tr w:rsidR="00C66D14" w14:paraId="4C912BE2" w14:textId="77777777" w:rsidTr="0070184A">
        <w:trPr>
          <w:cantSplit/>
          <w:tblHeader/>
          <w:jc w:val="center"/>
        </w:trPr>
        <w:tc>
          <w:tcPr>
            <w:tcW w:w="2551" w:type="dxa"/>
            <w:shd w:val="clear" w:color="auto" w:fill="F2F2F2" w:themeFill="background1" w:themeFillShade="F2"/>
            <w:tcMar>
              <w:top w:w="90" w:type="dxa"/>
              <w:left w:w="90" w:type="dxa"/>
              <w:bottom w:w="90" w:type="dxa"/>
              <w:right w:w="90" w:type="dxa"/>
            </w:tcMar>
            <w:vAlign w:val="center"/>
          </w:tcPr>
          <w:p w14:paraId="2235B711" w14:textId="77777777" w:rsidR="00C66D14" w:rsidRDefault="00C66D14">
            <w:pPr>
              <w:jc w:val="center"/>
            </w:pPr>
            <w:r>
              <w:rPr>
                <w:b/>
                <w:sz w:val="20"/>
              </w:rPr>
              <w:t>Concepto</w:t>
            </w:r>
          </w:p>
        </w:tc>
        <w:tc>
          <w:tcPr>
            <w:tcW w:w="1927" w:type="dxa"/>
            <w:shd w:val="clear" w:color="auto" w:fill="F2F2F2" w:themeFill="background1" w:themeFillShade="F2"/>
            <w:tcMar>
              <w:top w:w="90" w:type="dxa"/>
              <w:left w:w="90" w:type="dxa"/>
              <w:bottom w:w="90" w:type="dxa"/>
              <w:right w:w="90" w:type="dxa"/>
            </w:tcMar>
            <w:vAlign w:val="center"/>
          </w:tcPr>
          <w:p w14:paraId="01BCD0D6" w14:textId="77777777" w:rsidR="00C66D14" w:rsidRDefault="00C66D14">
            <w:pPr>
              <w:jc w:val="center"/>
            </w:pPr>
            <w:r>
              <w:rPr>
                <w:b/>
                <w:sz w:val="20"/>
              </w:rPr>
              <w:t>Presupuesto inicial</w:t>
            </w:r>
          </w:p>
        </w:tc>
        <w:tc>
          <w:tcPr>
            <w:tcW w:w="1927" w:type="dxa"/>
            <w:shd w:val="clear" w:color="auto" w:fill="F2F2F2" w:themeFill="background1" w:themeFillShade="F2"/>
            <w:tcMar>
              <w:top w:w="90" w:type="dxa"/>
              <w:left w:w="90" w:type="dxa"/>
              <w:bottom w:w="90" w:type="dxa"/>
              <w:right w:w="90" w:type="dxa"/>
            </w:tcMar>
            <w:vAlign w:val="center"/>
          </w:tcPr>
          <w:p w14:paraId="43A4440F" w14:textId="77777777" w:rsidR="00C66D14" w:rsidRDefault="00C66D14">
            <w:pPr>
              <w:jc w:val="center"/>
            </w:pPr>
            <w:r>
              <w:rPr>
                <w:b/>
                <w:sz w:val="20"/>
              </w:rPr>
              <w:t>Presupuesto final</w:t>
            </w:r>
          </w:p>
        </w:tc>
        <w:tc>
          <w:tcPr>
            <w:tcW w:w="1701" w:type="dxa"/>
            <w:shd w:val="clear" w:color="auto" w:fill="F2F2F2" w:themeFill="background1" w:themeFillShade="F2"/>
            <w:tcMar>
              <w:top w:w="90" w:type="dxa"/>
              <w:left w:w="90" w:type="dxa"/>
              <w:bottom w:w="90" w:type="dxa"/>
              <w:right w:w="90" w:type="dxa"/>
            </w:tcMar>
            <w:vAlign w:val="center"/>
          </w:tcPr>
          <w:p w14:paraId="0FD3D4A3" w14:textId="77777777" w:rsidR="00C66D14" w:rsidRDefault="00C66D14">
            <w:pPr>
              <w:jc w:val="center"/>
            </w:pPr>
            <w:r>
              <w:rPr>
                <w:b/>
                <w:sz w:val="20"/>
              </w:rPr>
              <w:t>Variación</w:t>
            </w:r>
          </w:p>
        </w:tc>
      </w:tr>
      <w:tr w:rsidR="00C66D14" w14:paraId="4C9A69C7" w14:textId="77777777">
        <w:trPr>
          <w:cantSplit/>
          <w:jc w:val="center"/>
        </w:trPr>
        <w:tc>
          <w:tcPr>
            <w:tcW w:w="2551" w:type="dxa"/>
            <w:tcMar>
              <w:top w:w="90" w:type="dxa"/>
              <w:left w:w="90" w:type="dxa"/>
              <w:bottom w:w="90" w:type="dxa"/>
              <w:right w:w="90" w:type="dxa"/>
            </w:tcMar>
            <w:vAlign w:val="center"/>
          </w:tcPr>
          <w:p w14:paraId="784D5F8E" w14:textId="77777777" w:rsidR="00C66D14" w:rsidRDefault="00C66D14">
            <w:pPr>
              <w:jc w:val="left"/>
            </w:pPr>
            <w:r>
              <w:rPr>
                <w:sz w:val="20"/>
              </w:rPr>
              <w:t>Horas imputadas</w:t>
            </w:r>
          </w:p>
        </w:tc>
        <w:tc>
          <w:tcPr>
            <w:tcW w:w="1927" w:type="dxa"/>
            <w:tcMar>
              <w:top w:w="90" w:type="dxa"/>
              <w:left w:w="90" w:type="dxa"/>
              <w:bottom w:w="90" w:type="dxa"/>
              <w:right w:w="90" w:type="dxa"/>
            </w:tcMar>
            <w:vAlign w:val="center"/>
          </w:tcPr>
          <w:p w14:paraId="4B57BE5A" w14:textId="77777777" w:rsidR="00C66D14" w:rsidRDefault="00C66D14">
            <w:pPr>
              <w:jc w:val="center"/>
            </w:pPr>
            <w:r>
              <w:rPr>
                <w:sz w:val="20"/>
              </w:rPr>
              <w:t>360 h</w:t>
            </w:r>
          </w:p>
        </w:tc>
        <w:tc>
          <w:tcPr>
            <w:tcW w:w="1927" w:type="dxa"/>
            <w:tcMar>
              <w:top w:w="90" w:type="dxa"/>
              <w:left w:w="90" w:type="dxa"/>
              <w:bottom w:w="90" w:type="dxa"/>
              <w:right w:w="90" w:type="dxa"/>
            </w:tcMar>
            <w:vAlign w:val="center"/>
          </w:tcPr>
          <w:p w14:paraId="002E4E9A" w14:textId="77777777" w:rsidR="00C66D14" w:rsidRDefault="00C66D14">
            <w:pPr>
              <w:jc w:val="center"/>
            </w:pPr>
            <w:r>
              <w:rPr>
                <w:sz w:val="20"/>
              </w:rPr>
              <w:t>432 h</w:t>
            </w:r>
          </w:p>
        </w:tc>
        <w:tc>
          <w:tcPr>
            <w:tcW w:w="1701" w:type="dxa"/>
            <w:tcMar>
              <w:top w:w="90" w:type="dxa"/>
              <w:left w:w="90" w:type="dxa"/>
              <w:bottom w:w="90" w:type="dxa"/>
              <w:right w:w="90" w:type="dxa"/>
            </w:tcMar>
            <w:vAlign w:val="center"/>
          </w:tcPr>
          <w:p w14:paraId="0B8A1D80" w14:textId="77777777" w:rsidR="00C66D14" w:rsidRDefault="00C66D14">
            <w:pPr>
              <w:jc w:val="center"/>
            </w:pPr>
            <w:r>
              <w:rPr>
                <w:sz w:val="20"/>
              </w:rPr>
              <w:t>+72 h</w:t>
            </w:r>
          </w:p>
        </w:tc>
      </w:tr>
      <w:tr w:rsidR="00C66D14" w14:paraId="7EF935CB" w14:textId="77777777">
        <w:trPr>
          <w:cantSplit/>
          <w:jc w:val="center"/>
        </w:trPr>
        <w:tc>
          <w:tcPr>
            <w:tcW w:w="2551" w:type="dxa"/>
            <w:tcMar>
              <w:top w:w="90" w:type="dxa"/>
              <w:left w:w="90" w:type="dxa"/>
              <w:bottom w:w="90" w:type="dxa"/>
              <w:right w:w="90" w:type="dxa"/>
            </w:tcMar>
            <w:vAlign w:val="center"/>
          </w:tcPr>
          <w:p w14:paraId="5AD8DAF0" w14:textId="77777777" w:rsidR="00C66D14" w:rsidRDefault="00C66D14">
            <w:pPr>
              <w:jc w:val="left"/>
            </w:pPr>
            <w:r>
              <w:rPr>
                <w:sz w:val="20"/>
              </w:rPr>
              <w:t>Coste de personal</w:t>
            </w:r>
          </w:p>
        </w:tc>
        <w:tc>
          <w:tcPr>
            <w:tcW w:w="1927" w:type="dxa"/>
            <w:tcMar>
              <w:top w:w="90" w:type="dxa"/>
              <w:left w:w="90" w:type="dxa"/>
              <w:bottom w:w="90" w:type="dxa"/>
              <w:right w:w="90" w:type="dxa"/>
            </w:tcMar>
            <w:vAlign w:val="center"/>
          </w:tcPr>
          <w:p w14:paraId="4C540A12" w14:textId="77777777" w:rsidR="00C66D14" w:rsidRDefault="00C66D14">
            <w:pPr>
              <w:jc w:val="center"/>
            </w:pPr>
            <w:r>
              <w:rPr>
                <w:sz w:val="20"/>
              </w:rPr>
              <w:t>9.543,81 €</w:t>
            </w:r>
          </w:p>
        </w:tc>
        <w:tc>
          <w:tcPr>
            <w:tcW w:w="1927" w:type="dxa"/>
            <w:tcMar>
              <w:top w:w="90" w:type="dxa"/>
              <w:left w:w="90" w:type="dxa"/>
              <w:bottom w:w="90" w:type="dxa"/>
              <w:right w:w="90" w:type="dxa"/>
            </w:tcMar>
            <w:vAlign w:val="center"/>
          </w:tcPr>
          <w:p w14:paraId="4F13290F" w14:textId="77777777" w:rsidR="00C66D14" w:rsidRDefault="00C66D14">
            <w:pPr>
              <w:jc w:val="center"/>
            </w:pPr>
            <w:r>
              <w:rPr>
                <w:sz w:val="20"/>
              </w:rPr>
              <w:t>11.437,91 €</w:t>
            </w:r>
          </w:p>
        </w:tc>
        <w:tc>
          <w:tcPr>
            <w:tcW w:w="1701" w:type="dxa"/>
            <w:tcMar>
              <w:top w:w="90" w:type="dxa"/>
              <w:left w:w="90" w:type="dxa"/>
              <w:bottom w:w="90" w:type="dxa"/>
              <w:right w:w="90" w:type="dxa"/>
            </w:tcMar>
            <w:vAlign w:val="center"/>
          </w:tcPr>
          <w:p w14:paraId="2D1AFA18" w14:textId="77777777" w:rsidR="00C66D14" w:rsidRDefault="00C66D14">
            <w:pPr>
              <w:jc w:val="center"/>
            </w:pPr>
            <w:r>
              <w:rPr>
                <w:sz w:val="20"/>
              </w:rPr>
              <w:t>+1.894,10 €</w:t>
            </w:r>
          </w:p>
        </w:tc>
      </w:tr>
      <w:tr w:rsidR="00C66D14" w14:paraId="2D464507" w14:textId="77777777">
        <w:trPr>
          <w:cantSplit/>
          <w:jc w:val="center"/>
        </w:trPr>
        <w:tc>
          <w:tcPr>
            <w:tcW w:w="2551" w:type="dxa"/>
            <w:tcMar>
              <w:top w:w="90" w:type="dxa"/>
              <w:left w:w="90" w:type="dxa"/>
              <w:bottom w:w="90" w:type="dxa"/>
              <w:right w:w="90" w:type="dxa"/>
            </w:tcMar>
            <w:vAlign w:val="center"/>
          </w:tcPr>
          <w:p w14:paraId="3991AD19" w14:textId="77777777" w:rsidR="00C66D14" w:rsidRDefault="00C66D14">
            <w:pPr>
              <w:jc w:val="left"/>
            </w:pPr>
            <w:r>
              <w:rPr>
                <w:sz w:val="20"/>
              </w:rPr>
              <w:t>Costes directos no laborales</w:t>
            </w:r>
          </w:p>
        </w:tc>
        <w:tc>
          <w:tcPr>
            <w:tcW w:w="1927" w:type="dxa"/>
            <w:tcMar>
              <w:top w:w="90" w:type="dxa"/>
              <w:left w:w="90" w:type="dxa"/>
              <w:bottom w:w="90" w:type="dxa"/>
              <w:right w:w="90" w:type="dxa"/>
            </w:tcMar>
            <w:vAlign w:val="center"/>
          </w:tcPr>
          <w:p w14:paraId="24AA77C4" w14:textId="77777777" w:rsidR="00C66D14" w:rsidRDefault="00C66D14">
            <w:pPr>
              <w:jc w:val="center"/>
            </w:pPr>
            <w:r>
              <w:rPr>
                <w:sz w:val="20"/>
              </w:rPr>
              <w:t>246,33 €</w:t>
            </w:r>
          </w:p>
        </w:tc>
        <w:tc>
          <w:tcPr>
            <w:tcW w:w="1927" w:type="dxa"/>
            <w:tcMar>
              <w:top w:w="90" w:type="dxa"/>
              <w:left w:w="90" w:type="dxa"/>
              <w:bottom w:w="90" w:type="dxa"/>
              <w:right w:w="90" w:type="dxa"/>
            </w:tcMar>
            <w:vAlign w:val="center"/>
          </w:tcPr>
          <w:p w14:paraId="3AC17252" w14:textId="77777777" w:rsidR="00C66D14" w:rsidRDefault="00C66D14">
            <w:pPr>
              <w:jc w:val="center"/>
            </w:pPr>
            <w:r>
              <w:rPr>
                <w:sz w:val="20"/>
              </w:rPr>
              <w:t>246,33 €</w:t>
            </w:r>
          </w:p>
        </w:tc>
        <w:tc>
          <w:tcPr>
            <w:tcW w:w="1701" w:type="dxa"/>
            <w:tcMar>
              <w:top w:w="90" w:type="dxa"/>
              <w:left w:w="90" w:type="dxa"/>
              <w:bottom w:w="90" w:type="dxa"/>
              <w:right w:w="90" w:type="dxa"/>
            </w:tcMar>
            <w:vAlign w:val="center"/>
          </w:tcPr>
          <w:p w14:paraId="2A4B7EA5" w14:textId="77777777" w:rsidR="00C66D14" w:rsidRDefault="00C66D14">
            <w:pPr>
              <w:jc w:val="center"/>
            </w:pPr>
            <w:r>
              <w:rPr>
                <w:sz w:val="20"/>
              </w:rPr>
              <w:t>0,00 €</w:t>
            </w:r>
          </w:p>
        </w:tc>
      </w:tr>
      <w:tr w:rsidR="00C66D14" w14:paraId="68B58E13" w14:textId="77777777">
        <w:trPr>
          <w:cantSplit/>
          <w:jc w:val="center"/>
        </w:trPr>
        <w:tc>
          <w:tcPr>
            <w:tcW w:w="2551" w:type="dxa"/>
            <w:tcMar>
              <w:top w:w="90" w:type="dxa"/>
              <w:left w:w="90" w:type="dxa"/>
              <w:bottom w:w="90" w:type="dxa"/>
              <w:right w:w="90" w:type="dxa"/>
            </w:tcMar>
            <w:vAlign w:val="center"/>
          </w:tcPr>
          <w:p w14:paraId="7BD2E326" w14:textId="77777777" w:rsidR="00C66D14" w:rsidRDefault="00C66D14">
            <w:pPr>
              <w:jc w:val="left"/>
            </w:pPr>
            <w:r>
              <w:rPr>
                <w:sz w:val="20"/>
              </w:rPr>
              <w:t>Costes indirectos</w:t>
            </w:r>
          </w:p>
        </w:tc>
        <w:tc>
          <w:tcPr>
            <w:tcW w:w="1927" w:type="dxa"/>
            <w:tcMar>
              <w:top w:w="90" w:type="dxa"/>
              <w:left w:w="90" w:type="dxa"/>
              <w:bottom w:w="90" w:type="dxa"/>
              <w:right w:w="90" w:type="dxa"/>
            </w:tcMar>
            <w:vAlign w:val="center"/>
          </w:tcPr>
          <w:p w14:paraId="64611F31" w14:textId="77777777" w:rsidR="00C66D14" w:rsidRDefault="00C66D14">
            <w:pPr>
              <w:jc w:val="center"/>
            </w:pPr>
            <w:r>
              <w:rPr>
                <w:sz w:val="20"/>
              </w:rPr>
              <w:t>763,50 €</w:t>
            </w:r>
          </w:p>
        </w:tc>
        <w:tc>
          <w:tcPr>
            <w:tcW w:w="1927" w:type="dxa"/>
            <w:tcMar>
              <w:top w:w="90" w:type="dxa"/>
              <w:left w:w="90" w:type="dxa"/>
              <w:bottom w:w="90" w:type="dxa"/>
              <w:right w:w="90" w:type="dxa"/>
            </w:tcMar>
            <w:vAlign w:val="center"/>
          </w:tcPr>
          <w:p w14:paraId="7CF67456" w14:textId="77777777" w:rsidR="00C66D14" w:rsidRDefault="00C66D14">
            <w:pPr>
              <w:jc w:val="center"/>
            </w:pPr>
            <w:r>
              <w:rPr>
                <w:sz w:val="20"/>
              </w:rPr>
              <w:t>915,03 €</w:t>
            </w:r>
          </w:p>
        </w:tc>
        <w:tc>
          <w:tcPr>
            <w:tcW w:w="1701" w:type="dxa"/>
            <w:tcMar>
              <w:top w:w="90" w:type="dxa"/>
              <w:left w:w="90" w:type="dxa"/>
              <w:bottom w:w="90" w:type="dxa"/>
              <w:right w:w="90" w:type="dxa"/>
            </w:tcMar>
            <w:vAlign w:val="center"/>
          </w:tcPr>
          <w:p w14:paraId="15DA09C5" w14:textId="77777777" w:rsidR="00C66D14" w:rsidRDefault="00C66D14">
            <w:pPr>
              <w:jc w:val="center"/>
            </w:pPr>
            <w:r>
              <w:rPr>
                <w:sz w:val="20"/>
              </w:rPr>
              <w:t>+151,53 €</w:t>
            </w:r>
          </w:p>
        </w:tc>
      </w:tr>
      <w:tr w:rsidR="00C66D14" w14:paraId="11E7A72B" w14:textId="77777777">
        <w:trPr>
          <w:cantSplit/>
          <w:jc w:val="center"/>
        </w:trPr>
        <w:tc>
          <w:tcPr>
            <w:tcW w:w="2551" w:type="dxa"/>
            <w:tcMar>
              <w:top w:w="90" w:type="dxa"/>
              <w:left w:w="90" w:type="dxa"/>
              <w:bottom w:w="90" w:type="dxa"/>
              <w:right w:w="90" w:type="dxa"/>
            </w:tcMar>
            <w:vAlign w:val="center"/>
          </w:tcPr>
          <w:p w14:paraId="181861FF" w14:textId="77777777" w:rsidR="00C66D14" w:rsidRDefault="00C66D14">
            <w:pPr>
              <w:jc w:val="left"/>
            </w:pPr>
            <w:r>
              <w:rPr>
                <w:sz w:val="20"/>
              </w:rPr>
              <w:t>Contingencia</w:t>
            </w:r>
          </w:p>
        </w:tc>
        <w:tc>
          <w:tcPr>
            <w:tcW w:w="1927" w:type="dxa"/>
            <w:tcMar>
              <w:top w:w="90" w:type="dxa"/>
              <w:left w:w="90" w:type="dxa"/>
              <w:bottom w:w="90" w:type="dxa"/>
              <w:right w:w="90" w:type="dxa"/>
            </w:tcMar>
            <w:vAlign w:val="center"/>
          </w:tcPr>
          <w:p w14:paraId="7A74271C" w14:textId="77777777" w:rsidR="00C66D14" w:rsidRDefault="00C66D14">
            <w:pPr>
              <w:jc w:val="center"/>
            </w:pPr>
            <w:r>
              <w:rPr>
                <w:sz w:val="20"/>
              </w:rPr>
              <w:t>1.055,36 €</w:t>
            </w:r>
          </w:p>
        </w:tc>
        <w:tc>
          <w:tcPr>
            <w:tcW w:w="1927" w:type="dxa"/>
            <w:tcMar>
              <w:top w:w="90" w:type="dxa"/>
              <w:left w:w="90" w:type="dxa"/>
              <w:bottom w:w="90" w:type="dxa"/>
              <w:right w:w="90" w:type="dxa"/>
            </w:tcMar>
            <w:vAlign w:val="center"/>
          </w:tcPr>
          <w:p w14:paraId="550D5535" w14:textId="77777777" w:rsidR="00C66D14" w:rsidRDefault="00C66D14">
            <w:pPr>
              <w:jc w:val="center"/>
            </w:pPr>
            <w:r>
              <w:rPr>
                <w:sz w:val="20"/>
              </w:rPr>
              <w:t>1.259,93 €</w:t>
            </w:r>
          </w:p>
        </w:tc>
        <w:tc>
          <w:tcPr>
            <w:tcW w:w="1701" w:type="dxa"/>
            <w:tcMar>
              <w:top w:w="90" w:type="dxa"/>
              <w:left w:w="90" w:type="dxa"/>
              <w:bottom w:w="90" w:type="dxa"/>
              <w:right w:w="90" w:type="dxa"/>
            </w:tcMar>
            <w:vAlign w:val="center"/>
          </w:tcPr>
          <w:p w14:paraId="7B8AABA4" w14:textId="77777777" w:rsidR="00C66D14" w:rsidRDefault="00C66D14">
            <w:pPr>
              <w:jc w:val="center"/>
            </w:pPr>
            <w:r>
              <w:rPr>
                <w:sz w:val="20"/>
              </w:rPr>
              <w:t>+204,57 €</w:t>
            </w:r>
          </w:p>
        </w:tc>
      </w:tr>
      <w:tr w:rsidR="00C66D14" w14:paraId="0E2FB59D" w14:textId="77777777">
        <w:trPr>
          <w:cantSplit/>
          <w:jc w:val="center"/>
        </w:trPr>
        <w:tc>
          <w:tcPr>
            <w:tcW w:w="2551" w:type="dxa"/>
            <w:tcMar>
              <w:top w:w="90" w:type="dxa"/>
              <w:left w:w="90" w:type="dxa"/>
              <w:bottom w:w="90" w:type="dxa"/>
              <w:right w:w="90" w:type="dxa"/>
            </w:tcMar>
            <w:vAlign w:val="center"/>
          </w:tcPr>
          <w:p w14:paraId="7F04E85F" w14:textId="77777777" w:rsidR="00C66D14" w:rsidRDefault="00C66D14">
            <w:pPr>
              <w:jc w:val="left"/>
            </w:pPr>
            <w:r>
              <w:rPr>
                <w:sz w:val="20"/>
              </w:rPr>
              <w:t>Beneficio industrial</w:t>
            </w:r>
          </w:p>
        </w:tc>
        <w:tc>
          <w:tcPr>
            <w:tcW w:w="1927" w:type="dxa"/>
            <w:tcMar>
              <w:top w:w="90" w:type="dxa"/>
              <w:left w:w="90" w:type="dxa"/>
              <w:bottom w:w="90" w:type="dxa"/>
              <w:right w:w="90" w:type="dxa"/>
            </w:tcMar>
            <w:vAlign w:val="center"/>
          </w:tcPr>
          <w:p w14:paraId="7A5376D9" w14:textId="77777777" w:rsidR="00C66D14" w:rsidRDefault="00C66D14">
            <w:pPr>
              <w:jc w:val="center"/>
            </w:pPr>
            <w:r>
              <w:rPr>
                <w:sz w:val="20"/>
              </w:rPr>
              <w:t>812,63 €</w:t>
            </w:r>
          </w:p>
        </w:tc>
        <w:tc>
          <w:tcPr>
            <w:tcW w:w="1927" w:type="dxa"/>
            <w:tcMar>
              <w:top w:w="90" w:type="dxa"/>
              <w:left w:w="90" w:type="dxa"/>
              <w:bottom w:w="90" w:type="dxa"/>
              <w:right w:w="90" w:type="dxa"/>
            </w:tcMar>
            <w:vAlign w:val="center"/>
          </w:tcPr>
          <w:p w14:paraId="6F036A13" w14:textId="77777777" w:rsidR="00C66D14" w:rsidRDefault="00C66D14">
            <w:pPr>
              <w:jc w:val="center"/>
            </w:pPr>
            <w:r>
              <w:rPr>
                <w:sz w:val="20"/>
              </w:rPr>
              <w:t>970,14 €</w:t>
            </w:r>
          </w:p>
        </w:tc>
        <w:tc>
          <w:tcPr>
            <w:tcW w:w="1701" w:type="dxa"/>
            <w:tcMar>
              <w:top w:w="90" w:type="dxa"/>
              <w:left w:w="90" w:type="dxa"/>
              <w:bottom w:w="90" w:type="dxa"/>
              <w:right w:w="90" w:type="dxa"/>
            </w:tcMar>
            <w:vAlign w:val="center"/>
          </w:tcPr>
          <w:p w14:paraId="710955DB" w14:textId="77777777" w:rsidR="00C66D14" w:rsidRDefault="00C66D14">
            <w:pPr>
              <w:jc w:val="center"/>
            </w:pPr>
            <w:r>
              <w:rPr>
                <w:sz w:val="20"/>
              </w:rPr>
              <w:t>+157,51 €</w:t>
            </w:r>
          </w:p>
        </w:tc>
      </w:tr>
      <w:tr w:rsidR="00C66D14" w14:paraId="50246D58" w14:textId="77777777">
        <w:trPr>
          <w:cantSplit/>
          <w:jc w:val="center"/>
        </w:trPr>
        <w:tc>
          <w:tcPr>
            <w:tcW w:w="2551" w:type="dxa"/>
            <w:tcMar>
              <w:top w:w="90" w:type="dxa"/>
              <w:left w:w="90" w:type="dxa"/>
              <w:bottom w:w="90" w:type="dxa"/>
              <w:right w:w="90" w:type="dxa"/>
            </w:tcMar>
            <w:vAlign w:val="center"/>
          </w:tcPr>
          <w:p w14:paraId="5756EFAC" w14:textId="77777777" w:rsidR="00C66D14" w:rsidRDefault="00C66D14">
            <w:pPr>
              <w:jc w:val="left"/>
            </w:pPr>
            <w:r>
              <w:rPr>
                <w:sz w:val="20"/>
              </w:rPr>
              <w:t>Base imponible</w:t>
            </w:r>
          </w:p>
        </w:tc>
        <w:tc>
          <w:tcPr>
            <w:tcW w:w="1927" w:type="dxa"/>
            <w:tcMar>
              <w:top w:w="90" w:type="dxa"/>
              <w:left w:w="90" w:type="dxa"/>
              <w:bottom w:w="90" w:type="dxa"/>
              <w:right w:w="90" w:type="dxa"/>
            </w:tcMar>
            <w:vAlign w:val="center"/>
          </w:tcPr>
          <w:p w14:paraId="3D3576B2" w14:textId="77777777" w:rsidR="00C66D14" w:rsidRDefault="00C66D14">
            <w:pPr>
              <w:jc w:val="center"/>
            </w:pPr>
            <w:r>
              <w:rPr>
                <w:sz w:val="20"/>
              </w:rPr>
              <w:t>12.421,64 €</w:t>
            </w:r>
          </w:p>
        </w:tc>
        <w:tc>
          <w:tcPr>
            <w:tcW w:w="1927" w:type="dxa"/>
            <w:tcMar>
              <w:top w:w="90" w:type="dxa"/>
              <w:left w:w="90" w:type="dxa"/>
              <w:bottom w:w="90" w:type="dxa"/>
              <w:right w:w="90" w:type="dxa"/>
            </w:tcMar>
            <w:vAlign w:val="center"/>
          </w:tcPr>
          <w:p w14:paraId="47176301" w14:textId="77777777" w:rsidR="00C66D14" w:rsidRDefault="00C66D14">
            <w:pPr>
              <w:jc w:val="center"/>
            </w:pPr>
            <w:r>
              <w:rPr>
                <w:sz w:val="20"/>
              </w:rPr>
              <w:t>14.829,34 €</w:t>
            </w:r>
          </w:p>
        </w:tc>
        <w:tc>
          <w:tcPr>
            <w:tcW w:w="1701" w:type="dxa"/>
            <w:tcMar>
              <w:top w:w="90" w:type="dxa"/>
              <w:left w:w="90" w:type="dxa"/>
              <w:bottom w:w="90" w:type="dxa"/>
              <w:right w:w="90" w:type="dxa"/>
            </w:tcMar>
            <w:vAlign w:val="center"/>
          </w:tcPr>
          <w:p w14:paraId="673DFD1F" w14:textId="77777777" w:rsidR="00C66D14" w:rsidRDefault="00C66D14">
            <w:pPr>
              <w:jc w:val="center"/>
            </w:pPr>
            <w:r>
              <w:rPr>
                <w:sz w:val="20"/>
              </w:rPr>
              <w:t>+2.407,70 €</w:t>
            </w:r>
          </w:p>
        </w:tc>
      </w:tr>
      <w:tr w:rsidR="00C66D14" w14:paraId="7325B886" w14:textId="77777777">
        <w:trPr>
          <w:cantSplit/>
          <w:jc w:val="center"/>
        </w:trPr>
        <w:tc>
          <w:tcPr>
            <w:tcW w:w="2551" w:type="dxa"/>
            <w:tcMar>
              <w:top w:w="90" w:type="dxa"/>
              <w:left w:w="90" w:type="dxa"/>
              <w:bottom w:w="90" w:type="dxa"/>
              <w:right w:w="90" w:type="dxa"/>
            </w:tcMar>
            <w:vAlign w:val="center"/>
          </w:tcPr>
          <w:p w14:paraId="2083B611" w14:textId="77777777" w:rsidR="00C66D14" w:rsidRDefault="00C66D14">
            <w:pPr>
              <w:jc w:val="left"/>
            </w:pPr>
            <w:r>
              <w:rPr>
                <w:sz w:val="20"/>
              </w:rPr>
              <w:t>IVA 21%</w:t>
            </w:r>
          </w:p>
        </w:tc>
        <w:tc>
          <w:tcPr>
            <w:tcW w:w="1927" w:type="dxa"/>
            <w:tcMar>
              <w:top w:w="90" w:type="dxa"/>
              <w:left w:w="90" w:type="dxa"/>
              <w:bottom w:w="90" w:type="dxa"/>
              <w:right w:w="90" w:type="dxa"/>
            </w:tcMar>
            <w:vAlign w:val="center"/>
          </w:tcPr>
          <w:p w14:paraId="77EC6FA2" w14:textId="77777777" w:rsidR="00C66D14" w:rsidRDefault="00C66D14">
            <w:pPr>
              <w:jc w:val="center"/>
            </w:pPr>
            <w:r>
              <w:rPr>
                <w:sz w:val="20"/>
              </w:rPr>
              <w:t>2.608,55 €</w:t>
            </w:r>
          </w:p>
        </w:tc>
        <w:tc>
          <w:tcPr>
            <w:tcW w:w="1927" w:type="dxa"/>
            <w:tcMar>
              <w:top w:w="90" w:type="dxa"/>
              <w:left w:w="90" w:type="dxa"/>
              <w:bottom w:w="90" w:type="dxa"/>
              <w:right w:w="90" w:type="dxa"/>
            </w:tcMar>
            <w:vAlign w:val="center"/>
          </w:tcPr>
          <w:p w14:paraId="4483824D" w14:textId="77777777" w:rsidR="00C66D14" w:rsidRDefault="00C66D14">
            <w:pPr>
              <w:jc w:val="center"/>
            </w:pPr>
            <w:r>
              <w:rPr>
                <w:sz w:val="20"/>
              </w:rPr>
              <w:t>3.114,16 €</w:t>
            </w:r>
          </w:p>
        </w:tc>
        <w:tc>
          <w:tcPr>
            <w:tcW w:w="1701" w:type="dxa"/>
            <w:tcMar>
              <w:top w:w="90" w:type="dxa"/>
              <w:left w:w="90" w:type="dxa"/>
              <w:bottom w:w="90" w:type="dxa"/>
              <w:right w:w="90" w:type="dxa"/>
            </w:tcMar>
            <w:vAlign w:val="center"/>
          </w:tcPr>
          <w:p w14:paraId="042AA5C2" w14:textId="77777777" w:rsidR="00C66D14" w:rsidRDefault="00C66D14">
            <w:pPr>
              <w:jc w:val="center"/>
            </w:pPr>
            <w:r>
              <w:rPr>
                <w:sz w:val="20"/>
              </w:rPr>
              <w:t>+505,61 €</w:t>
            </w:r>
          </w:p>
        </w:tc>
      </w:tr>
      <w:tr w:rsidR="00C66D14" w14:paraId="6B295222" w14:textId="77777777">
        <w:trPr>
          <w:cantSplit/>
          <w:jc w:val="center"/>
        </w:trPr>
        <w:tc>
          <w:tcPr>
            <w:tcW w:w="2551" w:type="dxa"/>
            <w:tcMar>
              <w:top w:w="90" w:type="dxa"/>
              <w:left w:w="90" w:type="dxa"/>
              <w:bottom w:w="90" w:type="dxa"/>
              <w:right w:w="90" w:type="dxa"/>
            </w:tcMar>
            <w:vAlign w:val="center"/>
          </w:tcPr>
          <w:p w14:paraId="0924DD9A" w14:textId="77777777" w:rsidR="00C66D14" w:rsidRDefault="00C66D14">
            <w:pPr>
              <w:jc w:val="left"/>
            </w:pPr>
            <w:r>
              <w:rPr>
                <w:sz w:val="20"/>
              </w:rPr>
              <w:t>Total con IVA</w:t>
            </w:r>
          </w:p>
        </w:tc>
        <w:tc>
          <w:tcPr>
            <w:tcW w:w="1927" w:type="dxa"/>
            <w:tcMar>
              <w:top w:w="90" w:type="dxa"/>
              <w:left w:w="90" w:type="dxa"/>
              <w:bottom w:w="90" w:type="dxa"/>
              <w:right w:w="90" w:type="dxa"/>
            </w:tcMar>
            <w:vAlign w:val="center"/>
          </w:tcPr>
          <w:p w14:paraId="6656063B" w14:textId="77777777" w:rsidR="00C66D14" w:rsidRDefault="00C66D14">
            <w:pPr>
              <w:jc w:val="center"/>
            </w:pPr>
            <w:r>
              <w:rPr>
                <w:sz w:val="20"/>
              </w:rPr>
              <w:t>15.030,19 €</w:t>
            </w:r>
          </w:p>
        </w:tc>
        <w:tc>
          <w:tcPr>
            <w:tcW w:w="1927" w:type="dxa"/>
            <w:tcMar>
              <w:top w:w="90" w:type="dxa"/>
              <w:left w:w="90" w:type="dxa"/>
              <w:bottom w:w="90" w:type="dxa"/>
              <w:right w:w="90" w:type="dxa"/>
            </w:tcMar>
            <w:vAlign w:val="center"/>
          </w:tcPr>
          <w:p w14:paraId="0D39E27F" w14:textId="77777777" w:rsidR="00C66D14" w:rsidRDefault="00C66D14">
            <w:pPr>
              <w:jc w:val="center"/>
            </w:pPr>
            <w:r>
              <w:rPr>
                <w:sz w:val="20"/>
              </w:rPr>
              <w:t>17.943,50 €</w:t>
            </w:r>
          </w:p>
        </w:tc>
        <w:tc>
          <w:tcPr>
            <w:tcW w:w="1701" w:type="dxa"/>
            <w:tcMar>
              <w:top w:w="90" w:type="dxa"/>
              <w:left w:w="90" w:type="dxa"/>
              <w:bottom w:w="90" w:type="dxa"/>
              <w:right w:w="90" w:type="dxa"/>
            </w:tcMar>
            <w:vAlign w:val="center"/>
          </w:tcPr>
          <w:p w14:paraId="00B2EC8B" w14:textId="77777777" w:rsidR="00C66D14" w:rsidRDefault="00C66D14">
            <w:pPr>
              <w:jc w:val="center"/>
            </w:pPr>
            <w:r>
              <w:rPr>
                <w:sz w:val="20"/>
              </w:rPr>
              <w:t>+2.913,31 €</w:t>
            </w:r>
          </w:p>
        </w:tc>
      </w:tr>
    </w:tbl>
    <w:p w14:paraId="2B40C0B0" w14:textId="1E236179" w:rsidR="00C66D14" w:rsidRDefault="008B46A5" w:rsidP="0070184A">
      <w:pPr>
        <w:pStyle w:val="PiedeTabla"/>
      </w:pPr>
      <w:bookmarkStart w:id="2423" w:name="_Toc233720933"/>
      <w:r w:rsidRPr="00E75A88">
        <w:t>Tabla 11.</w:t>
      </w:r>
      <w:r w:rsidR="00F73721">
        <w:t>5</w:t>
      </w:r>
      <w:r w:rsidRPr="00E75A88">
        <w:t xml:space="preserve">. </w:t>
      </w:r>
      <w:r w:rsidR="00F73721" w:rsidRPr="0070184A">
        <w:t>Comparación entre presupuesto inicial y presupuesto final.</w:t>
      </w:r>
      <w:bookmarkEnd w:id="2423"/>
    </w:p>
    <w:p w14:paraId="6E2CF92D" w14:textId="77777777" w:rsidR="00C66D14" w:rsidRDefault="00C66D14" w:rsidP="00C66D14">
      <w:r>
        <w:lastRenderedPageBreak/>
        <w:t>El incremento final es de 2.913,31 €, lo que supone aproximadamente un 19,4 % más que la primera estimación. Esta diferencia se explica principalmente por el aumento de 72 horas de trabajo. Dichas horas se concentraron en estabilización, pruebas, documentación, despliegue reproducible, integración continua y cierre de funcionalidades que habían quedado parcialmente abiertas durante las iteraciones anteriores.</w:t>
      </w:r>
    </w:p>
    <w:p w14:paraId="4E601A00" w14:textId="77777777" w:rsidR="00C66D14" w:rsidRDefault="00C66D14" w:rsidP="00C66D14">
      <w:r>
        <w:t>Desde el punto de vista económico, la desviación es coherente con la evolución del proyecto. El alcance funcional principal se mantuvo dentro de los objetivos, pero el sistema final incluye más trabajo de preparación y validación que una primera versión mínima. Por tanto, el presupuesto final refleja mejor el coste de entregar una aplicación funcional, revisable y documentada, no solo una implementación básica del flujo de cuestionarios.</w:t>
      </w:r>
    </w:p>
    <w:p w14:paraId="57D245FE" w14:textId="77777777" w:rsidR="00C66D14" w:rsidRDefault="00C66D14" w:rsidP="00C66D14">
      <w:r>
        <w:t>Como valoración final, la planificación y el presupuesto muestran una evolución razonable para un proyecto académico de desarrollo “software”. La estimación inicial permitió arrancar con una dirección clara, mientras que la revisión final deja constancia de los ajustes necesarios para cerrar el producto con un nivel de calidad suficiente.</w:t>
      </w:r>
    </w:p>
    <w:p w14:paraId="5CE04F25" w14:textId="7F5D6363" w:rsidR="003D21CF" w:rsidRDefault="003D21CF" w:rsidP="00346180"/>
    <w:p w14:paraId="47E57DA5" w14:textId="77777777" w:rsidR="00CB7489" w:rsidRDefault="00CB7489">
      <w:pPr>
        <w:jc w:val="left"/>
        <w:rPr>
          <w:rFonts w:asciiTheme="majorHAnsi" w:eastAsiaTheme="majorEastAsia" w:hAnsiTheme="majorHAnsi" w:cstheme="majorBidi"/>
          <w:b/>
          <w:bCs/>
          <w:color w:val="A5A5A5" w:themeColor="accent1" w:themeShade="BF"/>
          <w:sz w:val="48"/>
          <w:szCs w:val="28"/>
        </w:rPr>
      </w:pPr>
      <w:r>
        <w:br w:type="page"/>
      </w:r>
    </w:p>
    <w:p w14:paraId="00425E41" w14:textId="6D8CA6BC" w:rsidR="00271364" w:rsidRDefault="00271364" w:rsidP="00BF3E1F">
      <w:pPr>
        <w:pStyle w:val="Ttulo1"/>
      </w:pPr>
      <w:bookmarkStart w:id="2424" w:name="_Toc233728375"/>
      <w:r>
        <w:lastRenderedPageBreak/>
        <w:t>Referencias Bibliográficas</w:t>
      </w:r>
      <w:bookmarkEnd w:id="2424"/>
    </w:p>
    <w:p w14:paraId="38C62999" w14:textId="5E386C08" w:rsidR="002A3A5E" w:rsidRPr="00A17FDA" w:rsidRDefault="002A3A5E" w:rsidP="00725D70">
      <w:r w:rsidRPr="002A3A5E">
        <w:t>En este capítulo se recogen las referencias bibliográficas y fuentes consultadas durante el desarrollo del proyecto y la elaboración de la memoria. Dado que el trabajo ha tenido un carácter principalmente práctico, las referencias utilizadas proceden principalmente de documentación técnica, páginas oficiales de herramientas y recursos web relacionados con las alternativas analizadas, las tecnologías empleadas y los criterios seguidos para la documentación del sistema.</w:t>
      </w:r>
    </w:p>
    <w:p w14:paraId="0D26A075" w14:textId="77777777" w:rsidR="00271364" w:rsidRDefault="00BF3E1F" w:rsidP="00BF3E1F">
      <w:pPr>
        <w:pStyle w:val="Ttulo2"/>
      </w:pPr>
      <w:bookmarkStart w:id="2425" w:name="_Toc233728376"/>
      <w:r>
        <w:t>Libros y Artículos</w:t>
      </w:r>
      <w:bookmarkEnd w:id="2425"/>
    </w:p>
    <w:p w14:paraId="6B1690C8" w14:textId="6A97449F" w:rsidR="009F27FC" w:rsidRDefault="009F27FC" w:rsidP="00725D70">
      <w:pPr>
        <w:rPr>
          <w:b/>
          <w:bCs/>
          <w:color w:val="DDDDDD" w:themeColor="accent1"/>
          <w:sz w:val="40"/>
          <w:szCs w:val="26"/>
        </w:rPr>
      </w:pPr>
      <w:r>
        <w:t>No se han utilizado libros impresos ni artículos académicos como fuente principal para el desarrollo del proyecto. La memoria se ha apoyado sobre todo en documentación técnica oficial, páginas de herramientas, recursos de usabilidad y documentación de las alternativas analizadas. Por ese motivo, las fuentes consultadas se recogen principalmente en el apartado de referencias en Internet.</w:t>
      </w:r>
    </w:p>
    <w:p w14:paraId="66532CEB" w14:textId="77777777" w:rsidR="00BF3E1F" w:rsidRDefault="00BF3E1F" w:rsidP="007D2D34">
      <w:pPr>
        <w:pStyle w:val="Ttulo2"/>
      </w:pPr>
      <w:bookmarkStart w:id="2426" w:name="_Toc233728377"/>
      <w:r>
        <w:t>Referencias en Internet</w:t>
      </w:r>
      <w:bookmarkEnd w:id="2426"/>
    </w:p>
    <w:p w14:paraId="137C87D5" w14:textId="77777777" w:rsidR="009C733A" w:rsidRDefault="009C733A" w:rsidP="009C733A">
      <w:r>
        <w:t>Las siguientes referencias corresponden a páginas web consultadas durante el análisis de alternativas, el desarrollo técnico de la aplicación y la elaboración de los apartados de pruebas, usabilidad y accesibilidad. Se han priorizado fuentes oficiales o repositorios públicos de los proyectos utilizados.</w:t>
      </w:r>
    </w:p>
    <w:p w14:paraId="3DCB1411" w14:textId="77777777" w:rsidR="004C4EE2" w:rsidRDefault="004C4EE2" w:rsidP="004C4EE2">
      <w:pPr>
        <w:pStyle w:val="Ttulo3"/>
      </w:pPr>
      <w:bookmarkStart w:id="2427" w:name="_Toc233728378"/>
      <w:r>
        <w:t>Alternativas analizadas</w:t>
      </w:r>
      <w:bookmarkEnd w:id="2427"/>
    </w:p>
    <w:p w14:paraId="62BEAB23" w14:textId="77777777" w:rsidR="00AE1B55" w:rsidRPr="00B33E9C" w:rsidRDefault="00AE1B55" w:rsidP="008135F9">
      <w:pPr>
        <w:spacing w:after="0"/>
        <w:ind w:left="454" w:hanging="454"/>
        <w:jc w:val="left"/>
        <w:rPr>
          <w:lang w:val="pl-PL"/>
        </w:rPr>
      </w:pPr>
      <w:r w:rsidRPr="00B33E9C">
        <w:rPr>
          <w:lang w:val="pl-PL"/>
        </w:rPr>
        <w:t>[STACK26] STACK Assessment. «STACK». https://stack-assessment.org/. 2026.</w:t>
      </w:r>
    </w:p>
    <w:p w14:paraId="47B851EE" w14:textId="77777777" w:rsidR="00AE1B55" w:rsidRPr="00B33E9C" w:rsidRDefault="00AE1B55" w:rsidP="008135F9">
      <w:pPr>
        <w:spacing w:after="0"/>
        <w:ind w:left="454" w:hanging="454"/>
        <w:jc w:val="left"/>
        <w:rPr>
          <w:lang w:val="pl-PL"/>
        </w:rPr>
      </w:pPr>
      <w:r w:rsidRPr="00B33E9C">
        <w:rPr>
          <w:lang w:val="pl-PL"/>
        </w:rPr>
        <w:t>[STACKDocs26] STACK Assessment. «STACK Docs». https://docs.stack-assessment.org/en/. 2026.</w:t>
      </w:r>
    </w:p>
    <w:p w14:paraId="052BE6BD" w14:textId="77777777" w:rsidR="00AE1B55" w:rsidRPr="00B33E9C" w:rsidRDefault="00AE1B55" w:rsidP="008135F9">
      <w:pPr>
        <w:spacing w:after="0"/>
        <w:ind w:left="454" w:hanging="454"/>
        <w:jc w:val="left"/>
        <w:rPr>
          <w:lang w:val="pt-PT"/>
        </w:rPr>
      </w:pPr>
      <w:r w:rsidRPr="00B33E9C">
        <w:rPr>
          <w:lang w:val="pt-PT"/>
        </w:rPr>
        <w:t>[MoodleSTACK26] Moodle. «Tipo de pregunta STACK». https://docs.moodle.org/all/es/Tipo_de_pregunta_STACK. 2026.</w:t>
      </w:r>
    </w:p>
    <w:p w14:paraId="003F9AE2" w14:textId="77777777" w:rsidR="00AE1B55" w:rsidRPr="00B33E9C" w:rsidRDefault="00AE1B55" w:rsidP="008135F9">
      <w:pPr>
        <w:spacing w:after="0"/>
        <w:ind w:left="454" w:hanging="454"/>
        <w:jc w:val="left"/>
        <w:rPr>
          <w:lang w:val="pt-PT"/>
        </w:rPr>
      </w:pPr>
      <w:r w:rsidRPr="00B33E9C">
        <w:rPr>
          <w:lang w:val="pt-PT"/>
        </w:rPr>
        <w:t>[STACKGitHub26] STACK Assessment. «Repositorio qtype_stack». https://github.com/maths/moodle-qtype_stack. 2026.</w:t>
      </w:r>
    </w:p>
    <w:p w14:paraId="232588C0" w14:textId="77777777" w:rsidR="00AE1B55" w:rsidRPr="00B33E9C" w:rsidRDefault="00AE1B55" w:rsidP="008135F9">
      <w:pPr>
        <w:spacing w:after="0"/>
        <w:ind w:left="454" w:hanging="454"/>
        <w:jc w:val="left"/>
        <w:rPr>
          <w:lang w:val="pt-PT"/>
        </w:rPr>
      </w:pPr>
      <w:r w:rsidRPr="00B33E9C">
        <w:rPr>
          <w:lang w:val="pt-PT"/>
        </w:rPr>
        <w:t xml:space="preserve">[OpenWeBWorK26] OpenWeBWorK. </w:t>
      </w:r>
      <w:r w:rsidRPr="001544B0">
        <w:rPr>
          <w:lang w:val="pt-PT"/>
        </w:rPr>
        <w:t xml:space="preserve">«The WeBWorK Project». https://openwebwork.org/. </w:t>
      </w:r>
      <w:r w:rsidRPr="00B33E9C">
        <w:rPr>
          <w:lang w:val="pt-PT"/>
        </w:rPr>
        <w:t>2026.</w:t>
      </w:r>
    </w:p>
    <w:p w14:paraId="71FBED83" w14:textId="77777777" w:rsidR="00AE1B55" w:rsidRPr="00B33E9C" w:rsidRDefault="00AE1B55" w:rsidP="008135F9">
      <w:pPr>
        <w:spacing w:after="0"/>
        <w:ind w:left="454" w:hanging="454"/>
        <w:jc w:val="left"/>
        <w:rPr>
          <w:lang w:val="pt-PT"/>
        </w:rPr>
      </w:pPr>
      <w:r w:rsidRPr="00B33E9C">
        <w:rPr>
          <w:lang w:val="pt-PT"/>
        </w:rPr>
        <w:t>[WeBWorKWiki26] OpenWeBWorK. «Introduction». https://wiki.openwebwork.org/wiki/Introduction. 2026.</w:t>
      </w:r>
    </w:p>
    <w:p w14:paraId="68D3B8EB" w14:textId="77777777" w:rsidR="00AE1B55" w:rsidRPr="00483862" w:rsidRDefault="00AE1B55" w:rsidP="008135F9">
      <w:pPr>
        <w:spacing w:after="0"/>
        <w:ind w:left="454" w:hanging="454"/>
        <w:jc w:val="left"/>
        <w:rPr>
          <w:lang w:val="en-GB"/>
        </w:rPr>
      </w:pPr>
      <w:r w:rsidRPr="00B33E9C">
        <w:rPr>
          <w:lang w:val="pt-PT"/>
        </w:rPr>
        <w:t xml:space="preserve">[WeBWorKGitHub26] OpenWeBWorK. </w:t>
      </w:r>
      <w:r w:rsidRPr="00483862">
        <w:rPr>
          <w:lang w:val="en-GB"/>
        </w:rPr>
        <w:t>«Repositorio WeBWorK2». https://github.com/openwebwork/webwork2. 2026.</w:t>
      </w:r>
    </w:p>
    <w:p w14:paraId="1D69F2CE" w14:textId="77777777" w:rsidR="00AE1B55" w:rsidRPr="00483862" w:rsidRDefault="00AE1B55" w:rsidP="008135F9">
      <w:pPr>
        <w:spacing w:after="0"/>
        <w:ind w:left="454" w:hanging="454"/>
        <w:jc w:val="left"/>
        <w:rPr>
          <w:lang w:val="en-GB"/>
        </w:rPr>
      </w:pPr>
      <w:r w:rsidRPr="00483862">
        <w:rPr>
          <w:lang w:val="en-GB"/>
        </w:rPr>
        <w:lastRenderedPageBreak/>
        <w:t>[OPL26] OpenWeBWorK. «Open Problem Library». https://github.com/openwebwork/webwork-open-problem-library. 2026.</w:t>
      </w:r>
    </w:p>
    <w:p w14:paraId="04947DBD" w14:textId="77777777" w:rsidR="00AE1B55" w:rsidRPr="00483862" w:rsidRDefault="00AE1B55" w:rsidP="008135F9">
      <w:pPr>
        <w:spacing w:after="0"/>
        <w:ind w:left="454" w:hanging="454"/>
        <w:jc w:val="left"/>
        <w:rPr>
          <w:lang w:val="en-GB"/>
        </w:rPr>
      </w:pPr>
      <w:r w:rsidRPr="00483862">
        <w:rPr>
          <w:lang w:val="en-GB"/>
        </w:rPr>
        <w:t>[Numbas26] Newcastle University. «Numbas». https://www.numbas.org.uk/. 2026.</w:t>
      </w:r>
    </w:p>
    <w:p w14:paraId="4FA87847" w14:textId="77777777" w:rsidR="00AE1B55" w:rsidRPr="00483862" w:rsidRDefault="00AE1B55" w:rsidP="008135F9">
      <w:pPr>
        <w:spacing w:after="0"/>
        <w:ind w:left="454" w:hanging="454"/>
        <w:jc w:val="left"/>
        <w:rPr>
          <w:lang w:val="en-GB"/>
        </w:rPr>
      </w:pPr>
      <w:r w:rsidRPr="00483862">
        <w:rPr>
          <w:lang w:val="en-GB"/>
        </w:rPr>
        <w:t xml:space="preserve">[NumbasDocs26] Newcastle University. </w:t>
      </w:r>
      <w:r>
        <w:t xml:space="preserve">«Numbas documentation». https://docs.numbas.org.uk/en/latest/. </w:t>
      </w:r>
      <w:r w:rsidRPr="00483862">
        <w:rPr>
          <w:lang w:val="en-GB"/>
        </w:rPr>
        <w:t>2026.</w:t>
      </w:r>
    </w:p>
    <w:p w14:paraId="0D1B139D" w14:textId="77777777" w:rsidR="00AE1B55" w:rsidRPr="00483862" w:rsidRDefault="00AE1B55" w:rsidP="008135F9">
      <w:pPr>
        <w:spacing w:after="0"/>
        <w:ind w:left="454" w:hanging="454"/>
        <w:jc w:val="left"/>
        <w:rPr>
          <w:lang w:val="en-GB"/>
        </w:rPr>
      </w:pPr>
      <w:r w:rsidRPr="00483862">
        <w:rPr>
          <w:lang w:val="en-GB"/>
        </w:rPr>
        <w:t>[NumbasEditor26] Newcastle University. «Numbas editor». https://numbas.mathcentre.ac.uk/. 2026.</w:t>
      </w:r>
    </w:p>
    <w:p w14:paraId="62CC1D03" w14:textId="77777777" w:rsidR="00AE1B55" w:rsidRPr="00483862" w:rsidRDefault="00AE1B55" w:rsidP="008135F9">
      <w:pPr>
        <w:spacing w:after="0"/>
        <w:ind w:left="454" w:hanging="454"/>
        <w:jc w:val="left"/>
        <w:rPr>
          <w:lang w:val="en-GB"/>
        </w:rPr>
      </w:pPr>
      <w:r w:rsidRPr="00483862">
        <w:rPr>
          <w:lang w:val="en-GB"/>
        </w:rPr>
        <w:t>[NumbasGitHub26] Newcastle University. «Repositorio Numbas». https://github.com/numbas/Numbas. 2026.</w:t>
      </w:r>
    </w:p>
    <w:p w14:paraId="4B81F805" w14:textId="77777777" w:rsidR="00AE1B55" w:rsidRPr="00483862" w:rsidRDefault="00AE1B55" w:rsidP="008135F9">
      <w:pPr>
        <w:spacing w:after="0"/>
        <w:ind w:left="454" w:hanging="454"/>
        <w:jc w:val="left"/>
        <w:rPr>
          <w:lang w:val="en-GB"/>
        </w:rPr>
      </w:pPr>
      <w:r w:rsidRPr="00483862">
        <w:rPr>
          <w:lang w:val="en-GB"/>
        </w:rPr>
        <w:t>[Wiris26] WIRIS. «WirisQuizzes». https://www.wiris.com/en/wirisquizzes/. 2026.</w:t>
      </w:r>
    </w:p>
    <w:p w14:paraId="5414C24A" w14:textId="77777777" w:rsidR="00AE1B55" w:rsidRPr="00483862" w:rsidRDefault="00AE1B55" w:rsidP="008135F9">
      <w:pPr>
        <w:spacing w:after="0"/>
        <w:ind w:left="454" w:hanging="454"/>
        <w:jc w:val="left"/>
        <w:rPr>
          <w:lang w:val="en-GB"/>
        </w:rPr>
      </w:pPr>
      <w:r w:rsidRPr="00483862">
        <w:rPr>
          <w:lang w:val="en-GB"/>
        </w:rPr>
        <w:t>[WirisDocs26] WIRIS. «Wiris Knowledge Base». https://docs.wiris.com/. 2026.</w:t>
      </w:r>
    </w:p>
    <w:p w14:paraId="3B6E6EFE" w14:textId="77777777" w:rsidR="00AE1B55" w:rsidRPr="00483862" w:rsidRDefault="00AE1B55" w:rsidP="008135F9">
      <w:pPr>
        <w:spacing w:after="0"/>
        <w:ind w:left="454" w:hanging="454"/>
        <w:jc w:val="left"/>
        <w:rPr>
          <w:lang w:val="en-GB"/>
        </w:rPr>
      </w:pPr>
      <w:r w:rsidRPr="00483862">
        <w:rPr>
          <w:lang w:val="en-GB"/>
        </w:rPr>
        <w:t>[WirisGitHub26] WIRIS. «Repositorio moodle-qtype_wq». https://github.com/wiris/moodle-qtype_wq. 2026.</w:t>
      </w:r>
    </w:p>
    <w:p w14:paraId="55C2B6BF" w14:textId="77777777" w:rsidR="0062357F" w:rsidRPr="00483862" w:rsidRDefault="0062357F" w:rsidP="00EC451A">
      <w:pPr>
        <w:rPr>
          <w:lang w:val="en-GB"/>
        </w:rPr>
      </w:pPr>
    </w:p>
    <w:p w14:paraId="2BAE4F61" w14:textId="77777777" w:rsidR="00D51C42" w:rsidRDefault="00D51C42" w:rsidP="00D51C42">
      <w:pPr>
        <w:pStyle w:val="Ttulo3"/>
      </w:pPr>
      <w:bookmarkStart w:id="2428" w:name="_Toc233728379"/>
      <w:r>
        <w:t>Documentación técnica de desarrollo</w:t>
      </w:r>
      <w:bookmarkEnd w:id="2428"/>
    </w:p>
    <w:p w14:paraId="59281494" w14:textId="77777777" w:rsidR="00D51C42" w:rsidRPr="00B33E9C" w:rsidRDefault="00D51C42" w:rsidP="008135F9">
      <w:pPr>
        <w:spacing w:after="0"/>
        <w:ind w:left="454" w:hanging="454"/>
        <w:jc w:val="left"/>
        <w:rPr>
          <w:lang w:val="pt-PT"/>
        </w:rPr>
      </w:pPr>
      <w:r w:rsidRPr="00B33E9C">
        <w:rPr>
          <w:lang w:val="pt-PT"/>
        </w:rPr>
        <w:t>[TypeScript26] Microsoft. «TypeScript Documentation». https://www.typescriptlang.org/docs/. 2026.</w:t>
      </w:r>
    </w:p>
    <w:p w14:paraId="71AA5185" w14:textId="77777777" w:rsidR="00D51C42" w:rsidRPr="00B33E9C" w:rsidRDefault="00D51C42" w:rsidP="008135F9">
      <w:pPr>
        <w:spacing w:after="0"/>
        <w:ind w:left="454" w:hanging="454"/>
        <w:jc w:val="left"/>
        <w:rPr>
          <w:lang w:val="pt-PT"/>
        </w:rPr>
      </w:pPr>
      <w:r w:rsidRPr="00B33E9C">
        <w:rPr>
          <w:lang w:val="pt-PT"/>
        </w:rPr>
        <w:t>[React26] Meta Open Source. «React». https://react.dev/. 2026.</w:t>
      </w:r>
    </w:p>
    <w:p w14:paraId="2E0660C4" w14:textId="77777777" w:rsidR="00D51C42" w:rsidRPr="00B33E9C" w:rsidRDefault="00D51C42" w:rsidP="008135F9">
      <w:pPr>
        <w:spacing w:after="0"/>
        <w:ind w:left="454" w:hanging="454"/>
        <w:jc w:val="left"/>
        <w:rPr>
          <w:lang w:val="pt-PT"/>
        </w:rPr>
      </w:pPr>
      <w:r w:rsidRPr="00B33E9C">
        <w:rPr>
          <w:lang w:val="pt-PT"/>
        </w:rPr>
        <w:t>[Vite26] Vite. «Getting Started». https://vite.dev/guide/. 2026.</w:t>
      </w:r>
    </w:p>
    <w:p w14:paraId="45BB0603" w14:textId="77777777" w:rsidR="00D51C42" w:rsidRPr="00B33E9C" w:rsidRDefault="00D51C42" w:rsidP="008135F9">
      <w:pPr>
        <w:spacing w:after="0"/>
        <w:ind w:left="454" w:hanging="454"/>
        <w:jc w:val="left"/>
        <w:rPr>
          <w:lang w:val="pt-PT"/>
        </w:rPr>
      </w:pPr>
      <w:r w:rsidRPr="00B33E9C">
        <w:rPr>
          <w:lang w:val="pt-PT"/>
        </w:rPr>
        <w:t>[MUI26] MUI. «Material UI». https://mui.com/material-ui/. 2026.</w:t>
      </w:r>
    </w:p>
    <w:p w14:paraId="32E26D85" w14:textId="77777777" w:rsidR="00D51C42" w:rsidRPr="00B33E9C" w:rsidRDefault="00D51C42" w:rsidP="008135F9">
      <w:pPr>
        <w:spacing w:after="0"/>
        <w:ind w:left="454" w:hanging="454"/>
        <w:jc w:val="left"/>
        <w:rPr>
          <w:lang w:val="pl-PL"/>
        </w:rPr>
      </w:pPr>
      <w:r w:rsidRPr="00B33E9C">
        <w:rPr>
          <w:lang w:val="pt-PT"/>
        </w:rPr>
        <w:t xml:space="preserve">[NestJS26] NestJS. «Documentation». https://docs.nestjs.com/. </w:t>
      </w:r>
      <w:r w:rsidRPr="00B33E9C">
        <w:rPr>
          <w:lang w:val="pl-PL"/>
        </w:rPr>
        <w:t>2026.</w:t>
      </w:r>
    </w:p>
    <w:p w14:paraId="33904548" w14:textId="77777777" w:rsidR="00D51C42" w:rsidRPr="00B33E9C" w:rsidRDefault="00D51C42" w:rsidP="008135F9">
      <w:pPr>
        <w:spacing w:after="0"/>
        <w:ind w:left="454" w:hanging="454"/>
        <w:jc w:val="left"/>
        <w:rPr>
          <w:lang w:val="pl-PL"/>
        </w:rPr>
      </w:pPr>
      <w:r w:rsidRPr="00B33E9C">
        <w:rPr>
          <w:lang w:val="pl-PL"/>
        </w:rPr>
        <w:t>[TypeORM26] TypeORM. «TypeORM». https://typeorm.io/. 2026.</w:t>
      </w:r>
    </w:p>
    <w:p w14:paraId="40BEBD50" w14:textId="77777777" w:rsidR="00D51C42" w:rsidRPr="00B33E9C" w:rsidRDefault="00D51C42" w:rsidP="008135F9">
      <w:pPr>
        <w:spacing w:after="0"/>
        <w:ind w:left="454" w:hanging="454"/>
        <w:jc w:val="left"/>
        <w:rPr>
          <w:lang w:val="pl-PL"/>
        </w:rPr>
      </w:pPr>
      <w:r w:rsidRPr="00B33E9C">
        <w:rPr>
          <w:lang w:val="pl-PL"/>
        </w:rPr>
        <w:t>[Mongoose26] Mongoose. «Getting Started». https://mongoosejs.com/docs/. 2026.</w:t>
      </w:r>
    </w:p>
    <w:p w14:paraId="70717DF3" w14:textId="77777777" w:rsidR="00D51C42" w:rsidRPr="00B33E9C" w:rsidRDefault="00D51C42" w:rsidP="008135F9">
      <w:pPr>
        <w:spacing w:after="0"/>
        <w:ind w:left="454" w:hanging="454"/>
        <w:jc w:val="left"/>
        <w:rPr>
          <w:lang w:val="pt-PT"/>
        </w:rPr>
      </w:pPr>
      <w:r w:rsidRPr="00B33E9C">
        <w:rPr>
          <w:lang w:val="pl-PL"/>
        </w:rPr>
        <w:t xml:space="preserve">[MongoDB26] MongoDB. </w:t>
      </w:r>
      <w:r w:rsidRPr="00B33E9C">
        <w:rPr>
          <w:lang w:val="pt-PT"/>
        </w:rPr>
        <w:t>«MongoDB Manual». https://www.mongodb.com/docs/manual/. 2026.</w:t>
      </w:r>
    </w:p>
    <w:p w14:paraId="4CF9D5F4" w14:textId="77777777" w:rsidR="00D51C42" w:rsidRPr="00B33E9C" w:rsidRDefault="00D51C42" w:rsidP="008135F9">
      <w:pPr>
        <w:spacing w:after="0"/>
        <w:ind w:left="454" w:hanging="454"/>
        <w:jc w:val="left"/>
        <w:rPr>
          <w:lang w:val="pt-PT"/>
        </w:rPr>
      </w:pPr>
      <w:r w:rsidRPr="00B33E9C">
        <w:rPr>
          <w:lang w:val="pt-PT"/>
        </w:rPr>
        <w:t>[MariaDB26] MariaDB. «MariaDB Server Documentation». https://mariadb.com/docs/server/. 2026.</w:t>
      </w:r>
    </w:p>
    <w:p w14:paraId="2791C317" w14:textId="77777777" w:rsidR="00D51C42" w:rsidRPr="00B33E9C" w:rsidRDefault="00D51C42" w:rsidP="008135F9">
      <w:pPr>
        <w:spacing w:after="0"/>
        <w:ind w:left="454" w:hanging="454"/>
        <w:jc w:val="left"/>
        <w:rPr>
          <w:lang w:val="pt-PT"/>
        </w:rPr>
      </w:pPr>
      <w:r w:rsidRPr="00B33E9C">
        <w:rPr>
          <w:lang w:val="pt-PT"/>
        </w:rPr>
        <w:t>[DockerCompose26] Docker. «Docker Compose». https://docs.docker.com/compose/. 2026.</w:t>
      </w:r>
    </w:p>
    <w:p w14:paraId="1DF60DD8" w14:textId="77777777" w:rsidR="00D51C42" w:rsidRPr="00B33E9C" w:rsidRDefault="00D51C42" w:rsidP="008135F9">
      <w:pPr>
        <w:spacing w:after="0"/>
        <w:ind w:left="454" w:hanging="454"/>
        <w:jc w:val="left"/>
        <w:rPr>
          <w:lang w:val="pl-PL"/>
        </w:rPr>
      </w:pPr>
      <w:r w:rsidRPr="00B33E9C">
        <w:rPr>
          <w:lang w:val="pt-PT"/>
        </w:rPr>
        <w:t xml:space="preserve">[Vitest26] Vitest. </w:t>
      </w:r>
      <w:r w:rsidRPr="00B33E9C">
        <w:rPr>
          <w:lang w:val="pl-PL"/>
        </w:rPr>
        <w:t>«Getting Started». https://vitest.dev/guide/. 2026.</w:t>
      </w:r>
    </w:p>
    <w:p w14:paraId="037DCBB3" w14:textId="77777777" w:rsidR="00D51C42" w:rsidRPr="00483862" w:rsidRDefault="00D51C42" w:rsidP="008135F9">
      <w:pPr>
        <w:spacing w:after="0"/>
        <w:ind w:left="454" w:hanging="454"/>
        <w:jc w:val="left"/>
        <w:rPr>
          <w:lang w:val="en-GB"/>
        </w:rPr>
      </w:pPr>
      <w:r w:rsidRPr="00B33E9C">
        <w:rPr>
          <w:lang w:val="pl-PL"/>
        </w:rPr>
        <w:t xml:space="preserve">[Jest26] Jest. «Getting Started». https://jestjs.io/docs/getting-started. </w:t>
      </w:r>
      <w:r w:rsidRPr="00483862">
        <w:rPr>
          <w:lang w:val="en-GB"/>
        </w:rPr>
        <w:t>2026.</w:t>
      </w:r>
    </w:p>
    <w:p w14:paraId="0BFC364C" w14:textId="77777777" w:rsidR="00D51C42" w:rsidRPr="00483862" w:rsidRDefault="00D51C42" w:rsidP="008135F9">
      <w:pPr>
        <w:spacing w:after="0"/>
        <w:ind w:left="454" w:hanging="454"/>
        <w:jc w:val="left"/>
        <w:rPr>
          <w:lang w:val="en-GB"/>
        </w:rPr>
      </w:pPr>
      <w:r w:rsidRPr="00483862">
        <w:rPr>
          <w:lang w:val="en-GB"/>
        </w:rPr>
        <w:t>[TestingLibrary26] Testing Library. «Introduction». https://testing-library.com/docs/. 2026.</w:t>
      </w:r>
    </w:p>
    <w:p w14:paraId="65BBB1C9" w14:textId="77777777" w:rsidR="00D51C42" w:rsidRPr="00B33E9C" w:rsidRDefault="00D51C42" w:rsidP="008135F9">
      <w:pPr>
        <w:spacing w:after="0"/>
        <w:ind w:left="454" w:hanging="454"/>
        <w:jc w:val="left"/>
        <w:rPr>
          <w:lang w:val="pt-PT"/>
        </w:rPr>
      </w:pPr>
      <w:r w:rsidRPr="00483862">
        <w:rPr>
          <w:lang w:val="en-GB"/>
        </w:rPr>
        <w:t xml:space="preserve">[KaTeX26] KaTeX. </w:t>
      </w:r>
      <w:r w:rsidRPr="00B33E9C">
        <w:rPr>
          <w:lang w:val="pt-PT"/>
        </w:rPr>
        <w:t>«KaTeX». https://katex.org/. 2026.</w:t>
      </w:r>
    </w:p>
    <w:p w14:paraId="6CA0645A" w14:textId="77777777" w:rsidR="00D51C42" w:rsidRDefault="00D51C42" w:rsidP="008135F9">
      <w:pPr>
        <w:spacing w:after="0"/>
        <w:ind w:left="454" w:hanging="454"/>
        <w:jc w:val="left"/>
      </w:pPr>
      <w:r w:rsidRPr="00B33E9C">
        <w:rPr>
          <w:lang w:val="pt-PT"/>
        </w:rPr>
        <w:t xml:space="preserve">[GitHubActions26] GitHub. «GitHub Actions documentation». https://docs.github.com/en/actions. </w:t>
      </w:r>
      <w:r>
        <w:t>2026.</w:t>
      </w:r>
    </w:p>
    <w:p w14:paraId="5FC26CB4" w14:textId="77777777" w:rsidR="008520B5" w:rsidRDefault="008520B5" w:rsidP="008520B5">
      <w:pPr>
        <w:pStyle w:val="Ttulo3"/>
      </w:pPr>
      <w:bookmarkStart w:id="2429" w:name="_Toc233728380"/>
      <w:r>
        <w:t>Usabilidad, accesibilidad y diagramas</w:t>
      </w:r>
      <w:bookmarkEnd w:id="2429"/>
    </w:p>
    <w:p w14:paraId="29E9A34A" w14:textId="1A47BA33" w:rsidR="00301196" w:rsidRDefault="00EE56F2" w:rsidP="00725D70">
      <w:pPr>
        <w:spacing w:after="0"/>
        <w:ind w:left="454" w:hanging="454"/>
      </w:pPr>
      <w:r>
        <w:t>[PlantUML26] PlantUML. «PlantUML». https://plantuml.com/. 2026.</w:t>
      </w:r>
    </w:p>
    <w:p w14:paraId="032A28ED" w14:textId="77777777" w:rsidR="0024104A" w:rsidRDefault="0024104A">
      <w:pPr>
        <w:jc w:val="left"/>
        <w:rPr>
          <w:rFonts w:asciiTheme="majorHAnsi" w:eastAsiaTheme="majorEastAsia" w:hAnsiTheme="majorHAnsi" w:cstheme="majorBidi"/>
          <w:b/>
          <w:bCs/>
          <w:color w:val="A5A5A5" w:themeColor="accent1" w:themeShade="BF"/>
          <w:sz w:val="48"/>
          <w:szCs w:val="28"/>
        </w:rPr>
      </w:pPr>
      <w:r>
        <w:br w:type="page"/>
      </w:r>
    </w:p>
    <w:p w14:paraId="0370B3D0" w14:textId="77777777" w:rsidR="00492022" w:rsidRDefault="00022926" w:rsidP="00022926">
      <w:pPr>
        <w:pStyle w:val="Ttulo1"/>
      </w:pPr>
      <w:bookmarkStart w:id="2430" w:name="_Toc233728381"/>
      <w:r>
        <w:lastRenderedPageBreak/>
        <w:t>Apéndices</w:t>
      </w:r>
      <w:bookmarkEnd w:id="2430"/>
    </w:p>
    <w:p w14:paraId="2486D407" w14:textId="42FBE28B" w:rsidR="002A3A5E" w:rsidRPr="00A17FDA" w:rsidRDefault="002A3A5E" w:rsidP="00725D70">
      <w:r w:rsidRPr="002A3A5E">
        <w:t>En este capítulo se incluyen los apéndices de la memoria, con información complementaria que ayuda a revisar y entender la entrega del proyecto. Se recoge el glosario de términos, la estructura del contenido entregado, una descripción del código fuente, consideraciones sobre propiedad intelectual y licencias, y las actas de reuniones mantenidas durante el seguimiento del TFG.</w:t>
      </w:r>
    </w:p>
    <w:p w14:paraId="15AEF062" w14:textId="77777777" w:rsidR="00022926" w:rsidRPr="007D46DA" w:rsidRDefault="007D46DA" w:rsidP="007D46DA">
      <w:pPr>
        <w:pStyle w:val="Ttulo2"/>
      </w:pPr>
      <w:r>
        <w:t xml:space="preserve"> </w:t>
      </w:r>
      <w:bookmarkStart w:id="2431" w:name="_Toc233728382"/>
      <w:r w:rsidR="00022926" w:rsidRPr="007D46DA">
        <w:t>Glosario y Diccionario de Datos</w:t>
      </w:r>
      <w:bookmarkEnd w:id="2431"/>
    </w:p>
    <w:p w14:paraId="0A12E906" w14:textId="77777777" w:rsidR="00B14BEE" w:rsidRDefault="00B14BEE" w:rsidP="00B14BEE">
      <w:r>
        <w:t>Este apartado recoge los términos más importantes utilizados en la memoria y en la aplicación. Se incluyen tanto conceptos funcionales, relacionados con el uso de CalcQuiz, como conceptos técnicos necesarios para entender la estructura del sistema y los datos almacenados.</w:t>
      </w:r>
    </w:p>
    <w:tbl>
      <w:tblPr>
        <w:tblStyle w:val="Tablaconcuadrcula"/>
        <w:tblW w:w="0" w:type="auto"/>
        <w:jc w:val="center"/>
        <w:tblLayout w:type="fixed"/>
        <w:tblLook w:val="04A0" w:firstRow="1" w:lastRow="0" w:firstColumn="1" w:lastColumn="0" w:noHBand="0" w:noVBand="1"/>
      </w:tblPr>
      <w:tblGrid>
        <w:gridCol w:w="2154"/>
        <w:gridCol w:w="1757"/>
        <w:gridCol w:w="5046"/>
      </w:tblGrid>
      <w:tr w:rsidR="00B14BEE" w14:paraId="2B487215" w14:textId="77777777">
        <w:trPr>
          <w:jc w:val="center"/>
        </w:trPr>
        <w:tc>
          <w:tcPr>
            <w:tcW w:w="5046" w:type="dxa"/>
            <w:gridSpan w:val="3"/>
            <w:tcBorders>
              <w:top w:val="single" w:sz="4" w:space="0" w:color="A6A6A6"/>
              <w:left w:val="single" w:sz="4" w:space="0" w:color="A6A6A6"/>
              <w:bottom w:val="single" w:sz="4" w:space="0" w:color="A6A6A6"/>
              <w:right w:val="single" w:sz="4" w:space="0" w:color="A6A6A6"/>
            </w:tcBorders>
            <w:shd w:val="clear" w:color="auto" w:fill="DDDDDD"/>
            <w:tcMar>
              <w:top w:w="80" w:type="dxa"/>
              <w:left w:w="90" w:type="dxa"/>
              <w:bottom w:w="80" w:type="dxa"/>
              <w:right w:w="90" w:type="dxa"/>
            </w:tcMar>
            <w:vAlign w:val="center"/>
          </w:tcPr>
          <w:p w14:paraId="12824973" w14:textId="77777777" w:rsidR="00B14BEE" w:rsidRDefault="00B14BEE">
            <w:pPr>
              <w:jc w:val="center"/>
            </w:pPr>
            <w:r>
              <w:rPr>
                <w:b/>
                <w:sz w:val="18"/>
              </w:rPr>
              <w:t>Glosario y diccionario de datos</w:t>
            </w:r>
          </w:p>
        </w:tc>
      </w:tr>
      <w:tr w:rsidR="00B14BEE" w14:paraId="1DA8F911" w14:textId="77777777">
        <w:trPr>
          <w:jc w:val="center"/>
        </w:trPr>
        <w:tc>
          <w:tcPr>
            <w:tcW w:w="2154"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154D570A" w14:textId="77777777" w:rsidR="00B14BEE" w:rsidRDefault="00B14BEE">
            <w:pPr>
              <w:jc w:val="center"/>
            </w:pPr>
            <w:r>
              <w:rPr>
                <w:b/>
                <w:sz w:val="18"/>
              </w:rPr>
              <w:t>Término</w:t>
            </w:r>
          </w:p>
        </w:tc>
        <w:tc>
          <w:tcPr>
            <w:tcW w:w="17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5310D214" w14:textId="77777777" w:rsidR="00B14BEE" w:rsidRDefault="00B14BEE">
            <w:pPr>
              <w:jc w:val="center"/>
            </w:pPr>
            <w:r>
              <w:rPr>
                <w:b/>
                <w:sz w:val="18"/>
              </w:rPr>
              <w:t>Tipo</w:t>
            </w:r>
          </w:p>
        </w:tc>
        <w:tc>
          <w:tcPr>
            <w:tcW w:w="5046"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475832FD" w14:textId="77777777" w:rsidR="00B14BEE" w:rsidRDefault="00B14BEE">
            <w:pPr>
              <w:jc w:val="center"/>
            </w:pPr>
            <w:r>
              <w:rPr>
                <w:b/>
                <w:sz w:val="18"/>
              </w:rPr>
              <w:t>Descripción</w:t>
            </w:r>
          </w:p>
        </w:tc>
      </w:tr>
      <w:tr w:rsidR="00B14BEE" w14:paraId="4FC5B12A"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67BCE4" w14:textId="77777777" w:rsidR="00B14BEE" w:rsidRDefault="00B14BEE">
            <w:r>
              <w:rPr>
                <w:sz w:val="18"/>
              </w:rPr>
              <w:t>Administrador</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4C66E1E" w14:textId="77777777" w:rsidR="00B14BEE" w:rsidRDefault="00B14BEE">
            <w:r>
              <w:rPr>
                <w:sz w:val="18"/>
              </w:rPr>
              <w:t>Actor</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7B2EF8" w14:textId="77777777" w:rsidR="00B14BEE" w:rsidRDefault="00B14BEE">
            <w:r>
              <w:rPr>
                <w:sz w:val="18"/>
              </w:rPr>
              <w:t>Usuario con permisos para gestionar cuentas, estados de usuario y roles dentro de la aplicación.</w:t>
            </w:r>
          </w:p>
        </w:tc>
      </w:tr>
      <w:tr w:rsidR="00B14BEE" w14:paraId="646DD5B8"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2A86A0" w14:textId="77777777" w:rsidR="00B14BEE" w:rsidRDefault="00B14BEE">
            <w:r>
              <w:rPr>
                <w:sz w:val="18"/>
              </w:rPr>
              <w:t>Alumno</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07B9751" w14:textId="77777777" w:rsidR="00B14BEE" w:rsidRDefault="00B14BEE">
            <w:r>
              <w:rPr>
                <w:sz w:val="18"/>
              </w:rPr>
              <w:t>Actor</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68ED8B" w14:textId="77777777" w:rsidR="00B14BEE" w:rsidRDefault="00B14BEE">
            <w:r>
              <w:rPr>
                <w:sz w:val="18"/>
              </w:rPr>
              <w:t>Usuario que accede a cuestionarios publicados, realiza intentos y consulta sus resultados e historial.</w:t>
            </w:r>
          </w:p>
        </w:tc>
      </w:tr>
      <w:tr w:rsidR="00B14BEE" w14:paraId="67892CC1"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4ACE715" w14:textId="77777777" w:rsidR="00B14BEE" w:rsidRDefault="00B14BEE">
            <w:r>
              <w:rPr>
                <w:sz w:val="18"/>
              </w:rPr>
              <w:t>Profesor</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829F867" w14:textId="77777777" w:rsidR="00B14BEE" w:rsidRDefault="00B14BEE">
            <w:r>
              <w:rPr>
                <w:sz w:val="18"/>
              </w:rPr>
              <w:t>Actor</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D2B7736" w14:textId="77777777" w:rsidR="00B14BEE" w:rsidRDefault="00B14BEE">
            <w:r>
              <w:rPr>
                <w:sz w:val="18"/>
              </w:rPr>
              <w:t>Usuario que crea preguntas, configura cuestionarios, gestiona grupos y consulta analíticas de sus cuestionarios.</w:t>
            </w:r>
          </w:p>
        </w:tc>
      </w:tr>
      <w:tr w:rsidR="00B14BEE" w14:paraId="33D80AB2"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486D5A9" w14:textId="77777777" w:rsidR="00B14BEE" w:rsidRDefault="00B14BEE">
            <w:r>
              <w:rPr>
                <w:sz w:val="18"/>
              </w:rPr>
              <w:t>Usuario</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3BF7D4E" w14:textId="77777777" w:rsidR="00B14BEE" w:rsidRDefault="00B14BEE">
            <w:r>
              <w:rPr>
                <w:sz w:val="18"/>
              </w:rPr>
              <w:t>Entidad</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436C2B3" w14:textId="77777777" w:rsidR="00B14BEE" w:rsidRDefault="00B14BEE">
            <w:r>
              <w:rPr>
                <w:sz w:val="18"/>
              </w:rPr>
              <w:t>Persona registrada en el sistema. Incluye datos personales básicos, correo universitario, rol y estado de cuenta.</w:t>
            </w:r>
          </w:p>
        </w:tc>
      </w:tr>
      <w:tr w:rsidR="00B14BEE" w14:paraId="49F32046"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21F14F3" w14:textId="77777777" w:rsidR="00B14BEE" w:rsidRDefault="00B14BEE">
            <w:r>
              <w:rPr>
                <w:sz w:val="18"/>
              </w:rPr>
              <w:t>Rol</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737049" w14:textId="77777777" w:rsidR="00B14BEE" w:rsidRDefault="00B14BEE">
            <w:r>
              <w:rPr>
                <w:sz w:val="18"/>
              </w:rPr>
              <w:t>Dato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A7A1B3" w14:textId="77777777" w:rsidR="00B14BEE" w:rsidRDefault="00B14BEE">
            <w:r>
              <w:rPr>
                <w:sz w:val="18"/>
              </w:rPr>
              <w:t>Valor que determina los permisos disponibles para cada usuario: Admin, Teacher o Student.</w:t>
            </w:r>
          </w:p>
        </w:tc>
      </w:tr>
      <w:tr w:rsidR="00B14BEE" w14:paraId="00061FB6"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F2A0BE1" w14:textId="77777777" w:rsidR="00B14BEE" w:rsidRDefault="00B14BEE">
            <w:r>
              <w:rPr>
                <w:sz w:val="18"/>
              </w:rPr>
              <w:t>Sesión</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16602C" w14:textId="77777777" w:rsidR="00B14BEE" w:rsidRDefault="00B14BEE">
            <w:r>
              <w:rPr>
                <w:sz w:val="18"/>
              </w:rPr>
              <w:t>Entidad</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47462FC" w14:textId="77777777" w:rsidR="00B14BEE" w:rsidRDefault="00B14BEE">
            <w:r>
              <w:rPr>
                <w:sz w:val="18"/>
              </w:rPr>
              <w:t>Registro asociado a un usuario autenticado. Permite mantener el acceso mediante credenciales temporales.</w:t>
            </w:r>
          </w:p>
        </w:tc>
      </w:tr>
      <w:tr w:rsidR="00B14BEE" w14:paraId="5F126359"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FB4B82" w14:textId="77777777" w:rsidR="00B14BEE" w:rsidRDefault="00B14BEE">
            <w:r>
              <w:rPr>
                <w:sz w:val="18"/>
              </w:rPr>
              <w:t>“Refresh token”</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48C6B29" w14:textId="77777777" w:rsidR="00B14BEE" w:rsidRDefault="00B14BEE">
            <w:r>
              <w:rPr>
                <w:sz w:val="18"/>
              </w:rPr>
              <w:t>Dato técnico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9F7B61D" w14:textId="77777777" w:rsidR="00B14BEE" w:rsidRDefault="00B14BEE">
            <w:r>
              <w:rPr>
                <w:sz w:val="18"/>
              </w:rPr>
              <w:t>Token persistente usado para renovar la sesión sin solicitar de nuevo la contraseña en cada petición.</w:t>
            </w:r>
          </w:p>
        </w:tc>
      </w:tr>
      <w:tr w:rsidR="00B14BEE" w14:paraId="06688739"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F7A3BC6" w14:textId="77777777" w:rsidR="00B14BEE" w:rsidRDefault="00B14BEE">
            <w:r>
              <w:rPr>
                <w:sz w:val="18"/>
              </w:rPr>
              <w:t>Banco de preguntas</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541117" w14:textId="77777777" w:rsidR="00B14BEE" w:rsidRDefault="00B14BEE">
            <w:r>
              <w:rPr>
                <w:sz w:val="18"/>
              </w:rPr>
              <w:t>Módulo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208A5B" w14:textId="77777777" w:rsidR="00B14BEE" w:rsidRDefault="00B14BEE">
            <w:r>
              <w:rPr>
                <w:sz w:val="18"/>
              </w:rPr>
              <w:t>Conjunto de preguntas disponibles para que el profesor pueda reutilizarlas al crear cuestionarios.</w:t>
            </w:r>
          </w:p>
        </w:tc>
      </w:tr>
      <w:tr w:rsidR="00B14BEE" w14:paraId="24E599BE"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185817" w14:textId="77777777" w:rsidR="00B14BEE" w:rsidRDefault="00B14BEE">
            <w:r>
              <w:rPr>
                <w:sz w:val="18"/>
              </w:rPr>
              <w:t>Pregunta</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F86804" w14:textId="77777777" w:rsidR="00B14BEE" w:rsidRDefault="00B14BEE">
            <w:r>
              <w:rPr>
                <w:sz w:val="18"/>
              </w:rPr>
              <w:t>Entidad</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FBB0617" w14:textId="77777777" w:rsidR="00B14BEE" w:rsidRDefault="00B14BEE">
            <w:r>
              <w:rPr>
                <w:sz w:val="18"/>
              </w:rPr>
              <w:t>Elemento evaluable formado por enunciado, tipo, configuración, respuesta esperada, etiquetas y posible retroalimentación.</w:t>
            </w:r>
          </w:p>
        </w:tc>
      </w:tr>
      <w:tr w:rsidR="00B14BEE" w14:paraId="09995DDE"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47CB64" w14:textId="77777777" w:rsidR="00B14BEE" w:rsidRDefault="00B14BEE">
            <w:r>
              <w:rPr>
                <w:sz w:val="18"/>
              </w:rPr>
              <w:t>Pregunta paramétrica</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528C1A" w14:textId="77777777" w:rsidR="00B14BEE" w:rsidRDefault="00B14BEE">
            <w:r>
              <w:rPr>
                <w:sz w:val="18"/>
              </w:rPr>
              <w:t>Tipo de pregunta</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D593F1" w14:textId="77777777" w:rsidR="00B14BEE" w:rsidRDefault="00B14BEE">
            <w:r>
              <w:rPr>
                <w:sz w:val="18"/>
              </w:rPr>
              <w:t>Pregunta generada a partir de una familia cerrada de variantes y una respuesta numérica calculada.</w:t>
            </w:r>
          </w:p>
        </w:tc>
      </w:tr>
      <w:tr w:rsidR="00B14BEE" w14:paraId="5B9EB6D4"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B2D4E7" w14:textId="77777777" w:rsidR="00B14BEE" w:rsidRDefault="00B14BEE">
            <w:r>
              <w:rPr>
                <w:sz w:val="18"/>
              </w:rPr>
              <w:t>Tolerancia</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9E9827" w14:textId="77777777" w:rsidR="00B14BEE" w:rsidRDefault="00B14BEE">
            <w:r>
              <w:rPr>
                <w:sz w:val="18"/>
              </w:rPr>
              <w:t>Dato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400222" w14:textId="77777777" w:rsidR="00B14BEE" w:rsidRDefault="00B14BEE">
            <w:r>
              <w:rPr>
                <w:sz w:val="18"/>
              </w:rPr>
              <w:t>Margen admitido al corregir respuestas numéricas, especialmente en preguntas paramétricas.</w:t>
            </w:r>
          </w:p>
        </w:tc>
      </w:tr>
      <w:tr w:rsidR="00B14BEE" w14:paraId="2800EFF9"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2D8D31B" w14:textId="77777777" w:rsidR="00B14BEE" w:rsidRDefault="00B14BEE">
            <w:r>
              <w:rPr>
                <w:sz w:val="18"/>
              </w:rPr>
              <w:t>Cuestionario</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327A8D3" w14:textId="77777777" w:rsidR="00B14BEE" w:rsidRDefault="00B14BEE">
            <w:r>
              <w:rPr>
                <w:sz w:val="18"/>
              </w:rPr>
              <w:t>Entidad</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845D6D" w14:textId="77777777" w:rsidR="00B14BEE" w:rsidRDefault="00B14BEE">
            <w:r>
              <w:rPr>
                <w:sz w:val="18"/>
              </w:rPr>
              <w:t>Agrupación de preguntas configurada por un profesor, con fechas, estado, visibilidad y opciones de revisión.</w:t>
            </w:r>
          </w:p>
        </w:tc>
      </w:tr>
      <w:tr w:rsidR="00B14BEE" w14:paraId="7A994FAF"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02F7FA" w14:textId="77777777" w:rsidR="00B14BEE" w:rsidRDefault="00B14BEE">
            <w:r>
              <w:rPr>
                <w:sz w:val="18"/>
              </w:rPr>
              <w:t>Intento</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F00776" w14:textId="77777777" w:rsidR="00B14BEE" w:rsidRDefault="00B14BEE">
            <w:r>
              <w:rPr>
                <w:sz w:val="18"/>
              </w:rPr>
              <w:t>Entidad</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5B2B4F" w14:textId="77777777" w:rsidR="00B14BEE" w:rsidRDefault="00B14BEE">
            <w:r>
              <w:rPr>
                <w:sz w:val="18"/>
              </w:rPr>
              <w:t>Ejecución concreta de un cuestionario por parte de un alumno. Guarda respuestas, estado, puntuación y marcas temporales.</w:t>
            </w:r>
          </w:p>
        </w:tc>
      </w:tr>
      <w:tr w:rsidR="00B14BEE" w14:paraId="1A00731A"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92F28B" w14:textId="77777777" w:rsidR="00B14BEE" w:rsidRDefault="00B14BEE">
            <w:r>
              <w:rPr>
                <w:sz w:val="18"/>
              </w:rPr>
              <w:lastRenderedPageBreak/>
              <w:t>Código de acceso</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FB602" w14:textId="77777777" w:rsidR="00B14BEE" w:rsidRDefault="00B14BEE">
            <w:r>
              <w:rPr>
                <w:sz w:val="18"/>
              </w:rPr>
              <w:t>Dato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EA639B4" w14:textId="77777777" w:rsidR="00B14BEE" w:rsidRDefault="00B14BEE">
            <w:r>
              <w:rPr>
                <w:sz w:val="18"/>
              </w:rPr>
              <w:t>Código que permite localizar o acceder a un cuestionario cuando este se publica con esa forma de entrada.</w:t>
            </w:r>
          </w:p>
        </w:tc>
      </w:tr>
      <w:tr w:rsidR="00B14BEE" w14:paraId="714605F5"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4C7594" w14:textId="77777777" w:rsidR="00B14BEE" w:rsidRDefault="00B14BEE">
            <w:r>
              <w:rPr>
                <w:sz w:val="18"/>
              </w:rPr>
              <w:t>Grupo</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476D07" w14:textId="77777777" w:rsidR="00B14BEE" w:rsidRDefault="00B14BEE">
            <w:r>
              <w:rPr>
                <w:sz w:val="18"/>
              </w:rPr>
              <w:t>Entidad</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2EA393" w14:textId="77777777" w:rsidR="00B14BEE" w:rsidRDefault="00B14BEE">
            <w:r>
              <w:rPr>
                <w:sz w:val="18"/>
              </w:rPr>
              <w:t>Conjunto de alumnos gestionado por un profesor para organizar la asignación de cuestionarios.</w:t>
            </w:r>
          </w:p>
        </w:tc>
      </w:tr>
      <w:tr w:rsidR="00B14BEE" w14:paraId="504E9910"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65F73C1" w14:textId="77777777" w:rsidR="00B14BEE" w:rsidRDefault="00B14BEE">
            <w:r>
              <w:rPr>
                <w:sz w:val="18"/>
              </w:rPr>
              <w:t>Analíticas</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E86E62" w14:textId="77777777" w:rsidR="00B14BEE" w:rsidRDefault="00B14BEE">
            <w:r>
              <w:rPr>
                <w:sz w:val="18"/>
              </w:rPr>
              <w:t>Módulo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DF7315" w14:textId="77777777" w:rsidR="00B14BEE" w:rsidRDefault="00B14BEE">
            <w:r>
              <w:rPr>
                <w:sz w:val="18"/>
              </w:rPr>
              <w:t>Pantallas y datos que resumen participación, puntuaciones e información por pregunta de un cuestionario.</w:t>
            </w:r>
          </w:p>
        </w:tc>
      </w:tr>
      <w:tr w:rsidR="00B14BEE" w14:paraId="7CC3ACFF"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252C9A2" w14:textId="77777777" w:rsidR="00B14BEE" w:rsidRDefault="00B14BEE">
            <w:r>
              <w:rPr>
                <w:sz w:val="18"/>
              </w:rPr>
              <w:t>CSV</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0E4F59" w14:textId="77777777" w:rsidR="00B14BEE" w:rsidRDefault="00B14BEE">
            <w:r>
              <w:rPr>
                <w:sz w:val="18"/>
              </w:rPr>
              <w:t>Formato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070124" w14:textId="77777777" w:rsidR="00B14BEE" w:rsidRDefault="00B14BEE">
            <w:r>
              <w:rPr>
                <w:sz w:val="18"/>
              </w:rPr>
              <w:t>Formato de exportación usado para descargar resultados de cuestionarios en forma tabular.</w:t>
            </w:r>
          </w:p>
        </w:tc>
      </w:tr>
      <w:tr w:rsidR="00B14BEE" w14:paraId="6E71AA55"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9D0BA8E" w14:textId="77777777" w:rsidR="00B14BEE" w:rsidRDefault="00B14BEE">
            <w:r>
              <w:rPr>
                <w:sz w:val="18"/>
              </w:rPr>
              <w:t>“Feedback”</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91C69B" w14:textId="77777777" w:rsidR="00B14BEE" w:rsidRDefault="00B14BEE">
            <w:r>
              <w:rPr>
                <w:sz w:val="18"/>
              </w:rPr>
              <w:t>Dato funcional</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E7D0D3E" w14:textId="77777777" w:rsidR="00B14BEE" w:rsidRDefault="00B14BEE">
            <w:r>
              <w:rPr>
                <w:sz w:val="18"/>
              </w:rPr>
              <w:t>Información de retroalimentación mostrada al alumno según la configuración del cuestionario.</w:t>
            </w:r>
          </w:p>
        </w:tc>
      </w:tr>
      <w:tr w:rsidR="00B14BEE" w14:paraId="79E3F23A"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A08288" w14:textId="77777777" w:rsidR="00B14BEE" w:rsidRDefault="00B14BEE">
            <w:r>
              <w:rPr>
                <w:sz w:val="18"/>
              </w:rPr>
              <w:t>“Backend”</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BC546D" w14:textId="77777777" w:rsidR="00B14BEE" w:rsidRDefault="00B14BEE">
            <w:r>
              <w:rPr>
                <w:sz w:val="18"/>
              </w:rPr>
              <w:t>Capa técnica</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CFFBC33" w14:textId="77777777" w:rsidR="00B14BEE" w:rsidRDefault="00B14BEE">
            <w:r>
              <w:rPr>
                <w:sz w:val="18"/>
              </w:rPr>
              <w:t>Aplicación NestJS encargada de la API, la lógica de negocio, la autenticación y la persistencia.</w:t>
            </w:r>
          </w:p>
        </w:tc>
      </w:tr>
      <w:tr w:rsidR="00B14BEE" w14:paraId="4C4AA1D7"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D08518" w14:textId="77777777" w:rsidR="00B14BEE" w:rsidRDefault="00B14BEE">
            <w:r>
              <w:rPr>
                <w:sz w:val="18"/>
              </w:rPr>
              <w:t>“Frontend”</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8EC475" w14:textId="77777777" w:rsidR="00B14BEE" w:rsidRDefault="00B14BEE">
            <w:r>
              <w:rPr>
                <w:sz w:val="18"/>
              </w:rPr>
              <w:t>Capa técnica</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A139512" w14:textId="77777777" w:rsidR="00B14BEE" w:rsidRDefault="00B14BEE">
            <w:r>
              <w:rPr>
                <w:sz w:val="18"/>
              </w:rPr>
              <w:t>Aplicación React que implementa la interfaz web utilizada por alumnos, profesores y administradores.</w:t>
            </w:r>
          </w:p>
        </w:tc>
      </w:tr>
      <w:tr w:rsidR="00B14BEE" w14:paraId="6CEC5310"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2F87D3" w14:textId="77777777" w:rsidR="00B14BEE" w:rsidRDefault="00B14BEE">
            <w:r>
              <w:rPr>
                <w:sz w:val="18"/>
              </w:rPr>
              <w:t>API REST</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7A97DF" w14:textId="77777777" w:rsidR="00B14BEE" w:rsidRDefault="00B14BEE">
            <w:r>
              <w:rPr>
                <w:sz w:val="18"/>
              </w:rPr>
              <w:t>Interfaz</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2212745" w14:textId="77777777" w:rsidR="00B14BEE" w:rsidRDefault="00B14BEE">
            <w:r>
              <w:rPr>
                <w:sz w:val="18"/>
              </w:rPr>
              <w:t>Conjunto de rutas HTTP que comunican el cliente web con el servidor.</w:t>
            </w:r>
          </w:p>
        </w:tc>
      </w:tr>
      <w:tr w:rsidR="00B14BEE" w14:paraId="49226990"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3B7437" w14:textId="77777777" w:rsidR="00B14BEE" w:rsidRDefault="00B14BEE">
            <w:r>
              <w:rPr>
                <w:sz w:val="18"/>
              </w:rPr>
              <w:t>“Endpoint”</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E62EEF" w14:textId="77777777" w:rsidR="00B14BEE" w:rsidRDefault="00B14BEE">
            <w:r>
              <w:rPr>
                <w:sz w:val="18"/>
              </w:rPr>
              <w:t>Dato técnico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9A34F35" w14:textId="77777777" w:rsidR="00B14BEE" w:rsidRDefault="00B14BEE">
            <w:r>
              <w:rPr>
                <w:sz w:val="18"/>
              </w:rPr>
              <w:t>Ruta concreta de la API que permite ejecutar una operación del sistema.</w:t>
            </w:r>
          </w:p>
        </w:tc>
      </w:tr>
      <w:tr w:rsidR="00B14BEE" w14:paraId="2D126530"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3893D3" w14:textId="77777777" w:rsidR="00B14BEE" w:rsidRDefault="00B14BEE">
            <w:r>
              <w:rPr>
                <w:sz w:val="18"/>
              </w:rPr>
              <w:t>DTO</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8BEFAD" w14:textId="77777777" w:rsidR="00B14BEE" w:rsidRDefault="00B14BEE">
            <w:r>
              <w:rPr>
                <w:sz w:val="18"/>
              </w:rPr>
              <w:t>Dato técnico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C769A83" w14:textId="77777777" w:rsidR="00B14BEE" w:rsidRDefault="00B14BEE">
            <w:r>
              <w:rPr>
                <w:sz w:val="18"/>
              </w:rPr>
              <w:t>Objeto usado en el “backend” para validar y transportar datos de entrada o salida.</w:t>
            </w:r>
          </w:p>
        </w:tc>
      </w:tr>
      <w:tr w:rsidR="00B14BEE" w14:paraId="320A5CEA"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C0B4DC" w14:textId="77777777" w:rsidR="00B14BEE" w:rsidRDefault="00B14BEE">
            <w:r>
              <w:rPr>
                <w:sz w:val="18"/>
              </w:rPr>
              <w:t>Entidad</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CE72E45" w14:textId="77777777" w:rsidR="00B14BEE" w:rsidRDefault="00B14BEE">
            <w:r>
              <w:rPr>
                <w:sz w:val="18"/>
              </w:rPr>
              <w:t>Dato técnico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BE6D873" w14:textId="77777777" w:rsidR="00B14BEE" w:rsidRDefault="00B14BEE">
            <w:r>
              <w:rPr>
                <w:sz w:val="18"/>
              </w:rPr>
              <w:t>Clase persistida en MariaDB mediante TypeORM, usada principalmente para usuarios y sesiones.</w:t>
            </w:r>
          </w:p>
        </w:tc>
      </w:tr>
      <w:tr w:rsidR="00B14BEE" w14:paraId="3849A8D8"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29B4C22" w14:textId="77777777" w:rsidR="00B14BEE" w:rsidRDefault="00B14BEE">
            <w:r>
              <w:rPr>
                <w:sz w:val="18"/>
              </w:rPr>
              <w:t>Esquema</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AC48700" w14:textId="77777777" w:rsidR="00B14BEE" w:rsidRDefault="00B14BEE">
            <w:r>
              <w:rPr>
                <w:sz w:val="18"/>
              </w:rPr>
              <w:t>Dato técnico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7BCBE3" w14:textId="77777777" w:rsidR="00B14BEE" w:rsidRDefault="00B14BEE">
            <w:r>
              <w:rPr>
                <w:sz w:val="18"/>
              </w:rPr>
              <w:t>Definición documental usada con Mongoose para guardar preguntas, cuestionarios, intentos y grupos en MongoDB.</w:t>
            </w:r>
          </w:p>
        </w:tc>
      </w:tr>
      <w:tr w:rsidR="00B14BEE" w14:paraId="503C8C13"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CDF3717" w14:textId="77777777" w:rsidR="00B14BEE" w:rsidRDefault="00B14BEE">
            <w:r>
              <w:rPr>
                <w:sz w:val="18"/>
              </w:rPr>
              <w:t>MariaDB</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515848" w14:textId="77777777" w:rsidR="00B14BEE" w:rsidRDefault="00B14BEE">
            <w:r>
              <w:rPr>
                <w:sz w:val="18"/>
              </w:rPr>
              <w:t>Persistencia</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B47D6D" w14:textId="77777777" w:rsidR="00B14BEE" w:rsidRDefault="00B14BEE">
            <w:r>
              <w:rPr>
                <w:sz w:val="18"/>
              </w:rPr>
              <w:t>Base de datos relacional usada para usuarios, autenticación y sesiones.</w:t>
            </w:r>
          </w:p>
        </w:tc>
      </w:tr>
      <w:tr w:rsidR="00B14BEE" w14:paraId="03770241"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D687B3" w14:textId="77777777" w:rsidR="00B14BEE" w:rsidRDefault="00B14BEE">
            <w:r>
              <w:rPr>
                <w:sz w:val="18"/>
              </w:rPr>
              <w:t>MongoDB</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A20ACDA" w14:textId="77777777" w:rsidR="00B14BEE" w:rsidRDefault="00B14BEE">
            <w:r>
              <w:rPr>
                <w:sz w:val="18"/>
              </w:rPr>
              <w:t>Persistencia</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2940456" w14:textId="77777777" w:rsidR="00B14BEE" w:rsidRDefault="00B14BEE">
            <w:r>
              <w:rPr>
                <w:sz w:val="18"/>
              </w:rPr>
              <w:t>Base de datos documental usada para preguntas, cuestionarios, intentos, grupos y plantillas paramétricas.</w:t>
            </w:r>
          </w:p>
        </w:tc>
      </w:tr>
      <w:tr w:rsidR="00B14BEE" w14:paraId="107D356E"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9E3523" w14:textId="77777777" w:rsidR="00B14BEE" w:rsidRDefault="00B14BEE">
            <w:r>
              <w:rPr>
                <w:sz w:val="18"/>
              </w:rPr>
              <w:t>Docker Compose</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6928B1" w14:textId="77777777" w:rsidR="00B14BEE" w:rsidRDefault="00B14BEE">
            <w:r>
              <w:rPr>
                <w:sz w:val="18"/>
              </w:rPr>
              <w:t>Herramienta</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4AE698" w14:textId="77777777" w:rsidR="00B14BEE" w:rsidRDefault="00B14BEE">
            <w:r>
              <w:rPr>
                <w:sz w:val="18"/>
              </w:rPr>
              <w:t>Herramienta utilizada para levantar de forma conjunta el “frontend”, el “backend”, MariaDB y MongoDB.</w:t>
            </w:r>
          </w:p>
        </w:tc>
      </w:tr>
      <w:tr w:rsidR="00B14BEE" w14:paraId="793E454E"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777921" w14:textId="77777777" w:rsidR="00B14BEE" w:rsidRDefault="00B14BEE">
            <w:r>
              <w:rPr>
                <w:sz w:val="18"/>
              </w:rPr>
              <w:t>KaTeX</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6EBB5C" w14:textId="77777777" w:rsidR="00B14BEE" w:rsidRDefault="00B14BEE">
            <w:r>
              <w:rPr>
                <w:sz w:val="18"/>
              </w:rPr>
              <w:t>Librería</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B168022" w14:textId="77777777" w:rsidR="00B14BEE" w:rsidRDefault="00B14BEE">
            <w:r>
              <w:rPr>
                <w:sz w:val="18"/>
              </w:rPr>
              <w:t>Librería utilizada para renderizar notación matemática dentro de enunciados y retroalimentación.</w:t>
            </w:r>
          </w:p>
        </w:tc>
      </w:tr>
      <w:tr w:rsidR="00B14BEE" w14:paraId="1ECFBB91" w14:textId="77777777">
        <w:trPr>
          <w:jc w:val="center"/>
        </w:trPr>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4F5C0F0" w14:textId="77777777" w:rsidR="00B14BEE" w:rsidRDefault="00B14BEE">
            <w:r>
              <w:rPr>
                <w:sz w:val="18"/>
              </w:rPr>
              <w:t>Integración continua</w:t>
            </w:r>
          </w:p>
        </w:tc>
        <w:tc>
          <w:tcPr>
            <w:tcW w:w="175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F79DEA" w14:textId="77777777" w:rsidR="00B14BEE" w:rsidRDefault="00B14BEE">
            <w:r>
              <w:rPr>
                <w:sz w:val="18"/>
              </w:rPr>
              <w:t>Proceso</w:t>
            </w:r>
          </w:p>
        </w:tc>
        <w:tc>
          <w:tcPr>
            <w:tcW w:w="504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071F4F9" w14:textId="77777777" w:rsidR="00B14BEE" w:rsidRDefault="00B14BEE">
            <w:r>
              <w:rPr>
                <w:sz w:val="18"/>
              </w:rPr>
              <w:t>Ejecución automática de compilación, estilo y pruebas mediante GitHub Actions.</w:t>
            </w:r>
          </w:p>
        </w:tc>
      </w:tr>
    </w:tbl>
    <w:p w14:paraId="283C39E2" w14:textId="77777777" w:rsidR="00B14BEE" w:rsidRPr="003F7EE4" w:rsidRDefault="00B14BEE" w:rsidP="00725D70">
      <w:pPr>
        <w:pStyle w:val="PiedeTabla"/>
      </w:pPr>
      <w:bookmarkStart w:id="2432" w:name="_Toc233720934"/>
      <w:r w:rsidRPr="003F7EE4">
        <w:t>Tabla 13.1. Glosario y diccionario de datos.</w:t>
      </w:r>
      <w:bookmarkEnd w:id="2432"/>
    </w:p>
    <w:p w14:paraId="2D87FD0D" w14:textId="77777777" w:rsidR="0024104A" w:rsidRDefault="0024104A">
      <w:pPr>
        <w:jc w:val="left"/>
        <w:rPr>
          <w:b/>
          <w:bCs/>
          <w:color w:val="DDDDDD" w:themeColor="accent1"/>
          <w:sz w:val="40"/>
          <w:szCs w:val="26"/>
        </w:rPr>
      </w:pPr>
      <w:r>
        <w:br w:type="page"/>
      </w:r>
    </w:p>
    <w:p w14:paraId="07A50246" w14:textId="77777777" w:rsidR="00D202FD" w:rsidRDefault="00D202FD" w:rsidP="00D202FD">
      <w:pPr>
        <w:pStyle w:val="Ttulo2"/>
      </w:pPr>
      <w:bookmarkStart w:id="2433" w:name="_Toc233728383"/>
      <w:r>
        <w:lastRenderedPageBreak/>
        <w:t>Contenido Entregado en el Archivo adjunto</w:t>
      </w:r>
      <w:bookmarkEnd w:id="2433"/>
    </w:p>
    <w:p w14:paraId="6054DBBB" w14:textId="77777777" w:rsidR="00D202FD" w:rsidRDefault="00D202FD" w:rsidP="00D202FD">
      <w:r>
        <w:t>El archivo adjunto del TFG contiene el código fuente de la aplicación, la documentación generada durante el proyecto y los ficheros necesarios para ejecutar el sistema en un entorno local. La estructura se ha mantenido próxima a la del repositorio de trabajo para facilitar la revisión y evitar duplicar carpetas de forma innecesaria.</w:t>
      </w:r>
    </w:p>
    <w:p w14:paraId="327E8225" w14:textId="77777777" w:rsidR="00D202FD" w:rsidRDefault="00D202FD" w:rsidP="00D202FD">
      <w:pPr>
        <w:pStyle w:val="Ttulo3"/>
      </w:pPr>
      <w:bookmarkStart w:id="2434" w:name="_Toc233728384"/>
      <w:r>
        <w:t>Contenidos</w:t>
      </w:r>
      <w:bookmarkEnd w:id="2434"/>
    </w:p>
    <w:p w14:paraId="3A538222" w14:textId="77777777" w:rsidR="00D202FD" w:rsidRDefault="00D202FD" w:rsidP="00D202FD">
      <w:pPr>
        <w:pStyle w:val="Ttulo4"/>
      </w:pPr>
      <w:r>
        <w:t>Introducción</w:t>
      </w:r>
    </w:p>
    <w:p w14:paraId="30B43123" w14:textId="77777777" w:rsidR="00D202FD" w:rsidRDefault="00D202FD" w:rsidP="00D202FD">
      <w:r>
        <w:t>La entrega está organizada alrededor del directorio raíz del proyecto. Desde él se puede acceder al código de las dos aplicaciones principales, a la memoria, a la documentación auxiliar y a los ficheros de ejecución. No se incluyen carpetas generadas automáticamente, como node_modules, dist, coverage o volúmenes de base de datos, ya que pueden reconstruirse a partir del código y los ficheros de configuración.</w:t>
      </w:r>
    </w:p>
    <w:p w14:paraId="0BCDDCF1" w14:textId="77777777" w:rsidR="00D202FD" w:rsidRDefault="00D202FD" w:rsidP="00D202FD">
      <w:pPr>
        <w:pStyle w:val="Ttulo4"/>
      </w:pPr>
      <w:r>
        <w:t>Estructura general del archivo adjunto</w:t>
      </w:r>
    </w:p>
    <w:tbl>
      <w:tblPr>
        <w:tblStyle w:val="Tablaconcuadrcula"/>
        <w:tblW w:w="0" w:type="auto"/>
        <w:jc w:val="center"/>
        <w:tblLayout w:type="fixed"/>
        <w:tblLook w:val="04A0" w:firstRow="1" w:lastRow="0" w:firstColumn="1" w:lastColumn="0" w:noHBand="0" w:noVBand="1"/>
      </w:tblPr>
      <w:tblGrid>
        <w:gridCol w:w="2494"/>
        <w:gridCol w:w="3005"/>
        <w:gridCol w:w="3458"/>
      </w:tblGrid>
      <w:tr w:rsidR="00D202FD" w14:paraId="1E480DF1" w14:textId="77777777" w:rsidTr="00725D70">
        <w:trPr>
          <w:trHeight w:val="342"/>
          <w:jc w:val="center"/>
        </w:trPr>
        <w:tc>
          <w:tcPr>
            <w:tcW w:w="3458" w:type="dxa"/>
            <w:gridSpan w:val="3"/>
            <w:tcBorders>
              <w:top w:val="single" w:sz="4" w:space="0" w:color="A6A6A6"/>
              <w:left w:val="single" w:sz="4" w:space="0" w:color="A6A6A6"/>
              <w:bottom w:val="single" w:sz="4" w:space="0" w:color="A6A6A6"/>
              <w:right w:val="single" w:sz="4" w:space="0" w:color="A6A6A6"/>
            </w:tcBorders>
            <w:shd w:val="clear" w:color="auto" w:fill="DDDDDD"/>
            <w:tcMar>
              <w:top w:w="80" w:type="dxa"/>
              <w:left w:w="90" w:type="dxa"/>
              <w:bottom w:w="80" w:type="dxa"/>
              <w:right w:w="90" w:type="dxa"/>
            </w:tcMar>
            <w:vAlign w:val="center"/>
          </w:tcPr>
          <w:p w14:paraId="73A1B921" w14:textId="77777777" w:rsidR="00D202FD" w:rsidRDefault="00D202FD">
            <w:pPr>
              <w:jc w:val="center"/>
            </w:pPr>
            <w:r>
              <w:rPr>
                <w:b/>
                <w:sz w:val="18"/>
              </w:rPr>
              <w:t>Contenido entregado en el archivo adjunto</w:t>
            </w:r>
          </w:p>
        </w:tc>
      </w:tr>
      <w:tr w:rsidR="00D202FD" w14:paraId="447E21C1" w14:textId="77777777">
        <w:trPr>
          <w:jc w:val="center"/>
        </w:trPr>
        <w:tc>
          <w:tcPr>
            <w:tcW w:w="2494"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4D4BA034" w14:textId="77777777" w:rsidR="00D202FD" w:rsidRDefault="00D202FD">
            <w:pPr>
              <w:jc w:val="center"/>
            </w:pPr>
            <w:r>
              <w:rPr>
                <w:b/>
                <w:sz w:val="18"/>
              </w:rPr>
              <w:t>Ruta</w:t>
            </w:r>
          </w:p>
        </w:tc>
        <w:tc>
          <w:tcPr>
            <w:tcW w:w="3005"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694DD9EF" w14:textId="77777777" w:rsidR="00D202FD" w:rsidRDefault="00D202FD">
            <w:pPr>
              <w:jc w:val="center"/>
            </w:pPr>
            <w:r>
              <w:rPr>
                <w:b/>
                <w:sz w:val="18"/>
              </w:rPr>
              <w:t>Contenido</w:t>
            </w:r>
          </w:p>
        </w:tc>
        <w:tc>
          <w:tcPr>
            <w:tcW w:w="3458"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6AAE8701" w14:textId="77777777" w:rsidR="00D202FD" w:rsidRDefault="00D202FD">
            <w:pPr>
              <w:jc w:val="center"/>
            </w:pPr>
            <w:r>
              <w:rPr>
                <w:b/>
                <w:sz w:val="18"/>
              </w:rPr>
              <w:t>Observaciones</w:t>
            </w:r>
          </w:p>
        </w:tc>
      </w:tr>
      <w:tr w:rsidR="00D202FD" w14:paraId="6D5A9A37"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E1D4A3" w14:textId="77777777" w:rsidR="00D202FD" w:rsidRDefault="00D202FD">
            <w:r>
              <w:rPr>
                <w:sz w:val="18"/>
              </w:rPr>
              <w:t>./README.md</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A73DCB" w14:textId="77777777" w:rsidR="00D202FD" w:rsidRDefault="00D202FD">
            <w:r>
              <w:rPr>
                <w:sz w:val="18"/>
              </w:rPr>
              <w:t>Entrada principal del proyecto.</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1FA60A6" w14:textId="77777777" w:rsidR="00D202FD" w:rsidRDefault="00D202FD">
            <w:r>
              <w:rPr>
                <w:sz w:val="18"/>
              </w:rPr>
              <w:t>Resume alcance, estructura, instalación y comandos de validación.</w:t>
            </w:r>
          </w:p>
        </w:tc>
      </w:tr>
      <w:tr w:rsidR="00D202FD" w:rsidRPr="00483862" w14:paraId="1F584B2B"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DB2EFC" w14:textId="77777777" w:rsidR="00D202FD" w:rsidRDefault="00D202FD">
            <w:r>
              <w:rPr>
                <w:sz w:val="18"/>
              </w:rPr>
              <w:t>./docker-compose.yml</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A64EE4" w14:textId="77777777" w:rsidR="00D202FD" w:rsidRDefault="00D202FD">
            <w:r>
              <w:rPr>
                <w:sz w:val="18"/>
              </w:rPr>
              <w:t>Definición del entorno local dockerizado.</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2D5666" w14:textId="77777777" w:rsidR="00D202FD" w:rsidRPr="00483862" w:rsidRDefault="00D202FD">
            <w:pPr>
              <w:rPr>
                <w:lang w:val="en-GB"/>
              </w:rPr>
            </w:pPr>
            <w:r w:rsidRPr="00483862">
              <w:rPr>
                <w:sz w:val="18"/>
                <w:lang w:val="en-GB"/>
              </w:rPr>
              <w:t>Levanta “frontend”, “backend”, MariaDB y MongoDB.</w:t>
            </w:r>
          </w:p>
        </w:tc>
      </w:tr>
      <w:tr w:rsidR="00D202FD" w14:paraId="4B6393A5"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48685F" w14:textId="77777777" w:rsidR="00D202FD" w:rsidRDefault="00D202FD">
            <w:r>
              <w:rPr>
                <w:sz w:val="18"/>
              </w:rPr>
              <w:t>./.env.docker.example</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9D8BD63" w14:textId="77777777" w:rsidR="00D202FD" w:rsidRDefault="00D202FD">
            <w:r>
              <w:rPr>
                <w:sz w:val="18"/>
              </w:rPr>
              <w:t>Plantilla de variables para Docker Compose.</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E62D45" w14:textId="77777777" w:rsidR="00D202FD" w:rsidRDefault="00D202FD">
            <w:r>
              <w:rPr>
                <w:sz w:val="18"/>
              </w:rPr>
              <w:t>Se copia a .env.docker antes de arrancar el sistema.</w:t>
            </w:r>
          </w:p>
        </w:tc>
      </w:tr>
      <w:tr w:rsidR="00D202FD" w14:paraId="07C19B3A"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6240A24" w14:textId="77777777" w:rsidR="00D202FD" w:rsidRDefault="00D202FD">
            <w:r>
              <w:rPr>
                <w:sz w:val="18"/>
              </w:rPr>
              <w:t>./app/backend/</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A5E1D0" w14:textId="77777777" w:rsidR="00D202FD" w:rsidRDefault="00D202FD">
            <w:r>
              <w:rPr>
                <w:sz w:val="18"/>
              </w:rPr>
              <w:t>Código fuente del servidor.</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D4E77E" w14:textId="77777777" w:rsidR="00D202FD" w:rsidRDefault="00D202FD">
            <w:r>
              <w:rPr>
                <w:sz w:val="18"/>
              </w:rPr>
              <w:t>Incluye API NestJS, módulos de dominio, migraciones, pruebas y Dockerfile.</w:t>
            </w:r>
          </w:p>
        </w:tc>
      </w:tr>
      <w:tr w:rsidR="00D202FD" w14:paraId="4A169FC9"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6CBA5E" w14:textId="77777777" w:rsidR="00D202FD" w:rsidRDefault="00D202FD">
            <w:r>
              <w:rPr>
                <w:sz w:val="18"/>
              </w:rPr>
              <w:t>./app/frontend/</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3667C3" w14:textId="77777777" w:rsidR="00D202FD" w:rsidRDefault="00D202FD">
            <w:r>
              <w:rPr>
                <w:sz w:val="18"/>
              </w:rPr>
              <w:t>Código fuente del cliente web.</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13785DA" w14:textId="77777777" w:rsidR="00D202FD" w:rsidRDefault="00D202FD">
            <w:r>
              <w:rPr>
                <w:sz w:val="18"/>
              </w:rPr>
              <w:t>Incluye aplicación React, componentes, páginas, servicios, pruebas, Dockerfile y configuración Nginx.</w:t>
            </w:r>
          </w:p>
        </w:tc>
      </w:tr>
      <w:tr w:rsidR="00D202FD" w14:paraId="13EADD2B"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0FCC693" w14:textId="77777777" w:rsidR="00D202FD" w:rsidRDefault="00D202FD">
            <w:r>
              <w:rPr>
                <w:sz w:val="18"/>
              </w:rPr>
              <w:t>./docs/memory.docx</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C5AD190" w14:textId="77777777" w:rsidR="00D202FD" w:rsidRDefault="00D202FD">
            <w:r>
              <w:rPr>
                <w:sz w:val="18"/>
              </w:rPr>
              <w:t>Memoria principal del TFG.</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266B30" w14:textId="77777777" w:rsidR="00D202FD" w:rsidRDefault="00D202FD">
            <w:r>
              <w:rPr>
                <w:sz w:val="18"/>
              </w:rPr>
              <w:t>Documento académico de entrega.</w:t>
            </w:r>
          </w:p>
        </w:tc>
      </w:tr>
      <w:tr w:rsidR="00D202FD" w14:paraId="73CCEA16"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4336E19" w14:textId="77777777" w:rsidR="00D202FD" w:rsidRDefault="00D202FD">
            <w:r>
              <w:rPr>
                <w:sz w:val="18"/>
              </w:rPr>
              <w:t>./docs/requirements/</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41386C1" w14:textId="77777777" w:rsidR="00D202FD" w:rsidRDefault="00D202FD">
            <w:r>
              <w:rPr>
                <w:sz w:val="18"/>
              </w:rPr>
              <w:t>Documentación de requisitos.</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257380" w14:textId="77777777" w:rsidR="00D202FD" w:rsidRDefault="00D202FD">
            <w:r>
              <w:rPr>
                <w:sz w:val="18"/>
              </w:rPr>
              <w:t>Versiones de requisitos usadas durante el análisis.</w:t>
            </w:r>
          </w:p>
        </w:tc>
      </w:tr>
      <w:tr w:rsidR="00D202FD" w14:paraId="7CE85658"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3D401C" w14:textId="77777777" w:rsidR="00D202FD" w:rsidRDefault="00D202FD">
            <w:r>
              <w:rPr>
                <w:sz w:val="18"/>
              </w:rPr>
              <w:t>./docs/use cases/</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D13E3A" w14:textId="77777777" w:rsidR="00D202FD" w:rsidRDefault="00D202FD">
            <w:r>
              <w:rPr>
                <w:sz w:val="18"/>
              </w:rPr>
              <w:t>Documentación de casos de uso.</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4CF88F" w14:textId="77777777" w:rsidR="00D202FD" w:rsidRDefault="00D202FD">
            <w:r>
              <w:rPr>
                <w:sz w:val="18"/>
              </w:rPr>
              <w:t>Incluye especificaciones y diagramas de apoyo.</w:t>
            </w:r>
          </w:p>
        </w:tc>
      </w:tr>
      <w:tr w:rsidR="00D202FD" w14:paraId="23ADA7FE"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456A59" w14:textId="77777777" w:rsidR="00D202FD" w:rsidRDefault="00D202FD">
            <w:r>
              <w:rPr>
                <w:sz w:val="18"/>
              </w:rPr>
              <w:t>./docs/adrs/</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0DC641" w14:textId="77777777" w:rsidR="00D202FD" w:rsidRDefault="00D202FD">
            <w:r>
              <w:rPr>
                <w:sz w:val="18"/>
              </w:rPr>
              <w:t>Registros de decisiones arquitectónicas.</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7B7113" w14:textId="77777777" w:rsidR="00D202FD" w:rsidRDefault="00D202FD">
            <w:r>
              <w:rPr>
                <w:sz w:val="18"/>
              </w:rPr>
              <w:t>Recoge decisiones técnicas relevantes tomadas durante el proyecto.</w:t>
            </w:r>
          </w:p>
        </w:tc>
      </w:tr>
      <w:tr w:rsidR="00D202FD" w14:paraId="1AE89AD9"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81276B1" w14:textId="77777777" w:rsidR="00D202FD" w:rsidRDefault="00D202FD">
            <w:r>
              <w:rPr>
                <w:sz w:val="18"/>
              </w:rPr>
              <w:t>./docs/mm/</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603FB6" w14:textId="77777777" w:rsidR="00D202FD" w:rsidRDefault="00D202FD">
            <w:r>
              <w:rPr>
                <w:sz w:val="18"/>
              </w:rPr>
              <w:t>Actas de reuniones.</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2791A09" w14:textId="77777777" w:rsidR="00D202FD" w:rsidRDefault="00D202FD">
            <w:r>
              <w:rPr>
                <w:sz w:val="18"/>
              </w:rPr>
              <w:t>Contiene las actas en formato Markdown y Word.</w:t>
            </w:r>
          </w:p>
        </w:tc>
      </w:tr>
      <w:tr w:rsidR="00D202FD" w14:paraId="781E1D14"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89268F" w14:textId="77777777" w:rsidR="00D202FD" w:rsidRDefault="00D202FD">
            <w:r>
              <w:rPr>
                <w:sz w:val="18"/>
              </w:rPr>
              <w:lastRenderedPageBreak/>
              <w:t>./docs/alternatives/</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09930D6" w14:textId="77777777" w:rsidR="00D202FD" w:rsidRDefault="00D202FD">
            <w:r>
              <w:rPr>
                <w:sz w:val="18"/>
              </w:rPr>
              <w:t>Estudio de alternativas.</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FF3695E" w14:textId="77777777" w:rsidR="00D202FD" w:rsidRDefault="00D202FD">
            <w:r>
              <w:rPr>
                <w:sz w:val="18"/>
              </w:rPr>
              <w:t>Documentación y capturas de herramientas como STACK, WeBWorK, Numbas y Wiris Quizzes.</w:t>
            </w:r>
          </w:p>
        </w:tc>
      </w:tr>
      <w:tr w:rsidR="00D202FD" w14:paraId="49DCEC08"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4E719E" w14:textId="77777777" w:rsidR="00D202FD" w:rsidRPr="00483862" w:rsidRDefault="00D202FD" w:rsidP="00725D70">
            <w:pPr>
              <w:jc w:val="left"/>
              <w:rPr>
                <w:lang w:val="en-GB"/>
              </w:rPr>
            </w:pPr>
            <w:r w:rsidRPr="00483862">
              <w:rPr>
                <w:sz w:val="18"/>
                <w:lang w:val="en-GB"/>
              </w:rPr>
              <w:t>./docs/planing/ y ./docs/budget/</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697CDB" w14:textId="77777777" w:rsidR="00D202FD" w:rsidRDefault="00D202FD">
            <w:r>
              <w:rPr>
                <w:sz w:val="18"/>
              </w:rPr>
              <w:t>Planificación y presupuesto.</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E7E22F" w14:textId="77777777" w:rsidR="00D202FD" w:rsidRDefault="00D202FD">
            <w:r>
              <w:rPr>
                <w:sz w:val="18"/>
              </w:rPr>
              <w:t>Documentos auxiliares de planificación inicial/final y presupuesto.</w:t>
            </w:r>
          </w:p>
        </w:tc>
      </w:tr>
      <w:tr w:rsidR="00D202FD" w14:paraId="143C90C1"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57C945" w14:textId="77777777" w:rsidR="00D202FD" w:rsidRDefault="00D202FD">
            <w:r>
              <w:rPr>
                <w:sz w:val="18"/>
              </w:rPr>
              <w:t>./.github/workflows/</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1D13828" w14:textId="77777777" w:rsidR="00D202FD" w:rsidRDefault="00D202FD">
            <w:r>
              <w:rPr>
                <w:sz w:val="18"/>
              </w:rPr>
              <w:t>Configuración de integración continua.</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641313" w14:textId="77777777" w:rsidR="00D202FD" w:rsidRDefault="00D202FD">
            <w:r>
              <w:rPr>
                <w:sz w:val="18"/>
              </w:rPr>
              <w:t>Flujo CI para validar “frontend” y “backend” en GitHub Actions.</w:t>
            </w:r>
          </w:p>
        </w:tc>
      </w:tr>
      <w:tr w:rsidR="00D202FD" w14:paraId="53073068" w14:textId="77777777">
        <w:trPr>
          <w:jc w:val="center"/>
        </w:trPr>
        <w:tc>
          <w:tcPr>
            <w:tcW w:w="249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289EF36" w14:textId="77777777" w:rsidR="00D202FD" w:rsidRDefault="00D202FD">
            <w:r>
              <w:rPr>
                <w:sz w:val="18"/>
              </w:rPr>
              <w:t>./postman/ y ./.postman/</w:t>
            </w:r>
          </w:p>
        </w:tc>
        <w:tc>
          <w:tcPr>
            <w:tcW w:w="300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0AAE62D" w14:textId="77777777" w:rsidR="00D202FD" w:rsidRDefault="00D202FD">
            <w:r>
              <w:rPr>
                <w:sz w:val="18"/>
              </w:rPr>
              <w:t>Material auxiliar de pruebas de API.</w:t>
            </w:r>
          </w:p>
        </w:tc>
        <w:tc>
          <w:tcPr>
            <w:tcW w:w="34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4D140E" w14:textId="77777777" w:rsidR="00D202FD" w:rsidRDefault="00D202FD">
            <w:r>
              <w:rPr>
                <w:sz w:val="18"/>
              </w:rPr>
              <w:t>Colecciones o configuración de apoyo usada en fases tempranas del desarrollo.</w:t>
            </w:r>
          </w:p>
        </w:tc>
      </w:tr>
    </w:tbl>
    <w:p w14:paraId="7BF0A977" w14:textId="77777777" w:rsidR="00D202FD" w:rsidRPr="003F7EE4" w:rsidRDefault="00D202FD" w:rsidP="00725D70">
      <w:pPr>
        <w:pStyle w:val="PiedeTabla"/>
      </w:pPr>
      <w:bookmarkStart w:id="2435" w:name="_Toc233720935"/>
      <w:r w:rsidRPr="003F7EE4">
        <w:t>Tabla 13.2. Contenido entregado en el archivo adjunto.</w:t>
      </w:r>
      <w:bookmarkEnd w:id="2435"/>
    </w:p>
    <w:p w14:paraId="5AA23496" w14:textId="77777777" w:rsidR="00D202FD" w:rsidRDefault="00D202FD" w:rsidP="00D202FD">
      <w:pPr>
        <w:pStyle w:val="Ttulo3"/>
      </w:pPr>
      <w:bookmarkStart w:id="2436" w:name="_Toc233728385"/>
      <w:r>
        <w:t>Código Ejecutable e Instalación</w:t>
      </w:r>
      <w:bookmarkEnd w:id="2436"/>
    </w:p>
    <w:p w14:paraId="1BC85029" w14:textId="77777777" w:rsidR="00D202FD" w:rsidRDefault="00D202FD" w:rsidP="00D202FD">
      <w:r>
        <w:t>La entrega no se plantea como un ejecutable único, sino como una aplicación web compuesta por cliente, servidor y bases de datos. La forma recomendada de ejecución es Docker Compose, ya que permite levantar todos los servicios necesarios con una configuración común y reduce los problemas derivados de diferencias entre equipos.</w:t>
      </w:r>
    </w:p>
    <w:p w14:paraId="6EB7FD6C" w14:textId="77777777" w:rsidR="00D202FD" w:rsidRDefault="00D202FD" w:rsidP="00D202FD">
      <w:r>
        <w:t>Para una instalación local de revisión basta con copiar el fichero .env.docker.example como .env.docker, revisar si se desean cambiar las credenciales de demostración y ejecutar docker compose --env-file .env.docker up --build desde la raíz del proyecto. Una vez arrancado el entorno, la aplicación web queda disponible en http://localhost:8080 y la API del servidor en http://localhost:3001.</w:t>
      </w:r>
    </w:p>
    <w:p w14:paraId="238211D8" w14:textId="77777777" w:rsidR="00D202FD" w:rsidRDefault="00D202FD" w:rsidP="00D202FD">
      <w:r>
        <w:t>El sistema también puede ejecutarse en modo desarrollo instalando las dependencias por separado dentro de app/backend y app/frontend. Esta opción es útil para programar o depurar, pero para la entrega académica se recomienda la ejecución dockerizada por ser más reproducible.</w:t>
      </w:r>
    </w:p>
    <w:p w14:paraId="4FF35DD0" w14:textId="77777777" w:rsidR="00D202FD" w:rsidRDefault="00D202FD" w:rsidP="00D202FD">
      <w:pPr>
        <w:pStyle w:val="Ttulo3"/>
      </w:pPr>
      <w:bookmarkStart w:id="2437" w:name="_Toc233728386"/>
      <w:r>
        <w:t>Ficheros de Configuración</w:t>
      </w:r>
      <w:bookmarkEnd w:id="2437"/>
    </w:p>
    <w:p w14:paraId="4662E64E" w14:textId="77777777" w:rsidR="00D202FD" w:rsidRDefault="00D202FD" w:rsidP="00D202FD">
      <w:r>
        <w:t>Los ficheros de configuración principales se encuentran repartidos entre la raíz del proyecto, el “backend”, el “frontend” y la configuración de integración continua. La siguiente tabla resume los más importantes.</w:t>
      </w:r>
    </w:p>
    <w:tbl>
      <w:tblPr>
        <w:tblStyle w:val="Tablaconcuadrcula"/>
        <w:tblW w:w="0" w:type="auto"/>
        <w:jc w:val="center"/>
        <w:tblLayout w:type="fixed"/>
        <w:tblLook w:val="04A0" w:firstRow="1" w:lastRow="0" w:firstColumn="1" w:lastColumn="0" w:noHBand="0" w:noVBand="1"/>
      </w:tblPr>
      <w:tblGrid>
        <w:gridCol w:w="2721"/>
        <w:gridCol w:w="2154"/>
        <w:gridCol w:w="4082"/>
      </w:tblGrid>
      <w:tr w:rsidR="00D202FD" w14:paraId="776199DD" w14:textId="77777777">
        <w:trPr>
          <w:jc w:val="center"/>
        </w:trPr>
        <w:tc>
          <w:tcPr>
            <w:tcW w:w="4082" w:type="dxa"/>
            <w:gridSpan w:val="3"/>
            <w:tcBorders>
              <w:top w:val="single" w:sz="4" w:space="0" w:color="A6A6A6"/>
              <w:left w:val="single" w:sz="4" w:space="0" w:color="A6A6A6"/>
              <w:bottom w:val="single" w:sz="4" w:space="0" w:color="A6A6A6"/>
              <w:right w:val="single" w:sz="4" w:space="0" w:color="A6A6A6"/>
            </w:tcBorders>
            <w:shd w:val="clear" w:color="auto" w:fill="DDDDDD"/>
            <w:tcMar>
              <w:top w:w="80" w:type="dxa"/>
              <w:left w:w="90" w:type="dxa"/>
              <w:bottom w:w="80" w:type="dxa"/>
              <w:right w:w="90" w:type="dxa"/>
            </w:tcMar>
            <w:vAlign w:val="center"/>
          </w:tcPr>
          <w:p w14:paraId="5B2A0DD5" w14:textId="77777777" w:rsidR="00D202FD" w:rsidRDefault="00D202FD">
            <w:pPr>
              <w:jc w:val="center"/>
            </w:pPr>
            <w:r>
              <w:rPr>
                <w:b/>
                <w:sz w:val="18"/>
              </w:rPr>
              <w:t>Ficheros de configuración principales</w:t>
            </w:r>
          </w:p>
        </w:tc>
      </w:tr>
      <w:tr w:rsidR="00D202FD" w14:paraId="6FD49B56" w14:textId="77777777">
        <w:trPr>
          <w:jc w:val="center"/>
        </w:trPr>
        <w:tc>
          <w:tcPr>
            <w:tcW w:w="2721"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7658AC4B" w14:textId="77777777" w:rsidR="00D202FD" w:rsidRDefault="00D202FD">
            <w:pPr>
              <w:jc w:val="center"/>
            </w:pPr>
            <w:r>
              <w:rPr>
                <w:b/>
                <w:sz w:val="18"/>
              </w:rPr>
              <w:t>Fichero</w:t>
            </w:r>
          </w:p>
        </w:tc>
        <w:tc>
          <w:tcPr>
            <w:tcW w:w="2154"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42D6A093" w14:textId="77777777" w:rsidR="00D202FD" w:rsidRDefault="00D202FD">
            <w:pPr>
              <w:jc w:val="center"/>
            </w:pPr>
            <w:r>
              <w:rPr>
                <w:b/>
                <w:sz w:val="18"/>
              </w:rPr>
              <w:t>Ámbito</w:t>
            </w:r>
          </w:p>
        </w:tc>
        <w:tc>
          <w:tcPr>
            <w:tcW w:w="4082"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3EDAED76" w14:textId="77777777" w:rsidR="00D202FD" w:rsidRDefault="00D202FD">
            <w:pPr>
              <w:jc w:val="center"/>
            </w:pPr>
            <w:r>
              <w:rPr>
                <w:b/>
                <w:sz w:val="18"/>
              </w:rPr>
              <w:t>Descripción</w:t>
            </w:r>
          </w:p>
        </w:tc>
      </w:tr>
      <w:tr w:rsidR="00D202FD" w14:paraId="3DFB0DFE"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58196B" w14:textId="77777777" w:rsidR="00D202FD" w:rsidRDefault="00D202FD">
            <w:r>
              <w:rPr>
                <w:sz w:val="18"/>
              </w:rPr>
              <w:t>docker-compose.yml</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0D3FC5B" w14:textId="77777777" w:rsidR="00D202FD" w:rsidRDefault="00D202FD">
            <w:r>
              <w:rPr>
                <w:sz w:val="18"/>
              </w:rPr>
              <w:t>Orquestación local</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F850AC5" w14:textId="77777777" w:rsidR="00D202FD" w:rsidRDefault="00D202FD">
            <w:r>
              <w:rPr>
                <w:sz w:val="18"/>
              </w:rPr>
              <w:t>Define servicios, puertos, variables, dependencias y volúmenes para ejecutar la aplicación completa.</w:t>
            </w:r>
          </w:p>
        </w:tc>
      </w:tr>
      <w:tr w:rsidR="00D202FD" w14:paraId="325EA299"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54AEB9" w14:textId="77777777" w:rsidR="00D202FD" w:rsidRDefault="00D202FD">
            <w:r>
              <w:rPr>
                <w:sz w:val="18"/>
              </w:rPr>
              <w:t>.env.docker.example</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BFED29" w14:textId="77777777" w:rsidR="00D202FD" w:rsidRDefault="00D202FD">
            <w:r>
              <w:rPr>
                <w:sz w:val="18"/>
              </w:rPr>
              <w:t>Variables Docker</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FA24B2" w14:textId="77777777" w:rsidR="00D202FD" w:rsidRDefault="00D202FD">
            <w:r>
              <w:rPr>
                <w:sz w:val="18"/>
              </w:rPr>
              <w:t>Plantilla de configuración para puertos, bases de datos, JWT, “cookies” y usuario administrador inicial.</w:t>
            </w:r>
          </w:p>
        </w:tc>
      </w:tr>
      <w:tr w:rsidR="00D202FD" w14:paraId="443814BD"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908A91" w14:textId="77777777" w:rsidR="00D202FD" w:rsidRDefault="00D202FD">
            <w:r>
              <w:rPr>
                <w:sz w:val="18"/>
              </w:rPr>
              <w:t>app/backend/.env.example</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B20C55B" w14:textId="77777777" w:rsidR="00D202FD" w:rsidRDefault="00D202FD">
            <w:r>
              <w:rPr>
                <w:sz w:val="18"/>
              </w:rPr>
              <w:t>Variables del servidor</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33FDE19" w14:textId="77777777" w:rsidR="00D202FD" w:rsidRDefault="00D202FD">
            <w:r>
              <w:rPr>
                <w:sz w:val="18"/>
              </w:rPr>
              <w:t>Plantilla para ejecutar el “backend” en modo desarrollo fuera de Docker.</w:t>
            </w:r>
          </w:p>
        </w:tc>
      </w:tr>
      <w:tr w:rsidR="00D202FD" w14:paraId="11C7F910"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805E38" w14:textId="77777777" w:rsidR="00D202FD" w:rsidRDefault="00D202FD">
            <w:r>
              <w:rPr>
                <w:sz w:val="18"/>
              </w:rPr>
              <w:lastRenderedPageBreak/>
              <w:t>app/backend/package.json</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AB66BA" w14:textId="77777777" w:rsidR="00D202FD" w:rsidRDefault="00D202FD">
            <w:r>
              <w:rPr>
                <w:sz w:val="18"/>
              </w:rPr>
              <w:t>Servidor</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90EC59" w14:textId="77777777" w:rsidR="00D202FD" w:rsidRDefault="00D202FD">
            <w:r>
              <w:rPr>
                <w:sz w:val="18"/>
              </w:rPr>
              <w:t>Define dependencias, comandos de compilación, pruebas, migraciones y arranque.</w:t>
            </w:r>
          </w:p>
        </w:tc>
      </w:tr>
      <w:tr w:rsidR="00D202FD" w14:paraId="44228616"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FAA8F6A" w14:textId="77777777" w:rsidR="00D202FD" w:rsidRDefault="00D202FD">
            <w:r>
              <w:rPr>
                <w:sz w:val="18"/>
              </w:rPr>
              <w:t>app/frontend/package.json</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4C9C9E" w14:textId="77777777" w:rsidR="00D202FD" w:rsidRDefault="00D202FD">
            <w:r>
              <w:rPr>
                <w:sz w:val="18"/>
              </w:rPr>
              <w:t>Cliente web</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F211B56" w14:textId="77777777" w:rsidR="00D202FD" w:rsidRDefault="00D202FD">
            <w:r>
              <w:rPr>
                <w:sz w:val="18"/>
              </w:rPr>
              <w:t>Define dependencias, comandos de desarrollo, construcción, estilo y pruebas.</w:t>
            </w:r>
          </w:p>
        </w:tc>
      </w:tr>
      <w:tr w:rsidR="00D202FD" w14:paraId="19C4B132"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B7EDDA5" w14:textId="77777777" w:rsidR="00D202FD" w:rsidRDefault="00D202FD">
            <w:r>
              <w:rPr>
                <w:sz w:val="18"/>
              </w:rPr>
              <w:t>app/backend/tsconfig*.json</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09F31C" w14:textId="77777777" w:rsidR="00D202FD" w:rsidRDefault="00D202FD">
            <w:r>
              <w:rPr>
                <w:sz w:val="18"/>
              </w:rPr>
              <w:t>TypeScript servidor</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1C04FDE" w14:textId="77777777" w:rsidR="00D202FD" w:rsidRDefault="00D202FD">
            <w:r>
              <w:rPr>
                <w:sz w:val="18"/>
              </w:rPr>
              <w:t>Configuración de compilación TypeScript para NestJS.</w:t>
            </w:r>
          </w:p>
        </w:tc>
      </w:tr>
      <w:tr w:rsidR="00D202FD" w14:paraId="57A208C9"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CE91D3" w14:textId="77777777" w:rsidR="00D202FD" w:rsidRDefault="00D202FD">
            <w:r>
              <w:rPr>
                <w:sz w:val="18"/>
              </w:rPr>
              <w:t>app/frontend/tsconfig*.json</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BD0A24" w14:textId="77777777" w:rsidR="00D202FD" w:rsidRDefault="00D202FD">
            <w:r>
              <w:rPr>
                <w:sz w:val="18"/>
              </w:rPr>
              <w:t>TypeScript cliente</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33AF3A7" w14:textId="77777777" w:rsidR="00D202FD" w:rsidRDefault="00D202FD">
            <w:r>
              <w:rPr>
                <w:sz w:val="18"/>
              </w:rPr>
              <w:t>Configuración de compilación TypeScript para React y Vite.</w:t>
            </w:r>
          </w:p>
        </w:tc>
      </w:tr>
      <w:tr w:rsidR="00D202FD" w14:paraId="2D45D06A"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37ECEB" w14:textId="77777777" w:rsidR="00D202FD" w:rsidRPr="00483862" w:rsidRDefault="00D202FD">
            <w:pPr>
              <w:rPr>
                <w:lang w:val="en-GB"/>
              </w:rPr>
            </w:pPr>
            <w:r w:rsidRPr="00483862">
              <w:rPr>
                <w:sz w:val="18"/>
                <w:lang w:val="en-GB"/>
              </w:rPr>
              <w:t>app/backend/eslint.config.mjs</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88F4C6" w14:textId="77777777" w:rsidR="00D202FD" w:rsidRDefault="00D202FD">
            <w:r>
              <w:rPr>
                <w:sz w:val="18"/>
              </w:rPr>
              <w:t>Calidad de código</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B231E15" w14:textId="77777777" w:rsidR="00D202FD" w:rsidRDefault="00D202FD">
            <w:r>
              <w:rPr>
                <w:sz w:val="18"/>
              </w:rPr>
              <w:t>Reglas de ESLint usadas en el “backend”.</w:t>
            </w:r>
          </w:p>
        </w:tc>
      </w:tr>
      <w:tr w:rsidR="00D202FD" w14:paraId="1A2B870E"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A59429B" w14:textId="77777777" w:rsidR="00D202FD" w:rsidRPr="00B33E9C" w:rsidRDefault="00D202FD">
            <w:pPr>
              <w:rPr>
                <w:lang w:val="pt-PT"/>
              </w:rPr>
            </w:pPr>
            <w:r w:rsidRPr="00B33E9C">
              <w:rPr>
                <w:sz w:val="18"/>
                <w:lang w:val="pt-PT"/>
              </w:rPr>
              <w:t>app/frontend/eslint.config.js</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5D14D0" w14:textId="77777777" w:rsidR="00D202FD" w:rsidRDefault="00D202FD">
            <w:r>
              <w:rPr>
                <w:sz w:val="18"/>
              </w:rPr>
              <w:t>Calidad de código</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F46DF7" w14:textId="77777777" w:rsidR="00D202FD" w:rsidRDefault="00D202FD">
            <w:r>
              <w:rPr>
                <w:sz w:val="18"/>
              </w:rPr>
              <w:t>Reglas de ESLint usadas en el “frontend”.</w:t>
            </w:r>
          </w:p>
        </w:tc>
      </w:tr>
      <w:tr w:rsidR="00D202FD" w14:paraId="7B4A3F46"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E8F456" w14:textId="77777777" w:rsidR="00D202FD" w:rsidRPr="00B33E9C" w:rsidRDefault="00D202FD">
            <w:pPr>
              <w:rPr>
                <w:lang w:val="pt-PT"/>
              </w:rPr>
            </w:pPr>
            <w:r w:rsidRPr="00B33E9C">
              <w:rPr>
                <w:sz w:val="18"/>
                <w:lang w:val="pt-PT"/>
              </w:rPr>
              <w:t>app/frontend/vite.config.ts</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F24F54" w14:textId="77777777" w:rsidR="00D202FD" w:rsidRDefault="00D202FD">
            <w:r>
              <w:rPr>
                <w:sz w:val="18"/>
              </w:rPr>
              <w:t>Construcción cliente</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D9F2F4" w14:textId="77777777" w:rsidR="00D202FD" w:rsidRDefault="00D202FD">
            <w:r>
              <w:rPr>
                <w:sz w:val="18"/>
              </w:rPr>
              <w:t>Configuración principal de Vite.</w:t>
            </w:r>
          </w:p>
        </w:tc>
      </w:tr>
      <w:tr w:rsidR="00D202FD" w14:paraId="1F591895"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A6A48F4" w14:textId="77777777" w:rsidR="00D202FD" w:rsidRPr="00B33E9C" w:rsidRDefault="00D202FD">
            <w:pPr>
              <w:rPr>
                <w:lang w:val="pt-PT"/>
              </w:rPr>
            </w:pPr>
            <w:r w:rsidRPr="00B33E9C">
              <w:rPr>
                <w:sz w:val="18"/>
                <w:lang w:val="pt-PT"/>
              </w:rPr>
              <w:t>app/frontend/vitest.config.ts</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7DA178" w14:textId="77777777" w:rsidR="00D202FD" w:rsidRDefault="00D202FD">
            <w:r>
              <w:rPr>
                <w:sz w:val="18"/>
              </w:rPr>
              <w:t>Pruebas cliente</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0A8307E" w14:textId="77777777" w:rsidR="00D202FD" w:rsidRDefault="00D202FD">
            <w:r>
              <w:rPr>
                <w:sz w:val="18"/>
              </w:rPr>
              <w:t>Configuración de Vitest y entorno de pruebas del “frontend”.</w:t>
            </w:r>
          </w:p>
        </w:tc>
      </w:tr>
      <w:tr w:rsidR="00D202FD" w14:paraId="7F37654C"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10D88E" w14:textId="77777777" w:rsidR="00D202FD" w:rsidRDefault="00D202FD">
            <w:r>
              <w:rPr>
                <w:sz w:val="18"/>
              </w:rPr>
              <w:t>app/frontend/nginx.conf</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950A3E9" w14:textId="77777777" w:rsidR="00D202FD" w:rsidRDefault="00D202FD">
            <w:r>
              <w:rPr>
                <w:sz w:val="18"/>
              </w:rPr>
              <w:t>Entrega estática</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AD2A2A" w14:textId="77777777" w:rsidR="00D202FD" w:rsidRDefault="00D202FD">
            <w:r>
              <w:rPr>
                <w:sz w:val="18"/>
              </w:rPr>
              <w:t>Configura Nginx para servir la SPA y redirigir peticiones /api al “backend” en Docker.</w:t>
            </w:r>
          </w:p>
        </w:tc>
      </w:tr>
      <w:tr w:rsidR="00D202FD" w14:paraId="4C232C08" w14:textId="77777777">
        <w:trPr>
          <w:jc w:val="center"/>
        </w:trPr>
        <w:tc>
          <w:tcPr>
            <w:tcW w:w="272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B35FEDC" w14:textId="77777777" w:rsidR="00D202FD" w:rsidRDefault="00D202FD">
            <w:r>
              <w:rPr>
                <w:sz w:val="18"/>
              </w:rPr>
              <w:t>.github/workflows/ci.yml</w:t>
            </w:r>
          </w:p>
        </w:tc>
        <w:tc>
          <w:tcPr>
            <w:tcW w:w="215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17F0747" w14:textId="77777777" w:rsidR="00D202FD" w:rsidRDefault="00D202FD">
            <w:r>
              <w:rPr>
                <w:sz w:val="18"/>
              </w:rPr>
              <w:t>Integración continua</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4701F6" w14:textId="77777777" w:rsidR="00D202FD" w:rsidRDefault="00D202FD">
            <w:r>
              <w:rPr>
                <w:sz w:val="18"/>
              </w:rPr>
              <w:t>Ejecuta instalación, estilo, pruebas y compilación de cliente y servidor.</w:t>
            </w:r>
          </w:p>
        </w:tc>
      </w:tr>
    </w:tbl>
    <w:p w14:paraId="1B4FF497" w14:textId="77777777" w:rsidR="00D202FD" w:rsidRDefault="00D202FD" w:rsidP="00725D70">
      <w:pPr>
        <w:pStyle w:val="PiedeTabla"/>
      </w:pPr>
      <w:bookmarkStart w:id="2438" w:name="_Toc233720936"/>
      <w:r>
        <w:t>Tabla 13.3. Ficheros de configuración principales.</w:t>
      </w:r>
      <w:bookmarkEnd w:id="2438"/>
    </w:p>
    <w:p w14:paraId="7DFE330C" w14:textId="70FF7A36" w:rsidR="00022926" w:rsidRDefault="00022926" w:rsidP="00022926">
      <w:pPr>
        <w:pStyle w:val="Ttulo2"/>
      </w:pPr>
      <w:bookmarkStart w:id="2439" w:name="_Toc233728387"/>
      <w:r>
        <w:t>Código Fuente</w:t>
      </w:r>
      <w:bookmarkEnd w:id="2439"/>
    </w:p>
    <w:p w14:paraId="2245F723" w14:textId="77777777" w:rsidR="003D33A4" w:rsidRDefault="003D33A4" w:rsidP="003D33A4">
      <w:r>
        <w:t>El código fuente se encuentra principalmente en los directorios app/backend y app/frontend. El primero contiene la API y la lógica de negocio del sistema, mientras que el segundo contiene la interfaz web. Las pruebas automatizadas están incluidas junto a cada aplicación para facilitar su ejecución y revisión.</w:t>
      </w:r>
    </w:p>
    <w:tbl>
      <w:tblPr>
        <w:tblStyle w:val="Tablaconcuadrcula"/>
        <w:tblW w:w="0" w:type="auto"/>
        <w:jc w:val="center"/>
        <w:tblLayout w:type="fixed"/>
        <w:tblLook w:val="04A0" w:firstRow="1" w:lastRow="0" w:firstColumn="1" w:lastColumn="0" w:noHBand="0" w:noVBand="1"/>
      </w:tblPr>
      <w:tblGrid>
        <w:gridCol w:w="3402"/>
        <w:gridCol w:w="5556"/>
      </w:tblGrid>
      <w:tr w:rsidR="003D33A4" w14:paraId="77303B8B" w14:textId="77777777">
        <w:trPr>
          <w:jc w:val="center"/>
        </w:trPr>
        <w:tc>
          <w:tcPr>
            <w:tcW w:w="5556" w:type="dxa"/>
            <w:gridSpan w:val="2"/>
            <w:tcBorders>
              <w:top w:val="single" w:sz="4" w:space="0" w:color="A6A6A6"/>
              <w:left w:val="single" w:sz="4" w:space="0" w:color="A6A6A6"/>
              <w:bottom w:val="single" w:sz="4" w:space="0" w:color="A6A6A6"/>
              <w:right w:val="single" w:sz="4" w:space="0" w:color="A6A6A6"/>
            </w:tcBorders>
            <w:shd w:val="clear" w:color="auto" w:fill="DDDDDD"/>
            <w:tcMar>
              <w:top w:w="80" w:type="dxa"/>
              <w:left w:w="90" w:type="dxa"/>
              <w:bottom w:w="80" w:type="dxa"/>
              <w:right w:w="90" w:type="dxa"/>
            </w:tcMar>
            <w:vAlign w:val="center"/>
          </w:tcPr>
          <w:p w14:paraId="7126C3BE" w14:textId="77777777" w:rsidR="003D33A4" w:rsidRDefault="003D33A4">
            <w:pPr>
              <w:jc w:val="center"/>
            </w:pPr>
            <w:r>
              <w:rPr>
                <w:b/>
                <w:sz w:val="18"/>
              </w:rPr>
              <w:t>Estructura principal del código fuente</w:t>
            </w:r>
          </w:p>
        </w:tc>
      </w:tr>
      <w:tr w:rsidR="003D33A4" w14:paraId="209CEE88" w14:textId="77777777">
        <w:trPr>
          <w:jc w:val="center"/>
        </w:trPr>
        <w:tc>
          <w:tcPr>
            <w:tcW w:w="3402"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10693684" w14:textId="77777777" w:rsidR="003D33A4" w:rsidRDefault="003D33A4">
            <w:pPr>
              <w:jc w:val="center"/>
            </w:pPr>
            <w:r>
              <w:rPr>
                <w:b/>
                <w:sz w:val="18"/>
              </w:rPr>
              <w:t>Ruta</w:t>
            </w:r>
          </w:p>
        </w:tc>
        <w:tc>
          <w:tcPr>
            <w:tcW w:w="5556"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2F5D1289" w14:textId="77777777" w:rsidR="003D33A4" w:rsidRDefault="003D33A4">
            <w:pPr>
              <w:jc w:val="center"/>
            </w:pPr>
            <w:r>
              <w:rPr>
                <w:b/>
                <w:sz w:val="18"/>
              </w:rPr>
              <w:t>Contenido</w:t>
            </w:r>
          </w:p>
        </w:tc>
      </w:tr>
      <w:tr w:rsidR="003D33A4" w14:paraId="1383ED8F"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F77AC4D" w14:textId="77777777" w:rsidR="003D33A4" w:rsidRDefault="003D33A4">
            <w:r>
              <w:rPr>
                <w:sz w:val="18"/>
              </w:rPr>
              <w:t>app/backend/src/auth/</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19D817" w14:textId="77777777" w:rsidR="003D33A4" w:rsidRDefault="003D33A4">
            <w:r>
              <w:rPr>
                <w:sz w:val="18"/>
              </w:rPr>
              <w:t>Autenticación, sesiones, JWT, guardas y utilidades de seguridad.</w:t>
            </w:r>
          </w:p>
        </w:tc>
      </w:tr>
      <w:tr w:rsidR="003D33A4" w14:paraId="41107A65"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3D3C86" w14:textId="77777777" w:rsidR="003D33A4" w:rsidRDefault="003D33A4">
            <w:r>
              <w:rPr>
                <w:sz w:val="18"/>
              </w:rPr>
              <w:t>app/backend/src/users/</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347B5A7" w14:textId="77777777" w:rsidR="003D33A4" w:rsidRDefault="003D33A4">
            <w:r>
              <w:rPr>
                <w:sz w:val="18"/>
              </w:rPr>
              <w:t>Gestión de usuarios, roles, estado de cuenta y operaciones de administración.</w:t>
            </w:r>
          </w:p>
        </w:tc>
      </w:tr>
      <w:tr w:rsidR="003D33A4" w14:paraId="1638694C"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0344D68" w14:textId="77777777" w:rsidR="003D33A4" w:rsidRDefault="003D33A4">
            <w:r>
              <w:rPr>
                <w:sz w:val="18"/>
              </w:rPr>
              <w:t>app/backend/src/questions/</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8A6B04" w14:textId="77777777" w:rsidR="003D33A4" w:rsidRDefault="003D33A4">
            <w:r>
              <w:rPr>
                <w:sz w:val="18"/>
              </w:rPr>
              <w:t>Banco de preguntas, validaciones, tipos de pregunta y plantillas paramétricas.</w:t>
            </w:r>
          </w:p>
        </w:tc>
      </w:tr>
      <w:tr w:rsidR="003D33A4" w14:paraId="11E69D51"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2C5138" w14:textId="77777777" w:rsidR="003D33A4" w:rsidRDefault="003D33A4">
            <w:r>
              <w:rPr>
                <w:sz w:val="18"/>
              </w:rPr>
              <w:t>app/backend/src/quizzes/</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348531" w14:textId="77777777" w:rsidR="003D33A4" w:rsidRDefault="003D33A4">
            <w:r>
              <w:rPr>
                <w:sz w:val="18"/>
              </w:rPr>
              <w:t>Cuestionarios, intentos, acceso del alumno, corrección, historial y analíticas.</w:t>
            </w:r>
          </w:p>
        </w:tc>
      </w:tr>
      <w:tr w:rsidR="003D33A4" w14:paraId="274FDAE1"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2DF149" w14:textId="77777777" w:rsidR="003D33A4" w:rsidRDefault="003D33A4">
            <w:r>
              <w:rPr>
                <w:sz w:val="18"/>
              </w:rPr>
              <w:t>app/backend/src/groups/</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8E5497" w14:textId="77777777" w:rsidR="003D33A4" w:rsidRDefault="003D33A4">
            <w:r>
              <w:rPr>
                <w:sz w:val="18"/>
              </w:rPr>
              <w:t>Gestión de grupos y carga de miembros.</w:t>
            </w:r>
          </w:p>
        </w:tc>
      </w:tr>
      <w:tr w:rsidR="003D33A4" w14:paraId="35F08428"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8CC227" w14:textId="77777777" w:rsidR="003D33A4" w:rsidRDefault="003D33A4">
            <w:r>
              <w:rPr>
                <w:sz w:val="18"/>
              </w:rPr>
              <w:t>app/backend/src/database/</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C0138E5" w14:textId="77777777" w:rsidR="003D33A4" w:rsidRDefault="003D33A4">
            <w:r>
              <w:rPr>
                <w:sz w:val="18"/>
              </w:rPr>
              <w:t>Configuración de TypeORM, conexión relacional y migraciones.</w:t>
            </w:r>
          </w:p>
        </w:tc>
      </w:tr>
      <w:tr w:rsidR="003D33A4" w14:paraId="5B4EBDCC"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0AB9A3" w14:textId="77777777" w:rsidR="003D33A4" w:rsidRDefault="003D33A4">
            <w:r>
              <w:rPr>
                <w:sz w:val="18"/>
              </w:rPr>
              <w:t>app/backend/test/</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808A84" w14:textId="77777777" w:rsidR="003D33A4" w:rsidRDefault="003D33A4">
            <w:r>
              <w:rPr>
                <w:sz w:val="18"/>
              </w:rPr>
              <w:t>Pruebas unitarias y de extremo a extremo del servidor.</w:t>
            </w:r>
          </w:p>
        </w:tc>
      </w:tr>
      <w:tr w:rsidR="003D33A4" w14:paraId="0425966C"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D41EC3" w14:textId="77777777" w:rsidR="003D33A4" w:rsidRDefault="003D33A4">
            <w:r>
              <w:rPr>
                <w:sz w:val="18"/>
              </w:rPr>
              <w:t>app/frontend/src/pages/</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AD0F02" w14:textId="77777777" w:rsidR="003D33A4" w:rsidRDefault="003D33A4">
            <w:r>
              <w:rPr>
                <w:sz w:val="18"/>
              </w:rPr>
              <w:t>Pantallas principales de la aplicación por funcionalidad.</w:t>
            </w:r>
          </w:p>
        </w:tc>
      </w:tr>
      <w:tr w:rsidR="003D33A4" w14:paraId="1EE05AEB"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10866C8" w14:textId="77777777" w:rsidR="003D33A4" w:rsidRDefault="003D33A4">
            <w:r>
              <w:rPr>
                <w:sz w:val="18"/>
              </w:rPr>
              <w:t>app/frontend/src/components/</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A5BCD51" w14:textId="77777777" w:rsidR="003D33A4" w:rsidRDefault="003D33A4">
            <w:r>
              <w:rPr>
                <w:sz w:val="18"/>
              </w:rPr>
              <w:t>Componentes reutilizables de interfaz, autenticación, diseño, preguntas y matemáticas.</w:t>
            </w:r>
          </w:p>
        </w:tc>
      </w:tr>
      <w:tr w:rsidR="003D33A4" w14:paraId="433250EB"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0CAF95" w14:textId="77777777" w:rsidR="003D33A4" w:rsidRDefault="003D33A4">
            <w:r>
              <w:rPr>
                <w:sz w:val="18"/>
              </w:rPr>
              <w:lastRenderedPageBreak/>
              <w:t>app/frontend/src/services/</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B8A22D" w14:textId="77777777" w:rsidR="003D33A4" w:rsidRDefault="003D33A4">
            <w:r>
              <w:rPr>
                <w:sz w:val="18"/>
              </w:rPr>
              <w:t>Capa de comunicación con la API del servidor.</w:t>
            </w:r>
          </w:p>
        </w:tc>
      </w:tr>
      <w:tr w:rsidR="003D33A4" w14:paraId="3493DC96"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C572687" w14:textId="77777777" w:rsidR="003D33A4" w:rsidRDefault="003D33A4">
            <w:r>
              <w:rPr>
                <w:sz w:val="18"/>
              </w:rPr>
              <w:t>app/frontend/src/router/</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6DFD1C" w14:textId="77777777" w:rsidR="003D33A4" w:rsidRDefault="003D33A4">
            <w:r>
              <w:rPr>
                <w:sz w:val="18"/>
              </w:rPr>
              <w:t>Configuración de rutas y protección de navegación.</w:t>
            </w:r>
          </w:p>
        </w:tc>
      </w:tr>
      <w:tr w:rsidR="003D33A4" w14:paraId="56C63A8E"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822FEC" w14:textId="77777777" w:rsidR="003D33A4" w:rsidRPr="00483862" w:rsidRDefault="003D33A4" w:rsidP="00725D70">
            <w:pPr>
              <w:jc w:val="left"/>
              <w:rPr>
                <w:lang w:val="en-GB"/>
              </w:rPr>
            </w:pPr>
            <w:r w:rsidRPr="00483862">
              <w:rPr>
                <w:sz w:val="18"/>
                <w:lang w:val="en-GB"/>
              </w:rPr>
              <w:t>app/frontend/src/context/ y app/frontend/src/hooks/</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754ADF" w14:textId="77777777" w:rsidR="003D33A4" w:rsidRDefault="003D33A4">
            <w:r>
              <w:rPr>
                <w:sz w:val="18"/>
              </w:rPr>
              <w:t>Estado compartido, autenticación y lógica reutilizable del cliente.</w:t>
            </w:r>
          </w:p>
        </w:tc>
      </w:tr>
      <w:tr w:rsidR="003D33A4" w14:paraId="777AB32F"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C148DC" w14:textId="77777777" w:rsidR="003D33A4" w:rsidRDefault="003D33A4">
            <w:r>
              <w:rPr>
                <w:sz w:val="18"/>
              </w:rPr>
              <w:t>app/frontend/src/i18n/</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14C948" w14:textId="77777777" w:rsidR="003D33A4" w:rsidRDefault="003D33A4">
            <w:r>
              <w:rPr>
                <w:sz w:val="18"/>
              </w:rPr>
              <w:t>Recursos de internacionalización.</w:t>
            </w:r>
          </w:p>
        </w:tc>
      </w:tr>
      <w:tr w:rsidR="003D33A4" w14:paraId="7E571BE5" w14:textId="77777777">
        <w:trPr>
          <w:jc w:val="center"/>
        </w:trPr>
        <w:tc>
          <w:tcPr>
            <w:tcW w:w="340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938FEB9" w14:textId="77777777" w:rsidR="003D33A4" w:rsidRDefault="003D33A4">
            <w:r>
              <w:rPr>
                <w:sz w:val="18"/>
              </w:rPr>
              <w:t>app/frontend/test/</w:t>
            </w:r>
          </w:p>
        </w:tc>
        <w:tc>
          <w:tcPr>
            <w:tcW w:w="5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0C15E" w14:textId="77777777" w:rsidR="003D33A4" w:rsidRDefault="003D33A4">
            <w:r>
              <w:rPr>
                <w:sz w:val="18"/>
              </w:rPr>
              <w:t>Pruebas unitarias del cliente web.</w:t>
            </w:r>
          </w:p>
        </w:tc>
      </w:tr>
    </w:tbl>
    <w:p w14:paraId="2743D8D6" w14:textId="77777777" w:rsidR="003D33A4" w:rsidRDefault="003D33A4" w:rsidP="00725D70">
      <w:pPr>
        <w:pStyle w:val="PiedeTabla"/>
      </w:pPr>
      <w:bookmarkStart w:id="2440" w:name="_Toc233720937"/>
      <w:r>
        <w:t>Tabla 13.4. Estructura principal del código fuente.</w:t>
      </w:r>
      <w:bookmarkEnd w:id="2440"/>
    </w:p>
    <w:p w14:paraId="4B28E250" w14:textId="29564460" w:rsidR="00DC17CC" w:rsidRDefault="00E61EF5" w:rsidP="00DC17CC">
      <w:pPr>
        <w:pStyle w:val="Ttulo2"/>
      </w:pPr>
      <w:r>
        <w:t xml:space="preserve"> </w:t>
      </w:r>
      <w:bookmarkStart w:id="2441" w:name="_Toc233728388"/>
      <w:r w:rsidR="00DC17CC">
        <w:t>Propiedad intelectual y licencias</w:t>
      </w:r>
      <w:bookmarkEnd w:id="2441"/>
    </w:p>
    <w:p w14:paraId="4CD45FB3" w14:textId="77777777" w:rsidR="00AD7AD0" w:rsidRDefault="00AD7AD0" w:rsidP="00AD7AD0">
      <w:r>
        <w:t>El código desarrollado específicamente para CalcQuiz se considera parte del Trabajo Fin de Grado de Pablo Barrero Cruz y se entrega con finalidad académica para su evaluación. No se ha asignado una licencia abierta general al repositorio, por lo que el proyecto no debe interpretarse como una distribución pública reutilizable sin autorización expresa.</w:t>
      </w:r>
    </w:p>
    <w:p w14:paraId="0A6836B0" w14:textId="77777777" w:rsidR="00AD7AD0" w:rsidRDefault="00AD7AD0" w:rsidP="00AD7AD0">
      <w:r>
        <w:t>La aplicación utiliza dependencias de terceros instaladas mediante npm y contenedores oficiales para su ejecución local. Cada dependencia conserva su propia licencia, que puede consultarse en sus metadatos, repositorios o documentación oficial. El proyecto no modifica dichas herramientas como productos independientes, sino que las usa como base técnica para construir la aplicación.</w:t>
      </w:r>
    </w:p>
    <w:p w14:paraId="5B06BD8D" w14:textId="77777777" w:rsidR="00AD7AD0" w:rsidRDefault="00AD7AD0" w:rsidP="00AD7AD0">
      <w:r>
        <w:t>Las capturas y referencias a herramientas externas incluidas en la memoria se utilizan únicamente con fines de análisis comparativo y documentación académica. Del mismo modo, el banco de preguntas utilizado como punto de partida se trata como material docente de apoyo para el proyecto y no como recurso comercial ni como contenido de libre redistribución.</w:t>
      </w:r>
    </w:p>
    <w:p w14:paraId="732BCC83" w14:textId="2A794A79" w:rsidR="000B29D4" w:rsidRDefault="000B29D4" w:rsidP="000B29D4">
      <w:pPr>
        <w:pStyle w:val="Ttulo2"/>
      </w:pPr>
      <w:bookmarkStart w:id="2442" w:name="_Toc233728389"/>
      <w:r>
        <w:t>Actas de reuniones</w:t>
      </w:r>
      <w:bookmarkEnd w:id="2442"/>
    </w:p>
    <w:p w14:paraId="3F7ED1C5" w14:textId="231EECA7" w:rsidR="006B55E1" w:rsidRDefault="006B55E1" w:rsidP="006B55E1">
      <w:r>
        <w:t xml:space="preserve">Las actas de reuniones se encuentran dentro de docs/mm, tanto en formato Markdown como en formato Word. A </w:t>
      </w:r>
      <w:r w:rsidR="00726412">
        <w:t>continuación,</w:t>
      </w:r>
      <w:r>
        <w:t xml:space="preserve"> se resume su contenido para dejar constancia de las principales revisiones realizadas durante el desarrollo del TFG.</w:t>
      </w:r>
    </w:p>
    <w:tbl>
      <w:tblPr>
        <w:tblStyle w:val="Tablaconcuadrcula"/>
        <w:tblW w:w="8956" w:type="dxa"/>
        <w:jc w:val="center"/>
        <w:tblLayout w:type="fixed"/>
        <w:tblLook w:val="04A0" w:firstRow="1" w:lastRow="0" w:firstColumn="1" w:lastColumn="0" w:noHBand="0" w:noVBand="1"/>
      </w:tblPr>
      <w:tblGrid>
        <w:gridCol w:w="1190"/>
        <w:gridCol w:w="1530"/>
        <w:gridCol w:w="1360"/>
        <w:gridCol w:w="4876"/>
      </w:tblGrid>
      <w:tr w:rsidR="006B55E1" w14:paraId="2D7FC332" w14:textId="77777777" w:rsidTr="003F0469">
        <w:trPr>
          <w:jc w:val="center"/>
        </w:trPr>
        <w:tc>
          <w:tcPr>
            <w:tcW w:w="8956" w:type="dxa"/>
            <w:gridSpan w:val="4"/>
            <w:tcBorders>
              <w:top w:val="single" w:sz="4" w:space="0" w:color="A6A6A6"/>
              <w:left w:val="single" w:sz="4" w:space="0" w:color="A6A6A6"/>
              <w:bottom w:val="single" w:sz="4" w:space="0" w:color="A6A6A6"/>
              <w:right w:val="single" w:sz="4" w:space="0" w:color="A6A6A6"/>
            </w:tcBorders>
            <w:shd w:val="clear" w:color="auto" w:fill="DDDDDD"/>
            <w:tcMar>
              <w:top w:w="80" w:type="dxa"/>
              <w:left w:w="90" w:type="dxa"/>
              <w:bottom w:w="80" w:type="dxa"/>
              <w:right w:w="90" w:type="dxa"/>
            </w:tcMar>
            <w:vAlign w:val="center"/>
          </w:tcPr>
          <w:p w14:paraId="7F424C8D" w14:textId="77777777" w:rsidR="006B55E1" w:rsidRDefault="006B55E1">
            <w:pPr>
              <w:jc w:val="center"/>
            </w:pPr>
            <w:r>
              <w:rPr>
                <w:b/>
                <w:sz w:val="18"/>
              </w:rPr>
              <w:t>Actas de reuniones del proyecto</w:t>
            </w:r>
          </w:p>
        </w:tc>
      </w:tr>
      <w:tr w:rsidR="006B55E1" w14:paraId="7F955E94" w14:textId="77777777" w:rsidTr="003F0469">
        <w:trPr>
          <w:jc w:val="center"/>
        </w:trPr>
        <w:tc>
          <w:tcPr>
            <w:tcW w:w="1190"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19702650" w14:textId="77777777" w:rsidR="006B55E1" w:rsidRDefault="006B55E1">
            <w:pPr>
              <w:jc w:val="center"/>
            </w:pPr>
            <w:r>
              <w:rPr>
                <w:b/>
                <w:sz w:val="18"/>
              </w:rPr>
              <w:t>Acta</w:t>
            </w:r>
          </w:p>
        </w:tc>
        <w:tc>
          <w:tcPr>
            <w:tcW w:w="1530"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7E7A9A09" w14:textId="77777777" w:rsidR="006B55E1" w:rsidRDefault="006B55E1">
            <w:pPr>
              <w:jc w:val="center"/>
            </w:pPr>
            <w:r>
              <w:rPr>
                <w:b/>
                <w:sz w:val="18"/>
              </w:rPr>
              <w:t>Fecha</w:t>
            </w:r>
          </w:p>
        </w:tc>
        <w:tc>
          <w:tcPr>
            <w:tcW w:w="1360"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40743658" w14:textId="77777777" w:rsidR="006B55E1" w:rsidRDefault="006B55E1">
            <w:pPr>
              <w:jc w:val="center"/>
            </w:pPr>
            <w:r>
              <w:rPr>
                <w:b/>
                <w:sz w:val="18"/>
              </w:rPr>
              <w:t>Medio</w:t>
            </w:r>
          </w:p>
        </w:tc>
        <w:tc>
          <w:tcPr>
            <w:tcW w:w="4876" w:type="dxa"/>
            <w:tcBorders>
              <w:top w:val="single" w:sz="4" w:space="0" w:color="A6A6A6"/>
              <w:left w:val="single" w:sz="4" w:space="0" w:color="A6A6A6"/>
              <w:bottom w:val="single" w:sz="4" w:space="0" w:color="A6A6A6"/>
              <w:right w:val="single" w:sz="4" w:space="0" w:color="A6A6A6"/>
            </w:tcBorders>
            <w:shd w:val="clear" w:color="auto" w:fill="F2F2F2"/>
            <w:tcMar>
              <w:top w:w="80" w:type="dxa"/>
              <w:left w:w="90" w:type="dxa"/>
              <w:bottom w:w="80" w:type="dxa"/>
              <w:right w:w="90" w:type="dxa"/>
            </w:tcMar>
            <w:vAlign w:val="center"/>
          </w:tcPr>
          <w:p w14:paraId="4555972C" w14:textId="77777777" w:rsidR="006B55E1" w:rsidRDefault="006B55E1">
            <w:pPr>
              <w:jc w:val="center"/>
            </w:pPr>
            <w:r>
              <w:rPr>
                <w:b/>
                <w:sz w:val="18"/>
              </w:rPr>
              <w:t>Resumen</w:t>
            </w:r>
          </w:p>
        </w:tc>
      </w:tr>
      <w:tr w:rsidR="006B55E1" w14:paraId="7361495F" w14:textId="77777777" w:rsidTr="003F0469">
        <w:trPr>
          <w:jc w:val="center"/>
        </w:trPr>
        <w:tc>
          <w:tcPr>
            <w:tcW w:w="119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5A4DAD" w14:textId="77777777" w:rsidR="006B55E1" w:rsidRDefault="006B55E1">
            <w:r>
              <w:rPr>
                <w:sz w:val="18"/>
              </w:rPr>
              <w:t>MM01</w:t>
            </w:r>
          </w:p>
        </w:tc>
        <w:tc>
          <w:tcPr>
            <w:tcW w:w="15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362ADB4" w14:textId="77777777" w:rsidR="006B55E1" w:rsidRDefault="006B55E1">
            <w:r>
              <w:rPr>
                <w:sz w:val="18"/>
              </w:rPr>
              <w:t>23/02/2026</w:t>
            </w:r>
          </w:p>
        </w:tc>
        <w:tc>
          <w:tcPr>
            <w:tcW w:w="136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AEB3A6" w14:textId="77777777" w:rsidR="006B55E1" w:rsidRDefault="006B55E1">
            <w:r>
              <w:rPr>
                <w:sz w:val="18"/>
              </w:rPr>
              <w:t>Teams</w:t>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2EB84E" w14:textId="77777777" w:rsidR="006B55E1" w:rsidRDefault="006B55E1">
            <w:r>
              <w:rPr>
                <w:sz w:val="18"/>
              </w:rPr>
              <w:t>Definición inicial del TFG, características esperadas, primeras tareas de análisis, casos de uso y propuesta tecnológica.</w:t>
            </w:r>
          </w:p>
        </w:tc>
      </w:tr>
      <w:tr w:rsidR="006B55E1" w14:paraId="2F8D1CE1" w14:textId="77777777" w:rsidTr="003F0469">
        <w:trPr>
          <w:jc w:val="center"/>
        </w:trPr>
        <w:tc>
          <w:tcPr>
            <w:tcW w:w="119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48B4D3" w14:textId="77777777" w:rsidR="006B55E1" w:rsidRDefault="006B55E1">
            <w:r>
              <w:rPr>
                <w:sz w:val="18"/>
              </w:rPr>
              <w:t>MM02</w:t>
            </w:r>
          </w:p>
        </w:tc>
        <w:tc>
          <w:tcPr>
            <w:tcW w:w="15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E4DF178" w14:textId="77777777" w:rsidR="006B55E1" w:rsidRDefault="006B55E1">
            <w:r>
              <w:rPr>
                <w:sz w:val="18"/>
              </w:rPr>
              <w:t>09/03/2026</w:t>
            </w:r>
          </w:p>
        </w:tc>
        <w:tc>
          <w:tcPr>
            <w:tcW w:w="136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357B4E" w14:textId="77777777" w:rsidR="006B55E1" w:rsidRDefault="006B55E1">
            <w:r>
              <w:rPr>
                <w:sz w:val="18"/>
              </w:rPr>
              <w:t>Teams</w:t>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C8630F" w14:textId="77777777" w:rsidR="006B55E1" w:rsidRDefault="006B55E1">
            <w:r>
              <w:rPr>
                <w:sz w:val="18"/>
              </w:rPr>
              <w:t>Revisión de documentación, validación del MVP, alternativas, requisitos, ADRs, roles, acceso mediante correo universitario y uso de KaTeX.</w:t>
            </w:r>
          </w:p>
        </w:tc>
      </w:tr>
      <w:tr w:rsidR="006B55E1" w14:paraId="60F32129" w14:textId="77777777" w:rsidTr="003F0469">
        <w:trPr>
          <w:jc w:val="center"/>
        </w:trPr>
        <w:tc>
          <w:tcPr>
            <w:tcW w:w="119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399A2E7" w14:textId="77777777" w:rsidR="006B55E1" w:rsidRDefault="006B55E1">
            <w:r>
              <w:rPr>
                <w:sz w:val="18"/>
              </w:rPr>
              <w:t>MM03</w:t>
            </w:r>
          </w:p>
        </w:tc>
        <w:tc>
          <w:tcPr>
            <w:tcW w:w="15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0B567A" w14:textId="77777777" w:rsidR="006B55E1" w:rsidRDefault="006B55E1">
            <w:r>
              <w:rPr>
                <w:sz w:val="18"/>
              </w:rPr>
              <w:t>23/03/2026</w:t>
            </w:r>
          </w:p>
        </w:tc>
        <w:tc>
          <w:tcPr>
            <w:tcW w:w="136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0168FF" w14:textId="77777777" w:rsidR="006B55E1" w:rsidRDefault="006B55E1">
            <w:r>
              <w:rPr>
                <w:sz w:val="18"/>
              </w:rPr>
              <w:t>Teams</w:t>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26074F" w14:textId="77777777" w:rsidR="006B55E1" w:rsidRDefault="006B55E1">
            <w:r>
              <w:rPr>
                <w:sz w:val="18"/>
              </w:rPr>
              <w:t>Cierre del Sprint 1, revisión del repositorio y planificación del Sprint 2.</w:t>
            </w:r>
          </w:p>
        </w:tc>
      </w:tr>
      <w:tr w:rsidR="003F0469" w14:paraId="33736CB2" w14:textId="77777777" w:rsidTr="003F0469">
        <w:trPr>
          <w:jc w:val="center"/>
        </w:trPr>
        <w:tc>
          <w:tcPr>
            <w:tcW w:w="119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A4C1C53" w14:textId="3D7AFF5D" w:rsidR="003F0469" w:rsidRDefault="003F0469" w:rsidP="003F0469">
            <w:r>
              <w:rPr>
                <w:sz w:val="18"/>
              </w:rPr>
              <w:lastRenderedPageBreak/>
              <w:t>MM04</w:t>
            </w:r>
          </w:p>
        </w:tc>
        <w:tc>
          <w:tcPr>
            <w:tcW w:w="15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4E794B7" w14:textId="4317E176" w:rsidR="003F0469" w:rsidRDefault="003F0469" w:rsidP="003F0469">
            <w:r>
              <w:rPr>
                <w:sz w:val="18"/>
              </w:rPr>
              <w:t>07/04/2026</w:t>
            </w:r>
          </w:p>
        </w:tc>
        <w:tc>
          <w:tcPr>
            <w:tcW w:w="136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340EDEC" w14:textId="29B6B4AA" w:rsidR="003F0469" w:rsidRDefault="003F0469" w:rsidP="003F0469">
            <w:r>
              <w:rPr>
                <w:sz w:val="18"/>
              </w:rPr>
              <w:t>Teams</w:t>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CF44E7A" w14:textId="12BFD38C" w:rsidR="003F0469" w:rsidRDefault="003F0469" w:rsidP="003F0469">
            <w:r>
              <w:rPr>
                <w:sz w:val="18"/>
              </w:rPr>
              <w:t>Cierre funcional del Sprint 2, validación del estado operativo, priorización del banco de preguntas y ajustes para demo.</w:t>
            </w:r>
          </w:p>
        </w:tc>
      </w:tr>
      <w:tr w:rsidR="004D72D9" w14:paraId="30B8E98C" w14:textId="77777777" w:rsidTr="00725D70">
        <w:trPr>
          <w:trHeight w:val="613"/>
          <w:jc w:val="center"/>
        </w:trPr>
        <w:tc>
          <w:tcPr>
            <w:tcW w:w="119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BCF80BB" w14:textId="7D35F301" w:rsidR="004D72D9" w:rsidRDefault="004D72D9" w:rsidP="004D72D9">
            <w:pPr>
              <w:rPr>
                <w:sz w:val="18"/>
              </w:rPr>
            </w:pPr>
            <w:r>
              <w:rPr>
                <w:sz w:val="18"/>
              </w:rPr>
              <w:t>MM05</w:t>
            </w:r>
          </w:p>
        </w:tc>
        <w:tc>
          <w:tcPr>
            <w:tcW w:w="15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28A56EF" w14:textId="3A0C7A73" w:rsidR="004D72D9" w:rsidRDefault="004D72D9" w:rsidP="004D72D9">
            <w:pPr>
              <w:rPr>
                <w:sz w:val="18"/>
              </w:rPr>
            </w:pPr>
            <w:r>
              <w:rPr>
                <w:sz w:val="18"/>
              </w:rPr>
              <w:t>21/04/2026</w:t>
            </w:r>
          </w:p>
        </w:tc>
        <w:tc>
          <w:tcPr>
            <w:tcW w:w="136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035CFDD" w14:textId="7DE5CD3A" w:rsidR="004D72D9" w:rsidRPr="00725D70" w:rsidRDefault="004D72D9" w:rsidP="00725D70">
            <w:pPr>
              <w:jc w:val="left"/>
            </w:pPr>
            <w:r w:rsidRPr="00C77109">
              <w:rPr>
                <w:sz w:val="18"/>
                <w:szCs w:val="18"/>
              </w:rPr>
              <w:t>Teams</w:t>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B741E3C" w14:textId="27174BD8" w:rsidR="004D72D9" w:rsidRDefault="004D72D9" w:rsidP="004D72D9">
            <w:pPr>
              <w:rPr>
                <w:sz w:val="18"/>
              </w:rPr>
            </w:pPr>
            <w:r w:rsidRPr="004D72D9">
              <w:rPr>
                <w:sz w:val="18"/>
              </w:rPr>
              <w:t>Cierre de Sprint 4, revisión del estado funcional avanzado y apertura de tareas de hardening, calidad y estabilización.</w:t>
            </w:r>
          </w:p>
        </w:tc>
      </w:tr>
      <w:tr w:rsidR="004D72D9" w14:paraId="755E4183" w14:textId="77777777" w:rsidTr="00725D70">
        <w:trPr>
          <w:jc w:val="center"/>
        </w:trPr>
        <w:tc>
          <w:tcPr>
            <w:tcW w:w="119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7C84A3" w14:textId="18552CDF" w:rsidR="004D72D9" w:rsidRDefault="004D72D9" w:rsidP="004D72D9">
            <w:pPr>
              <w:rPr>
                <w:sz w:val="18"/>
              </w:rPr>
            </w:pPr>
            <w:r>
              <w:rPr>
                <w:sz w:val="18"/>
              </w:rPr>
              <w:t>MM06</w:t>
            </w:r>
          </w:p>
        </w:tc>
        <w:tc>
          <w:tcPr>
            <w:tcW w:w="15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F9628B" w14:textId="18CEFCEA" w:rsidR="004D72D9" w:rsidRDefault="004D72D9" w:rsidP="004D72D9">
            <w:pPr>
              <w:rPr>
                <w:sz w:val="18"/>
              </w:rPr>
            </w:pPr>
            <w:r>
              <w:rPr>
                <w:sz w:val="18"/>
              </w:rPr>
              <w:t>05/05/2026</w:t>
            </w:r>
          </w:p>
        </w:tc>
        <w:tc>
          <w:tcPr>
            <w:tcW w:w="136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1B4635C1" w14:textId="73FF2CBE" w:rsidR="004D72D9" w:rsidRDefault="004D72D9" w:rsidP="004D72D9">
            <w:pPr>
              <w:rPr>
                <w:sz w:val="18"/>
              </w:rPr>
            </w:pPr>
            <w:r w:rsidRPr="00427548">
              <w:rPr>
                <w:sz w:val="18"/>
              </w:rPr>
              <w:t>Teams</w:t>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88FCFC" w14:textId="5F702104" w:rsidR="004D72D9" w:rsidRDefault="004D72D9" w:rsidP="004D72D9">
            <w:pPr>
              <w:rPr>
                <w:sz w:val="18"/>
              </w:rPr>
            </w:pPr>
            <w:r w:rsidRPr="004D72D9">
              <w:rPr>
                <w:sz w:val="18"/>
              </w:rPr>
              <w:t>Cierre técnico del producto, revisión de Docker, CI, documentación de ejecución y contenido privado inicial.</w:t>
            </w:r>
          </w:p>
        </w:tc>
      </w:tr>
      <w:tr w:rsidR="004D72D9" w14:paraId="54766E0F" w14:textId="77777777" w:rsidTr="00725D70">
        <w:trPr>
          <w:jc w:val="center"/>
        </w:trPr>
        <w:tc>
          <w:tcPr>
            <w:tcW w:w="119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106DEE0" w14:textId="03928AF6" w:rsidR="004D72D9" w:rsidRDefault="004D72D9" w:rsidP="004D72D9">
            <w:pPr>
              <w:rPr>
                <w:sz w:val="18"/>
              </w:rPr>
            </w:pPr>
            <w:r>
              <w:rPr>
                <w:sz w:val="18"/>
              </w:rPr>
              <w:t>MM07</w:t>
            </w:r>
          </w:p>
        </w:tc>
        <w:tc>
          <w:tcPr>
            <w:tcW w:w="15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6FA0FB2F" w14:textId="7317E53C" w:rsidR="004D72D9" w:rsidRDefault="004D72D9" w:rsidP="004D72D9">
            <w:pPr>
              <w:rPr>
                <w:sz w:val="18"/>
              </w:rPr>
            </w:pPr>
            <w:r>
              <w:rPr>
                <w:sz w:val="18"/>
              </w:rPr>
              <w:t>19</w:t>
            </w:r>
            <w:r w:rsidRPr="009D3203">
              <w:rPr>
                <w:sz w:val="18"/>
              </w:rPr>
              <w:t>/05/2026</w:t>
            </w:r>
          </w:p>
        </w:tc>
        <w:tc>
          <w:tcPr>
            <w:tcW w:w="136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0DD122AD" w14:textId="1F646CD6" w:rsidR="004D72D9" w:rsidRDefault="004D72D9" w:rsidP="004D72D9">
            <w:pPr>
              <w:rPr>
                <w:sz w:val="18"/>
              </w:rPr>
            </w:pPr>
            <w:r w:rsidRPr="00427548">
              <w:rPr>
                <w:sz w:val="18"/>
              </w:rPr>
              <w:t>Teams</w:t>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B2C1034" w14:textId="6EE8CF39" w:rsidR="004D72D9" w:rsidRDefault="00C77109" w:rsidP="004D72D9">
            <w:pPr>
              <w:rPr>
                <w:sz w:val="18"/>
              </w:rPr>
            </w:pPr>
            <w:r w:rsidRPr="00C77109">
              <w:rPr>
                <w:sz w:val="18"/>
              </w:rPr>
              <w:t>Revisión de los capítulos iniciales de la memoria y ajuste del tono, estructura y alcance documental.</w:t>
            </w:r>
          </w:p>
        </w:tc>
      </w:tr>
      <w:tr w:rsidR="004D72D9" w14:paraId="592BC676" w14:textId="77777777" w:rsidTr="00725D70">
        <w:trPr>
          <w:jc w:val="center"/>
        </w:trPr>
        <w:tc>
          <w:tcPr>
            <w:tcW w:w="119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464836" w14:textId="7802F226" w:rsidR="004D72D9" w:rsidRDefault="004D72D9" w:rsidP="004D72D9">
            <w:pPr>
              <w:rPr>
                <w:sz w:val="18"/>
              </w:rPr>
            </w:pPr>
            <w:r>
              <w:rPr>
                <w:sz w:val="18"/>
              </w:rPr>
              <w:t>MM08</w:t>
            </w:r>
          </w:p>
        </w:tc>
        <w:tc>
          <w:tcPr>
            <w:tcW w:w="15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214D0321" w14:textId="718D3CB4" w:rsidR="004D72D9" w:rsidRDefault="004D72D9" w:rsidP="004D72D9">
            <w:pPr>
              <w:rPr>
                <w:sz w:val="18"/>
              </w:rPr>
            </w:pPr>
            <w:r>
              <w:rPr>
                <w:sz w:val="18"/>
              </w:rPr>
              <w:t>02</w:t>
            </w:r>
            <w:r w:rsidRPr="009D3203">
              <w:rPr>
                <w:sz w:val="18"/>
              </w:rPr>
              <w:t>/0</w:t>
            </w:r>
            <w:r>
              <w:rPr>
                <w:sz w:val="18"/>
              </w:rPr>
              <w:t>6</w:t>
            </w:r>
            <w:r w:rsidRPr="009D3203">
              <w:rPr>
                <w:sz w:val="18"/>
              </w:rPr>
              <w:t>/2026</w:t>
            </w:r>
          </w:p>
        </w:tc>
        <w:tc>
          <w:tcPr>
            <w:tcW w:w="136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227DD5B8" w14:textId="6AB0124D" w:rsidR="004D72D9" w:rsidRDefault="004D72D9" w:rsidP="004D72D9">
            <w:pPr>
              <w:rPr>
                <w:sz w:val="18"/>
              </w:rPr>
            </w:pPr>
            <w:r w:rsidRPr="00427548">
              <w:rPr>
                <w:sz w:val="18"/>
              </w:rPr>
              <w:t>Teams</w:t>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7CA752" w14:textId="7A8B7105" w:rsidR="004D72D9" w:rsidRDefault="00D1045E" w:rsidP="004D72D9">
            <w:pPr>
              <w:rPr>
                <w:sz w:val="18"/>
              </w:rPr>
            </w:pPr>
            <w:r w:rsidRPr="00D1045E">
              <w:rPr>
                <w:sz w:val="18"/>
              </w:rPr>
              <w:t>Revisión de análisis, diseño</w:t>
            </w:r>
            <w:r w:rsidR="00726412">
              <w:rPr>
                <w:sz w:val="18"/>
              </w:rPr>
              <w:t xml:space="preserve"> e </w:t>
            </w:r>
            <w:r w:rsidRPr="00D1045E">
              <w:rPr>
                <w:sz w:val="18"/>
              </w:rPr>
              <w:t>implementación, con ajustes sobre casos de uso, diagramas y validación.</w:t>
            </w:r>
          </w:p>
        </w:tc>
      </w:tr>
      <w:tr w:rsidR="004D72D9" w14:paraId="3E57931D" w14:textId="77777777" w:rsidTr="00725D70">
        <w:trPr>
          <w:jc w:val="center"/>
        </w:trPr>
        <w:tc>
          <w:tcPr>
            <w:tcW w:w="119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91DAED" w14:textId="74A78EB6" w:rsidR="004D72D9" w:rsidRDefault="004D72D9" w:rsidP="004D72D9">
            <w:pPr>
              <w:rPr>
                <w:sz w:val="18"/>
              </w:rPr>
            </w:pPr>
            <w:r>
              <w:rPr>
                <w:sz w:val="18"/>
              </w:rPr>
              <w:t>MM0</w:t>
            </w:r>
            <w:r w:rsidR="00726412">
              <w:rPr>
                <w:sz w:val="18"/>
              </w:rPr>
              <w:t>9</w:t>
            </w:r>
          </w:p>
        </w:tc>
        <w:tc>
          <w:tcPr>
            <w:tcW w:w="15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2A889FFA" w14:textId="14DAE3B3" w:rsidR="004D72D9" w:rsidRDefault="004D72D9" w:rsidP="004D72D9">
            <w:pPr>
              <w:rPr>
                <w:sz w:val="18"/>
              </w:rPr>
            </w:pPr>
            <w:r>
              <w:rPr>
                <w:sz w:val="18"/>
              </w:rPr>
              <w:t>16</w:t>
            </w:r>
            <w:r w:rsidRPr="009D3203">
              <w:rPr>
                <w:sz w:val="18"/>
              </w:rPr>
              <w:t>/0</w:t>
            </w:r>
            <w:r>
              <w:rPr>
                <w:sz w:val="18"/>
              </w:rPr>
              <w:t>6</w:t>
            </w:r>
            <w:r w:rsidRPr="009D3203">
              <w:rPr>
                <w:sz w:val="18"/>
              </w:rPr>
              <w:t>/2026</w:t>
            </w:r>
          </w:p>
        </w:tc>
        <w:tc>
          <w:tcPr>
            <w:tcW w:w="136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tcPr>
          <w:p w14:paraId="566DF72F" w14:textId="7FBAF587" w:rsidR="004D72D9" w:rsidRDefault="004D72D9" w:rsidP="004D72D9">
            <w:pPr>
              <w:rPr>
                <w:sz w:val="18"/>
              </w:rPr>
            </w:pPr>
            <w:r w:rsidRPr="00427548">
              <w:rPr>
                <w:sz w:val="18"/>
              </w:rPr>
              <w:t>Teams</w:t>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3B0BD36" w14:textId="0024BBF0" w:rsidR="004D72D9" w:rsidRDefault="00D1045E" w:rsidP="004D72D9">
            <w:pPr>
              <w:rPr>
                <w:sz w:val="18"/>
              </w:rPr>
            </w:pPr>
            <w:r w:rsidRPr="00D1045E">
              <w:rPr>
                <w:sz w:val="18"/>
              </w:rPr>
              <w:t>Revisión de manuales</w:t>
            </w:r>
            <w:r w:rsidR="00726412">
              <w:rPr>
                <w:sz w:val="18"/>
              </w:rPr>
              <w:t xml:space="preserve"> y pruebas.</w:t>
            </w:r>
          </w:p>
        </w:tc>
      </w:tr>
      <w:tr w:rsidR="00726412" w14:paraId="25E67590" w14:textId="77777777" w:rsidTr="00725D70">
        <w:trPr>
          <w:jc w:val="center"/>
        </w:trPr>
        <w:tc>
          <w:tcPr>
            <w:tcW w:w="119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D9FA13" w14:textId="3AD53580" w:rsidR="00726412" w:rsidRDefault="00726412" w:rsidP="004D72D9">
            <w:pPr>
              <w:rPr>
                <w:sz w:val="18"/>
              </w:rPr>
            </w:pPr>
            <w:r>
              <w:rPr>
                <w:sz w:val="18"/>
              </w:rPr>
              <w:t>MM10</w:t>
            </w:r>
          </w:p>
        </w:tc>
        <w:tc>
          <w:tcPr>
            <w:tcW w:w="15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B5B73CE" w14:textId="07C09A8F" w:rsidR="00726412" w:rsidRDefault="00726412" w:rsidP="00725D70">
            <w:pPr>
              <w:jc w:val="left"/>
              <w:rPr>
                <w:sz w:val="18"/>
              </w:rPr>
            </w:pPr>
            <w:r>
              <w:rPr>
                <w:sz w:val="18"/>
              </w:rPr>
              <w:t>29/06/2026</w:t>
            </w:r>
          </w:p>
        </w:tc>
        <w:tc>
          <w:tcPr>
            <w:tcW w:w="136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769BEB" w14:textId="62CECC1F" w:rsidR="00726412" w:rsidRPr="00427548" w:rsidRDefault="00726412" w:rsidP="00725D70">
            <w:pPr>
              <w:jc w:val="left"/>
              <w:rPr>
                <w:sz w:val="18"/>
              </w:rPr>
            </w:pPr>
            <w:r>
              <w:rPr>
                <w:sz w:val="18"/>
              </w:rPr>
              <w:t>Teams</w:t>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9215D5" w14:textId="77777777" w:rsidR="0077565D" w:rsidRPr="0077565D" w:rsidRDefault="0077565D" w:rsidP="0077565D">
            <w:pPr>
              <w:rPr>
                <w:sz w:val="18"/>
              </w:rPr>
            </w:pPr>
            <w:r w:rsidRPr="0077565D">
              <w:rPr>
                <w:sz w:val="18"/>
              </w:rPr>
              <w:t>Cierre documental final del TFG, validación de memoria, anexos, actas y preparación de la entrega final.</w:t>
            </w:r>
          </w:p>
          <w:p w14:paraId="274890C4" w14:textId="256BCC87" w:rsidR="00726412" w:rsidRPr="00D1045E" w:rsidRDefault="00726412" w:rsidP="004D72D9">
            <w:pPr>
              <w:rPr>
                <w:sz w:val="18"/>
              </w:rPr>
            </w:pPr>
          </w:p>
        </w:tc>
      </w:tr>
    </w:tbl>
    <w:p w14:paraId="04BFF4A2" w14:textId="0B11D401" w:rsidR="00DC17CC" w:rsidRPr="00022926" w:rsidRDefault="00726412" w:rsidP="00725D70">
      <w:pPr>
        <w:pStyle w:val="PiedeTabla"/>
      </w:pPr>
      <w:bookmarkStart w:id="2443" w:name="_Toc233720938"/>
      <w:r w:rsidRPr="00D32D8A">
        <w:t>Tabla 13.5. Actas de reuniones del proyecto.</w:t>
      </w:r>
      <w:bookmarkEnd w:id="2443"/>
    </w:p>
    <w:sectPr w:rsidR="00DC17CC" w:rsidRPr="00022926" w:rsidSect="000D4A0C">
      <w:headerReference w:type="even" r:id="rId122"/>
      <w:headerReference w:type="default" r:id="rId123"/>
      <w:footerReference w:type="even" r:id="rId124"/>
      <w:footerReference w:type="default" r:id="rId125"/>
      <w:pgSz w:w="11906" w:h="16838" w:code="9"/>
      <w:pgMar w:top="1418" w:right="1841" w:bottom="1418" w:left="1701" w:header="567" w:footer="56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RISTIAN GONZALEZ GARCIA" w:date="2026-05-21T11:54:00Z" w:initials="CG">
    <w:p w14:paraId="42FB37C0" w14:textId="77777777" w:rsidR="00FD1FA2" w:rsidRDefault="00FD1FA2" w:rsidP="00FD1FA2">
      <w:pPr>
        <w:pStyle w:val="Textocomentario"/>
        <w:jc w:val="left"/>
      </w:pPr>
      <w:r>
        <w:rPr>
          <w:rStyle w:val="Refdecomentario"/>
        </w:rPr>
        <w:annotationRef/>
      </w:r>
      <w:r>
        <w:t>Gracias, fue un placer trabajar contigo Pablo</w:t>
      </w:r>
    </w:p>
  </w:comment>
  <w:comment w:id="4" w:author="CRISTIAN GONZALEZ GARCIA" w:date="2026-05-28T09:16:00Z" w:initials="CG">
    <w:p w14:paraId="0FA72B93" w14:textId="77777777" w:rsidR="00E178D3" w:rsidRDefault="00E178D3" w:rsidP="00E178D3">
      <w:pPr>
        <w:pStyle w:val="Textocomentario"/>
        <w:jc w:val="left"/>
      </w:pPr>
      <w:r>
        <w:rPr>
          <w:rStyle w:val="Refdecomentario"/>
        </w:rPr>
        <w:annotationRef/>
      </w:r>
      <w:r>
        <w:t>Defínelas bien en aspectos teóricos</w:t>
      </w:r>
    </w:p>
  </w:comment>
  <w:comment w:id="1270" w:author="CRISTIAN GONZALEZ GARCIA" w:date="2026-05-21T11:55:00Z" w:initials="CG">
    <w:p w14:paraId="3F704A3D" w14:textId="77777777" w:rsidR="002A1630" w:rsidRDefault="002A1630" w:rsidP="002A1630">
      <w:pPr>
        <w:pStyle w:val="Textocomentario"/>
        <w:jc w:val="left"/>
      </w:pPr>
      <w:r>
        <w:rPr>
          <w:rStyle w:val="Refdecomentario"/>
        </w:rPr>
        <w:annotationRef/>
      </w:r>
      <w:r>
        <w:t>Introduce todos brevemente</w:t>
      </w:r>
    </w:p>
  </w:comment>
  <w:comment w:id="1275" w:author="CRISTIAN GONZALEZ GARCIA" w:date="2026-05-21T12:06:00Z" w:initials="CG">
    <w:p w14:paraId="141AE7F0" w14:textId="77777777" w:rsidR="00E8424C" w:rsidRDefault="00E8424C" w:rsidP="00E8424C">
      <w:pPr>
        <w:pStyle w:val="Textocomentario"/>
        <w:jc w:val="left"/>
      </w:pPr>
      <w:r>
        <w:rPr>
          <w:rStyle w:val="Refdecomentario"/>
        </w:rPr>
        <w:annotationRef/>
      </w:r>
      <w:r>
        <w:t>Y pq lo que hay no se adapta a las necesidades y encima es de pago</w:t>
      </w:r>
    </w:p>
  </w:comment>
  <w:comment w:id="1283" w:author="CRISTIAN GONZALEZ GARCIA" w:date="2026-05-21T12:04:00Z" w:initials="CG">
    <w:p w14:paraId="2330718F" w14:textId="77777777" w:rsidR="000A10B6" w:rsidRDefault="000A10B6" w:rsidP="000A10B6">
      <w:pPr>
        <w:pStyle w:val="Textocomentario"/>
        <w:jc w:val="left"/>
      </w:pPr>
      <w:r>
        <w:rPr>
          <w:rStyle w:val="Refdecomentario"/>
        </w:rPr>
        <w:annotationRef/>
      </w:r>
      <w:r>
        <w:t>Y lo de látex a destacar y gráficas</w:t>
      </w:r>
    </w:p>
  </w:comment>
  <w:comment w:id="1288" w:author="CRISTIAN GONZALEZ GARCIA" w:date="2026-05-21T12:00:00Z" w:initials="CG">
    <w:p w14:paraId="2EF8E582" w14:textId="77777777" w:rsidR="005329A0" w:rsidRDefault="005329A0" w:rsidP="005329A0">
      <w:pPr>
        <w:pStyle w:val="Textocomentario"/>
        <w:jc w:val="left"/>
      </w:pPr>
      <w:r>
        <w:rPr>
          <w:rStyle w:val="Refdecomentario"/>
        </w:rPr>
        <w:annotationRef/>
      </w:r>
      <w:r>
        <w:t>Aquí va un resumen de los capítulos: cap2 tiene X, cap 3, tiene Y, etc.</w:t>
      </w:r>
    </w:p>
  </w:comment>
  <w:comment w:id="1289" w:author="CRISTIAN GONZALEZ GARCIA" w:date="2026-05-21T12:01:00Z" w:initials="CG">
    <w:p w14:paraId="49391E2E" w14:textId="77777777" w:rsidR="00984F9F" w:rsidRDefault="00984F9F" w:rsidP="00984F9F">
      <w:pPr>
        <w:pStyle w:val="Textocomentario"/>
        <w:jc w:val="left"/>
      </w:pPr>
      <w:r>
        <w:rPr>
          <w:rStyle w:val="Refdecomentario"/>
        </w:rPr>
        <w:annotationRef/>
      </w:r>
      <w:r>
        <w:t>Mira los ejemplos</w:t>
      </w:r>
    </w:p>
  </w:comment>
  <w:comment w:id="1290" w:author="Pablo Barrero Cruz" w:date="2026-05-28T17:45:00Z" w:initials="PB">
    <w:p w14:paraId="090F76BC" w14:textId="0A786ECB" w:rsidR="00C542A2" w:rsidRDefault="00C542A2">
      <w:pPr>
        <w:pStyle w:val="Textocomentario"/>
      </w:pPr>
      <w:r>
        <w:rPr>
          <w:rStyle w:val="Refdecomentario"/>
        </w:rPr>
        <w:annotationRef/>
      </w:r>
    </w:p>
  </w:comment>
  <w:comment w:id="1292" w:author="CRISTIAN GONZALEZ GARCIA" w:date="2026-05-28T09:10:00Z" w:initials="CG">
    <w:p w14:paraId="4D809BBE" w14:textId="77777777" w:rsidR="006955B2" w:rsidRDefault="006955B2" w:rsidP="006955B2">
      <w:pPr>
        <w:pStyle w:val="Textocomentario"/>
        <w:jc w:val="left"/>
      </w:pPr>
      <w:r>
        <w:rPr>
          <w:rStyle w:val="Refdecomentario"/>
        </w:rPr>
        <w:annotationRef/>
      </w:r>
      <w:r>
        <w:t>Introduce brevemente todos los capítulos</w:t>
      </w:r>
    </w:p>
  </w:comment>
  <w:comment w:id="1297" w:author="CRISTIAN GONZALEZ GARCIA" w:date="2026-05-28T09:14:00Z" w:initials="CG">
    <w:p w14:paraId="4A105B31" w14:textId="77777777" w:rsidR="002E4252" w:rsidRDefault="002E4252" w:rsidP="002E4252">
      <w:pPr>
        <w:pStyle w:val="Textocomentario"/>
        <w:jc w:val="left"/>
      </w:pPr>
      <w:r>
        <w:rPr>
          <w:rStyle w:val="Refdecomentario"/>
        </w:rPr>
        <w:annotationRef/>
      </w:r>
      <w:r>
        <w:t xml:space="preserve">facilitando una intervención pedagógica más precisa </w:t>
      </w:r>
    </w:p>
  </w:comment>
  <w:comment w:id="1300" w:author="CRISTIAN GONZALEZ GARCIA" w:date="2026-05-28T09:12:00Z" w:initials="CG">
    <w:p w14:paraId="671ADCAD" w14:textId="77777777" w:rsidR="00033CA6" w:rsidRDefault="00033CA6" w:rsidP="00033CA6">
      <w:pPr>
        <w:pStyle w:val="Textocomentario"/>
        <w:jc w:val="left"/>
      </w:pPr>
      <w:r>
        <w:rPr>
          <w:rStyle w:val="Refdecomentario"/>
        </w:rPr>
        <w:annotationRef/>
      </w:r>
      <w:r>
        <w:t>Bien, peor introduce el problema, di cuáles son esos problemas acotados y que pasa</w:t>
      </w:r>
    </w:p>
  </w:comment>
  <w:comment w:id="1303" w:author="CRISTIAN GONZALEZ GARCIA" w:date="2026-05-28T09:12:00Z" w:initials="CG">
    <w:p w14:paraId="05AB2BA4" w14:textId="77777777" w:rsidR="00033CA6" w:rsidRDefault="00033CA6" w:rsidP="00033CA6">
      <w:pPr>
        <w:pStyle w:val="Textocomentario"/>
        <w:jc w:val="left"/>
      </w:pPr>
      <w:r>
        <w:rPr>
          <w:rStyle w:val="Refdecomentario"/>
        </w:rPr>
        <w:annotationRef/>
      </w:r>
      <w:r>
        <w:t>Ojo, has cambiado estilo de letra, mantén siempre el mismo</w:t>
      </w:r>
    </w:p>
  </w:comment>
  <w:comment w:id="1304" w:author="Pablo Barrero Cruz" w:date="2026-05-28T17:50:00Z" w:initials="PB">
    <w:p w14:paraId="0DD6D122" w14:textId="0521BA08" w:rsidR="005A6C56" w:rsidRDefault="005A6C56">
      <w:pPr>
        <w:pStyle w:val="Textocomentario"/>
      </w:pPr>
      <w:r>
        <w:rPr>
          <w:rStyle w:val="Refdecomentario"/>
        </w:rPr>
        <w:annotationRef/>
      </w:r>
    </w:p>
  </w:comment>
  <w:comment w:id="1307" w:author="CRISTIAN GONZALEZ GARCIA" w:date="2026-05-28T09:14:00Z" w:initials="CG">
    <w:p w14:paraId="5801DB60" w14:textId="77777777" w:rsidR="003646F5" w:rsidRDefault="003646F5" w:rsidP="003646F5">
      <w:pPr>
        <w:pStyle w:val="Textocomentario"/>
        <w:jc w:val="left"/>
      </w:pPr>
      <w:r>
        <w:rPr>
          <w:rStyle w:val="Refdecomentario"/>
        </w:rPr>
        <w:annotationRef/>
      </w:r>
      <w:r>
        <w:t>Del profesor, estudiante o ambos?</w:t>
      </w:r>
    </w:p>
  </w:comment>
  <w:comment w:id="1309" w:author="CRISTIAN GONZALEZ GARCIA" w:date="2026-05-28T09:12:00Z" w:initials="CG">
    <w:p w14:paraId="1E9EB2D8" w14:textId="77777777" w:rsidR="001756D9" w:rsidRDefault="001756D9" w:rsidP="001756D9">
      <w:pPr>
        <w:pStyle w:val="Textocomentario"/>
        <w:jc w:val="left"/>
      </w:pPr>
      <w:r>
        <w:rPr>
          <w:rStyle w:val="Refdecomentario"/>
        </w:rPr>
        <w:annotationRef/>
      </w:r>
      <w:r>
        <w:t>Pon los enlaces y referencias a cada una</w:t>
      </w:r>
    </w:p>
  </w:comment>
  <w:comment w:id="1310" w:author="Pablo Barrero Cruz" w:date="2026-05-28T17:51:00Z" w:initials="PB">
    <w:p w14:paraId="23BD8A88" w14:textId="73A1B72E" w:rsidR="00D774C2" w:rsidRDefault="00D774C2">
      <w:pPr>
        <w:pStyle w:val="Textocomentario"/>
      </w:pPr>
      <w:r>
        <w:rPr>
          <w:rStyle w:val="Refdecomentario"/>
        </w:rPr>
        <w:annotationRef/>
      </w:r>
      <w:r>
        <w:t>¿Pondrias el enlace en el titulo o lo pondrías en la primera frase o al final?</w:t>
      </w:r>
    </w:p>
  </w:comment>
  <w:comment w:id="1336" w:author="CRISTIAN GONZALEZ GARCIA" w:date="2026-05-28T09:15:00Z" w:initials="CG">
    <w:p w14:paraId="07C585DF" w14:textId="77777777" w:rsidR="002A1976" w:rsidRDefault="002A1976" w:rsidP="002A1976">
      <w:pPr>
        <w:pStyle w:val="Textocomentario"/>
        <w:jc w:val="left"/>
      </w:pPr>
      <w:r>
        <w:rPr>
          <w:rStyle w:val="Refdecomentario"/>
        </w:rPr>
        <w:annotationRef/>
      </w:r>
      <w:r>
        <w:t>¿y pq no MathJax ? Justifícalo un poco</w:t>
      </w:r>
    </w:p>
  </w:comment>
  <w:comment w:id="1340" w:author="CRISTIAN GONZALEZ GARCIA" w:date="2026-05-28T09:19:00Z" w:initials="CG">
    <w:p w14:paraId="24188763" w14:textId="77777777" w:rsidR="006152D4" w:rsidRDefault="006152D4" w:rsidP="006152D4">
      <w:pPr>
        <w:pStyle w:val="Textocomentario"/>
        <w:jc w:val="left"/>
      </w:pPr>
      <w:r>
        <w:rPr>
          <w:rStyle w:val="Refdecomentario"/>
        </w:rPr>
        <w:annotationRef/>
      </w:r>
      <w:r>
        <w:t>Introduce brevemente la asignatura, curso, y algún ejemplo de sus preguntas</w:t>
      </w:r>
    </w:p>
  </w:comment>
  <w:comment w:id="1342" w:author="CRISTIAN GONZALEZ GARCIA" w:date="2026-05-28T09:19:00Z" w:initials="CG">
    <w:p w14:paraId="5547AC6F" w14:textId="77777777" w:rsidR="00EE2A6F" w:rsidRDefault="00EE2A6F" w:rsidP="00EE2A6F">
      <w:pPr>
        <w:pStyle w:val="Textocomentario"/>
        <w:jc w:val="left"/>
      </w:pPr>
      <w:r>
        <w:rPr>
          <w:rStyle w:val="Refdecomentario"/>
        </w:rPr>
        <w:annotationRef/>
      </w:r>
      <w:r>
        <w:t>Explica los diferentes tipos de pregunta y pon ejemplos de ellas</w:t>
      </w:r>
    </w:p>
  </w:comment>
  <w:comment w:id="1346" w:author="CRISTIAN GONZALEZ GARCIA" w:date="2026-05-28T09:18:00Z" w:initials="CG">
    <w:p w14:paraId="32466B6D" w14:textId="77777777" w:rsidR="00EE2A6F" w:rsidRDefault="00EE2A6F" w:rsidP="00EE2A6F">
      <w:pPr>
        <w:pStyle w:val="Textocomentario"/>
        <w:jc w:val="left"/>
      </w:pPr>
      <w:r>
        <w:rPr>
          <w:rStyle w:val="Refdecomentario"/>
        </w:rPr>
        <w:annotationRef/>
      </w:r>
      <w:r>
        <w:t>Pon ejemplos d ela notación</w:t>
      </w:r>
    </w:p>
  </w:comment>
  <w:comment w:id="1364" w:author="CRISTIAN GONZALEZ GARCIA" w:date="2026-05-28T09:19:00Z" w:initials="CG">
    <w:p w14:paraId="5408A917" w14:textId="77777777" w:rsidR="006152D4" w:rsidRDefault="006152D4" w:rsidP="006152D4">
      <w:pPr>
        <w:pStyle w:val="Textocomentario"/>
        <w:jc w:val="left"/>
      </w:pPr>
      <w:r>
        <w:rPr>
          <w:rStyle w:val="Refdecomentario"/>
        </w:rPr>
        <w:annotationRef/>
      </w:r>
      <w:r>
        <w:t>Yo esto lo dejaría para la parte de bdd, no aquí</w:t>
      </w:r>
    </w:p>
  </w:comment>
  <w:comment w:id="1365" w:author="Pablo Barrero Cruz" w:date="2026-05-28T17:56:00Z" w:initials="PB">
    <w:p w14:paraId="59ABC8E3" w14:textId="393C039B" w:rsidR="00426F34" w:rsidRDefault="00426F34">
      <w:pPr>
        <w:pStyle w:val="Textocomentario"/>
      </w:pPr>
      <w:r>
        <w:rPr>
          <w:rStyle w:val="Refdecomentario"/>
        </w:rPr>
        <w:annotationRef/>
      </w:r>
      <w:r>
        <w:t>perfecto,</w:t>
      </w:r>
    </w:p>
  </w:comment>
  <w:comment w:id="1400" w:author="CRISTIAN GONZALEZ GARCIA" w:date="2026-05-28T09:18:00Z" w:initials="CG">
    <w:p w14:paraId="0EFBD035" w14:textId="77777777" w:rsidR="009E587D" w:rsidRDefault="009E587D" w:rsidP="009E587D">
      <w:pPr>
        <w:pStyle w:val="Textocomentario"/>
        <w:jc w:val="left"/>
      </w:pPr>
      <w:r>
        <w:rPr>
          <w:rStyle w:val="Refdecomentario"/>
        </w:rPr>
        <w:annotationRef/>
      </w:r>
      <w:r>
        <w:t>Más que despliegue, lo llamaría de otra manera, dale una pensada</w:t>
      </w:r>
    </w:p>
  </w:comment>
  <w:comment w:id="1514" w:author="CRISTIAN GONZALEZ GARCIA" w:date="2026-05-28T09:28:00Z" w:initials="CG">
    <w:p w14:paraId="04BA666B" w14:textId="77777777" w:rsidR="00AE6429" w:rsidRDefault="00AE6429" w:rsidP="00AE6429">
      <w:pPr>
        <w:pStyle w:val="Textocomentario"/>
        <w:jc w:val="left"/>
      </w:pPr>
      <w:r>
        <w:rPr>
          <w:rStyle w:val="Refdecomentario"/>
        </w:rPr>
        <w:annotationRef/>
      </w:r>
      <w:r>
        <w:t>Añade de donde sacaste el salario: media de web, una en concreto, del estado/convenio, etc.</w:t>
      </w:r>
    </w:p>
  </w:comment>
  <w:comment w:id="1515" w:author="Pablo Barrero Cruz" w:date="2026-05-28T18:46:00Z" w:initials="PB">
    <w:p w14:paraId="2BCE9A93" w14:textId="77777777" w:rsidR="00CC4690" w:rsidRDefault="00CC4690">
      <w:pPr>
        <w:pStyle w:val="Textocomentario"/>
      </w:pPr>
      <w:r>
        <w:rPr>
          <w:rStyle w:val="Refdecomentario"/>
        </w:rPr>
        <w:annotationRef/>
      </w:r>
      <w:r>
        <w:t>Yo había sacado una estimación de una pagina random de internet, me recomiendas alguna? Hay alguna más “oficial” que otras?</w:t>
      </w:r>
    </w:p>
    <w:p w14:paraId="5AA649C7" w14:textId="0A647DF4" w:rsidR="00CC4690" w:rsidRDefault="00CC4690">
      <w:pPr>
        <w:pStyle w:val="Textocomentario"/>
      </w:pPr>
    </w:p>
  </w:comment>
  <w:comment w:id="1516" w:author="Pablo Barrero Cruz" w:date="2026-05-28T18:47:00Z" w:initials="PB">
    <w:p w14:paraId="12CE4326" w14:textId="0DF2C44D" w:rsidR="00CC4690" w:rsidRDefault="00CC4690">
      <w:pPr>
        <w:pStyle w:val="Textocomentario"/>
      </w:pPr>
      <w:r>
        <w:rPr>
          <w:rStyle w:val="Refdecomentario"/>
        </w:rPr>
        <w:annotationRef/>
      </w:r>
    </w:p>
  </w:comment>
  <w:comment w:id="1505" w:author="CRISTIAN GONZALEZ GARCIA" w:date="2026-05-28T09:29:00Z" w:initials="CG">
    <w:p w14:paraId="005BB78D" w14:textId="77777777" w:rsidR="001F56AF" w:rsidRDefault="001F56AF" w:rsidP="001F56AF">
      <w:pPr>
        <w:pStyle w:val="Textocomentario"/>
        <w:jc w:val="left"/>
      </w:pPr>
      <w:r>
        <w:rPr>
          <w:rStyle w:val="Refdecomentario"/>
        </w:rPr>
        <w:annotationRef/>
      </w:r>
      <w:r>
        <w:t>Añade título a todas las tablas</w:t>
      </w:r>
    </w:p>
  </w:comment>
  <w:comment w:id="1612" w:author="CRISTIAN GONZALEZ GARCIA" w:date="2026-05-28T09:30:00Z" w:initials="CG">
    <w:p w14:paraId="3FC3E5C0" w14:textId="77777777" w:rsidR="008C077D" w:rsidRDefault="008C077D" w:rsidP="008C077D">
      <w:pPr>
        <w:pStyle w:val="Textocomentario"/>
        <w:jc w:val="left"/>
      </w:pPr>
      <w:r>
        <w:rPr>
          <w:rStyle w:val="Refdecomentario"/>
        </w:rPr>
        <w:annotationRef/>
      </w:r>
      <w:r>
        <w:t>Este es en el simplificado (cliente). Este de arriba es el de la empresa, asi que no pongas el IVA</w:t>
      </w:r>
    </w:p>
  </w:comment>
  <w:comment w:id="1669" w:author="CRISTIAN GONZALEZ GARCIA" w:date="2026-05-28T09:30:00Z" w:initials="CG">
    <w:p w14:paraId="53E9AD94" w14:textId="77777777" w:rsidR="00BC44BF" w:rsidRDefault="00BC44BF" w:rsidP="00BC44BF">
      <w:pPr>
        <w:pStyle w:val="Textocomentario"/>
        <w:jc w:val="left"/>
      </w:pPr>
      <w:r>
        <w:rPr>
          <w:rStyle w:val="Refdecomentario"/>
        </w:rPr>
        <w:annotationRef/>
      </w:r>
      <w:r>
        <w:t>Debajo del total añade otra casilla para al total aplicarle el 21% de iva y dp pones el total + iva</w:t>
      </w:r>
    </w:p>
  </w:comment>
  <w:comment w:id="1714" w:author="CRISTIAN GONZALEZ GARCIA" w:date="2026-06-17T09:01:00Z" w:initials="CG">
    <w:p w14:paraId="5F81F7D2" w14:textId="77777777" w:rsidR="006A66EC" w:rsidRDefault="006A66EC" w:rsidP="006A66EC">
      <w:pPr>
        <w:pStyle w:val="Textocomentario"/>
        <w:jc w:val="left"/>
      </w:pPr>
      <w:r>
        <w:rPr>
          <w:rStyle w:val="Refdecomentario"/>
        </w:rPr>
        <w:annotationRef/>
      </w:r>
      <w:r>
        <w:t>Extranjerismos en cursiva</w:t>
      </w:r>
    </w:p>
  </w:comment>
  <w:comment w:id="1716" w:author="CRISTIAN GONZALEZ GARCIA" w:date="2026-06-17T09:00:00Z" w:initials="CG">
    <w:p w14:paraId="5842634B" w14:textId="77777777" w:rsidR="004A091F" w:rsidRDefault="004A091F" w:rsidP="004A091F">
      <w:pPr>
        <w:pStyle w:val="Textocomentario"/>
        <w:jc w:val="left"/>
      </w:pPr>
      <w:r>
        <w:rPr>
          <w:rStyle w:val="Refdecomentario"/>
        </w:rPr>
        <w:annotationRef/>
      </w:r>
      <w:r>
        <w:t>Sal en español y sin comillas y así parece una errata, revísalo</w:t>
      </w:r>
    </w:p>
  </w:comment>
  <w:comment w:id="1780" w:author="CRISTIAN GONZALEZ GARCIA" w:date="2026-06-17T09:02:00Z" w:initials="CG">
    <w:p w14:paraId="629AF16B" w14:textId="77777777" w:rsidR="00871FD4" w:rsidRDefault="00871FD4" w:rsidP="00871FD4">
      <w:pPr>
        <w:pStyle w:val="Textocomentario"/>
        <w:jc w:val="left"/>
      </w:pPr>
      <w:r>
        <w:rPr>
          <w:rStyle w:val="Refdecomentario"/>
        </w:rPr>
        <w:annotationRef/>
      </w:r>
      <w:r>
        <w:t>Actores siempre en mayúscula o minúscula, pero se consistente</w:t>
      </w:r>
    </w:p>
  </w:comment>
  <w:comment w:id="1813" w:author="CRISTIAN GONZALEZ GARCIA" w:date="2026-06-17T09:00:00Z" w:initials="CG">
    <w:p w14:paraId="70436701" w14:textId="77777777" w:rsidR="00DB2D69" w:rsidRDefault="00DB2D69" w:rsidP="00DB2D69">
      <w:pPr>
        <w:pStyle w:val="Textocomentario"/>
        <w:jc w:val="left"/>
      </w:pPr>
      <w:r>
        <w:rPr>
          <w:rStyle w:val="Refdecomentario"/>
        </w:rPr>
        <w:annotationRef/>
      </w:r>
      <w:r>
        <w:t>Esta tabla tiene el mismo título que la inferior, revisa estos títulos</w:t>
      </w:r>
    </w:p>
  </w:comment>
  <w:comment w:id="1998" w:author="CRISTIAN GONZALEZ GARCIA" w:date="2026-06-17T08:58:00Z" w:initials="CG">
    <w:p w14:paraId="107EFE64" w14:textId="77777777" w:rsidR="005A1474" w:rsidRDefault="005A1474" w:rsidP="005A1474">
      <w:pPr>
        <w:pStyle w:val="Textocomentario"/>
        <w:jc w:val="left"/>
      </w:pPr>
      <w:r>
        <w:rPr>
          <w:rStyle w:val="Refdecomentario"/>
        </w:rPr>
        <w:annotationRef/>
      </w:r>
      <w:r>
        <w:t>Quita l ode básico, que queda muy mal. Las haces de rendimiento</w:t>
      </w:r>
    </w:p>
  </w:comment>
  <w:comment w:id="1999" w:author="CRISTIAN GONZALEZ GARCIA" w:date="2026-06-17T08:58:00Z" w:initials="CG">
    <w:p w14:paraId="7A2B37DA" w14:textId="77777777" w:rsidR="005A1474" w:rsidRDefault="005A1474" w:rsidP="005A1474">
      <w:pPr>
        <w:pStyle w:val="Textocomentario"/>
        <w:jc w:val="left"/>
      </w:pPr>
      <w:r>
        <w:rPr>
          <w:rStyle w:val="Refdecomentario"/>
        </w:rPr>
        <w:annotationRef/>
      </w:r>
      <w:r>
        <w:t>Y añade de cargar dentro de estas, es decir, cuantas conexiones simultanea sa la vez aguanta y cuanto tarda una conexión. Hay muchos programa spara hacerlas</w:t>
      </w:r>
    </w:p>
  </w:comment>
  <w:comment w:id="2028" w:author="CRISTIAN GONZALEZ GARCIA" w:date="2026-06-17T09:04:00Z" w:initials="CG">
    <w:p w14:paraId="7D423377" w14:textId="77777777" w:rsidR="00842BEB" w:rsidRDefault="00842BEB" w:rsidP="00842BEB">
      <w:pPr>
        <w:pStyle w:val="Textocomentario"/>
        <w:jc w:val="left"/>
      </w:pPr>
      <w:r>
        <w:rPr>
          <w:rStyle w:val="Refdecomentario"/>
        </w:rPr>
        <w:annotationRef/>
      </w:r>
      <w:r>
        <w:t>Introduce todos brevemente</w:t>
      </w:r>
    </w:p>
  </w:comment>
  <w:comment w:id="2052" w:author="CRISTIAN GONZALEZ GARCIA" w:date="2026-06-17T09:08:00Z" w:initials="CG">
    <w:p w14:paraId="62107128" w14:textId="77777777" w:rsidR="0058138F" w:rsidRDefault="0058138F" w:rsidP="0058138F">
      <w:pPr>
        <w:pStyle w:val="Textocomentario"/>
        <w:jc w:val="left"/>
      </w:pPr>
      <w:r>
        <w:rPr>
          <w:rStyle w:val="Refdecomentario"/>
        </w:rPr>
        <w:annotationRef/>
      </w:r>
      <w:r>
        <w:t>Esto suena a que cada uno se despliega en su propio disco duro, ojo</w:t>
      </w:r>
    </w:p>
  </w:comment>
  <w:comment w:id="2185" w:author="CRISTIAN GONZALEZ GARCIA" w:date="2026-06-30T14:41:00Z" w:initials="CG">
    <w:p w14:paraId="6CAF3C91" w14:textId="762BDA4D" w:rsidR="00C73544" w:rsidRDefault="00C73544">
      <w:pPr>
        <w:pStyle w:val="Textocomentario"/>
      </w:pPr>
      <w:r>
        <w:rPr>
          <w:rStyle w:val="Refdecomentario"/>
        </w:rPr>
        <w:annotationRef/>
      </w:r>
      <w:r w:rsidR="00483862">
        <w:t>Puede sañadir que se solicitó hace más de 3 meses y no han respondido con la solución, sol oco nque esperáramos</w:t>
      </w:r>
    </w:p>
  </w:comment>
  <w:comment w:id="2192" w:author="CRISTIAN GONZALEZ GARCIA" w:date="2026-06-30T14:44:00Z" w:initials="CG">
    <w:p w14:paraId="2959C864" w14:textId="0034814A" w:rsidR="009C7583" w:rsidRDefault="009C7583">
      <w:pPr>
        <w:pStyle w:val="Textocomentario"/>
      </w:pPr>
      <w:r>
        <w:rPr>
          <w:rStyle w:val="Refdecomentario"/>
        </w:rPr>
        <w:annotationRef/>
      </w:r>
      <w:r>
        <w:t>Esto revisa que esté como os mandan en CVVS</w:t>
      </w:r>
    </w:p>
  </w:comment>
  <w:comment w:id="2236" w:author="CRISTIAN GONZALEZ GARCIA" w:date="2026-06-30T14:45:00Z" w:initials="CG">
    <w:p w14:paraId="10185CC3" w14:textId="503C2F1B" w:rsidR="0017393E" w:rsidRDefault="0017393E">
      <w:pPr>
        <w:pStyle w:val="Textocomentario"/>
      </w:pPr>
      <w:r>
        <w:rPr>
          <w:rStyle w:val="Refdecomentario"/>
        </w:rPr>
        <w:annotationRef/>
      </w:r>
      <w:r>
        <w:t>Añade subsecci´no conclusiones explciando que cambios hiciste, cuáles no, lo que encontraron, como mejorar, etc.</w:t>
      </w:r>
    </w:p>
  </w:comment>
  <w:comment w:id="2235" w:author="CRISTIAN GONZALEZ GARCIA" w:date="2026-06-30T14:45:00Z" w:initials="CG">
    <w:p w14:paraId="55C5F076" w14:textId="25A6B303" w:rsidR="0017393E" w:rsidRDefault="0017393E">
      <w:pPr>
        <w:pStyle w:val="Textocomentario"/>
      </w:pPr>
      <w:r>
        <w:rPr>
          <w:rStyle w:val="Refdecomentario"/>
        </w:rPr>
        <w:annotationRef/>
      </w:r>
    </w:p>
  </w:comment>
  <w:comment w:id="2238" w:author="CRISTIAN GONZALEZ GARCIA" w:date="2026-06-30T14:48:00Z" w:initials="CG">
    <w:p w14:paraId="444701F8" w14:textId="638F9F04" w:rsidR="001B09B2" w:rsidRDefault="001B09B2">
      <w:pPr>
        <w:pStyle w:val="Textocomentario"/>
      </w:pPr>
      <w:r>
        <w:rPr>
          <w:rStyle w:val="Refdecomentario"/>
        </w:rPr>
        <w:annotationRef/>
      </w:r>
      <w:r>
        <w:t>Mejor N/A</w:t>
      </w:r>
    </w:p>
  </w:comment>
  <w:comment w:id="2246" w:author="CRISTIAN GONZALEZ GARCIA" w:date="2026-06-30T14:47:00Z" w:initials="CG">
    <w:p w14:paraId="1F78B9B3" w14:textId="619E6386" w:rsidR="00620F17" w:rsidRDefault="00620F17">
      <w:pPr>
        <w:pStyle w:val="Textocomentario"/>
      </w:pPr>
      <w:r>
        <w:rPr>
          <w:rStyle w:val="Refdecomentario"/>
        </w:rPr>
        <w:annotationRef/>
      </w:r>
      <w:r>
        <w:t xml:space="preserve">Ojo, aquí serían las nuevas que deis en la carrera, wcag 1 n otiene sentido para </w:t>
      </w:r>
      <w:r w:rsidR="00C53FC2">
        <w:t>React por el SPA, aunque podrías decir que algunas cosas sí, pero reviso lo del grado. Hay tb muchas de Google y otras, mira los TFGs de ejemplo</w:t>
      </w:r>
      <w:r w:rsidR="00754D06">
        <w:t xml:space="preserve"> O usar wcag 2.x. Revísalo, muy improtante</w:t>
      </w:r>
    </w:p>
  </w:comment>
  <w:comment w:id="2251" w:author="CRISTIAN GONZALEZ GARCIA" w:date="2026-06-30T14:46:00Z" w:initials="CG">
    <w:p w14:paraId="6494E7A8" w14:textId="006AEEE9" w:rsidR="009A1AFF" w:rsidRDefault="009A1AFF">
      <w:pPr>
        <w:pStyle w:val="Textocomentario"/>
      </w:pPr>
      <w:r>
        <w:rPr>
          <w:rStyle w:val="Refdecomentario"/>
        </w:rPr>
        <w:annotationRef/>
      </w:r>
      <w:r>
        <w:t>Índice antes de las pruebas el PC sobre el que las ejecutadte: cpu, mhz, memoria, latencia, ssd, hdd, velocidades, etc.</w:t>
      </w:r>
    </w:p>
  </w:comment>
  <w:comment w:id="2252" w:author="CRISTIAN GONZALEZ GARCIA" w:date="2026-06-30T14:49:00Z" w:initials="CG">
    <w:p w14:paraId="3C93A19A" w14:textId="0C554D7A" w:rsidR="00AD5F35" w:rsidRDefault="00AD5F35">
      <w:pPr>
        <w:pStyle w:val="Textocomentario"/>
      </w:pPr>
      <w:r>
        <w:rPr>
          <w:rStyle w:val="Refdecomentario"/>
        </w:rPr>
        <w:annotationRef/>
      </w:r>
      <w:r>
        <w:t>Añade subsección de conclusiones par</w:t>
      </w:r>
      <w:r w:rsidRPr="00AD5F35">
        <w:t>a explicar qué librería está engordando el bundle (</w:t>
      </w:r>
      <w:r>
        <w:t>M</w:t>
      </w:r>
      <w:r w:rsidRPr="00AD5F35">
        <w:t>aterial-UI o KaTeX</w:t>
      </w:r>
      <w:r>
        <w:t xml:space="preserve"> u otra</w:t>
      </w:r>
      <w:r w:rsidRPr="00AD5F35">
        <w:t xml:space="preserve">) y que la solución pasa por configurar </w:t>
      </w:r>
      <w:r>
        <w:t xml:space="preserve">manual </w:t>
      </w:r>
      <w:r w:rsidRPr="00AD5F35">
        <w:t xml:space="preserve">hunks en vite.config.ts para aplicar </w:t>
      </w:r>
      <w:r w:rsidRPr="00AD5F35">
        <w:rPr>
          <w:i/>
          <w:iCs/>
        </w:rPr>
        <w:t>code-splitting</w:t>
      </w:r>
      <w:r w:rsidRPr="00AD5F35">
        <w:t>.</w:t>
      </w:r>
      <w:r>
        <w:t xml:space="preserve"> Revísalo a mano</w:t>
      </w:r>
    </w:p>
  </w:comment>
  <w:comment w:id="2373" w:author="CRISTIAN GONZALEZ GARCIA" w:date="2026-06-30T14:51:00Z" w:initials="CG">
    <w:p w14:paraId="0DADA73D" w14:textId="030A6D47" w:rsidR="00FC45C9" w:rsidRDefault="00FC45C9">
      <w:pPr>
        <w:pStyle w:val="Textocomentario"/>
      </w:pPr>
      <w:r>
        <w:rPr>
          <w:rStyle w:val="Refdecomentario"/>
        </w:rPr>
        <w:annotationRef/>
      </w:r>
      <w:r>
        <w:t>Me rechina mucho que no haya una sola captura de la app para mostrarla</w:t>
      </w:r>
    </w:p>
  </w:comment>
  <w:comment w:id="2398" w:author="CRISTIAN GONZALEZ GARCIA" w:date="2026-06-30T14:51:00Z" w:initials="CG">
    <w:p w14:paraId="3006F3C8" w14:textId="37214C80" w:rsidR="00FC45C9" w:rsidRDefault="00FC45C9">
      <w:pPr>
        <w:pStyle w:val="Textocomentario"/>
      </w:pPr>
      <w:r>
        <w:rPr>
          <w:rStyle w:val="Refdecomentario"/>
        </w:rPr>
        <w:annotationRef/>
      </w:r>
      <w:r>
        <w:t>Al final metiste la IA? Si es así, añádelo y di que tocar si se quiere meter otro modelo. O si quieres meterl oaún estás a tiempo</w:t>
      </w:r>
    </w:p>
  </w:comment>
  <w:comment w:id="2413" w:author="CRISTIAN GONZALEZ GARCIA" w:date="2026-06-30T14:53:00Z" w:initials="CG">
    <w:p w14:paraId="306009EF" w14:textId="49FD7FC5" w:rsidR="006A7920" w:rsidRDefault="006A7920">
      <w:pPr>
        <w:pStyle w:val="Textocomentario"/>
      </w:pPr>
      <w:r>
        <w:rPr>
          <w:rStyle w:val="Refdecomentario"/>
        </w:rPr>
        <w:annotationRef/>
      </w:r>
      <w:r w:rsidR="00057BBE">
        <w:t>Comienza diciendo osu cumplenh los objetivos planteados y cómo</w:t>
      </w:r>
    </w:p>
  </w:comment>
  <w:comment w:id="2415" w:author="CRISTIAN GONZALEZ GARCIA" w:date="2026-06-30T14:54:00Z" w:initials="CG">
    <w:p w14:paraId="07ED263B" w14:textId="73623EB3" w:rsidR="0042017E" w:rsidRDefault="0042017E">
      <w:pPr>
        <w:pStyle w:val="Textocomentario"/>
      </w:pPr>
      <w:r>
        <w:rPr>
          <w:rStyle w:val="Refdecomentario"/>
        </w:rPr>
        <w:annotationRef/>
      </w:r>
      <w:r>
        <w:t>Además de muy posiblemente “</w:t>
      </w:r>
      <w:r w:rsidRPr="0042017E">
        <w:t>la optimización del empaquetado del cliente web (Vite) mediante técnicas de code-splitting y lazy loading para reducir el tamaño de los chunks principales detectados en la fase de pruebas</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FB37C0" w15:done="0"/>
  <w15:commentEx w15:paraId="0FA72B93" w15:done="0"/>
  <w15:commentEx w15:paraId="3F704A3D" w15:done="0"/>
  <w15:commentEx w15:paraId="141AE7F0" w15:done="0"/>
  <w15:commentEx w15:paraId="2330718F" w15:done="0"/>
  <w15:commentEx w15:paraId="2EF8E582" w15:done="0"/>
  <w15:commentEx w15:paraId="49391E2E" w15:paraIdParent="2EF8E582" w15:done="0"/>
  <w15:commentEx w15:paraId="090F76BC" w15:paraIdParent="2EF8E582" w15:done="0"/>
  <w15:commentEx w15:paraId="4D809BBE" w15:done="0"/>
  <w15:commentEx w15:paraId="4A105B31" w15:done="0"/>
  <w15:commentEx w15:paraId="671ADCAD" w15:done="0"/>
  <w15:commentEx w15:paraId="05AB2BA4" w15:done="0"/>
  <w15:commentEx w15:paraId="0DD6D122" w15:paraIdParent="05AB2BA4" w15:done="0"/>
  <w15:commentEx w15:paraId="5801DB60" w15:done="0"/>
  <w15:commentEx w15:paraId="1E9EB2D8" w15:done="0"/>
  <w15:commentEx w15:paraId="23BD8A88" w15:paraIdParent="1E9EB2D8" w15:done="0"/>
  <w15:commentEx w15:paraId="07C585DF" w15:done="0"/>
  <w15:commentEx w15:paraId="24188763" w15:done="0"/>
  <w15:commentEx w15:paraId="5547AC6F" w15:done="0"/>
  <w15:commentEx w15:paraId="32466B6D" w15:done="0"/>
  <w15:commentEx w15:paraId="5408A917" w15:done="0"/>
  <w15:commentEx w15:paraId="59ABC8E3" w15:paraIdParent="5408A917" w15:done="0"/>
  <w15:commentEx w15:paraId="0EFBD035" w15:done="0"/>
  <w15:commentEx w15:paraId="04BA666B" w15:done="0"/>
  <w15:commentEx w15:paraId="5AA649C7" w15:paraIdParent="04BA666B" w15:done="0"/>
  <w15:commentEx w15:paraId="12CE4326" w15:paraIdParent="04BA666B" w15:done="0"/>
  <w15:commentEx w15:paraId="005BB78D" w15:done="0"/>
  <w15:commentEx w15:paraId="3FC3E5C0" w15:done="0"/>
  <w15:commentEx w15:paraId="53E9AD94" w15:done="0"/>
  <w15:commentEx w15:paraId="5F81F7D2" w15:done="0"/>
  <w15:commentEx w15:paraId="5842634B" w15:done="0"/>
  <w15:commentEx w15:paraId="629AF16B" w15:done="0"/>
  <w15:commentEx w15:paraId="70436701" w15:done="0"/>
  <w15:commentEx w15:paraId="107EFE64" w15:done="0"/>
  <w15:commentEx w15:paraId="7A2B37DA" w15:paraIdParent="107EFE64" w15:done="0"/>
  <w15:commentEx w15:paraId="7D423377" w15:done="0"/>
  <w15:commentEx w15:paraId="62107128" w15:done="0"/>
  <w15:commentEx w15:paraId="6CAF3C91" w15:done="0"/>
  <w15:commentEx w15:paraId="2959C864" w15:done="0"/>
  <w15:commentEx w15:paraId="10185CC3" w15:done="0"/>
  <w15:commentEx w15:paraId="55C5F076" w15:done="0"/>
  <w15:commentEx w15:paraId="444701F8" w15:done="0"/>
  <w15:commentEx w15:paraId="1F78B9B3" w15:done="0"/>
  <w15:commentEx w15:paraId="6494E7A8" w15:done="0"/>
  <w15:commentEx w15:paraId="3C93A19A" w15:done="0"/>
  <w15:commentEx w15:paraId="0DADA73D" w15:done="0"/>
  <w15:commentEx w15:paraId="3006F3C8" w15:done="0"/>
  <w15:commentEx w15:paraId="306009EF" w15:done="0"/>
  <w15:commentEx w15:paraId="07ED26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49BF80" w16cex:dateUtc="2026-05-21T09:54:00Z">
    <w16cex:extLst>
      <w16:ext w16:uri="{CE6994B0-6A32-4C9F-8C6B-6E91EDA988CE}">
        <cr:reactions xmlns:cr="http://schemas.microsoft.com/office/comments/2020/reactions">
          <cr:reaction reactionType="1">
            <cr:reactionInfo dateUtc="2026-05-21T16:24:33Z">
              <cr:user userId="S::UO289642@uniovi.es::72735328-7a05-406b-b9e2-19b1bb9c668a" userProvider="AD" userName="Pablo Barrero Cruz"/>
            </cr:reactionInfo>
          </cr:reaction>
        </cr:reactions>
      </w16:ext>
    </w16cex:extLst>
  </w16cex:commentExtensible>
  <w16cex:commentExtensible w16cex:durableId="12957B10" w16cex:dateUtc="2026-05-28T07:16:00Z"/>
  <w16cex:commentExtensible w16cex:durableId="7FC64C94" w16cex:dateUtc="2026-05-21T09:55:00Z"/>
  <w16cex:commentExtensible w16cex:durableId="7E736E61" w16cex:dateUtc="2026-05-21T10:06:00Z"/>
  <w16cex:commentExtensible w16cex:durableId="20BAD9F7" w16cex:dateUtc="2026-05-21T10:04:00Z"/>
  <w16cex:commentExtensible w16cex:durableId="1055CC9F" w16cex:dateUtc="2026-05-21T10:00:00Z"/>
  <w16cex:commentExtensible w16cex:durableId="297E6506" w16cex:dateUtc="2026-05-21T10:01:00Z"/>
  <w16cex:commentExtensible w16cex:durableId="63BEECBD" w16cex:dateUtc="2026-05-28T15:45:00Z"/>
  <w16cex:commentExtensible w16cex:durableId="5C5ED4F5" w16cex:dateUtc="2026-05-28T07:10:00Z"/>
  <w16cex:commentExtensible w16cex:durableId="22193624" w16cex:dateUtc="2026-05-28T07:14:00Z"/>
  <w16cex:commentExtensible w16cex:durableId="51D4350F" w16cex:dateUtc="2026-05-28T07:12:00Z"/>
  <w16cex:commentExtensible w16cex:durableId="5DF294D7" w16cex:dateUtc="2026-05-28T07:12:00Z"/>
  <w16cex:commentExtensible w16cex:durableId="6A738AF6" w16cex:dateUtc="2026-05-28T15:50:00Z"/>
  <w16cex:commentExtensible w16cex:durableId="2D6DDD5C" w16cex:dateUtc="2026-05-28T07:14:00Z"/>
  <w16cex:commentExtensible w16cex:durableId="1B048D3E" w16cex:dateUtc="2026-05-28T07:12:00Z"/>
  <w16cex:commentExtensible w16cex:durableId="25553DC8" w16cex:dateUtc="2026-05-28T15:51:00Z"/>
  <w16cex:commentExtensible w16cex:durableId="362AF89F" w16cex:dateUtc="2026-05-28T07:15:00Z"/>
  <w16cex:commentExtensible w16cex:durableId="6BFA6011" w16cex:dateUtc="2026-05-28T07:19:00Z"/>
  <w16cex:commentExtensible w16cex:durableId="3AEC8D9F" w16cex:dateUtc="2026-05-28T07:19:00Z"/>
  <w16cex:commentExtensible w16cex:durableId="4AFC3375" w16cex:dateUtc="2026-05-28T07:18:00Z"/>
  <w16cex:commentExtensible w16cex:durableId="646DE70E" w16cex:dateUtc="2026-05-28T07:19:00Z"/>
  <w16cex:commentExtensible w16cex:durableId="52EC6176" w16cex:dateUtc="2026-05-28T15:56:00Z"/>
  <w16cex:commentExtensible w16cex:durableId="0377E404" w16cex:dateUtc="2026-05-28T07:18:00Z"/>
  <w16cex:commentExtensible w16cex:durableId="316D6CF6" w16cex:dateUtc="2026-05-28T07:28:00Z"/>
  <w16cex:commentExtensible w16cex:durableId="25B31331" w16cex:dateUtc="2026-05-28T16:46:00Z"/>
  <w16cex:commentExtensible w16cex:durableId="74F89A96" w16cex:dateUtc="2026-05-28T16:47:00Z"/>
  <w16cex:commentExtensible w16cex:durableId="0CC15847" w16cex:dateUtc="2026-05-28T07:29:00Z"/>
  <w16cex:commentExtensible w16cex:durableId="6E282C79" w16cex:dateUtc="2026-05-28T07:30:00Z"/>
  <w16cex:commentExtensible w16cex:durableId="38578E95" w16cex:dateUtc="2026-05-28T07:30:00Z"/>
  <w16cex:commentExtensible w16cex:durableId="66A0AECA" w16cex:dateUtc="2026-06-17T07:01:00Z"/>
  <w16cex:commentExtensible w16cex:durableId="6E6C83B0" w16cex:dateUtc="2026-06-17T07:00:00Z"/>
  <w16cex:commentExtensible w16cex:durableId="102E84AE" w16cex:dateUtc="2026-06-17T07:02:00Z"/>
  <w16cex:commentExtensible w16cex:durableId="18404B34" w16cex:dateUtc="2026-06-17T07:00:00Z"/>
  <w16cex:commentExtensible w16cex:durableId="0D0F0DD8" w16cex:dateUtc="2026-06-17T06:58:00Z"/>
  <w16cex:commentExtensible w16cex:durableId="6BDE9EA9" w16cex:dateUtc="2026-06-17T06:58:00Z"/>
  <w16cex:commentExtensible w16cex:durableId="665AE167" w16cex:dateUtc="2026-06-17T07:04:00Z"/>
  <w16cex:commentExtensible w16cex:durableId="5A781696" w16cex:dateUtc="2026-06-17T07:08:00Z"/>
  <w16cex:commentExtensible w16cex:durableId="2AC57140" w16cex:dateUtc="2026-06-30T12:41:00Z"/>
  <w16cex:commentExtensible w16cex:durableId="1D88B09E" w16cex:dateUtc="2026-06-30T12:44:00Z"/>
  <w16cex:commentExtensible w16cex:durableId="3430F4F2" w16cex:dateUtc="2026-06-30T12:45:00Z"/>
  <w16cex:commentExtensible w16cex:durableId="6502C95B" w16cex:dateUtc="2026-06-30T12:45:00Z"/>
  <w16cex:commentExtensible w16cex:durableId="7DE8DD95" w16cex:dateUtc="2026-06-30T12:48:00Z"/>
  <w16cex:commentExtensible w16cex:durableId="70B088C5" w16cex:dateUtc="2026-06-30T12:47:00Z"/>
  <w16cex:commentExtensible w16cex:durableId="4E7ECAC8" w16cex:dateUtc="2026-06-30T12:46:00Z"/>
  <w16cex:commentExtensible w16cex:durableId="65EC6ADC" w16cex:dateUtc="2026-06-30T12:49:00Z"/>
  <w16cex:commentExtensible w16cex:durableId="09FC789A" w16cex:dateUtc="2026-06-30T12:51:00Z"/>
  <w16cex:commentExtensible w16cex:durableId="08B71B53" w16cex:dateUtc="2026-06-30T12:51:00Z"/>
  <w16cex:commentExtensible w16cex:durableId="5BBC7907" w16cex:dateUtc="2026-06-30T12:53:00Z"/>
  <w16cex:commentExtensible w16cex:durableId="02FA4693" w16cex:dateUtc="2026-06-30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FB37C0" w16cid:durableId="3A49BF80"/>
  <w16cid:commentId w16cid:paraId="0FA72B93" w16cid:durableId="12957B10"/>
  <w16cid:commentId w16cid:paraId="3F704A3D" w16cid:durableId="7FC64C94"/>
  <w16cid:commentId w16cid:paraId="141AE7F0" w16cid:durableId="7E736E61"/>
  <w16cid:commentId w16cid:paraId="2330718F" w16cid:durableId="20BAD9F7"/>
  <w16cid:commentId w16cid:paraId="2EF8E582" w16cid:durableId="1055CC9F"/>
  <w16cid:commentId w16cid:paraId="49391E2E" w16cid:durableId="297E6506"/>
  <w16cid:commentId w16cid:paraId="090F76BC" w16cid:durableId="63BEECBD"/>
  <w16cid:commentId w16cid:paraId="4D809BBE" w16cid:durableId="5C5ED4F5"/>
  <w16cid:commentId w16cid:paraId="4A105B31" w16cid:durableId="22193624"/>
  <w16cid:commentId w16cid:paraId="671ADCAD" w16cid:durableId="51D4350F"/>
  <w16cid:commentId w16cid:paraId="05AB2BA4" w16cid:durableId="5DF294D7"/>
  <w16cid:commentId w16cid:paraId="0DD6D122" w16cid:durableId="6A738AF6"/>
  <w16cid:commentId w16cid:paraId="5801DB60" w16cid:durableId="2D6DDD5C"/>
  <w16cid:commentId w16cid:paraId="1E9EB2D8" w16cid:durableId="1B048D3E"/>
  <w16cid:commentId w16cid:paraId="23BD8A88" w16cid:durableId="25553DC8"/>
  <w16cid:commentId w16cid:paraId="07C585DF" w16cid:durableId="362AF89F"/>
  <w16cid:commentId w16cid:paraId="24188763" w16cid:durableId="6BFA6011"/>
  <w16cid:commentId w16cid:paraId="5547AC6F" w16cid:durableId="3AEC8D9F"/>
  <w16cid:commentId w16cid:paraId="32466B6D" w16cid:durableId="4AFC3375"/>
  <w16cid:commentId w16cid:paraId="5408A917" w16cid:durableId="646DE70E"/>
  <w16cid:commentId w16cid:paraId="59ABC8E3" w16cid:durableId="52EC6176"/>
  <w16cid:commentId w16cid:paraId="0EFBD035" w16cid:durableId="0377E404"/>
  <w16cid:commentId w16cid:paraId="04BA666B" w16cid:durableId="316D6CF6"/>
  <w16cid:commentId w16cid:paraId="5AA649C7" w16cid:durableId="25B31331"/>
  <w16cid:commentId w16cid:paraId="12CE4326" w16cid:durableId="74F89A96"/>
  <w16cid:commentId w16cid:paraId="005BB78D" w16cid:durableId="0CC15847"/>
  <w16cid:commentId w16cid:paraId="3FC3E5C0" w16cid:durableId="6E282C79"/>
  <w16cid:commentId w16cid:paraId="53E9AD94" w16cid:durableId="38578E95"/>
  <w16cid:commentId w16cid:paraId="5F81F7D2" w16cid:durableId="66A0AECA"/>
  <w16cid:commentId w16cid:paraId="5842634B" w16cid:durableId="6E6C83B0"/>
  <w16cid:commentId w16cid:paraId="629AF16B" w16cid:durableId="102E84AE"/>
  <w16cid:commentId w16cid:paraId="70436701" w16cid:durableId="18404B34"/>
  <w16cid:commentId w16cid:paraId="107EFE64" w16cid:durableId="0D0F0DD8"/>
  <w16cid:commentId w16cid:paraId="7A2B37DA" w16cid:durableId="6BDE9EA9"/>
  <w16cid:commentId w16cid:paraId="7D423377" w16cid:durableId="665AE167"/>
  <w16cid:commentId w16cid:paraId="62107128" w16cid:durableId="5A781696"/>
  <w16cid:commentId w16cid:paraId="6CAF3C91" w16cid:durableId="2AC57140"/>
  <w16cid:commentId w16cid:paraId="2959C864" w16cid:durableId="1D88B09E"/>
  <w16cid:commentId w16cid:paraId="10185CC3" w16cid:durableId="3430F4F2"/>
  <w16cid:commentId w16cid:paraId="55C5F076" w16cid:durableId="6502C95B"/>
  <w16cid:commentId w16cid:paraId="444701F8" w16cid:durableId="7DE8DD95"/>
  <w16cid:commentId w16cid:paraId="1F78B9B3" w16cid:durableId="70B088C5"/>
  <w16cid:commentId w16cid:paraId="6494E7A8" w16cid:durableId="4E7ECAC8"/>
  <w16cid:commentId w16cid:paraId="3C93A19A" w16cid:durableId="65EC6ADC"/>
  <w16cid:commentId w16cid:paraId="0DADA73D" w16cid:durableId="09FC789A"/>
  <w16cid:commentId w16cid:paraId="3006F3C8" w16cid:durableId="08B71B53"/>
  <w16cid:commentId w16cid:paraId="306009EF" w16cid:durableId="5BBC7907"/>
  <w16cid:commentId w16cid:paraId="07ED263B" w16cid:durableId="02FA46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C0F2F" w14:textId="77777777" w:rsidR="00A57752" w:rsidRDefault="00A57752" w:rsidP="00B07406">
      <w:pPr>
        <w:spacing w:after="0" w:line="240" w:lineRule="auto"/>
      </w:pPr>
      <w:r>
        <w:separator/>
      </w:r>
    </w:p>
  </w:endnote>
  <w:endnote w:type="continuationSeparator" w:id="0">
    <w:p w14:paraId="4CEB3324" w14:textId="77777777" w:rsidR="00A57752" w:rsidRDefault="00A57752" w:rsidP="00B07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36"/>
      <w:gridCol w:w="7528"/>
    </w:tblGrid>
    <w:tr w:rsidR="00554BF1" w14:paraId="12D4F20C" w14:textId="77777777">
      <w:tc>
        <w:tcPr>
          <w:tcW w:w="500" w:type="pct"/>
          <w:tcBorders>
            <w:top w:val="single" w:sz="4" w:space="0" w:color="858585" w:themeColor="accent2" w:themeShade="BF"/>
          </w:tcBorders>
          <w:shd w:val="clear" w:color="auto" w:fill="858585" w:themeFill="accent2" w:themeFillShade="BF"/>
        </w:tcPr>
        <w:p w14:paraId="3DC24247" w14:textId="0144E935" w:rsidR="00554BF1" w:rsidRDefault="00554BF1">
          <w:pPr>
            <w:pStyle w:val="Piedepgina"/>
            <w:jc w:val="right"/>
            <w:rPr>
              <w:b/>
              <w:color w:val="FFFFFF" w:themeColor="background1"/>
            </w:rPr>
          </w:pPr>
          <w:r>
            <w:fldChar w:fldCharType="begin"/>
          </w:r>
          <w:r>
            <w:instrText xml:space="preserve"> PAGE   \* MERGEFORMAT </w:instrText>
          </w:r>
          <w:r>
            <w:fldChar w:fldCharType="separate"/>
          </w:r>
          <w:r w:rsidR="0071679B" w:rsidRPr="0071679B">
            <w:rPr>
              <w:noProof/>
              <w:color w:val="FFFFFF" w:themeColor="background1"/>
            </w:rPr>
            <w:t>20</w:t>
          </w:r>
          <w:r>
            <w:rPr>
              <w:noProof/>
              <w:color w:val="FFFFFF" w:themeColor="background1"/>
            </w:rPr>
            <w:fldChar w:fldCharType="end"/>
          </w:r>
        </w:p>
      </w:tc>
      <w:tc>
        <w:tcPr>
          <w:tcW w:w="4500" w:type="pct"/>
          <w:tcBorders>
            <w:top w:val="single" w:sz="4" w:space="0" w:color="auto"/>
          </w:tcBorders>
        </w:tcPr>
        <w:p w14:paraId="607565F2" w14:textId="6C6E4771" w:rsidR="00554BF1" w:rsidRDefault="008E2652">
          <w:pPr>
            <w:pStyle w:val="Piedepgina"/>
          </w:pPr>
          <w:fldSimple w:instr=" STYLEREF  &quot;1&quot;  ">
            <w:r w:rsidR="008D1C95">
              <w:rPr>
                <w:noProof/>
              </w:rPr>
              <w:t>Manuales del Sistema</w:t>
            </w:r>
          </w:fldSimple>
          <w:r w:rsidR="00554BF1">
            <w:t xml:space="preserve"> | </w:t>
          </w:r>
          <w:sdt>
            <w:sdtPr>
              <w:alias w:val="Organización"/>
              <w:id w:val="13752639"/>
              <w:placeholder>
                <w:docPart w:val="622FDED80F8A499C95333147C6F60168"/>
              </w:placeholder>
              <w:dataBinding w:prefixMappings="xmlns:ns0='http://schemas.openxmlformats.org/officeDocument/2006/extended-properties'" w:xpath="/ns0:Properties[1]/ns0:Company[1]" w:storeItemID="{6668398D-A668-4E3E-A5EB-62B293D839F1}"/>
              <w:text/>
            </w:sdtPr>
            <w:sdtContent>
              <w:r w:rsidR="00554BF1">
                <w:t>Escuela de Ingeniería Informática - Universidad de Oviedo</w:t>
              </w:r>
            </w:sdtContent>
          </w:sdt>
        </w:p>
      </w:tc>
    </w:tr>
  </w:tbl>
  <w:p w14:paraId="0E5676E0" w14:textId="77777777" w:rsidR="00554BF1" w:rsidRDefault="00554B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7528"/>
      <w:gridCol w:w="836"/>
    </w:tblGrid>
    <w:tr w:rsidR="00554BF1" w14:paraId="508832C3" w14:textId="77777777">
      <w:tc>
        <w:tcPr>
          <w:tcW w:w="4500" w:type="pct"/>
          <w:tcBorders>
            <w:top w:val="single" w:sz="4" w:space="0" w:color="000000" w:themeColor="text1"/>
          </w:tcBorders>
        </w:tcPr>
        <w:p w14:paraId="7C569CDF" w14:textId="07E03609" w:rsidR="00554BF1" w:rsidRDefault="00000000">
          <w:pPr>
            <w:pStyle w:val="Piedepgina"/>
            <w:jc w:val="right"/>
          </w:pPr>
          <w:sdt>
            <w:sdtPr>
              <w:alias w:val="Organización"/>
              <w:id w:val="13752640"/>
              <w:placeholder>
                <w:docPart w:val="FED597FBEB4A4FC79EC19387835DDE57"/>
              </w:placeholder>
              <w:dataBinding w:prefixMappings="xmlns:ns0='http://schemas.openxmlformats.org/officeDocument/2006/extended-properties'" w:xpath="/ns0:Properties[1]/ns0:Company[1]" w:storeItemID="{6668398D-A668-4E3E-A5EB-62B293D839F1}"/>
              <w:text/>
            </w:sdtPr>
            <w:sdtContent>
              <w:r w:rsidR="00554BF1">
                <w:t>Escuela de Ingeniería Informática - Universidad de Oviedo</w:t>
              </w:r>
            </w:sdtContent>
          </w:sdt>
          <w:r w:rsidR="00554BF1">
            <w:t xml:space="preserve"> | </w:t>
          </w:r>
          <w:fldSimple w:instr=" STYLEREF  &quot;1&quot;  ">
            <w:r w:rsidR="008D1C95">
              <w:rPr>
                <w:noProof/>
              </w:rPr>
              <w:t>Manuales del Sistema</w:t>
            </w:r>
          </w:fldSimple>
        </w:p>
      </w:tc>
      <w:tc>
        <w:tcPr>
          <w:tcW w:w="500" w:type="pct"/>
          <w:tcBorders>
            <w:top w:val="single" w:sz="4" w:space="0" w:color="B2B2B2" w:themeColor="accent2"/>
          </w:tcBorders>
          <w:shd w:val="clear" w:color="auto" w:fill="858585" w:themeFill="accent2" w:themeFillShade="BF"/>
        </w:tcPr>
        <w:p w14:paraId="21CD0010" w14:textId="7EB299A9" w:rsidR="00554BF1" w:rsidRDefault="00554BF1">
          <w:pPr>
            <w:pStyle w:val="Encabezado"/>
            <w:rPr>
              <w:color w:val="FFFFFF" w:themeColor="background1"/>
            </w:rPr>
          </w:pPr>
          <w:r>
            <w:fldChar w:fldCharType="begin"/>
          </w:r>
          <w:r>
            <w:instrText xml:space="preserve"> PAGE   \* MERGEFORMAT </w:instrText>
          </w:r>
          <w:r>
            <w:fldChar w:fldCharType="separate"/>
          </w:r>
          <w:r w:rsidR="0071679B" w:rsidRPr="0071679B">
            <w:rPr>
              <w:noProof/>
              <w:color w:val="FFFFFF" w:themeColor="background1"/>
            </w:rPr>
            <w:t>21</w:t>
          </w:r>
          <w:r>
            <w:rPr>
              <w:noProof/>
              <w:color w:val="FFFFFF" w:themeColor="background1"/>
            </w:rPr>
            <w:fldChar w:fldCharType="end"/>
          </w:r>
        </w:p>
      </w:tc>
    </w:tr>
  </w:tbl>
  <w:p w14:paraId="14105196" w14:textId="77777777" w:rsidR="00554BF1" w:rsidRDefault="00554B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423A8" w14:textId="77777777" w:rsidR="00A57752" w:rsidRDefault="00A57752" w:rsidP="00B07406">
      <w:pPr>
        <w:spacing w:after="0" w:line="240" w:lineRule="auto"/>
      </w:pPr>
      <w:r>
        <w:separator/>
      </w:r>
    </w:p>
  </w:footnote>
  <w:footnote w:type="continuationSeparator" w:id="0">
    <w:p w14:paraId="12BE290D" w14:textId="77777777" w:rsidR="00A57752" w:rsidRDefault="00A57752" w:rsidP="00B07406">
      <w:pPr>
        <w:spacing w:after="0" w:line="240" w:lineRule="auto"/>
      </w:pPr>
      <w:r>
        <w:continuationSeparator/>
      </w:r>
    </w:p>
  </w:footnote>
  <w:footnote w:id="1">
    <w:p w14:paraId="000A92C8" w14:textId="464B18A0" w:rsidR="00554BF1" w:rsidRDefault="00554BF1">
      <w:pPr>
        <w:pStyle w:val="Textonotapie"/>
      </w:pPr>
      <w:r>
        <w:rPr>
          <w:rStyle w:val="Refdenotaalpie"/>
        </w:rPr>
        <w:footnoteRef/>
      </w:r>
      <w:r>
        <w:t xml:space="preserve"> La orientación del usuario</w:t>
      </w:r>
      <w:r w:rsidRPr="002676DF">
        <w:t xml:space="preserve"> se puede evaluar a través de varios criterios: elementos de navegación orientativos, caracterización de los enlaces e información contextual en elementos de interacción (estructura y navegación); distri</w:t>
      </w:r>
      <w:r>
        <w:t>bución visual de la página (</w:t>
      </w:r>
      <w:r w:rsidRPr="002676DF">
        <w:rPr>
          <w:i/>
        </w:rPr>
        <w:t>layout</w:t>
      </w:r>
      <w:r w:rsidRPr="002676DF">
        <w:t>); coherencia del diseño (generales); nivel de significación de los rótulos (rotulado) y retroalimentación del usuario</w:t>
      </w:r>
      <w:r>
        <w:t>s (control y retroalimentación)</w:t>
      </w:r>
    </w:p>
  </w:footnote>
  <w:footnote w:id="2">
    <w:p w14:paraId="30ADB4DC" w14:textId="77777777" w:rsidR="00554BF1" w:rsidRDefault="00554BF1">
      <w:pPr>
        <w:pStyle w:val="Textonotapie"/>
      </w:pPr>
      <w:r>
        <w:rPr>
          <w:rStyle w:val="Refdenotaalpie"/>
        </w:rPr>
        <w:footnoteRef/>
      </w:r>
      <w:r>
        <w:t xml:space="preserve"> </w:t>
      </w:r>
      <w:r w:rsidRPr="002676DF">
        <w:t>Respecto a la publicidad (no</w:t>
      </w:r>
      <w:r>
        <w:t>rmalmente en forma de banners)</w:t>
      </w:r>
      <w:r w:rsidRPr="002676DF">
        <w:t xml:space="preserve">, se puede evaluar desde varios criterios: lenguaje (lenguaje y redacción), nivel de significación de los rótulos (rotulado), jerarquía </w:t>
      </w:r>
      <w:r>
        <w:t>informativa y ruido visual (</w:t>
      </w:r>
      <w:r w:rsidRPr="002676DF">
        <w:rPr>
          <w:i/>
        </w:rPr>
        <w:t>layout</w:t>
      </w:r>
      <w:r w:rsidRPr="002676DF">
        <w:t xml:space="preserve"> de la página), pop-ups y banners intrusivos (control y retroalimentación)...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F4A6" w14:textId="5454EFAC" w:rsidR="00554BF1" w:rsidRPr="002C3E4D" w:rsidRDefault="00554BF1" w:rsidP="00A53D6F">
    <w:pPr>
      <w:pStyle w:val="Encabezado"/>
      <w:pBdr>
        <w:bottom w:val="thickThinSmallGap" w:sz="24" w:space="1" w:color="585858" w:themeColor="accent2" w:themeShade="7F"/>
      </w:pBdr>
      <w:jc w:val="left"/>
      <w:rPr>
        <w:i/>
      </w:rPr>
    </w:pPr>
    <w:r>
      <w:rPr>
        <w:i/>
      </w:rPr>
      <w:t>Trabajo Fin de Grado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EF47" w14:textId="13AB2A52" w:rsidR="00554BF1" w:rsidRPr="003073BE" w:rsidRDefault="00554BF1" w:rsidP="003073BE">
    <w:pPr>
      <w:pStyle w:val="Encabezado"/>
      <w:pBdr>
        <w:bottom w:val="thickThinSmallGap" w:sz="24" w:space="1" w:color="585858" w:themeColor="accent2" w:themeShade="7F"/>
      </w:pBdr>
      <w:tabs>
        <w:tab w:val="left" w:pos="5850"/>
      </w:tabs>
      <w:jc w:val="right"/>
      <w:rPr>
        <w:i/>
      </w:rPr>
    </w:pPr>
    <w:r w:rsidRPr="00772E2B">
      <w:rPr>
        <w:i/>
      </w:rPr>
      <w:t>Trabajo Fin de Grado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8CE"/>
    <w:multiLevelType w:val="hybridMultilevel"/>
    <w:tmpl w:val="AF222DD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4D22591"/>
    <w:multiLevelType w:val="hybridMultilevel"/>
    <w:tmpl w:val="C4D47B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8FB3BE6"/>
    <w:multiLevelType w:val="hybridMultilevel"/>
    <w:tmpl w:val="5A4A6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CD0A48"/>
    <w:multiLevelType w:val="hybridMultilevel"/>
    <w:tmpl w:val="26E698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FC0627"/>
    <w:multiLevelType w:val="hybridMultilevel"/>
    <w:tmpl w:val="776E21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7B725D"/>
    <w:multiLevelType w:val="hybridMultilevel"/>
    <w:tmpl w:val="7940FB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037F77"/>
    <w:multiLevelType w:val="hybridMultilevel"/>
    <w:tmpl w:val="AC22054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3C7741A"/>
    <w:multiLevelType w:val="hybridMultilevel"/>
    <w:tmpl w:val="A9F83588"/>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5656D68"/>
    <w:multiLevelType w:val="hybridMultilevel"/>
    <w:tmpl w:val="022C9A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6980C47"/>
    <w:multiLevelType w:val="hybridMultilevel"/>
    <w:tmpl w:val="7BF4AC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8D0141C"/>
    <w:multiLevelType w:val="hybridMultilevel"/>
    <w:tmpl w:val="4AD09DF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E7640C7"/>
    <w:multiLevelType w:val="hybridMultilevel"/>
    <w:tmpl w:val="87BEF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34D781B"/>
    <w:multiLevelType w:val="hybridMultilevel"/>
    <w:tmpl w:val="C7EC52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3A93336"/>
    <w:multiLevelType w:val="hybridMultilevel"/>
    <w:tmpl w:val="A6DE190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27634BD1"/>
    <w:multiLevelType w:val="hybridMultilevel"/>
    <w:tmpl w:val="AAF89E2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7A116C8"/>
    <w:multiLevelType w:val="hybridMultilevel"/>
    <w:tmpl w:val="7C86A8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27E95E81"/>
    <w:multiLevelType w:val="hybridMultilevel"/>
    <w:tmpl w:val="8C3C755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28394C9A"/>
    <w:multiLevelType w:val="hybridMultilevel"/>
    <w:tmpl w:val="E9B66F8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2AFA6DEF"/>
    <w:multiLevelType w:val="hybridMultilevel"/>
    <w:tmpl w:val="7032AB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C85276E"/>
    <w:multiLevelType w:val="hybridMultilevel"/>
    <w:tmpl w:val="9BB883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D1F2DB7"/>
    <w:multiLevelType w:val="hybridMultilevel"/>
    <w:tmpl w:val="DCECE85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2E45573C"/>
    <w:multiLevelType w:val="hybridMultilevel"/>
    <w:tmpl w:val="DB0E2FAE"/>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30C24280"/>
    <w:multiLevelType w:val="hybridMultilevel"/>
    <w:tmpl w:val="F0DE3F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2204059"/>
    <w:multiLevelType w:val="hybridMultilevel"/>
    <w:tmpl w:val="B7AAA05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326E73E4"/>
    <w:multiLevelType w:val="hybridMultilevel"/>
    <w:tmpl w:val="ABA8CE3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33E46512"/>
    <w:multiLevelType w:val="hybridMultilevel"/>
    <w:tmpl w:val="4DECCC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51F15A3"/>
    <w:multiLevelType w:val="hybridMultilevel"/>
    <w:tmpl w:val="9E68829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369106A5"/>
    <w:multiLevelType w:val="hybridMultilevel"/>
    <w:tmpl w:val="1EB67A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76020E1"/>
    <w:multiLevelType w:val="hybridMultilevel"/>
    <w:tmpl w:val="24F410F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395D7257"/>
    <w:multiLevelType w:val="hybridMultilevel"/>
    <w:tmpl w:val="8DA2E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9DB41A8"/>
    <w:multiLevelType w:val="hybridMultilevel"/>
    <w:tmpl w:val="F24AC8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BD401BC"/>
    <w:multiLevelType w:val="hybridMultilevel"/>
    <w:tmpl w:val="67F0E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01E1035"/>
    <w:multiLevelType w:val="hybridMultilevel"/>
    <w:tmpl w:val="FF9492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43609A2"/>
    <w:multiLevelType w:val="hybridMultilevel"/>
    <w:tmpl w:val="5096FFCC"/>
    <w:lvl w:ilvl="0" w:tplc="FEB0314A">
      <w:start w:val="1"/>
      <w:numFmt w:val="decimal"/>
      <w:lvlText w:val="%1."/>
      <w:lvlJc w:val="left"/>
      <w:pPr>
        <w:ind w:left="765" w:hanging="360"/>
      </w:pPr>
      <w:rPr>
        <w:rFonts w:asciiTheme="minorHAnsi" w:hAnsiTheme="minorHAnsi" w:hint="default"/>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4" w15:restartNumberingAfterBreak="0">
    <w:nsid w:val="455B784A"/>
    <w:multiLevelType w:val="hybridMultilevel"/>
    <w:tmpl w:val="15AE2D7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4950358B"/>
    <w:multiLevelType w:val="hybridMultilevel"/>
    <w:tmpl w:val="9B2A04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DB15439"/>
    <w:multiLevelType w:val="hybridMultilevel"/>
    <w:tmpl w:val="BCA46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45E5BFC"/>
    <w:multiLevelType w:val="hybridMultilevel"/>
    <w:tmpl w:val="4D2E31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5DC224C"/>
    <w:multiLevelType w:val="hybridMultilevel"/>
    <w:tmpl w:val="FCC4A4A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56280A8B"/>
    <w:multiLevelType w:val="multilevel"/>
    <w:tmpl w:val="974A7DF6"/>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0" w15:restartNumberingAfterBreak="0">
    <w:nsid w:val="56F53E32"/>
    <w:multiLevelType w:val="hybridMultilevel"/>
    <w:tmpl w:val="B066C2F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58306188"/>
    <w:multiLevelType w:val="hybridMultilevel"/>
    <w:tmpl w:val="EAEABD3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2" w15:restartNumberingAfterBreak="0">
    <w:nsid w:val="5AE41E37"/>
    <w:multiLevelType w:val="hybridMultilevel"/>
    <w:tmpl w:val="5096FFCC"/>
    <w:lvl w:ilvl="0" w:tplc="FEB0314A">
      <w:start w:val="1"/>
      <w:numFmt w:val="decimal"/>
      <w:lvlText w:val="%1."/>
      <w:lvlJc w:val="left"/>
      <w:pPr>
        <w:ind w:left="765" w:hanging="360"/>
      </w:pPr>
      <w:rPr>
        <w:rFonts w:asciiTheme="minorHAnsi" w:hAnsiTheme="minorHAnsi" w:hint="default"/>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43" w15:restartNumberingAfterBreak="0">
    <w:nsid w:val="62BF7A66"/>
    <w:multiLevelType w:val="hybridMultilevel"/>
    <w:tmpl w:val="F44CCA0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4" w15:restartNumberingAfterBreak="0">
    <w:nsid w:val="6B295D5D"/>
    <w:multiLevelType w:val="hybridMultilevel"/>
    <w:tmpl w:val="FFA4DC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C6D5E39"/>
    <w:multiLevelType w:val="hybridMultilevel"/>
    <w:tmpl w:val="0A2C7D5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6" w15:restartNumberingAfterBreak="0">
    <w:nsid w:val="6E7F4DC5"/>
    <w:multiLevelType w:val="hybridMultilevel"/>
    <w:tmpl w:val="01EE4E5E"/>
    <w:lvl w:ilvl="0" w:tplc="C6AAFC0E">
      <w:start w:val="1"/>
      <w:numFmt w:val="decimal"/>
      <w:lvlText w:val="%1."/>
      <w:lvlJc w:val="left"/>
      <w:pPr>
        <w:ind w:left="644" w:hanging="360"/>
      </w:pPr>
      <w:rPr>
        <w:rFonts w:hint="default"/>
        <w:b/>
        <w:bCs/>
      </w:rPr>
    </w:lvl>
    <w:lvl w:ilvl="1" w:tplc="D464B2A0">
      <w:numFmt w:val="bullet"/>
      <w:lvlText w:val="-"/>
      <w:lvlJc w:val="left"/>
      <w:pPr>
        <w:ind w:left="1364" w:hanging="360"/>
      </w:pPr>
      <w:rPr>
        <w:rFonts w:ascii="Calibri" w:eastAsiaTheme="minorHAnsi" w:hAnsi="Calibri" w:cs="Calibri" w:hint="default"/>
      </w:r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47" w15:restartNumberingAfterBreak="0">
    <w:nsid w:val="71290AF5"/>
    <w:multiLevelType w:val="hybridMultilevel"/>
    <w:tmpl w:val="FE849ED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8" w15:restartNumberingAfterBreak="0">
    <w:nsid w:val="7226737B"/>
    <w:multiLevelType w:val="hybridMultilevel"/>
    <w:tmpl w:val="EEFCE65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9" w15:restartNumberingAfterBreak="0">
    <w:nsid w:val="754B1BED"/>
    <w:multiLevelType w:val="hybridMultilevel"/>
    <w:tmpl w:val="F482B67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0" w15:restartNumberingAfterBreak="0">
    <w:nsid w:val="77F7110B"/>
    <w:multiLevelType w:val="hybridMultilevel"/>
    <w:tmpl w:val="29FE46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8F40D75"/>
    <w:multiLevelType w:val="hybridMultilevel"/>
    <w:tmpl w:val="E4A8B8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90C0E77"/>
    <w:multiLevelType w:val="hybridMultilevel"/>
    <w:tmpl w:val="3C584F8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3" w15:restartNumberingAfterBreak="0">
    <w:nsid w:val="7B901A80"/>
    <w:multiLevelType w:val="multilevel"/>
    <w:tmpl w:val="99DE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0488071">
    <w:abstractNumId w:val="39"/>
  </w:num>
  <w:num w:numId="2" w16cid:durableId="134808514">
    <w:abstractNumId w:val="17"/>
  </w:num>
  <w:num w:numId="3" w16cid:durableId="928387155">
    <w:abstractNumId w:val="38"/>
  </w:num>
  <w:num w:numId="4" w16cid:durableId="964120546">
    <w:abstractNumId w:val="14"/>
  </w:num>
  <w:num w:numId="5" w16cid:durableId="1983391125">
    <w:abstractNumId w:val="41"/>
  </w:num>
  <w:num w:numId="6" w16cid:durableId="1376125290">
    <w:abstractNumId w:val="1"/>
  </w:num>
  <w:num w:numId="7" w16cid:durableId="1007713967">
    <w:abstractNumId w:val="9"/>
  </w:num>
  <w:num w:numId="8" w16cid:durableId="102771242">
    <w:abstractNumId w:val="44"/>
  </w:num>
  <w:num w:numId="9" w16cid:durableId="1823811663">
    <w:abstractNumId w:val="22"/>
  </w:num>
  <w:num w:numId="10" w16cid:durableId="109279281">
    <w:abstractNumId w:val="18"/>
  </w:num>
  <w:num w:numId="11" w16cid:durableId="138379222">
    <w:abstractNumId w:val="15"/>
  </w:num>
  <w:num w:numId="12" w16cid:durableId="1296177158">
    <w:abstractNumId w:val="21"/>
  </w:num>
  <w:num w:numId="13" w16cid:durableId="385030976">
    <w:abstractNumId w:val="0"/>
  </w:num>
  <w:num w:numId="14" w16cid:durableId="546377885">
    <w:abstractNumId w:val="40"/>
  </w:num>
  <w:num w:numId="15" w16cid:durableId="848831768">
    <w:abstractNumId w:val="34"/>
  </w:num>
  <w:num w:numId="16" w16cid:durableId="1827939386">
    <w:abstractNumId w:val="4"/>
  </w:num>
  <w:num w:numId="17" w16cid:durableId="166486689">
    <w:abstractNumId w:val="11"/>
  </w:num>
  <w:num w:numId="18" w16cid:durableId="390691357">
    <w:abstractNumId w:val="29"/>
  </w:num>
  <w:num w:numId="19" w16cid:durableId="2118215463">
    <w:abstractNumId w:val="2"/>
  </w:num>
  <w:num w:numId="20" w16cid:durableId="898245298">
    <w:abstractNumId w:val="25"/>
  </w:num>
  <w:num w:numId="21" w16cid:durableId="1249773640">
    <w:abstractNumId w:val="31"/>
  </w:num>
  <w:num w:numId="22" w16cid:durableId="1111314675">
    <w:abstractNumId w:val="8"/>
  </w:num>
  <w:num w:numId="23" w16cid:durableId="427896032">
    <w:abstractNumId w:val="30"/>
  </w:num>
  <w:num w:numId="24" w16cid:durableId="939873399">
    <w:abstractNumId w:val="37"/>
  </w:num>
  <w:num w:numId="25" w16cid:durableId="700518321">
    <w:abstractNumId w:val="23"/>
  </w:num>
  <w:num w:numId="26" w16cid:durableId="2079597841">
    <w:abstractNumId w:val="26"/>
  </w:num>
  <w:num w:numId="27" w16cid:durableId="97527455">
    <w:abstractNumId w:val="28"/>
  </w:num>
  <w:num w:numId="28" w16cid:durableId="2075081106">
    <w:abstractNumId w:val="24"/>
  </w:num>
  <w:num w:numId="29" w16cid:durableId="1830444587">
    <w:abstractNumId w:val="43"/>
  </w:num>
  <w:num w:numId="30" w16cid:durableId="1487013848">
    <w:abstractNumId w:val="16"/>
  </w:num>
  <w:num w:numId="31" w16cid:durableId="2035886310">
    <w:abstractNumId w:val="49"/>
  </w:num>
  <w:num w:numId="32" w16cid:durableId="372848545">
    <w:abstractNumId w:val="6"/>
  </w:num>
  <w:num w:numId="33" w16cid:durableId="264728941">
    <w:abstractNumId w:val="48"/>
  </w:num>
  <w:num w:numId="34" w16cid:durableId="1729648884">
    <w:abstractNumId w:val="45"/>
  </w:num>
  <w:num w:numId="35" w16cid:durableId="40442460">
    <w:abstractNumId w:val="52"/>
  </w:num>
  <w:num w:numId="36" w16cid:durableId="52314551">
    <w:abstractNumId w:val="10"/>
  </w:num>
  <w:num w:numId="37" w16cid:durableId="200169291">
    <w:abstractNumId w:val="20"/>
  </w:num>
  <w:num w:numId="38" w16cid:durableId="779377714">
    <w:abstractNumId w:val="13"/>
  </w:num>
  <w:num w:numId="39" w16cid:durableId="1549413961">
    <w:abstractNumId w:val="47"/>
  </w:num>
  <w:num w:numId="40" w16cid:durableId="1867329962">
    <w:abstractNumId w:val="12"/>
  </w:num>
  <w:num w:numId="41" w16cid:durableId="1694527063">
    <w:abstractNumId w:val="27"/>
  </w:num>
  <w:num w:numId="42" w16cid:durableId="144395765">
    <w:abstractNumId w:val="33"/>
  </w:num>
  <w:num w:numId="43" w16cid:durableId="1939945038">
    <w:abstractNumId w:val="50"/>
  </w:num>
  <w:num w:numId="44" w16cid:durableId="713892070">
    <w:abstractNumId w:val="51"/>
  </w:num>
  <w:num w:numId="45" w16cid:durableId="354887596">
    <w:abstractNumId w:val="36"/>
  </w:num>
  <w:num w:numId="46" w16cid:durableId="198588618">
    <w:abstractNumId w:val="32"/>
  </w:num>
  <w:num w:numId="47" w16cid:durableId="641157545">
    <w:abstractNumId w:val="7"/>
  </w:num>
  <w:num w:numId="48" w16cid:durableId="1061053227">
    <w:abstractNumId w:val="42"/>
  </w:num>
  <w:num w:numId="49" w16cid:durableId="825173233">
    <w:abstractNumId w:val="3"/>
  </w:num>
  <w:num w:numId="50" w16cid:durableId="681132727">
    <w:abstractNumId w:val="46"/>
  </w:num>
  <w:num w:numId="51" w16cid:durableId="1417676044">
    <w:abstractNumId w:val="35"/>
  </w:num>
  <w:num w:numId="52" w16cid:durableId="3479243">
    <w:abstractNumId w:val="53"/>
  </w:num>
  <w:num w:numId="53" w16cid:durableId="392196054">
    <w:abstractNumId w:val="19"/>
  </w:num>
  <w:num w:numId="54" w16cid:durableId="944772010">
    <w:abstractNumId w:val="5"/>
  </w:num>
  <w:num w:numId="55" w16cid:durableId="1952590114">
    <w:abstractNumId w:val="39"/>
  </w:num>
  <w:num w:numId="56" w16cid:durableId="1296259893">
    <w:abstractNumId w:val="39"/>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blo Barrero Cruz">
    <w15:presenceInfo w15:providerId="AD" w15:userId="S::UO289642@uniovi.es::72735328-7a05-406b-b9e2-19b1bb9c668a"/>
  </w15:person>
  <w15:person w15:author="CRISTIAN GONZALEZ GARCIA">
    <w15:presenceInfo w15:providerId="AD" w15:userId="S::gonzalezcristian@uniovi.es::f1d6c02a-7e5d-466c-89bc-d73351b363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8E"/>
    <w:rsid w:val="000001D2"/>
    <w:rsid w:val="0000036D"/>
    <w:rsid w:val="0000072F"/>
    <w:rsid w:val="00000F0A"/>
    <w:rsid w:val="000038F5"/>
    <w:rsid w:val="00004EDC"/>
    <w:rsid w:val="0000743D"/>
    <w:rsid w:val="00010FAF"/>
    <w:rsid w:val="000119A3"/>
    <w:rsid w:val="00012DB0"/>
    <w:rsid w:val="000148E0"/>
    <w:rsid w:val="00014AA3"/>
    <w:rsid w:val="00017CE2"/>
    <w:rsid w:val="00022926"/>
    <w:rsid w:val="000237C1"/>
    <w:rsid w:val="000241A8"/>
    <w:rsid w:val="00024BEA"/>
    <w:rsid w:val="000266B2"/>
    <w:rsid w:val="00026A6A"/>
    <w:rsid w:val="00026CF0"/>
    <w:rsid w:val="00032B14"/>
    <w:rsid w:val="00033CA6"/>
    <w:rsid w:val="0003678B"/>
    <w:rsid w:val="00040916"/>
    <w:rsid w:val="0004146D"/>
    <w:rsid w:val="00043704"/>
    <w:rsid w:val="00044990"/>
    <w:rsid w:val="00045453"/>
    <w:rsid w:val="00046CCD"/>
    <w:rsid w:val="000477F4"/>
    <w:rsid w:val="00051823"/>
    <w:rsid w:val="00052AA1"/>
    <w:rsid w:val="00054A72"/>
    <w:rsid w:val="000560E3"/>
    <w:rsid w:val="00057BBE"/>
    <w:rsid w:val="00060619"/>
    <w:rsid w:val="00060D9C"/>
    <w:rsid w:val="000652A4"/>
    <w:rsid w:val="000703E3"/>
    <w:rsid w:val="000703FC"/>
    <w:rsid w:val="00072BA8"/>
    <w:rsid w:val="00072CAF"/>
    <w:rsid w:val="00073C9A"/>
    <w:rsid w:val="00074F53"/>
    <w:rsid w:val="00075617"/>
    <w:rsid w:val="000815A5"/>
    <w:rsid w:val="00084DAF"/>
    <w:rsid w:val="0008664F"/>
    <w:rsid w:val="00087411"/>
    <w:rsid w:val="00090D44"/>
    <w:rsid w:val="00097374"/>
    <w:rsid w:val="00097FB6"/>
    <w:rsid w:val="000A0524"/>
    <w:rsid w:val="000A10B6"/>
    <w:rsid w:val="000A3FE2"/>
    <w:rsid w:val="000A565F"/>
    <w:rsid w:val="000A5B23"/>
    <w:rsid w:val="000A6662"/>
    <w:rsid w:val="000A7491"/>
    <w:rsid w:val="000B29D4"/>
    <w:rsid w:val="000B6252"/>
    <w:rsid w:val="000B7284"/>
    <w:rsid w:val="000C189E"/>
    <w:rsid w:val="000C5480"/>
    <w:rsid w:val="000C656D"/>
    <w:rsid w:val="000D065C"/>
    <w:rsid w:val="000D4A0C"/>
    <w:rsid w:val="000D67BE"/>
    <w:rsid w:val="000D6871"/>
    <w:rsid w:val="000E470F"/>
    <w:rsid w:val="000E66EC"/>
    <w:rsid w:val="000F064C"/>
    <w:rsid w:val="000F12D5"/>
    <w:rsid w:val="000F6BED"/>
    <w:rsid w:val="000F6FF3"/>
    <w:rsid w:val="000F752A"/>
    <w:rsid w:val="00101A52"/>
    <w:rsid w:val="00103199"/>
    <w:rsid w:val="00104333"/>
    <w:rsid w:val="001061F1"/>
    <w:rsid w:val="00106728"/>
    <w:rsid w:val="00106E68"/>
    <w:rsid w:val="00111129"/>
    <w:rsid w:val="00112301"/>
    <w:rsid w:val="00117074"/>
    <w:rsid w:val="00120CCD"/>
    <w:rsid w:val="0012148F"/>
    <w:rsid w:val="00124B0B"/>
    <w:rsid w:val="00125A0E"/>
    <w:rsid w:val="00127446"/>
    <w:rsid w:val="001302EB"/>
    <w:rsid w:val="00131B27"/>
    <w:rsid w:val="001327DC"/>
    <w:rsid w:val="00132CDC"/>
    <w:rsid w:val="00134399"/>
    <w:rsid w:val="00135BC9"/>
    <w:rsid w:val="00140DAC"/>
    <w:rsid w:val="00143882"/>
    <w:rsid w:val="00147D13"/>
    <w:rsid w:val="00147F50"/>
    <w:rsid w:val="0015211F"/>
    <w:rsid w:val="00152707"/>
    <w:rsid w:val="00153C19"/>
    <w:rsid w:val="001544B0"/>
    <w:rsid w:val="00156B56"/>
    <w:rsid w:val="001600C2"/>
    <w:rsid w:val="001635D2"/>
    <w:rsid w:val="00164CEA"/>
    <w:rsid w:val="00164E79"/>
    <w:rsid w:val="001650DE"/>
    <w:rsid w:val="00167327"/>
    <w:rsid w:val="00167D8C"/>
    <w:rsid w:val="00167FD1"/>
    <w:rsid w:val="001701B2"/>
    <w:rsid w:val="0017393E"/>
    <w:rsid w:val="001756D9"/>
    <w:rsid w:val="00180199"/>
    <w:rsid w:val="00181C82"/>
    <w:rsid w:val="00184EFD"/>
    <w:rsid w:val="00186C34"/>
    <w:rsid w:val="00192DAC"/>
    <w:rsid w:val="00195688"/>
    <w:rsid w:val="001A015B"/>
    <w:rsid w:val="001A1A17"/>
    <w:rsid w:val="001A560F"/>
    <w:rsid w:val="001B09B2"/>
    <w:rsid w:val="001B2510"/>
    <w:rsid w:val="001B4018"/>
    <w:rsid w:val="001B694E"/>
    <w:rsid w:val="001C0796"/>
    <w:rsid w:val="001C081C"/>
    <w:rsid w:val="001C318D"/>
    <w:rsid w:val="001C46F4"/>
    <w:rsid w:val="001C4A89"/>
    <w:rsid w:val="001C4B1C"/>
    <w:rsid w:val="001C58B4"/>
    <w:rsid w:val="001D1A83"/>
    <w:rsid w:val="001D40D8"/>
    <w:rsid w:val="001D4B4F"/>
    <w:rsid w:val="001D5564"/>
    <w:rsid w:val="001D730A"/>
    <w:rsid w:val="001D7D77"/>
    <w:rsid w:val="001E216B"/>
    <w:rsid w:val="001E2631"/>
    <w:rsid w:val="001E3D73"/>
    <w:rsid w:val="001E6520"/>
    <w:rsid w:val="001E652C"/>
    <w:rsid w:val="001E6977"/>
    <w:rsid w:val="001E6F28"/>
    <w:rsid w:val="001F0B4B"/>
    <w:rsid w:val="001F1E15"/>
    <w:rsid w:val="001F27AF"/>
    <w:rsid w:val="001F56AF"/>
    <w:rsid w:val="001F6BF4"/>
    <w:rsid w:val="00200FC5"/>
    <w:rsid w:val="00205358"/>
    <w:rsid w:val="00210AAD"/>
    <w:rsid w:val="002117F5"/>
    <w:rsid w:val="00211B43"/>
    <w:rsid w:val="00212745"/>
    <w:rsid w:val="00214244"/>
    <w:rsid w:val="0021485C"/>
    <w:rsid w:val="0021761D"/>
    <w:rsid w:val="00220032"/>
    <w:rsid w:val="00220E0F"/>
    <w:rsid w:val="00221CBC"/>
    <w:rsid w:val="00222880"/>
    <w:rsid w:val="00223CFC"/>
    <w:rsid w:val="00224FE1"/>
    <w:rsid w:val="00227218"/>
    <w:rsid w:val="00230678"/>
    <w:rsid w:val="00231E1C"/>
    <w:rsid w:val="002356C8"/>
    <w:rsid w:val="002370FB"/>
    <w:rsid w:val="0024104A"/>
    <w:rsid w:val="00241CA9"/>
    <w:rsid w:val="0024371A"/>
    <w:rsid w:val="00250FD5"/>
    <w:rsid w:val="00251949"/>
    <w:rsid w:val="0025266A"/>
    <w:rsid w:val="00256341"/>
    <w:rsid w:val="00256EF9"/>
    <w:rsid w:val="00260B41"/>
    <w:rsid w:val="002614E8"/>
    <w:rsid w:val="002635B4"/>
    <w:rsid w:val="00264D8F"/>
    <w:rsid w:val="002664F2"/>
    <w:rsid w:val="002672BA"/>
    <w:rsid w:val="002675FA"/>
    <w:rsid w:val="002676DF"/>
    <w:rsid w:val="00271364"/>
    <w:rsid w:val="00275BFD"/>
    <w:rsid w:val="00275F20"/>
    <w:rsid w:val="0027657B"/>
    <w:rsid w:val="00277B38"/>
    <w:rsid w:val="00293682"/>
    <w:rsid w:val="002961DD"/>
    <w:rsid w:val="002A1630"/>
    <w:rsid w:val="002A1976"/>
    <w:rsid w:val="002A31C8"/>
    <w:rsid w:val="002A3A5E"/>
    <w:rsid w:val="002A60F6"/>
    <w:rsid w:val="002A6C88"/>
    <w:rsid w:val="002A7D56"/>
    <w:rsid w:val="002B04DA"/>
    <w:rsid w:val="002B13E2"/>
    <w:rsid w:val="002B189A"/>
    <w:rsid w:val="002B3996"/>
    <w:rsid w:val="002B3FFA"/>
    <w:rsid w:val="002B47C3"/>
    <w:rsid w:val="002B6A0D"/>
    <w:rsid w:val="002B770A"/>
    <w:rsid w:val="002B7788"/>
    <w:rsid w:val="002C3E4D"/>
    <w:rsid w:val="002C4D67"/>
    <w:rsid w:val="002C77BB"/>
    <w:rsid w:val="002D0A86"/>
    <w:rsid w:val="002D14D9"/>
    <w:rsid w:val="002D1E01"/>
    <w:rsid w:val="002D30A4"/>
    <w:rsid w:val="002D5FEF"/>
    <w:rsid w:val="002D692F"/>
    <w:rsid w:val="002D6C03"/>
    <w:rsid w:val="002E0807"/>
    <w:rsid w:val="002E0B1F"/>
    <w:rsid w:val="002E19A6"/>
    <w:rsid w:val="002E22F7"/>
    <w:rsid w:val="002E361D"/>
    <w:rsid w:val="002E3A62"/>
    <w:rsid w:val="002E4252"/>
    <w:rsid w:val="002E451A"/>
    <w:rsid w:val="002E5064"/>
    <w:rsid w:val="002E5074"/>
    <w:rsid w:val="002E5437"/>
    <w:rsid w:val="002E7886"/>
    <w:rsid w:val="002F1BB4"/>
    <w:rsid w:val="002F2F76"/>
    <w:rsid w:val="002F4B98"/>
    <w:rsid w:val="002F55CA"/>
    <w:rsid w:val="00301196"/>
    <w:rsid w:val="003022E0"/>
    <w:rsid w:val="0030244A"/>
    <w:rsid w:val="003037B9"/>
    <w:rsid w:val="0030399E"/>
    <w:rsid w:val="00304233"/>
    <w:rsid w:val="003068F8"/>
    <w:rsid w:val="003073BE"/>
    <w:rsid w:val="0031122F"/>
    <w:rsid w:val="00316887"/>
    <w:rsid w:val="003169B3"/>
    <w:rsid w:val="00317982"/>
    <w:rsid w:val="00320ABA"/>
    <w:rsid w:val="003228F1"/>
    <w:rsid w:val="00322D84"/>
    <w:rsid w:val="00324133"/>
    <w:rsid w:val="0032623D"/>
    <w:rsid w:val="0032689A"/>
    <w:rsid w:val="00330790"/>
    <w:rsid w:val="00330A73"/>
    <w:rsid w:val="003310A7"/>
    <w:rsid w:val="00331BE1"/>
    <w:rsid w:val="00332A75"/>
    <w:rsid w:val="00333FF6"/>
    <w:rsid w:val="00334B33"/>
    <w:rsid w:val="003361CC"/>
    <w:rsid w:val="00337A77"/>
    <w:rsid w:val="00340881"/>
    <w:rsid w:val="00343AA5"/>
    <w:rsid w:val="00345837"/>
    <w:rsid w:val="003460C9"/>
    <w:rsid w:val="00346180"/>
    <w:rsid w:val="00346245"/>
    <w:rsid w:val="00346491"/>
    <w:rsid w:val="00352753"/>
    <w:rsid w:val="00353D2F"/>
    <w:rsid w:val="00360279"/>
    <w:rsid w:val="003605F7"/>
    <w:rsid w:val="0036081C"/>
    <w:rsid w:val="00360CBC"/>
    <w:rsid w:val="00360F69"/>
    <w:rsid w:val="00362A9A"/>
    <w:rsid w:val="00362B2D"/>
    <w:rsid w:val="003646F5"/>
    <w:rsid w:val="00365374"/>
    <w:rsid w:val="00367DD5"/>
    <w:rsid w:val="00367E74"/>
    <w:rsid w:val="00370A33"/>
    <w:rsid w:val="00373154"/>
    <w:rsid w:val="00374274"/>
    <w:rsid w:val="0037448C"/>
    <w:rsid w:val="00374DEC"/>
    <w:rsid w:val="00376656"/>
    <w:rsid w:val="00376B50"/>
    <w:rsid w:val="00381205"/>
    <w:rsid w:val="003900FA"/>
    <w:rsid w:val="00390154"/>
    <w:rsid w:val="00390567"/>
    <w:rsid w:val="00390B6C"/>
    <w:rsid w:val="00391053"/>
    <w:rsid w:val="00396F2A"/>
    <w:rsid w:val="00397B5C"/>
    <w:rsid w:val="003A1821"/>
    <w:rsid w:val="003A3068"/>
    <w:rsid w:val="003A3F04"/>
    <w:rsid w:val="003A55FE"/>
    <w:rsid w:val="003A7486"/>
    <w:rsid w:val="003B0263"/>
    <w:rsid w:val="003B038B"/>
    <w:rsid w:val="003B0A35"/>
    <w:rsid w:val="003B13B1"/>
    <w:rsid w:val="003B544F"/>
    <w:rsid w:val="003B5533"/>
    <w:rsid w:val="003B591A"/>
    <w:rsid w:val="003C2C43"/>
    <w:rsid w:val="003C571F"/>
    <w:rsid w:val="003C64A6"/>
    <w:rsid w:val="003C6DD1"/>
    <w:rsid w:val="003D20C5"/>
    <w:rsid w:val="003D21CF"/>
    <w:rsid w:val="003D335E"/>
    <w:rsid w:val="003D33A4"/>
    <w:rsid w:val="003D7B85"/>
    <w:rsid w:val="003D7D42"/>
    <w:rsid w:val="003E04DC"/>
    <w:rsid w:val="003E07DE"/>
    <w:rsid w:val="003E249A"/>
    <w:rsid w:val="003E3808"/>
    <w:rsid w:val="003E3A3A"/>
    <w:rsid w:val="003E41D5"/>
    <w:rsid w:val="003E49B0"/>
    <w:rsid w:val="003E4FE8"/>
    <w:rsid w:val="003E791B"/>
    <w:rsid w:val="003F0469"/>
    <w:rsid w:val="003F1CDC"/>
    <w:rsid w:val="003F25D9"/>
    <w:rsid w:val="003F2C08"/>
    <w:rsid w:val="003F2EF9"/>
    <w:rsid w:val="003F36A3"/>
    <w:rsid w:val="003F5158"/>
    <w:rsid w:val="003F74B0"/>
    <w:rsid w:val="003F7EE4"/>
    <w:rsid w:val="00402013"/>
    <w:rsid w:val="00402B5A"/>
    <w:rsid w:val="00404AFA"/>
    <w:rsid w:val="00407877"/>
    <w:rsid w:val="004100E1"/>
    <w:rsid w:val="004111B0"/>
    <w:rsid w:val="004120E3"/>
    <w:rsid w:val="004160BD"/>
    <w:rsid w:val="0042017E"/>
    <w:rsid w:val="0042079F"/>
    <w:rsid w:val="00420EF4"/>
    <w:rsid w:val="0042161A"/>
    <w:rsid w:val="00421AD8"/>
    <w:rsid w:val="00422B65"/>
    <w:rsid w:val="00423F19"/>
    <w:rsid w:val="00425BB6"/>
    <w:rsid w:val="004261CF"/>
    <w:rsid w:val="00426F34"/>
    <w:rsid w:val="00427C66"/>
    <w:rsid w:val="0043209F"/>
    <w:rsid w:val="00433C0D"/>
    <w:rsid w:val="0043757F"/>
    <w:rsid w:val="00441362"/>
    <w:rsid w:val="00442974"/>
    <w:rsid w:val="00442F3C"/>
    <w:rsid w:val="00442FDC"/>
    <w:rsid w:val="004445C9"/>
    <w:rsid w:val="004460EA"/>
    <w:rsid w:val="00446AB2"/>
    <w:rsid w:val="00446BA8"/>
    <w:rsid w:val="00446F60"/>
    <w:rsid w:val="004522B9"/>
    <w:rsid w:val="00452C46"/>
    <w:rsid w:val="004533FC"/>
    <w:rsid w:val="00453D41"/>
    <w:rsid w:val="0045464B"/>
    <w:rsid w:val="004558F7"/>
    <w:rsid w:val="00455F62"/>
    <w:rsid w:val="004601A3"/>
    <w:rsid w:val="004601DC"/>
    <w:rsid w:val="00460E0C"/>
    <w:rsid w:val="00461D02"/>
    <w:rsid w:val="004623F7"/>
    <w:rsid w:val="00464848"/>
    <w:rsid w:val="00465B11"/>
    <w:rsid w:val="00471201"/>
    <w:rsid w:val="00474EE7"/>
    <w:rsid w:val="00475437"/>
    <w:rsid w:val="00477AFD"/>
    <w:rsid w:val="0048241E"/>
    <w:rsid w:val="00482C66"/>
    <w:rsid w:val="00483862"/>
    <w:rsid w:val="00491EC8"/>
    <w:rsid w:val="00492022"/>
    <w:rsid w:val="004924A6"/>
    <w:rsid w:val="00492DB2"/>
    <w:rsid w:val="00493B52"/>
    <w:rsid w:val="00494E44"/>
    <w:rsid w:val="004954C7"/>
    <w:rsid w:val="004962D1"/>
    <w:rsid w:val="00496440"/>
    <w:rsid w:val="00497F04"/>
    <w:rsid w:val="004A091F"/>
    <w:rsid w:val="004A0988"/>
    <w:rsid w:val="004A11A2"/>
    <w:rsid w:val="004A15B8"/>
    <w:rsid w:val="004B006F"/>
    <w:rsid w:val="004B13A6"/>
    <w:rsid w:val="004B15E4"/>
    <w:rsid w:val="004B3DD2"/>
    <w:rsid w:val="004B40C9"/>
    <w:rsid w:val="004B5C9D"/>
    <w:rsid w:val="004B6E47"/>
    <w:rsid w:val="004C0E4A"/>
    <w:rsid w:val="004C1B18"/>
    <w:rsid w:val="004C377A"/>
    <w:rsid w:val="004C4EE2"/>
    <w:rsid w:val="004C5B48"/>
    <w:rsid w:val="004C5E4F"/>
    <w:rsid w:val="004C67D2"/>
    <w:rsid w:val="004D01D7"/>
    <w:rsid w:val="004D075D"/>
    <w:rsid w:val="004D3415"/>
    <w:rsid w:val="004D393C"/>
    <w:rsid w:val="004D72D9"/>
    <w:rsid w:val="004F0B15"/>
    <w:rsid w:val="004F2B0B"/>
    <w:rsid w:val="004F3AB4"/>
    <w:rsid w:val="004F4757"/>
    <w:rsid w:val="004F485B"/>
    <w:rsid w:val="0050027D"/>
    <w:rsid w:val="005016F5"/>
    <w:rsid w:val="00501B7F"/>
    <w:rsid w:val="00502921"/>
    <w:rsid w:val="00506E42"/>
    <w:rsid w:val="00507F9E"/>
    <w:rsid w:val="00512126"/>
    <w:rsid w:val="00514163"/>
    <w:rsid w:val="005148CF"/>
    <w:rsid w:val="00514C9E"/>
    <w:rsid w:val="00514CBE"/>
    <w:rsid w:val="0051698F"/>
    <w:rsid w:val="005202CB"/>
    <w:rsid w:val="00520A12"/>
    <w:rsid w:val="00525D7F"/>
    <w:rsid w:val="00527DF7"/>
    <w:rsid w:val="00530EB9"/>
    <w:rsid w:val="005326F0"/>
    <w:rsid w:val="005329A0"/>
    <w:rsid w:val="00532EA2"/>
    <w:rsid w:val="00534FC8"/>
    <w:rsid w:val="00536DAD"/>
    <w:rsid w:val="00541C84"/>
    <w:rsid w:val="0054402E"/>
    <w:rsid w:val="005442F9"/>
    <w:rsid w:val="0054533B"/>
    <w:rsid w:val="00545D94"/>
    <w:rsid w:val="00546626"/>
    <w:rsid w:val="00547386"/>
    <w:rsid w:val="0055014F"/>
    <w:rsid w:val="005544FE"/>
    <w:rsid w:val="00554BF1"/>
    <w:rsid w:val="00554EE1"/>
    <w:rsid w:val="00554F55"/>
    <w:rsid w:val="00555CA6"/>
    <w:rsid w:val="005578FE"/>
    <w:rsid w:val="00561140"/>
    <w:rsid w:val="00561567"/>
    <w:rsid w:val="00562069"/>
    <w:rsid w:val="00562A9B"/>
    <w:rsid w:val="00564774"/>
    <w:rsid w:val="00565E11"/>
    <w:rsid w:val="0056742A"/>
    <w:rsid w:val="00567EC2"/>
    <w:rsid w:val="00571D5D"/>
    <w:rsid w:val="00573843"/>
    <w:rsid w:val="00574598"/>
    <w:rsid w:val="00577142"/>
    <w:rsid w:val="00577A17"/>
    <w:rsid w:val="00580C94"/>
    <w:rsid w:val="0058138F"/>
    <w:rsid w:val="00584DD9"/>
    <w:rsid w:val="00584F4C"/>
    <w:rsid w:val="005868FD"/>
    <w:rsid w:val="00587DAC"/>
    <w:rsid w:val="005921AA"/>
    <w:rsid w:val="00595962"/>
    <w:rsid w:val="00595BB3"/>
    <w:rsid w:val="00596392"/>
    <w:rsid w:val="00596F10"/>
    <w:rsid w:val="00597E82"/>
    <w:rsid w:val="005A0760"/>
    <w:rsid w:val="005A0E45"/>
    <w:rsid w:val="005A1474"/>
    <w:rsid w:val="005A339E"/>
    <w:rsid w:val="005A3A8F"/>
    <w:rsid w:val="005A43B0"/>
    <w:rsid w:val="005A67D3"/>
    <w:rsid w:val="005A6A4A"/>
    <w:rsid w:val="005A6BB4"/>
    <w:rsid w:val="005A6C56"/>
    <w:rsid w:val="005A6CCB"/>
    <w:rsid w:val="005A7DC3"/>
    <w:rsid w:val="005B0472"/>
    <w:rsid w:val="005B19DF"/>
    <w:rsid w:val="005B1AB1"/>
    <w:rsid w:val="005B2E22"/>
    <w:rsid w:val="005B4C49"/>
    <w:rsid w:val="005B66CC"/>
    <w:rsid w:val="005C04EA"/>
    <w:rsid w:val="005C0ACA"/>
    <w:rsid w:val="005C23A2"/>
    <w:rsid w:val="005C29E5"/>
    <w:rsid w:val="005C5D2F"/>
    <w:rsid w:val="005D29C3"/>
    <w:rsid w:val="005D2FF6"/>
    <w:rsid w:val="005D40B3"/>
    <w:rsid w:val="005E0532"/>
    <w:rsid w:val="005E1A08"/>
    <w:rsid w:val="005E2F36"/>
    <w:rsid w:val="005E74E4"/>
    <w:rsid w:val="005F139C"/>
    <w:rsid w:val="005F2E91"/>
    <w:rsid w:val="005F34EF"/>
    <w:rsid w:val="005F46D2"/>
    <w:rsid w:val="005F564C"/>
    <w:rsid w:val="005F6A73"/>
    <w:rsid w:val="00600111"/>
    <w:rsid w:val="0060129D"/>
    <w:rsid w:val="00601D3E"/>
    <w:rsid w:val="00602FAC"/>
    <w:rsid w:val="00603A00"/>
    <w:rsid w:val="0060594C"/>
    <w:rsid w:val="00606501"/>
    <w:rsid w:val="006102DE"/>
    <w:rsid w:val="006102E4"/>
    <w:rsid w:val="006105A7"/>
    <w:rsid w:val="006110F9"/>
    <w:rsid w:val="0061162C"/>
    <w:rsid w:val="0061446B"/>
    <w:rsid w:val="00614F68"/>
    <w:rsid w:val="006152D4"/>
    <w:rsid w:val="006176C5"/>
    <w:rsid w:val="00620183"/>
    <w:rsid w:val="00620F17"/>
    <w:rsid w:val="0062357F"/>
    <w:rsid w:val="00627E72"/>
    <w:rsid w:val="00630532"/>
    <w:rsid w:val="00630FFA"/>
    <w:rsid w:val="00633212"/>
    <w:rsid w:val="00635968"/>
    <w:rsid w:val="006364BF"/>
    <w:rsid w:val="006375CC"/>
    <w:rsid w:val="00644072"/>
    <w:rsid w:val="00644C00"/>
    <w:rsid w:val="00645288"/>
    <w:rsid w:val="00647330"/>
    <w:rsid w:val="00647D10"/>
    <w:rsid w:val="0065023C"/>
    <w:rsid w:val="00651480"/>
    <w:rsid w:val="00651F21"/>
    <w:rsid w:val="006538BA"/>
    <w:rsid w:val="00655B85"/>
    <w:rsid w:val="006560ED"/>
    <w:rsid w:val="0065616F"/>
    <w:rsid w:val="00656184"/>
    <w:rsid w:val="00661E25"/>
    <w:rsid w:val="00663555"/>
    <w:rsid w:val="00667B68"/>
    <w:rsid w:val="006710E7"/>
    <w:rsid w:val="006718D4"/>
    <w:rsid w:val="00671AB1"/>
    <w:rsid w:val="006720A1"/>
    <w:rsid w:val="00673212"/>
    <w:rsid w:val="00675009"/>
    <w:rsid w:val="006762C3"/>
    <w:rsid w:val="0068134C"/>
    <w:rsid w:val="00684DB1"/>
    <w:rsid w:val="00690148"/>
    <w:rsid w:val="00690D30"/>
    <w:rsid w:val="0069169F"/>
    <w:rsid w:val="006955B2"/>
    <w:rsid w:val="00696502"/>
    <w:rsid w:val="006A66EC"/>
    <w:rsid w:val="006A6B83"/>
    <w:rsid w:val="006A7920"/>
    <w:rsid w:val="006B05C0"/>
    <w:rsid w:val="006B0C19"/>
    <w:rsid w:val="006B11F6"/>
    <w:rsid w:val="006B32B6"/>
    <w:rsid w:val="006B55E1"/>
    <w:rsid w:val="006B57F6"/>
    <w:rsid w:val="006B61B6"/>
    <w:rsid w:val="006B6B08"/>
    <w:rsid w:val="006B77BF"/>
    <w:rsid w:val="006B7B10"/>
    <w:rsid w:val="006C24CC"/>
    <w:rsid w:val="006C2A41"/>
    <w:rsid w:val="006C2D83"/>
    <w:rsid w:val="006C4A9F"/>
    <w:rsid w:val="006C4F0F"/>
    <w:rsid w:val="006C64D0"/>
    <w:rsid w:val="006D48F5"/>
    <w:rsid w:val="006D7BAE"/>
    <w:rsid w:val="006E336F"/>
    <w:rsid w:val="006E751B"/>
    <w:rsid w:val="006F055C"/>
    <w:rsid w:val="006F24A4"/>
    <w:rsid w:val="006F3E10"/>
    <w:rsid w:val="006F4CCA"/>
    <w:rsid w:val="006F4EBA"/>
    <w:rsid w:val="006F5E5B"/>
    <w:rsid w:val="006F65C4"/>
    <w:rsid w:val="006F6C28"/>
    <w:rsid w:val="006F7426"/>
    <w:rsid w:val="0070184A"/>
    <w:rsid w:val="0070269A"/>
    <w:rsid w:val="00703BA3"/>
    <w:rsid w:val="00706D99"/>
    <w:rsid w:val="00711DD2"/>
    <w:rsid w:val="007132F8"/>
    <w:rsid w:val="007135B8"/>
    <w:rsid w:val="00713927"/>
    <w:rsid w:val="00714EB6"/>
    <w:rsid w:val="007156AA"/>
    <w:rsid w:val="00716004"/>
    <w:rsid w:val="0071679B"/>
    <w:rsid w:val="007211DF"/>
    <w:rsid w:val="00721B24"/>
    <w:rsid w:val="00721E7C"/>
    <w:rsid w:val="00722234"/>
    <w:rsid w:val="0072257B"/>
    <w:rsid w:val="00725A9F"/>
    <w:rsid w:val="00725D70"/>
    <w:rsid w:val="0072631F"/>
    <w:rsid w:val="00726412"/>
    <w:rsid w:val="00727085"/>
    <w:rsid w:val="00730981"/>
    <w:rsid w:val="0073335E"/>
    <w:rsid w:val="00733EAC"/>
    <w:rsid w:val="007366EF"/>
    <w:rsid w:val="00742337"/>
    <w:rsid w:val="00744096"/>
    <w:rsid w:val="00747039"/>
    <w:rsid w:val="0075155A"/>
    <w:rsid w:val="0075488E"/>
    <w:rsid w:val="00754C1C"/>
    <w:rsid w:val="00754D06"/>
    <w:rsid w:val="00755176"/>
    <w:rsid w:val="007556E5"/>
    <w:rsid w:val="00756F66"/>
    <w:rsid w:val="00757FA8"/>
    <w:rsid w:val="00760B70"/>
    <w:rsid w:val="00761BDF"/>
    <w:rsid w:val="00761F38"/>
    <w:rsid w:val="007648AB"/>
    <w:rsid w:val="007708BB"/>
    <w:rsid w:val="00770BF8"/>
    <w:rsid w:val="00771568"/>
    <w:rsid w:val="00772E2B"/>
    <w:rsid w:val="0077565D"/>
    <w:rsid w:val="00776A3C"/>
    <w:rsid w:val="00780E86"/>
    <w:rsid w:val="00782D27"/>
    <w:rsid w:val="007830BB"/>
    <w:rsid w:val="00783D3C"/>
    <w:rsid w:val="00785377"/>
    <w:rsid w:val="00786D29"/>
    <w:rsid w:val="00790AA5"/>
    <w:rsid w:val="00792795"/>
    <w:rsid w:val="007928B5"/>
    <w:rsid w:val="00792C31"/>
    <w:rsid w:val="00793DA5"/>
    <w:rsid w:val="007946D3"/>
    <w:rsid w:val="007A0327"/>
    <w:rsid w:val="007A3A75"/>
    <w:rsid w:val="007A40FB"/>
    <w:rsid w:val="007A4D69"/>
    <w:rsid w:val="007A5418"/>
    <w:rsid w:val="007B02CD"/>
    <w:rsid w:val="007B1C8E"/>
    <w:rsid w:val="007B2621"/>
    <w:rsid w:val="007C2CC8"/>
    <w:rsid w:val="007C32B8"/>
    <w:rsid w:val="007C3483"/>
    <w:rsid w:val="007C46D1"/>
    <w:rsid w:val="007C474E"/>
    <w:rsid w:val="007C6AAF"/>
    <w:rsid w:val="007D10D8"/>
    <w:rsid w:val="007D113F"/>
    <w:rsid w:val="007D1CB0"/>
    <w:rsid w:val="007D2B54"/>
    <w:rsid w:val="007D2BFB"/>
    <w:rsid w:val="007D2D34"/>
    <w:rsid w:val="007D3BE5"/>
    <w:rsid w:val="007D46DA"/>
    <w:rsid w:val="007D7F90"/>
    <w:rsid w:val="007E0EDB"/>
    <w:rsid w:val="007E1A50"/>
    <w:rsid w:val="007E1C8D"/>
    <w:rsid w:val="007E460B"/>
    <w:rsid w:val="007E59F8"/>
    <w:rsid w:val="007E6E05"/>
    <w:rsid w:val="007F11AB"/>
    <w:rsid w:val="007F1BC5"/>
    <w:rsid w:val="007F2FBE"/>
    <w:rsid w:val="007F4BB7"/>
    <w:rsid w:val="007F567C"/>
    <w:rsid w:val="007F5861"/>
    <w:rsid w:val="00802EB0"/>
    <w:rsid w:val="00803ACF"/>
    <w:rsid w:val="00803DB5"/>
    <w:rsid w:val="00805E1C"/>
    <w:rsid w:val="008073A7"/>
    <w:rsid w:val="0081083C"/>
    <w:rsid w:val="008108EA"/>
    <w:rsid w:val="00810935"/>
    <w:rsid w:val="008109B2"/>
    <w:rsid w:val="00810FE9"/>
    <w:rsid w:val="00811B54"/>
    <w:rsid w:val="00811F19"/>
    <w:rsid w:val="00812C78"/>
    <w:rsid w:val="008135F9"/>
    <w:rsid w:val="00816CDF"/>
    <w:rsid w:val="00817FED"/>
    <w:rsid w:val="008210A2"/>
    <w:rsid w:val="008243EB"/>
    <w:rsid w:val="00824C19"/>
    <w:rsid w:val="00824F6A"/>
    <w:rsid w:val="00825040"/>
    <w:rsid w:val="00826DE3"/>
    <w:rsid w:val="0083135B"/>
    <w:rsid w:val="008321DA"/>
    <w:rsid w:val="00832504"/>
    <w:rsid w:val="00832917"/>
    <w:rsid w:val="00832D7F"/>
    <w:rsid w:val="0083359A"/>
    <w:rsid w:val="00833CD5"/>
    <w:rsid w:val="00835B0A"/>
    <w:rsid w:val="00835B55"/>
    <w:rsid w:val="00836CBA"/>
    <w:rsid w:val="008404D4"/>
    <w:rsid w:val="00840D43"/>
    <w:rsid w:val="00842143"/>
    <w:rsid w:val="00842BEB"/>
    <w:rsid w:val="00842E09"/>
    <w:rsid w:val="00843B64"/>
    <w:rsid w:val="0084616B"/>
    <w:rsid w:val="00846617"/>
    <w:rsid w:val="008470BB"/>
    <w:rsid w:val="00847F79"/>
    <w:rsid w:val="00850D09"/>
    <w:rsid w:val="008517B5"/>
    <w:rsid w:val="008520B5"/>
    <w:rsid w:val="00853F02"/>
    <w:rsid w:val="00854000"/>
    <w:rsid w:val="008555DE"/>
    <w:rsid w:val="0085785E"/>
    <w:rsid w:val="0086063E"/>
    <w:rsid w:val="00862E9D"/>
    <w:rsid w:val="00863D39"/>
    <w:rsid w:val="0086480A"/>
    <w:rsid w:val="00870142"/>
    <w:rsid w:val="00871FD4"/>
    <w:rsid w:val="0087324A"/>
    <w:rsid w:val="0087575A"/>
    <w:rsid w:val="00875967"/>
    <w:rsid w:val="00881BA3"/>
    <w:rsid w:val="0088359D"/>
    <w:rsid w:val="00883761"/>
    <w:rsid w:val="0088700B"/>
    <w:rsid w:val="00892269"/>
    <w:rsid w:val="00892980"/>
    <w:rsid w:val="008A2390"/>
    <w:rsid w:val="008A264B"/>
    <w:rsid w:val="008A29E4"/>
    <w:rsid w:val="008A6017"/>
    <w:rsid w:val="008A7D94"/>
    <w:rsid w:val="008B214A"/>
    <w:rsid w:val="008B23E1"/>
    <w:rsid w:val="008B2421"/>
    <w:rsid w:val="008B3AFD"/>
    <w:rsid w:val="008B43A3"/>
    <w:rsid w:val="008B46A5"/>
    <w:rsid w:val="008B5D5E"/>
    <w:rsid w:val="008B603A"/>
    <w:rsid w:val="008B728F"/>
    <w:rsid w:val="008B7F57"/>
    <w:rsid w:val="008C077D"/>
    <w:rsid w:val="008C0B85"/>
    <w:rsid w:val="008C291F"/>
    <w:rsid w:val="008C377B"/>
    <w:rsid w:val="008C379B"/>
    <w:rsid w:val="008C3828"/>
    <w:rsid w:val="008C5971"/>
    <w:rsid w:val="008C6243"/>
    <w:rsid w:val="008C7450"/>
    <w:rsid w:val="008D0A48"/>
    <w:rsid w:val="008D1C95"/>
    <w:rsid w:val="008D2E92"/>
    <w:rsid w:val="008D3FC7"/>
    <w:rsid w:val="008E2439"/>
    <w:rsid w:val="008E2652"/>
    <w:rsid w:val="008E2852"/>
    <w:rsid w:val="008F0F76"/>
    <w:rsid w:val="008F2229"/>
    <w:rsid w:val="008F3C77"/>
    <w:rsid w:val="008F5E20"/>
    <w:rsid w:val="008F7017"/>
    <w:rsid w:val="008F7186"/>
    <w:rsid w:val="008F7E7C"/>
    <w:rsid w:val="00900400"/>
    <w:rsid w:val="00900E8E"/>
    <w:rsid w:val="00901FAB"/>
    <w:rsid w:val="00905CDC"/>
    <w:rsid w:val="009067B2"/>
    <w:rsid w:val="00907C4D"/>
    <w:rsid w:val="00910AC8"/>
    <w:rsid w:val="00911DBB"/>
    <w:rsid w:val="00911F4E"/>
    <w:rsid w:val="009149B2"/>
    <w:rsid w:val="00916665"/>
    <w:rsid w:val="00916C25"/>
    <w:rsid w:val="009258F9"/>
    <w:rsid w:val="00926294"/>
    <w:rsid w:val="00926994"/>
    <w:rsid w:val="00926C39"/>
    <w:rsid w:val="00926F56"/>
    <w:rsid w:val="0092746B"/>
    <w:rsid w:val="00932BFB"/>
    <w:rsid w:val="009369B3"/>
    <w:rsid w:val="00941993"/>
    <w:rsid w:val="009426CE"/>
    <w:rsid w:val="009454CE"/>
    <w:rsid w:val="00945E3B"/>
    <w:rsid w:val="009477BA"/>
    <w:rsid w:val="00950057"/>
    <w:rsid w:val="0095034A"/>
    <w:rsid w:val="00950D86"/>
    <w:rsid w:val="0095178B"/>
    <w:rsid w:val="00951A93"/>
    <w:rsid w:val="009526F9"/>
    <w:rsid w:val="00964C92"/>
    <w:rsid w:val="00965AD1"/>
    <w:rsid w:val="0096600C"/>
    <w:rsid w:val="00966B81"/>
    <w:rsid w:val="009674F9"/>
    <w:rsid w:val="00970737"/>
    <w:rsid w:val="00971847"/>
    <w:rsid w:val="00971DDF"/>
    <w:rsid w:val="009720D9"/>
    <w:rsid w:val="00973621"/>
    <w:rsid w:val="009739F1"/>
    <w:rsid w:val="00973E22"/>
    <w:rsid w:val="00975183"/>
    <w:rsid w:val="009752F9"/>
    <w:rsid w:val="0097782B"/>
    <w:rsid w:val="009778E4"/>
    <w:rsid w:val="00977AB4"/>
    <w:rsid w:val="009807A8"/>
    <w:rsid w:val="00982649"/>
    <w:rsid w:val="009836F1"/>
    <w:rsid w:val="00984D3E"/>
    <w:rsid w:val="00984F9F"/>
    <w:rsid w:val="00985747"/>
    <w:rsid w:val="00985BF7"/>
    <w:rsid w:val="0098716F"/>
    <w:rsid w:val="00987207"/>
    <w:rsid w:val="00987BB7"/>
    <w:rsid w:val="00987D4F"/>
    <w:rsid w:val="00991CC3"/>
    <w:rsid w:val="00993A80"/>
    <w:rsid w:val="0099605D"/>
    <w:rsid w:val="009A0D91"/>
    <w:rsid w:val="009A12A3"/>
    <w:rsid w:val="009A1AFF"/>
    <w:rsid w:val="009A301A"/>
    <w:rsid w:val="009A3976"/>
    <w:rsid w:val="009A4317"/>
    <w:rsid w:val="009A46C8"/>
    <w:rsid w:val="009A478F"/>
    <w:rsid w:val="009A505A"/>
    <w:rsid w:val="009B0A7A"/>
    <w:rsid w:val="009B0BC0"/>
    <w:rsid w:val="009B18A2"/>
    <w:rsid w:val="009B1F46"/>
    <w:rsid w:val="009B2425"/>
    <w:rsid w:val="009B2CDB"/>
    <w:rsid w:val="009B2D6E"/>
    <w:rsid w:val="009B553E"/>
    <w:rsid w:val="009B719A"/>
    <w:rsid w:val="009B7B32"/>
    <w:rsid w:val="009B7DD4"/>
    <w:rsid w:val="009C0AB8"/>
    <w:rsid w:val="009C136D"/>
    <w:rsid w:val="009C1CCA"/>
    <w:rsid w:val="009C4AC9"/>
    <w:rsid w:val="009C5BE8"/>
    <w:rsid w:val="009C6258"/>
    <w:rsid w:val="009C66AB"/>
    <w:rsid w:val="009C733A"/>
    <w:rsid w:val="009C7583"/>
    <w:rsid w:val="009D1163"/>
    <w:rsid w:val="009D1911"/>
    <w:rsid w:val="009D1CDB"/>
    <w:rsid w:val="009D37E0"/>
    <w:rsid w:val="009D5A70"/>
    <w:rsid w:val="009D7FEC"/>
    <w:rsid w:val="009E0A0C"/>
    <w:rsid w:val="009E1C6B"/>
    <w:rsid w:val="009E2DD4"/>
    <w:rsid w:val="009E3ED8"/>
    <w:rsid w:val="009E587D"/>
    <w:rsid w:val="009E637B"/>
    <w:rsid w:val="009E7E07"/>
    <w:rsid w:val="009F0394"/>
    <w:rsid w:val="009F075E"/>
    <w:rsid w:val="009F186F"/>
    <w:rsid w:val="009F1B74"/>
    <w:rsid w:val="009F27FC"/>
    <w:rsid w:val="009F34C2"/>
    <w:rsid w:val="009F3F0E"/>
    <w:rsid w:val="009F598E"/>
    <w:rsid w:val="009F7FD1"/>
    <w:rsid w:val="00A003EB"/>
    <w:rsid w:val="00A01DB0"/>
    <w:rsid w:val="00A046B9"/>
    <w:rsid w:val="00A05AB8"/>
    <w:rsid w:val="00A068B3"/>
    <w:rsid w:val="00A07F74"/>
    <w:rsid w:val="00A100D9"/>
    <w:rsid w:val="00A12535"/>
    <w:rsid w:val="00A13A4D"/>
    <w:rsid w:val="00A13A80"/>
    <w:rsid w:val="00A164D4"/>
    <w:rsid w:val="00A1749C"/>
    <w:rsid w:val="00A17939"/>
    <w:rsid w:val="00A17FDA"/>
    <w:rsid w:val="00A258EC"/>
    <w:rsid w:val="00A30F9D"/>
    <w:rsid w:val="00A326B6"/>
    <w:rsid w:val="00A41734"/>
    <w:rsid w:val="00A426AC"/>
    <w:rsid w:val="00A42D51"/>
    <w:rsid w:val="00A43C82"/>
    <w:rsid w:val="00A44809"/>
    <w:rsid w:val="00A50F02"/>
    <w:rsid w:val="00A51872"/>
    <w:rsid w:val="00A51FC4"/>
    <w:rsid w:val="00A524DD"/>
    <w:rsid w:val="00A52B75"/>
    <w:rsid w:val="00A53D6F"/>
    <w:rsid w:val="00A546F9"/>
    <w:rsid w:val="00A54BFA"/>
    <w:rsid w:val="00A557FB"/>
    <w:rsid w:val="00A56676"/>
    <w:rsid w:val="00A57556"/>
    <w:rsid w:val="00A57752"/>
    <w:rsid w:val="00A57B3B"/>
    <w:rsid w:val="00A60373"/>
    <w:rsid w:val="00A606F0"/>
    <w:rsid w:val="00A6108C"/>
    <w:rsid w:val="00A6142B"/>
    <w:rsid w:val="00A63CE2"/>
    <w:rsid w:val="00A65002"/>
    <w:rsid w:val="00A65FC1"/>
    <w:rsid w:val="00A67A98"/>
    <w:rsid w:val="00A70FD7"/>
    <w:rsid w:val="00A7132F"/>
    <w:rsid w:val="00A72375"/>
    <w:rsid w:val="00A744B2"/>
    <w:rsid w:val="00A744DA"/>
    <w:rsid w:val="00A755C9"/>
    <w:rsid w:val="00A76CCA"/>
    <w:rsid w:val="00A779A7"/>
    <w:rsid w:val="00A80FA9"/>
    <w:rsid w:val="00A85060"/>
    <w:rsid w:val="00A86A9B"/>
    <w:rsid w:val="00A86D1B"/>
    <w:rsid w:val="00A86DBD"/>
    <w:rsid w:val="00A876E0"/>
    <w:rsid w:val="00A91720"/>
    <w:rsid w:val="00A9218C"/>
    <w:rsid w:val="00A92313"/>
    <w:rsid w:val="00A933FD"/>
    <w:rsid w:val="00A948CE"/>
    <w:rsid w:val="00A9641C"/>
    <w:rsid w:val="00AA062B"/>
    <w:rsid w:val="00AA19A1"/>
    <w:rsid w:val="00AA25DF"/>
    <w:rsid w:val="00AA2DF2"/>
    <w:rsid w:val="00AA311E"/>
    <w:rsid w:val="00AA590E"/>
    <w:rsid w:val="00AA7075"/>
    <w:rsid w:val="00AA7098"/>
    <w:rsid w:val="00AB32F7"/>
    <w:rsid w:val="00AB57C2"/>
    <w:rsid w:val="00AB70C5"/>
    <w:rsid w:val="00AC0AF7"/>
    <w:rsid w:val="00AC0FAC"/>
    <w:rsid w:val="00AC1D65"/>
    <w:rsid w:val="00AC3248"/>
    <w:rsid w:val="00AC5619"/>
    <w:rsid w:val="00AC687C"/>
    <w:rsid w:val="00AD5F35"/>
    <w:rsid w:val="00AD7AD0"/>
    <w:rsid w:val="00AE03D3"/>
    <w:rsid w:val="00AE0A23"/>
    <w:rsid w:val="00AE1B55"/>
    <w:rsid w:val="00AE1DF0"/>
    <w:rsid w:val="00AE24A5"/>
    <w:rsid w:val="00AE6429"/>
    <w:rsid w:val="00AE6B67"/>
    <w:rsid w:val="00AF0503"/>
    <w:rsid w:val="00AF0C8D"/>
    <w:rsid w:val="00AF1319"/>
    <w:rsid w:val="00AF28A5"/>
    <w:rsid w:val="00AF3732"/>
    <w:rsid w:val="00AF384C"/>
    <w:rsid w:val="00AF44E5"/>
    <w:rsid w:val="00AF47E6"/>
    <w:rsid w:val="00AF5B03"/>
    <w:rsid w:val="00B035F3"/>
    <w:rsid w:val="00B03D93"/>
    <w:rsid w:val="00B03E6B"/>
    <w:rsid w:val="00B067AC"/>
    <w:rsid w:val="00B07406"/>
    <w:rsid w:val="00B1278B"/>
    <w:rsid w:val="00B12E06"/>
    <w:rsid w:val="00B13F22"/>
    <w:rsid w:val="00B14BEE"/>
    <w:rsid w:val="00B14E2A"/>
    <w:rsid w:val="00B17702"/>
    <w:rsid w:val="00B217A5"/>
    <w:rsid w:val="00B219E7"/>
    <w:rsid w:val="00B24195"/>
    <w:rsid w:val="00B24702"/>
    <w:rsid w:val="00B272D4"/>
    <w:rsid w:val="00B317E6"/>
    <w:rsid w:val="00B35DD0"/>
    <w:rsid w:val="00B364B0"/>
    <w:rsid w:val="00B37576"/>
    <w:rsid w:val="00B40444"/>
    <w:rsid w:val="00B404E9"/>
    <w:rsid w:val="00B43DC0"/>
    <w:rsid w:val="00B44EA9"/>
    <w:rsid w:val="00B45290"/>
    <w:rsid w:val="00B46E83"/>
    <w:rsid w:val="00B47F55"/>
    <w:rsid w:val="00B51B6D"/>
    <w:rsid w:val="00B538BA"/>
    <w:rsid w:val="00B61495"/>
    <w:rsid w:val="00B62325"/>
    <w:rsid w:val="00B627A2"/>
    <w:rsid w:val="00B64A32"/>
    <w:rsid w:val="00B67542"/>
    <w:rsid w:val="00B7079C"/>
    <w:rsid w:val="00B70FDE"/>
    <w:rsid w:val="00B713E8"/>
    <w:rsid w:val="00B7498F"/>
    <w:rsid w:val="00B76CA6"/>
    <w:rsid w:val="00B8132A"/>
    <w:rsid w:val="00B848C3"/>
    <w:rsid w:val="00B8583E"/>
    <w:rsid w:val="00B87229"/>
    <w:rsid w:val="00B90645"/>
    <w:rsid w:val="00B90D2B"/>
    <w:rsid w:val="00B91EE1"/>
    <w:rsid w:val="00B93BEC"/>
    <w:rsid w:val="00B940CC"/>
    <w:rsid w:val="00B9452C"/>
    <w:rsid w:val="00B94CE6"/>
    <w:rsid w:val="00B95B21"/>
    <w:rsid w:val="00B96184"/>
    <w:rsid w:val="00B9681A"/>
    <w:rsid w:val="00BA07AE"/>
    <w:rsid w:val="00BA1A0F"/>
    <w:rsid w:val="00BA1B1C"/>
    <w:rsid w:val="00BA2CCA"/>
    <w:rsid w:val="00BA3B0A"/>
    <w:rsid w:val="00BA3FB7"/>
    <w:rsid w:val="00BA4D34"/>
    <w:rsid w:val="00BA5463"/>
    <w:rsid w:val="00BA7E97"/>
    <w:rsid w:val="00BB1880"/>
    <w:rsid w:val="00BB2449"/>
    <w:rsid w:val="00BB2907"/>
    <w:rsid w:val="00BB2D14"/>
    <w:rsid w:val="00BB2D34"/>
    <w:rsid w:val="00BB450E"/>
    <w:rsid w:val="00BB491A"/>
    <w:rsid w:val="00BC44BF"/>
    <w:rsid w:val="00BC57EC"/>
    <w:rsid w:val="00BC65F9"/>
    <w:rsid w:val="00BC7830"/>
    <w:rsid w:val="00BC7BD3"/>
    <w:rsid w:val="00BD0702"/>
    <w:rsid w:val="00BD14C1"/>
    <w:rsid w:val="00BD2272"/>
    <w:rsid w:val="00BD2CD2"/>
    <w:rsid w:val="00BD4496"/>
    <w:rsid w:val="00BD511B"/>
    <w:rsid w:val="00BE08A6"/>
    <w:rsid w:val="00BE2B2E"/>
    <w:rsid w:val="00BE2B5B"/>
    <w:rsid w:val="00BE3F14"/>
    <w:rsid w:val="00BE3FA2"/>
    <w:rsid w:val="00BE4989"/>
    <w:rsid w:val="00BE53DA"/>
    <w:rsid w:val="00BE5814"/>
    <w:rsid w:val="00BE67CF"/>
    <w:rsid w:val="00BE7363"/>
    <w:rsid w:val="00BF0EC0"/>
    <w:rsid w:val="00BF3CA3"/>
    <w:rsid w:val="00BF3E1F"/>
    <w:rsid w:val="00BF74D5"/>
    <w:rsid w:val="00C02762"/>
    <w:rsid w:val="00C02D55"/>
    <w:rsid w:val="00C02E80"/>
    <w:rsid w:val="00C03825"/>
    <w:rsid w:val="00C04694"/>
    <w:rsid w:val="00C0590F"/>
    <w:rsid w:val="00C05E05"/>
    <w:rsid w:val="00C06E1C"/>
    <w:rsid w:val="00C07683"/>
    <w:rsid w:val="00C10A05"/>
    <w:rsid w:val="00C1132E"/>
    <w:rsid w:val="00C114A7"/>
    <w:rsid w:val="00C11770"/>
    <w:rsid w:val="00C1291E"/>
    <w:rsid w:val="00C12E10"/>
    <w:rsid w:val="00C15E65"/>
    <w:rsid w:val="00C200BF"/>
    <w:rsid w:val="00C20F5D"/>
    <w:rsid w:val="00C21224"/>
    <w:rsid w:val="00C228EE"/>
    <w:rsid w:val="00C25279"/>
    <w:rsid w:val="00C253EE"/>
    <w:rsid w:val="00C25C0D"/>
    <w:rsid w:val="00C27678"/>
    <w:rsid w:val="00C329A4"/>
    <w:rsid w:val="00C33FE3"/>
    <w:rsid w:val="00C34FB4"/>
    <w:rsid w:val="00C4330B"/>
    <w:rsid w:val="00C43D81"/>
    <w:rsid w:val="00C45C4C"/>
    <w:rsid w:val="00C47558"/>
    <w:rsid w:val="00C50DB0"/>
    <w:rsid w:val="00C5398E"/>
    <w:rsid w:val="00C53C1E"/>
    <w:rsid w:val="00C53FC2"/>
    <w:rsid w:val="00C541A9"/>
    <w:rsid w:val="00C542A2"/>
    <w:rsid w:val="00C54E07"/>
    <w:rsid w:val="00C56693"/>
    <w:rsid w:val="00C567E4"/>
    <w:rsid w:val="00C57ECB"/>
    <w:rsid w:val="00C60074"/>
    <w:rsid w:val="00C61B62"/>
    <w:rsid w:val="00C61C7D"/>
    <w:rsid w:val="00C66D14"/>
    <w:rsid w:val="00C66ED1"/>
    <w:rsid w:val="00C73544"/>
    <w:rsid w:val="00C74487"/>
    <w:rsid w:val="00C767E1"/>
    <w:rsid w:val="00C77109"/>
    <w:rsid w:val="00C807F2"/>
    <w:rsid w:val="00C820BB"/>
    <w:rsid w:val="00C822C2"/>
    <w:rsid w:val="00C8582E"/>
    <w:rsid w:val="00C860C6"/>
    <w:rsid w:val="00C86B0A"/>
    <w:rsid w:val="00C873A1"/>
    <w:rsid w:val="00C875A0"/>
    <w:rsid w:val="00C87922"/>
    <w:rsid w:val="00C87F6B"/>
    <w:rsid w:val="00C90DDB"/>
    <w:rsid w:val="00C90F1A"/>
    <w:rsid w:val="00C91410"/>
    <w:rsid w:val="00C915F3"/>
    <w:rsid w:val="00C93FE8"/>
    <w:rsid w:val="00C94049"/>
    <w:rsid w:val="00C94258"/>
    <w:rsid w:val="00C95395"/>
    <w:rsid w:val="00C960E7"/>
    <w:rsid w:val="00C96547"/>
    <w:rsid w:val="00C96AB1"/>
    <w:rsid w:val="00C979BC"/>
    <w:rsid w:val="00C97D4B"/>
    <w:rsid w:val="00CA0150"/>
    <w:rsid w:val="00CA043C"/>
    <w:rsid w:val="00CA2505"/>
    <w:rsid w:val="00CA28CD"/>
    <w:rsid w:val="00CA2BD5"/>
    <w:rsid w:val="00CA5A88"/>
    <w:rsid w:val="00CA6F6B"/>
    <w:rsid w:val="00CB15F1"/>
    <w:rsid w:val="00CB6CD3"/>
    <w:rsid w:val="00CB7489"/>
    <w:rsid w:val="00CB7722"/>
    <w:rsid w:val="00CC1FAA"/>
    <w:rsid w:val="00CC29F6"/>
    <w:rsid w:val="00CC4690"/>
    <w:rsid w:val="00CC4779"/>
    <w:rsid w:val="00CC502E"/>
    <w:rsid w:val="00CC72AC"/>
    <w:rsid w:val="00CC77A0"/>
    <w:rsid w:val="00CD0F89"/>
    <w:rsid w:val="00CD1B34"/>
    <w:rsid w:val="00CD2A15"/>
    <w:rsid w:val="00CD2BA5"/>
    <w:rsid w:val="00CD50D4"/>
    <w:rsid w:val="00CD632B"/>
    <w:rsid w:val="00CD6CAE"/>
    <w:rsid w:val="00CD6D50"/>
    <w:rsid w:val="00CE1DB3"/>
    <w:rsid w:val="00CE1DE2"/>
    <w:rsid w:val="00CE4DC3"/>
    <w:rsid w:val="00CE599C"/>
    <w:rsid w:val="00CE72B9"/>
    <w:rsid w:val="00CF0742"/>
    <w:rsid w:val="00CF0C8B"/>
    <w:rsid w:val="00CF33FE"/>
    <w:rsid w:val="00CF41C8"/>
    <w:rsid w:val="00D0217A"/>
    <w:rsid w:val="00D02406"/>
    <w:rsid w:val="00D1045E"/>
    <w:rsid w:val="00D12A39"/>
    <w:rsid w:val="00D12B4D"/>
    <w:rsid w:val="00D1402A"/>
    <w:rsid w:val="00D16062"/>
    <w:rsid w:val="00D1710C"/>
    <w:rsid w:val="00D202FD"/>
    <w:rsid w:val="00D20820"/>
    <w:rsid w:val="00D24771"/>
    <w:rsid w:val="00D25404"/>
    <w:rsid w:val="00D26D86"/>
    <w:rsid w:val="00D27FF1"/>
    <w:rsid w:val="00D315C5"/>
    <w:rsid w:val="00D32AFD"/>
    <w:rsid w:val="00D32D8A"/>
    <w:rsid w:val="00D33C37"/>
    <w:rsid w:val="00D3407A"/>
    <w:rsid w:val="00D34110"/>
    <w:rsid w:val="00D367C4"/>
    <w:rsid w:val="00D373DB"/>
    <w:rsid w:val="00D42126"/>
    <w:rsid w:val="00D42141"/>
    <w:rsid w:val="00D433E5"/>
    <w:rsid w:val="00D450FC"/>
    <w:rsid w:val="00D463E8"/>
    <w:rsid w:val="00D51C42"/>
    <w:rsid w:val="00D5353F"/>
    <w:rsid w:val="00D54524"/>
    <w:rsid w:val="00D54A63"/>
    <w:rsid w:val="00D55F4B"/>
    <w:rsid w:val="00D56B1D"/>
    <w:rsid w:val="00D60845"/>
    <w:rsid w:val="00D65258"/>
    <w:rsid w:val="00D65AD1"/>
    <w:rsid w:val="00D664F2"/>
    <w:rsid w:val="00D66719"/>
    <w:rsid w:val="00D7441E"/>
    <w:rsid w:val="00D76E45"/>
    <w:rsid w:val="00D76F12"/>
    <w:rsid w:val="00D774C2"/>
    <w:rsid w:val="00D80D87"/>
    <w:rsid w:val="00D83829"/>
    <w:rsid w:val="00D86060"/>
    <w:rsid w:val="00D86166"/>
    <w:rsid w:val="00D864F3"/>
    <w:rsid w:val="00D92D5E"/>
    <w:rsid w:val="00D938FA"/>
    <w:rsid w:val="00D93D36"/>
    <w:rsid w:val="00D93F9D"/>
    <w:rsid w:val="00D94BDF"/>
    <w:rsid w:val="00D95117"/>
    <w:rsid w:val="00D96EF5"/>
    <w:rsid w:val="00DA05F1"/>
    <w:rsid w:val="00DA0E48"/>
    <w:rsid w:val="00DA1786"/>
    <w:rsid w:val="00DA1884"/>
    <w:rsid w:val="00DA21E2"/>
    <w:rsid w:val="00DA22BD"/>
    <w:rsid w:val="00DA2E68"/>
    <w:rsid w:val="00DA477A"/>
    <w:rsid w:val="00DA5BC7"/>
    <w:rsid w:val="00DA7405"/>
    <w:rsid w:val="00DB10AA"/>
    <w:rsid w:val="00DB2D69"/>
    <w:rsid w:val="00DB32CD"/>
    <w:rsid w:val="00DB36DF"/>
    <w:rsid w:val="00DB47C4"/>
    <w:rsid w:val="00DB56AF"/>
    <w:rsid w:val="00DB58FE"/>
    <w:rsid w:val="00DB6C4A"/>
    <w:rsid w:val="00DB7964"/>
    <w:rsid w:val="00DC138E"/>
    <w:rsid w:val="00DC17CC"/>
    <w:rsid w:val="00DC1DF8"/>
    <w:rsid w:val="00DC4E93"/>
    <w:rsid w:val="00DC5F0E"/>
    <w:rsid w:val="00DC6A04"/>
    <w:rsid w:val="00DD2225"/>
    <w:rsid w:val="00DD408A"/>
    <w:rsid w:val="00DD4A0B"/>
    <w:rsid w:val="00DD5846"/>
    <w:rsid w:val="00DD72A1"/>
    <w:rsid w:val="00DD7425"/>
    <w:rsid w:val="00DD7690"/>
    <w:rsid w:val="00DE20A6"/>
    <w:rsid w:val="00DE44F9"/>
    <w:rsid w:val="00DE4DE1"/>
    <w:rsid w:val="00DE577C"/>
    <w:rsid w:val="00DE6B0C"/>
    <w:rsid w:val="00DF09CD"/>
    <w:rsid w:val="00DF24E7"/>
    <w:rsid w:val="00DF4193"/>
    <w:rsid w:val="00DF7387"/>
    <w:rsid w:val="00DF78D9"/>
    <w:rsid w:val="00E00A5F"/>
    <w:rsid w:val="00E043E1"/>
    <w:rsid w:val="00E04589"/>
    <w:rsid w:val="00E04B80"/>
    <w:rsid w:val="00E06FA2"/>
    <w:rsid w:val="00E113C6"/>
    <w:rsid w:val="00E11C8B"/>
    <w:rsid w:val="00E12B5C"/>
    <w:rsid w:val="00E178D3"/>
    <w:rsid w:val="00E2056F"/>
    <w:rsid w:val="00E20CE3"/>
    <w:rsid w:val="00E22B42"/>
    <w:rsid w:val="00E246BC"/>
    <w:rsid w:val="00E24841"/>
    <w:rsid w:val="00E257CB"/>
    <w:rsid w:val="00E3034B"/>
    <w:rsid w:val="00E31248"/>
    <w:rsid w:val="00E314B5"/>
    <w:rsid w:val="00E3355F"/>
    <w:rsid w:val="00E337AB"/>
    <w:rsid w:val="00E34EB1"/>
    <w:rsid w:val="00E34FAA"/>
    <w:rsid w:val="00E379FC"/>
    <w:rsid w:val="00E41594"/>
    <w:rsid w:val="00E45F5E"/>
    <w:rsid w:val="00E47955"/>
    <w:rsid w:val="00E47FF7"/>
    <w:rsid w:val="00E50C59"/>
    <w:rsid w:val="00E53788"/>
    <w:rsid w:val="00E54276"/>
    <w:rsid w:val="00E61AE2"/>
    <w:rsid w:val="00E61EF5"/>
    <w:rsid w:val="00E62FBF"/>
    <w:rsid w:val="00E67E73"/>
    <w:rsid w:val="00E7284D"/>
    <w:rsid w:val="00E73C97"/>
    <w:rsid w:val="00E73EF7"/>
    <w:rsid w:val="00E74392"/>
    <w:rsid w:val="00E75627"/>
    <w:rsid w:val="00E8079A"/>
    <w:rsid w:val="00E8424C"/>
    <w:rsid w:val="00E86396"/>
    <w:rsid w:val="00E864A8"/>
    <w:rsid w:val="00E87947"/>
    <w:rsid w:val="00E940BF"/>
    <w:rsid w:val="00E94E1C"/>
    <w:rsid w:val="00E952AE"/>
    <w:rsid w:val="00E96C4F"/>
    <w:rsid w:val="00E973B5"/>
    <w:rsid w:val="00EA0D06"/>
    <w:rsid w:val="00EA2142"/>
    <w:rsid w:val="00EA329B"/>
    <w:rsid w:val="00EA4F89"/>
    <w:rsid w:val="00EA6625"/>
    <w:rsid w:val="00EA6657"/>
    <w:rsid w:val="00EB7406"/>
    <w:rsid w:val="00EB7891"/>
    <w:rsid w:val="00EC0F5E"/>
    <w:rsid w:val="00EC1B2B"/>
    <w:rsid w:val="00EC3BA4"/>
    <w:rsid w:val="00EC451A"/>
    <w:rsid w:val="00EC6478"/>
    <w:rsid w:val="00EC6535"/>
    <w:rsid w:val="00ED178C"/>
    <w:rsid w:val="00ED1ED2"/>
    <w:rsid w:val="00ED3248"/>
    <w:rsid w:val="00ED5DBF"/>
    <w:rsid w:val="00ED5DD3"/>
    <w:rsid w:val="00ED67EB"/>
    <w:rsid w:val="00EE1046"/>
    <w:rsid w:val="00EE13FB"/>
    <w:rsid w:val="00EE256C"/>
    <w:rsid w:val="00EE2A6F"/>
    <w:rsid w:val="00EE2E71"/>
    <w:rsid w:val="00EE44F0"/>
    <w:rsid w:val="00EE56F2"/>
    <w:rsid w:val="00EE6A0F"/>
    <w:rsid w:val="00EF1101"/>
    <w:rsid w:val="00EF16F2"/>
    <w:rsid w:val="00EF3A1C"/>
    <w:rsid w:val="00EF6A71"/>
    <w:rsid w:val="00EF7460"/>
    <w:rsid w:val="00EF76C4"/>
    <w:rsid w:val="00F0116F"/>
    <w:rsid w:val="00F01B59"/>
    <w:rsid w:val="00F02883"/>
    <w:rsid w:val="00F03F3B"/>
    <w:rsid w:val="00F04032"/>
    <w:rsid w:val="00F04552"/>
    <w:rsid w:val="00F0544B"/>
    <w:rsid w:val="00F055E1"/>
    <w:rsid w:val="00F06FD9"/>
    <w:rsid w:val="00F118B4"/>
    <w:rsid w:val="00F12C1C"/>
    <w:rsid w:val="00F13E46"/>
    <w:rsid w:val="00F1546D"/>
    <w:rsid w:val="00F17371"/>
    <w:rsid w:val="00F17794"/>
    <w:rsid w:val="00F21A6A"/>
    <w:rsid w:val="00F24A1C"/>
    <w:rsid w:val="00F25B84"/>
    <w:rsid w:val="00F301DF"/>
    <w:rsid w:val="00F340F3"/>
    <w:rsid w:val="00F364CE"/>
    <w:rsid w:val="00F40EEC"/>
    <w:rsid w:val="00F43238"/>
    <w:rsid w:val="00F51191"/>
    <w:rsid w:val="00F51E08"/>
    <w:rsid w:val="00F52A85"/>
    <w:rsid w:val="00F547C9"/>
    <w:rsid w:val="00F5503D"/>
    <w:rsid w:val="00F559C3"/>
    <w:rsid w:val="00F57602"/>
    <w:rsid w:val="00F61343"/>
    <w:rsid w:val="00F614F1"/>
    <w:rsid w:val="00F617F1"/>
    <w:rsid w:val="00F61A1D"/>
    <w:rsid w:val="00F62108"/>
    <w:rsid w:val="00F622A8"/>
    <w:rsid w:val="00F623B7"/>
    <w:rsid w:val="00F62ABA"/>
    <w:rsid w:val="00F654E9"/>
    <w:rsid w:val="00F66388"/>
    <w:rsid w:val="00F6753A"/>
    <w:rsid w:val="00F67D27"/>
    <w:rsid w:val="00F73520"/>
    <w:rsid w:val="00F73721"/>
    <w:rsid w:val="00F77DD8"/>
    <w:rsid w:val="00F81FA2"/>
    <w:rsid w:val="00F8398E"/>
    <w:rsid w:val="00F8605E"/>
    <w:rsid w:val="00F863D0"/>
    <w:rsid w:val="00F904B8"/>
    <w:rsid w:val="00F90D28"/>
    <w:rsid w:val="00F91C89"/>
    <w:rsid w:val="00F93617"/>
    <w:rsid w:val="00F93979"/>
    <w:rsid w:val="00F95C43"/>
    <w:rsid w:val="00FA110C"/>
    <w:rsid w:val="00FA13DE"/>
    <w:rsid w:val="00FA14EA"/>
    <w:rsid w:val="00FA1F1C"/>
    <w:rsid w:val="00FA3B11"/>
    <w:rsid w:val="00FA488C"/>
    <w:rsid w:val="00FB06B1"/>
    <w:rsid w:val="00FB3504"/>
    <w:rsid w:val="00FB5BA3"/>
    <w:rsid w:val="00FB724C"/>
    <w:rsid w:val="00FB768E"/>
    <w:rsid w:val="00FB7A8F"/>
    <w:rsid w:val="00FC105A"/>
    <w:rsid w:val="00FC2CD3"/>
    <w:rsid w:val="00FC45C9"/>
    <w:rsid w:val="00FC4C04"/>
    <w:rsid w:val="00FC697C"/>
    <w:rsid w:val="00FD1FA2"/>
    <w:rsid w:val="00FD3BEF"/>
    <w:rsid w:val="00FD5FBF"/>
    <w:rsid w:val="00FE009F"/>
    <w:rsid w:val="00FE21F4"/>
    <w:rsid w:val="00FE2630"/>
    <w:rsid w:val="00FE489D"/>
    <w:rsid w:val="00FE498B"/>
    <w:rsid w:val="00FE7D9D"/>
    <w:rsid w:val="00FF0757"/>
    <w:rsid w:val="00FF216C"/>
    <w:rsid w:val="00FF444B"/>
    <w:rsid w:val="00FF47A2"/>
    <w:rsid w:val="00FF54E7"/>
    <w:rsid w:val="00FF5CC4"/>
    <w:rsid w:val="00FF77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29C42"/>
  <w15:docId w15:val="{19F4B052-6C83-48AC-85CD-09385481E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6F0"/>
    <w:pPr>
      <w:jc w:val="both"/>
    </w:pPr>
  </w:style>
  <w:style w:type="paragraph" w:styleId="Ttulo1">
    <w:name w:val="heading 1"/>
    <w:basedOn w:val="Normal"/>
    <w:next w:val="Normal"/>
    <w:link w:val="Ttulo1Car"/>
    <w:uiPriority w:val="9"/>
    <w:qFormat/>
    <w:rsid w:val="00DE44F9"/>
    <w:pPr>
      <w:keepNext/>
      <w:keepLines/>
      <w:numPr>
        <w:numId w:val="1"/>
      </w:numPr>
      <w:spacing w:before="480" w:after="360"/>
      <w:outlineLvl w:val="0"/>
    </w:pPr>
    <w:rPr>
      <w:rFonts w:asciiTheme="majorHAnsi" w:eastAsiaTheme="majorEastAsia" w:hAnsiTheme="majorHAnsi" w:cstheme="majorBidi"/>
      <w:b/>
      <w:bCs/>
      <w:color w:val="A5A5A5" w:themeColor="accent1" w:themeShade="BF"/>
      <w:sz w:val="48"/>
      <w:szCs w:val="28"/>
    </w:rPr>
  </w:style>
  <w:style w:type="paragraph" w:styleId="Ttulo2">
    <w:name w:val="heading 2"/>
    <w:basedOn w:val="Normal"/>
    <w:next w:val="Normal"/>
    <w:link w:val="Ttulo2Car"/>
    <w:uiPriority w:val="9"/>
    <w:unhideWhenUsed/>
    <w:qFormat/>
    <w:rsid w:val="008A6017"/>
    <w:pPr>
      <w:numPr>
        <w:ilvl w:val="1"/>
        <w:numId w:val="1"/>
      </w:numPr>
      <w:spacing w:before="360" w:after="240"/>
      <w:outlineLvl w:val="1"/>
    </w:pPr>
    <w:rPr>
      <w:b/>
      <w:bCs/>
      <w:color w:val="DDDDDD" w:themeColor="accent1"/>
      <w:sz w:val="40"/>
      <w:szCs w:val="26"/>
    </w:rPr>
  </w:style>
  <w:style w:type="paragraph" w:styleId="Ttulo3">
    <w:name w:val="heading 3"/>
    <w:basedOn w:val="Normal"/>
    <w:next w:val="Normal"/>
    <w:link w:val="Ttulo3Car"/>
    <w:uiPriority w:val="9"/>
    <w:unhideWhenUsed/>
    <w:qFormat/>
    <w:rsid w:val="008A6017"/>
    <w:pPr>
      <w:keepNext/>
      <w:keepLines/>
      <w:numPr>
        <w:ilvl w:val="2"/>
        <w:numId w:val="1"/>
      </w:numPr>
      <w:spacing w:before="360" w:after="240"/>
      <w:outlineLvl w:val="2"/>
    </w:pPr>
    <w:rPr>
      <w:rFonts w:asciiTheme="majorHAnsi" w:eastAsiaTheme="majorEastAsia" w:hAnsiTheme="majorHAnsi" w:cstheme="majorBidi"/>
      <w:bCs/>
      <w:color w:val="DDDDDD" w:themeColor="accent1"/>
      <w:sz w:val="36"/>
    </w:rPr>
  </w:style>
  <w:style w:type="paragraph" w:styleId="Ttulo4">
    <w:name w:val="heading 4"/>
    <w:basedOn w:val="Normal"/>
    <w:next w:val="Normal"/>
    <w:link w:val="Ttulo4Car"/>
    <w:uiPriority w:val="9"/>
    <w:unhideWhenUsed/>
    <w:qFormat/>
    <w:rsid w:val="00E47FF7"/>
    <w:pPr>
      <w:keepNext/>
      <w:keepLines/>
      <w:numPr>
        <w:ilvl w:val="3"/>
        <w:numId w:val="1"/>
      </w:numPr>
      <w:spacing w:before="360" w:after="240"/>
      <w:outlineLvl w:val="3"/>
    </w:pPr>
    <w:rPr>
      <w:rFonts w:asciiTheme="majorHAnsi" w:eastAsiaTheme="majorEastAsia" w:hAnsiTheme="majorHAnsi" w:cstheme="majorBidi"/>
      <w:b/>
      <w:bCs/>
      <w:i/>
      <w:iCs/>
      <w:color w:val="DDDDDD" w:themeColor="accent1"/>
      <w:sz w:val="28"/>
    </w:rPr>
  </w:style>
  <w:style w:type="paragraph" w:styleId="Ttulo5">
    <w:name w:val="heading 5"/>
    <w:basedOn w:val="Normal"/>
    <w:next w:val="Normal"/>
    <w:link w:val="Ttulo5Car"/>
    <w:uiPriority w:val="9"/>
    <w:unhideWhenUsed/>
    <w:qFormat/>
    <w:rsid w:val="005C29E5"/>
    <w:pPr>
      <w:keepNext/>
      <w:keepLines/>
      <w:numPr>
        <w:ilvl w:val="4"/>
        <w:numId w:val="1"/>
      </w:numPr>
      <w:spacing w:before="240" w:after="240"/>
      <w:ind w:left="1304" w:hanging="1304"/>
      <w:outlineLvl w:val="4"/>
    </w:pPr>
    <w:rPr>
      <w:rFonts w:asciiTheme="majorHAnsi" w:eastAsiaTheme="majorEastAsia" w:hAnsiTheme="majorHAnsi" w:cstheme="majorBidi"/>
      <w:b/>
      <w:color w:val="6E6E6E" w:themeColor="accent1" w:themeShade="7F"/>
      <w:sz w:val="24"/>
    </w:rPr>
  </w:style>
  <w:style w:type="paragraph" w:styleId="Ttulo6">
    <w:name w:val="heading 6"/>
    <w:basedOn w:val="Normal"/>
    <w:next w:val="Normal"/>
    <w:link w:val="Ttulo6Car"/>
    <w:uiPriority w:val="9"/>
    <w:unhideWhenUsed/>
    <w:qFormat/>
    <w:rsid w:val="008A6017"/>
    <w:pPr>
      <w:keepNext/>
      <w:keepLines/>
      <w:numPr>
        <w:ilvl w:val="5"/>
        <w:numId w:val="1"/>
      </w:numPr>
      <w:spacing w:before="200" w:after="0"/>
      <w:outlineLvl w:val="5"/>
    </w:pPr>
    <w:rPr>
      <w:rFonts w:asciiTheme="majorHAnsi" w:eastAsiaTheme="majorEastAsia" w:hAnsiTheme="majorHAnsi" w:cstheme="majorBidi"/>
      <w:i/>
      <w:iCs/>
      <w:color w:val="6E6E6E" w:themeColor="accent1" w:themeShade="7F"/>
    </w:rPr>
  </w:style>
  <w:style w:type="paragraph" w:styleId="Ttulo7">
    <w:name w:val="heading 7"/>
    <w:basedOn w:val="Normal"/>
    <w:next w:val="Normal"/>
    <w:link w:val="Ttulo7Car"/>
    <w:uiPriority w:val="9"/>
    <w:semiHidden/>
    <w:unhideWhenUsed/>
    <w:qFormat/>
    <w:rsid w:val="008A601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A601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A601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6E83"/>
    <w:pPr>
      <w:pBdr>
        <w:bottom w:val="single" w:sz="8" w:space="4" w:color="DDDDDD" w:themeColor="accent1"/>
      </w:pBdr>
      <w:spacing w:before="360" w:after="48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tuloCar">
    <w:name w:val="Título Car"/>
    <w:basedOn w:val="Fuentedeprrafopredeter"/>
    <w:link w:val="Ttulo"/>
    <w:uiPriority w:val="10"/>
    <w:rsid w:val="00B46E83"/>
    <w:rPr>
      <w:rFonts w:asciiTheme="majorHAnsi" w:eastAsiaTheme="majorEastAsia" w:hAnsiTheme="majorHAnsi" w:cstheme="majorBidi"/>
      <w:color w:val="000000" w:themeColor="text2" w:themeShade="BF"/>
      <w:spacing w:val="5"/>
      <w:kern w:val="28"/>
      <w:sz w:val="52"/>
      <w:szCs w:val="52"/>
    </w:rPr>
  </w:style>
  <w:style w:type="paragraph" w:styleId="Textonotapie">
    <w:name w:val="footnote text"/>
    <w:basedOn w:val="Normal"/>
    <w:link w:val="TextonotapieCar"/>
    <w:uiPriority w:val="99"/>
    <w:semiHidden/>
    <w:unhideWhenUsed/>
    <w:rsid w:val="00B0740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07406"/>
    <w:rPr>
      <w:sz w:val="20"/>
      <w:szCs w:val="20"/>
    </w:rPr>
  </w:style>
  <w:style w:type="character" w:styleId="Refdenotaalpie">
    <w:name w:val="footnote reference"/>
    <w:basedOn w:val="Fuentedeprrafopredeter"/>
    <w:uiPriority w:val="99"/>
    <w:semiHidden/>
    <w:unhideWhenUsed/>
    <w:rsid w:val="00B07406"/>
    <w:rPr>
      <w:vertAlign w:val="superscript"/>
    </w:rPr>
  </w:style>
  <w:style w:type="character" w:customStyle="1" w:styleId="Ttulo1Car">
    <w:name w:val="Título 1 Car"/>
    <w:basedOn w:val="Fuentedeprrafopredeter"/>
    <w:link w:val="Ttulo1"/>
    <w:uiPriority w:val="9"/>
    <w:rsid w:val="00DE44F9"/>
    <w:rPr>
      <w:rFonts w:asciiTheme="majorHAnsi" w:eastAsiaTheme="majorEastAsia" w:hAnsiTheme="majorHAnsi" w:cstheme="majorBidi"/>
      <w:b/>
      <w:bCs/>
      <w:color w:val="A5A5A5" w:themeColor="accent1" w:themeShade="BF"/>
      <w:sz w:val="48"/>
      <w:szCs w:val="28"/>
    </w:rPr>
  </w:style>
  <w:style w:type="paragraph" w:styleId="TtuloTDC">
    <w:name w:val="TOC Heading"/>
    <w:basedOn w:val="Ttulo1"/>
    <w:next w:val="Normal"/>
    <w:uiPriority w:val="39"/>
    <w:semiHidden/>
    <w:unhideWhenUsed/>
    <w:qFormat/>
    <w:rsid w:val="007C3483"/>
    <w:pPr>
      <w:jc w:val="left"/>
      <w:outlineLvl w:val="9"/>
    </w:pPr>
  </w:style>
  <w:style w:type="paragraph" w:styleId="TDC2">
    <w:name w:val="toc 2"/>
    <w:basedOn w:val="Normal"/>
    <w:next w:val="Normal"/>
    <w:autoRedefine/>
    <w:uiPriority w:val="39"/>
    <w:unhideWhenUsed/>
    <w:qFormat/>
    <w:rsid w:val="00A17939"/>
    <w:pPr>
      <w:tabs>
        <w:tab w:val="left" w:pos="880"/>
        <w:tab w:val="right" w:leader="dot" w:pos="8494"/>
      </w:tabs>
      <w:spacing w:after="0"/>
      <w:ind w:left="220"/>
      <w:jc w:val="left"/>
    </w:pPr>
    <w:rPr>
      <w:smallCaps/>
      <w:sz w:val="20"/>
      <w:szCs w:val="20"/>
    </w:rPr>
  </w:style>
  <w:style w:type="paragraph" w:styleId="TDC1">
    <w:name w:val="toc 1"/>
    <w:basedOn w:val="Normal"/>
    <w:next w:val="Normal"/>
    <w:autoRedefine/>
    <w:uiPriority w:val="39"/>
    <w:unhideWhenUsed/>
    <w:qFormat/>
    <w:rsid w:val="007C3483"/>
    <w:pPr>
      <w:spacing w:before="120" w:after="120"/>
      <w:jc w:val="left"/>
    </w:pPr>
    <w:rPr>
      <w:b/>
      <w:bCs/>
      <w:caps/>
      <w:sz w:val="20"/>
      <w:szCs w:val="20"/>
    </w:rPr>
  </w:style>
  <w:style w:type="paragraph" w:styleId="TDC3">
    <w:name w:val="toc 3"/>
    <w:basedOn w:val="Normal"/>
    <w:next w:val="Normal"/>
    <w:autoRedefine/>
    <w:uiPriority w:val="39"/>
    <w:unhideWhenUsed/>
    <w:qFormat/>
    <w:rsid w:val="007C3483"/>
    <w:pPr>
      <w:spacing w:after="0"/>
      <w:ind w:left="440"/>
      <w:jc w:val="left"/>
    </w:pPr>
    <w:rPr>
      <w:i/>
      <w:iCs/>
      <w:sz w:val="20"/>
      <w:szCs w:val="20"/>
    </w:rPr>
  </w:style>
  <w:style w:type="paragraph" w:styleId="Textodeglobo">
    <w:name w:val="Balloon Text"/>
    <w:basedOn w:val="Normal"/>
    <w:link w:val="TextodegloboCar"/>
    <w:uiPriority w:val="99"/>
    <w:semiHidden/>
    <w:unhideWhenUsed/>
    <w:rsid w:val="007C348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C3483"/>
    <w:rPr>
      <w:rFonts w:ascii="Tahoma" w:hAnsi="Tahoma" w:cs="Tahoma"/>
      <w:sz w:val="16"/>
      <w:szCs w:val="16"/>
    </w:rPr>
  </w:style>
  <w:style w:type="paragraph" w:styleId="TDC4">
    <w:name w:val="toc 4"/>
    <w:basedOn w:val="Normal"/>
    <w:next w:val="Normal"/>
    <w:autoRedefine/>
    <w:uiPriority w:val="39"/>
    <w:unhideWhenUsed/>
    <w:rsid w:val="007C3483"/>
    <w:pPr>
      <w:spacing w:after="0"/>
      <w:ind w:left="660"/>
      <w:jc w:val="left"/>
    </w:pPr>
    <w:rPr>
      <w:sz w:val="18"/>
      <w:szCs w:val="18"/>
    </w:rPr>
  </w:style>
  <w:style w:type="paragraph" w:styleId="TDC5">
    <w:name w:val="toc 5"/>
    <w:basedOn w:val="Normal"/>
    <w:next w:val="Normal"/>
    <w:autoRedefine/>
    <w:uiPriority w:val="39"/>
    <w:unhideWhenUsed/>
    <w:rsid w:val="007C3483"/>
    <w:pPr>
      <w:spacing w:after="0"/>
      <w:ind w:left="880"/>
      <w:jc w:val="left"/>
    </w:pPr>
    <w:rPr>
      <w:sz w:val="18"/>
      <w:szCs w:val="18"/>
    </w:rPr>
  </w:style>
  <w:style w:type="paragraph" w:styleId="TDC6">
    <w:name w:val="toc 6"/>
    <w:basedOn w:val="Normal"/>
    <w:next w:val="Normal"/>
    <w:autoRedefine/>
    <w:uiPriority w:val="39"/>
    <w:unhideWhenUsed/>
    <w:rsid w:val="007C3483"/>
    <w:pPr>
      <w:spacing w:after="0"/>
      <w:ind w:left="1100"/>
      <w:jc w:val="left"/>
    </w:pPr>
    <w:rPr>
      <w:sz w:val="18"/>
      <w:szCs w:val="18"/>
    </w:rPr>
  </w:style>
  <w:style w:type="paragraph" w:styleId="TDC7">
    <w:name w:val="toc 7"/>
    <w:basedOn w:val="Normal"/>
    <w:next w:val="Normal"/>
    <w:autoRedefine/>
    <w:uiPriority w:val="39"/>
    <w:unhideWhenUsed/>
    <w:rsid w:val="007C3483"/>
    <w:pPr>
      <w:spacing w:after="0"/>
      <w:ind w:left="1320"/>
      <w:jc w:val="left"/>
    </w:pPr>
    <w:rPr>
      <w:sz w:val="18"/>
      <w:szCs w:val="18"/>
    </w:rPr>
  </w:style>
  <w:style w:type="paragraph" w:styleId="TDC8">
    <w:name w:val="toc 8"/>
    <w:basedOn w:val="Normal"/>
    <w:next w:val="Normal"/>
    <w:autoRedefine/>
    <w:uiPriority w:val="39"/>
    <w:unhideWhenUsed/>
    <w:rsid w:val="007C3483"/>
    <w:pPr>
      <w:spacing w:after="0"/>
      <w:ind w:left="1540"/>
      <w:jc w:val="left"/>
    </w:pPr>
    <w:rPr>
      <w:sz w:val="18"/>
      <w:szCs w:val="18"/>
    </w:rPr>
  </w:style>
  <w:style w:type="paragraph" w:styleId="TDC9">
    <w:name w:val="toc 9"/>
    <w:basedOn w:val="Normal"/>
    <w:next w:val="Normal"/>
    <w:autoRedefine/>
    <w:uiPriority w:val="39"/>
    <w:unhideWhenUsed/>
    <w:rsid w:val="007C3483"/>
    <w:pPr>
      <w:spacing w:after="0"/>
      <w:ind w:left="1760"/>
      <w:jc w:val="left"/>
    </w:pPr>
    <w:rPr>
      <w:sz w:val="18"/>
      <w:szCs w:val="18"/>
    </w:rPr>
  </w:style>
  <w:style w:type="paragraph" w:styleId="Tabladeilustraciones">
    <w:name w:val="table of figures"/>
    <w:basedOn w:val="Normal"/>
    <w:next w:val="Normal"/>
    <w:uiPriority w:val="99"/>
    <w:unhideWhenUsed/>
    <w:rsid w:val="007C3483"/>
    <w:pPr>
      <w:spacing w:after="0"/>
      <w:ind w:left="440" w:hanging="440"/>
      <w:jc w:val="left"/>
    </w:pPr>
    <w:rPr>
      <w:b/>
      <w:bCs/>
      <w:sz w:val="20"/>
      <w:szCs w:val="20"/>
    </w:rPr>
  </w:style>
  <w:style w:type="paragraph" w:styleId="Encabezado">
    <w:name w:val="header"/>
    <w:basedOn w:val="Normal"/>
    <w:link w:val="EncabezadoCar"/>
    <w:uiPriority w:val="99"/>
    <w:unhideWhenUsed/>
    <w:rsid w:val="00571D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1D5D"/>
  </w:style>
  <w:style w:type="paragraph" w:styleId="Piedepgina">
    <w:name w:val="footer"/>
    <w:basedOn w:val="Normal"/>
    <w:link w:val="PiedepginaCar"/>
    <w:uiPriority w:val="99"/>
    <w:unhideWhenUsed/>
    <w:rsid w:val="00571D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1D5D"/>
  </w:style>
  <w:style w:type="character" w:styleId="Textodelmarcadordeposicin">
    <w:name w:val="Placeholder Text"/>
    <w:basedOn w:val="Fuentedeprrafopredeter"/>
    <w:uiPriority w:val="99"/>
    <w:semiHidden/>
    <w:rsid w:val="0056742A"/>
    <w:rPr>
      <w:color w:val="808080"/>
    </w:rPr>
  </w:style>
  <w:style w:type="character" w:styleId="Hipervnculo">
    <w:name w:val="Hyperlink"/>
    <w:basedOn w:val="Fuentedeprrafopredeter"/>
    <w:uiPriority w:val="99"/>
    <w:unhideWhenUsed/>
    <w:rsid w:val="00B272D4"/>
    <w:rPr>
      <w:color w:val="5F5F5F" w:themeColor="hyperlink"/>
      <w:u w:val="single"/>
    </w:rPr>
  </w:style>
  <w:style w:type="character" w:customStyle="1" w:styleId="Ttulo2Car">
    <w:name w:val="Título 2 Car"/>
    <w:basedOn w:val="Fuentedeprrafopredeter"/>
    <w:link w:val="Ttulo2"/>
    <w:uiPriority w:val="9"/>
    <w:rsid w:val="008A6017"/>
    <w:rPr>
      <w:b/>
      <w:bCs/>
      <w:color w:val="DDDDDD" w:themeColor="accent1"/>
      <w:sz w:val="40"/>
      <w:szCs w:val="26"/>
    </w:rPr>
  </w:style>
  <w:style w:type="character" w:customStyle="1" w:styleId="Ttulo3Car">
    <w:name w:val="Título 3 Car"/>
    <w:basedOn w:val="Fuentedeprrafopredeter"/>
    <w:link w:val="Ttulo3"/>
    <w:uiPriority w:val="9"/>
    <w:rsid w:val="008A6017"/>
    <w:rPr>
      <w:rFonts w:asciiTheme="majorHAnsi" w:eastAsiaTheme="majorEastAsia" w:hAnsiTheme="majorHAnsi" w:cstheme="majorBidi"/>
      <w:bCs/>
      <w:color w:val="DDDDDD" w:themeColor="accent1"/>
      <w:sz w:val="36"/>
    </w:rPr>
  </w:style>
  <w:style w:type="character" w:customStyle="1" w:styleId="Ttulo4Car">
    <w:name w:val="Título 4 Car"/>
    <w:basedOn w:val="Fuentedeprrafopredeter"/>
    <w:link w:val="Ttulo4"/>
    <w:uiPriority w:val="9"/>
    <w:rsid w:val="00E47FF7"/>
    <w:rPr>
      <w:rFonts w:asciiTheme="majorHAnsi" w:eastAsiaTheme="majorEastAsia" w:hAnsiTheme="majorHAnsi" w:cstheme="majorBidi"/>
      <w:b/>
      <w:bCs/>
      <w:i/>
      <w:iCs/>
      <w:color w:val="DDDDDD" w:themeColor="accent1"/>
      <w:sz w:val="28"/>
    </w:rPr>
  </w:style>
  <w:style w:type="character" w:customStyle="1" w:styleId="Ttulo5Car">
    <w:name w:val="Título 5 Car"/>
    <w:basedOn w:val="Fuentedeprrafopredeter"/>
    <w:link w:val="Ttulo5"/>
    <w:uiPriority w:val="9"/>
    <w:rsid w:val="005C29E5"/>
    <w:rPr>
      <w:rFonts w:asciiTheme="majorHAnsi" w:eastAsiaTheme="majorEastAsia" w:hAnsiTheme="majorHAnsi" w:cstheme="majorBidi"/>
      <w:b/>
      <w:color w:val="6E6E6E" w:themeColor="accent1" w:themeShade="7F"/>
      <w:sz w:val="24"/>
    </w:rPr>
  </w:style>
  <w:style w:type="character" w:customStyle="1" w:styleId="Ttulo6Car">
    <w:name w:val="Título 6 Car"/>
    <w:basedOn w:val="Fuentedeprrafopredeter"/>
    <w:link w:val="Ttulo6"/>
    <w:uiPriority w:val="9"/>
    <w:rsid w:val="008A6017"/>
    <w:rPr>
      <w:rFonts w:asciiTheme="majorHAnsi" w:eastAsiaTheme="majorEastAsia" w:hAnsiTheme="majorHAnsi" w:cstheme="majorBidi"/>
      <w:i/>
      <w:iCs/>
      <w:color w:val="6E6E6E" w:themeColor="accent1" w:themeShade="7F"/>
    </w:rPr>
  </w:style>
  <w:style w:type="character" w:customStyle="1" w:styleId="Ttulo7Car">
    <w:name w:val="Título 7 Car"/>
    <w:basedOn w:val="Fuentedeprrafopredeter"/>
    <w:link w:val="Ttulo7"/>
    <w:uiPriority w:val="9"/>
    <w:semiHidden/>
    <w:rsid w:val="008A60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A60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A6017"/>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88359D"/>
    <w:pPr>
      <w:spacing w:after="360" w:line="240" w:lineRule="auto"/>
      <w:jc w:val="center"/>
    </w:pPr>
    <w:rPr>
      <w:b/>
      <w:bCs/>
      <w:i/>
      <w:color w:val="DDDDDD" w:themeColor="accent1"/>
      <w:szCs w:val="18"/>
    </w:rPr>
  </w:style>
  <w:style w:type="paragraph" w:styleId="Prrafodelista">
    <w:name w:val="List Paragraph"/>
    <w:basedOn w:val="Normal"/>
    <w:uiPriority w:val="34"/>
    <w:qFormat/>
    <w:rsid w:val="002A60F6"/>
    <w:pPr>
      <w:spacing w:before="200"/>
      <w:ind w:left="567"/>
      <w:contextualSpacing/>
    </w:pPr>
  </w:style>
  <w:style w:type="table" w:styleId="Tablaconcuadrcula">
    <w:name w:val="Table Grid"/>
    <w:basedOn w:val="Tablanormal"/>
    <w:uiPriority w:val="59"/>
    <w:rsid w:val="003F74B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dice1">
    <w:name w:val="index 1"/>
    <w:basedOn w:val="Normal"/>
    <w:next w:val="Normal"/>
    <w:autoRedefine/>
    <w:uiPriority w:val="99"/>
    <w:unhideWhenUsed/>
    <w:rsid w:val="00C12E10"/>
    <w:pPr>
      <w:spacing w:after="0"/>
      <w:ind w:left="220" w:hanging="220"/>
      <w:jc w:val="left"/>
    </w:pPr>
    <w:rPr>
      <w:sz w:val="18"/>
      <w:szCs w:val="18"/>
    </w:rPr>
  </w:style>
  <w:style w:type="paragraph" w:styleId="ndice2">
    <w:name w:val="index 2"/>
    <w:basedOn w:val="Normal"/>
    <w:next w:val="Normal"/>
    <w:autoRedefine/>
    <w:uiPriority w:val="99"/>
    <w:unhideWhenUsed/>
    <w:rsid w:val="00C12E10"/>
    <w:pPr>
      <w:spacing w:after="0"/>
      <w:ind w:left="440" w:hanging="220"/>
      <w:jc w:val="left"/>
    </w:pPr>
    <w:rPr>
      <w:sz w:val="18"/>
      <w:szCs w:val="18"/>
    </w:rPr>
  </w:style>
  <w:style w:type="paragraph" w:styleId="ndice3">
    <w:name w:val="index 3"/>
    <w:basedOn w:val="Normal"/>
    <w:next w:val="Normal"/>
    <w:autoRedefine/>
    <w:uiPriority w:val="99"/>
    <w:unhideWhenUsed/>
    <w:rsid w:val="00C12E10"/>
    <w:pPr>
      <w:spacing w:after="0"/>
      <w:ind w:left="660" w:hanging="220"/>
      <w:jc w:val="left"/>
    </w:pPr>
    <w:rPr>
      <w:sz w:val="18"/>
      <w:szCs w:val="18"/>
    </w:rPr>
  </w:style>
  <w:style w:type="paragraph" w:styleId="ndice4">
    <w:name w:val="index 4"/>
    <w:basedOn w:val="Normal"/>
    <w:next w:val="Normal"/>
    <w:autoRedefine/>
    <w:uiPriority w:val="99"/>
    <w:unhideWhenUsed/>
    <w:rsid w:val="00C12E10"/>
    <w:pPr>
      <w:spacing w:after="0"/>
      <w:ind w:left="880" w:hanging="220"/>
      <w:jc w:val="left"/>
    </w:pPr>
    <w:rPr>
      <w:sz w:val="18"/>
      <w:szCs w:val="18"/>
    </w:rPr>
  </w:style>
  <w:style w:type="paragraph" w:styleId="ndice5">
    <w:name w:val="index 5"/>
    <w:basedOn w:val="Normal"/>
    <w:next w:val="Normal"/>
    <w:autoRedefine/>
    <w:uiPriority w:val="99"/>
    <w:unhideWhenUsed/>
    <w:rsid w:val="00C12E10"/>
    <w:pPr>
      <w:spacing w:after="0"/>
      <w:ind w:left="1100" w:hanging="220"/>
      <w:jc w:val="left"/>
    </w:pPr>
    <w:rPr>
      <w:sz w:val="18"/>
      <w:szCs w:val="18"/>
    </w:rPr>
  </w:style>
  <w:style w:type="paragraph" w:styleId="ndice6">
    <w:name w:val="index 6"/>
    <w:basedOn w:val="Normal"/>
    <w:next w:val="Normal"/>
    <w:autoRedefine/>
    <w:uiPriority w:val="99"/>
    <w:unhideWhenUsed/>
    <w:rsid w:val="00C12E10"/>
    <w:pPr>
      <w:spacing w:after="0"/>
      <w:ind w:left="1320" w:hanging="220"/>
      <w:jc w:val="left"/>
    </w:pPr>
    <w:rPr>
      <w:sz w:val="18"/>
      <w:szCs w:val="18"/>
    </w:rPr>
  </w:style>
  <w:style w:type="paragraph" w:styleId="ndice7">
    <w:name w:val="index 7"/>
    <w:basedOn w:val="Normal"/>
    <w:next w:val="Normal"/>
    <w:autoRedefine/>
    <w:uiPriority w:val="99"/>
    <w:unhideWhenUsed/>
    <w:rsid w:val="00C12E10"/>
    <w:pPr>
      <w:spacing w:after="0"/>
      <w:ind w:left="1540" w:hanging="220"/>
      <w:jc w:val="left"/>
    </w:pPr>
    <w:rPr>
      <w:sz w:val="18"/>
      <w:szCs w:val="18"/>
    </w:rPr>
  </w:style>
  <w:style w:type="paragraph" w:styleId="ndice8">
    <w:name w:val="index 8"/>
    <w:basedOn w:val="Normal"/>
    <w:next w:val="Normal"/>
    <w:autoRedefine/>
    <w:uiPriority w:val="99"/>
    <w:unhideWhenUsed/>
    <w:rsid w:val="00C12E10"/>
    <w:pPr>
      <w:spacing w:after="0"/>
      <w:ind w:left="1760" w:hanging="220"/>
      <w:jc w:val="left"/>
    </w:pPr>
    <w:rPr>
      <w:sz w:val="18"/>
      <w:szCs w:val="18"/>
    </w:rPr>
  </w:style>
  <w:style w:type="paragraph" w:styleId="ndice9">
    <w:name w:val="index 9"/>
    <w:basedOn w:val="Normal"/>
    <w:next w:val="Normal"/>
    <w:autoRedefine/>
    <w:uiPriority w:val="99"/>
    <w:unhideWhenUsed/>
    <w:rsid w:val="00C12E10"/>
    <w:pPr>
      <w:spacing w:after="0"/>
      <w:ind w:left="1980" w:hanging="220"/>
      <w:jc w:val="left"/>
    </w:pPr>
    <w:rPr>
      <w:sz w:val="18"/>
      <w:szCs w:val="18"/>
    </w:rPr>
  </w:style>
  <w:style w:type="paragraph" w:styleId="Ttulodendice">
    <w:name w:val="index heading"/>
    <w:basedOn w:val="Normal"/>
    <w:next w:val="ndice1"/>
    <w:uiPriority w:val="99"/>
    <w:unhideWhenUsed/>
    <w:rsid w:val="00C12E1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customStyle="1" w:styleId="CdigoFuente">
    <w:name w:val="Código Fuente"/>
    <w:basedOn w:val="Normal"/>
    <w:qFormat/>
    <w:rsid w:val="00606501"/>
    <w:pPr>
      <w:pBdr>
        <w:top w:val="single" w:sz="12" w:space="1" w:color="000000" w:themeColor="text1"/>
        <w:left w:val="single" w:sz="12" w:space="4" w:color="000000" w:themeColor="text1"/>
        <w:bottom w:val="single" w:sz="12" w:space="1" w:color="000000" w:themeColor="text1"/>
        <w:right w:val="single" w:sz="12" w:space="4" w:color="000000" w:themeColor="text1"/>
      </w:pBdr>
      <w:autoSpaceDE w:val="0"/>
      <w:autoSpaceDN w:val="0"/>
      <w:adjustRightInd w:val="0"/>
      <w:spacing w:after="0" w:line="240" w:lineRule="auto"/>
      <w:jc w:val="left"/>
    </w:pPr>
    <w:rPr>
      <w:rFonts w:ascii="Courier New" w:hAnsi="Courier New" w:cs="Courier New"/>
      <w:noProof/>
      <w:sz w:val="16"/>
      <w:szCs w:val="20"/>
    </w:rPr>
  </w:style>
  <w:style w:type="paragraph" w:customStyle="1" w:styleId="western">
    <w:name w:val="western"/>
    <w:basedOn w:val="Normal"/>
    <w:rsid w:val="0004146D"/>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EE256C"/>
    <w:rPr>
      <w:i/>
      <w:iCs/>
    </w:rPr>
  </w:style>
  <w:style w:type="character" w:styleId="Hipervnculovisitado">
    <w:name w:val="FollowedHyperlink"/>
    <w:basedOn w:val="Fuentedeprrafopredeter"/>
    <w:uiPriority w:val="99"/>
    <w:semiHidden/>
    <w:unhideWhenUsed/>
    <w:rsid w:val="001E6F28"/>
    <w:rPr>
      <w:color w:val="919191" w:themeColor="followedHyperlink"/>
      <w:u w:val="single"/>
    </w:rPr>
  </w:style>
  <w:style w:type="character" w:customStyle="1" w:styleId="apple-style-span">
    <w:name w:val="apple-style-span"/>
    <w:basedOn w:val="Fuentedeprrafopredeter"/>
    <w:rsid w:val="00716004"/>
  </w:style>
  <w:style w:type="character" w:customStyle="1" w:styleId="apple-converted-space">
    <w:name w:val="apple-converted-space"/>
    <w:basedOn w:val="Fuentedeprrafopredeter"/>
    <w:rsid w:val="00716004"/>
  </w:style>
  <w:style w:type="table" w:styleId="Sombreadomedio2-nfasis1">
    <w:name w:val="Medium Shading 2 Accent 1"/>
    <w:basedOn w:val="Tablanormal"/>
    <w:uiPriority w:val="64"/>
    <w:rsid w:val="00BE581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inespaciado">
    <w:name w:val="No Spacing"/>
    <w:link w:val="SinespaciadoCar"/>
    <w:uiPriority w:val="1"/>
    <w:qFormat/>
    <w:rsid w:val="0015211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15211F"/>
    <w:rPr>
      <w:rFonts w:eastAsiaTheme="minorEastAsia"/>
    </w:rPr>
  </w:style>
  <w:style w:type="character" w:styleId="Refdecomentario">
    <w:name w:val="annotation reference"/>
    <w:basedOn w:val="Fuentedeprrafopredeter"/>
    <w:uiPriority w:val="99"/>
    <w:semiHidden/>
    <w:unhideWhenUsed/>
    <w:rsid w:val="000148E0"/>
    <w:rPr>
      <w:sz w:val="16"/>
      <w:szCs w:val="16"/>
    </w:rPr>
  </w:style>
  <w:style w:type="paragraph" w:styleId="Textocomentario">
    <w:name w:val="annotation text"/>
    <w:basedOn w:val="Normal"/>
    <w:link w:val="TextocomentarioCar"/>
    <w:uiPriority w:val="99"/>
    <w:unhideWhenUsed/>
    <w:rsid w:val="000148E0"/>
    <w:pPr>
      <w:spacing w:line="240" w:lineRule="auto"/>
    </w:pPr>
    <w:rPr>
      <w:sz w:val="20"/>
      <w:szCs w:val="20"/>
    </w:rPr>
  </w:style>
  <w:style w:type="character" w:customStyle="1" w:styleId="TextocomentarioCar">
    <w:name w:val="Texto comentario Car"/>
    <w:basedOn w:val="Fuentedeprrafopredeter"/>
    <w:link w:val="Textocomentario"/>
    <w:uiPriority w:val="99"/>
    <w:rsid w:val="000148E0"/>
    <w:rPr>
      <w:sz w:val="20"/>
      <w:szCs w:val="20"/>
    </w:rPr>
  </w:style>
  <w:style w:type="paragraph" w:styleId="Asuntodelcomentario">
    <w:name w:val="annotation subject"/>
    <w:basedOn w:val="Textocomentario"/>
    <w:next w:val="Textocomentario"/>
    <w:link w:val="AsuntodelcomentarioCar"/>
    <w:uiPriority w:val="99"/>
    <w:semiHidden/>
    <w:unhideWhenUsed/>
    <w:rsid w:val="000148E0"/>
    <w:rPr>
      <w:b/>
      <w:bCs/>
    </w:rPr>
  </w:style>
  <w:style w:type="character" w:customStyle="1" w:styleId="AsuntodelcomentarioCar">
    <w:name w:val="Asunto del comentario Car"/>
    <w:basedOn w:val="TextocomentarioCar"/>
    <w:link w:val="Asuntodelcomentario"/>
    <w:uiPriority w:val="99"/>
    <w:semiHidden/>
    <w:rsid w:val="000148E0"/>
    <w:rPr>
      <w:b/>
      <w:bCs/>
      <w:sz w:val="20"/>
      <w:szCs w:val="20"/>
    </w:rPr>
  </w:style>
  <w:style w:type="paragraph" w:customStyle="1" w:styleId="Default">
    <w:name w:val="Default"/>
    <w:rsid w:val="00A046B9"/>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A046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557FB"/>
    <w:rPr>
      <w:color w:val="605E5C"/>
      <w:shd w:val="clear" w:color="auto" w:fill="E1DFDD"/>
    </w:rPr>
  </w:style>
  <w:style w:type="paragraph" w:styleId="Revisin">
    <w:name w:val="Revision"/>
    <w:hidden/>
    <w:uiPriority w:val="99"/>
    <w:semiHidden/>
    <w:rsid w:val="00A85060"/>
    <w:pPr>
      <w:spacing w:after="0" w:line="240" w:lineRule="auto"/>
    </w:pPr>
  </w:style>
  <w:style w:type="paragraph" w:styleId="Cita">
    <w:name w:val="Quote"/>
    <w:basedOn w:val="Normal"/>
    <w:next w:val="Normal"/>
    <w:link w:val="CitaCar"/>
    <w:uiPriority w:val="29"/>
    <w:qFormat/>
    <w:rsid w:val="00EC6535"/>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EC6535"/>
    <w:rPr>
      <w:i/>
      <w:iCs/>
      <w:color w:val="404040" w:themeColor="text1" w:themeTint="BF"/>
    </w:rPr>
  </w:style>
  <w:style w:type="paragraph" w:customStyle="1" w:styleId="text-size-chat">
    <w:name w:val="text-size-chat"/>
    <w:basedOn w:val="Normal"/>
    <w:rsid w:val="00FB768E"/>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nfasisintenso">
    <w:name w:val="Intense Emphasis"/>
    <w:basedOn w:val="Fuentedeprrafopredeter"/>
    <w:uiPriority w:val="21"/>
    <w:qFormat/>
    <w:rsid w:val="00C34FB4"/>
    <w:rPr>
      <w:i/>
      <w:iCs/>
      <w:color w:val="DDDDDD" w:themeColor="accent1"/>
    </w:rPr>
  </w:style>
  <w:style w:type="paragraph" w:styleId="NormalWeb">
    <w:name w:val="Normal (Web)"/>
    <w:basedOn w:val="Normal"/>
    <w:uiPriority w:val="99"/>
    <w:semiHidden/>
    <w:unhideWhenUsed/>
    <w:rsid w:val="00651F21"/>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651F21"/>
    <w:rPr>
      <w:rFonts w:ascii="Courier New" w:eastAsia="Times New Roman" w:hAnsi="Courier New" w:cs="Courier New"/>
      <w:sz w:val="20"/>
      <w:szCs w:val="20"/>
    </w:rPr>
  </w:style>
  <w:style w:type="paragraph" w:customStyle="1" w:styleId="PiedeTabla">
    <w:name w:val="Pie de Tabla"/>
    <w:basedOn w:val="Normal"/>
    <w:next w:val="Normal"/>
    <w:link w:val="PiedeTablaCar"/>
    <w:qFormat/>
    <w:rsid w:val="0086480A"/>
    <w:pPr>
      <w:spacing w:before="320" w:after="240"/>
      <w:jc w:val="center"/>
      <w:pPrChange w:id="0" w:author="Pablo Barrero Cruz" w:date="2026-06-30T13:17:00Z">
        <w:pPr>
          <w:spacing w:before="360" w:after="200" w:line="276" w:lineRule="auto"/>
          <w:jc w:val="center"/>
        </w:pPr>
      </w:pPrChange>
    </w:pPr>
    <w:rPr>
      <w:b/>
      <w:i/>
      <w:color w:val="DDDDDD" w:themeColor="accent1"/>
      <w:szCs w:val="18"/>
      <w:rPrChange w:id="0" w:author="Pablo Barrero Cruz" w:date="2026-06-30T13:17:00Z">
        <w:rPr>
          <w:rFonts w:asciiTheme="minorHAnsi" w:eastAsiaTheme="minorHAnsi" w:hAnsiTheme="minorHAnsi" w:cstheme="minorBidi"/>
          <w:b/>
          <w:i/>
          <w:color w:val="DDDDDD" w:themeColor="accent1"/>
          <w:sz w:val="22"/>
          <w:szCs w:val="18"/>
          <w:lang w:val="es-ES" w:eastAsia="en-US" w:bidi="ar-SA"/>
        </w:rPr>
      </w:rPrChange>
    </w:rPr>
  </w:style>
  <w:style w:type="character" w:customStyle="1" w:styleId="PiedeTablaCar">
    <w:name w:val="Pie de Tabla Car"/>
    <w:basedOn w:val="Fuentedeprrafopredeter"/>
    <w:link w:val="PiedeTabla"/>
    <w:rsid w:val="0086480A"/>
    <w:rPr>
      <w:b/>
      <w:i/>
      <w:color w:val="DDDDDD" w:themeColor="accen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148">
      <w:bodyDiv w:val="1"/>
      <w:marLeft w:val="0"/>
      <w:marRight w:val="0"/>
      <w:marTop w:val="0"/>
      <w:marBottom w:val="0"/>
      <w:divBdr>
        <w:top w:val="none" w:sz="0" w:space="0" w:color="auto"/>
        <w:left w:val="none" w:sz="0" w:space="0" w:color="auto"/>
        <w:bottom w:val="none" w:sz="0" w:space="0" w:color="auto"/>
        <w:right w:val="none" w:sz="0" w:space="0" w:color="auto"/>
      </w:divBdr>
    </w:div>
    <w:div w:id="34354289">
      <w:bodyDiv w:val="1"/>
      <w:marLeft w:val="0"/>
      <w:marRight w:val="0"/>
      <w:marTop w:val="0"/>
      <w:marBottom w:val="0"/>
      <w:divBdr>
        <w:top w:val="none" w:sz="0" w:space="0" w:color="auto"/>
        <w:left w:val="none" w:sz="0" w:space="0" w:color="auto"/>
        <w:bottom w:val="none" w:sz="0" w:space="0" w:color="auto"/>
        <w:right w:val="none" w:sz="0" w:space="0" w:color="auto"/>
      </w:divBdr>
    </w:div>
    <w:div w:id="78793113">
      <w:bodyDiv w:val="1"/>
      <w:marLeft w:val="0"/>
      <w:marRight w:val="0"/>
      <w:marTop w:val="0"/>
      <w:marBottom w:val="0"/>
      <w:divBdr>
        <w:top w:val="none" w:sz="0" w:space="0" w:color="auto"/>
        <w:left w:val="none" w:sz="0" w:space="0" w:color="auto"/>
        <w:bottom w:val="none" w:sz="0" w:space="0" w:color="auto"/>
        <w:right w:val="none" w:sz="0" w:space="0" w:color="auto"/>
      </w:divBdr>
    </w:div>
    <w:div w:id="99761065">
      <w:bodyDiv w:val="1"/>
      <w:marLeft w:val="0"/>
      <w:marRight w:val="0"/>
      <w:marTop w:val="0"/>
      <w:marBottom w:val="0"/>
      <w:divBdr>
        <w:top w:val="none" w:sz="0" w:space="0" w:color="auto"/>
        <w:left w:val="none" w:sz="0" w:space="0" w:color="auto"/>
        <w:bottom w:val="none" w:sz="0" w:space="0" w:color="auto"/>
        <w:right w:val="none" w:sz="0" w:space="0" w:color="auto"/>
      </w:divBdr>
      <w:divsChild>
        <w:div w:id="388069061">
          <w:marLeft w:val="0"/>
          <w:marRight w:val="0"/>
          <w:marTop w:val="0"/>
          <w:marBottom w:val="0"/>
          <w:divBdr>
            <w:top w:val="single" w:sz="2" w:space="0" w:color="auto"/>
            <w:left w:val="single" w:sz="2" w:space="0" w:color="auto"/>
            <w:bottom w:val="single" w:sz="2" w:space="0" w:color="auto"/>
            <w:right w:val="single" w:sz="2" w:space="0" w:color="auto"/>
          </w:divBdr>
        </w:div>
      </w:divsChild>
    </w:div>
    <w:div w:id="100955715">
      <w:bodyDiv w:val="1"/>
      <w:marLeft w:val="0"/>
      <w:marRight w:val="0"/>
      <w:marTop w:val="0"/>
      <w:marBottom w:val="0"/>
      <w:divBdr>
        <w:top w:val="none" w:sz="0" w:space="0" w:color="auto"/>
        <w:left w:val="none" w:sz="0" w:space="0" w:color="auto"/>
        <w:bottom w:val="none" w:sz="0" w:space="0" w:color="auto"/>
        <w:right w:val="none" w:sz="0" w:space="0" w:color="auto"/>
      </w:divBdr>
      <w:divsChild>
        <w:div w:id="159469560">
          <w:marLeft w:val="0"/>
          <w:marRight w:val="0"/>
          <w:marTop w:val="0"/>
          <w:marBottom w:val="0"/>
          <w:divBdr>
            <w:top w:val="single" w:sz="2" w:space="0" w:color="auto"/>
            <w:left w:val="single" w:sz="2" w:space="0" w:color="auto"/>
            <w:bottom w:val="single" w:sz="2" w:space="0" w:color="auto"/>
            <w:right w:val="single" w:sz="2" w:space="0" w:color="auto"/>
          </w:divBdr>
        </w:div>
        <w:div w:id="1018654761">
          <w:marLeft w:val="0"/>
          <w:marRight w:val="0"/>
          <w:marTop w:val="0"/>
          <w:marBottom w:val="0"/>
          <w:divBdr>
            <w:top w:val="single" w:sz="2" w:space="0" w:color="auto"/>
            <w:left w:val="single" w:sz="2" w:space="0" w:color="auto"/>
            <w:bottom w:val="single" w:sz="2" w:space="0" w:color="auto"/>
            <w:right w:val="single" w:sz="2" w:space="0" w:color="auto"/>
          </w:divBdr>
        </w:div>
        <w:div w:id="1444570142">
          <w:marLeft w:val="0"/>
          <w:marRight w:val="0"/>
          <w:marTop w:val="0"/>
          <w:marBottom w:val="0"/>
          <w:divBdr>
            <w:top w:val="single" w:sz="2" w:space="0" w:color="auto"/>
            <w:left w:val="single" w:sz="2" w:space="0" w:color="auto"/>
            <w:bottom w:val="single" w:sz="2" w:space="0" w:color="auto"/>
            <w:right w:val="single" w:sz="2" w:space="0" w:color="auto"/>
          </w:divBdr>
        </w:div>
      </w:divsChild>
    </w:div>
    <w:div w:id="191889521">
      <w:bodyDiv w:val="1"/>
      <w:marLeft w:val="0"/>
      <w:marRight w:val="0"/>
      <w:marTop w:val="0"/>
      <w:marBottom w:val="0"/>
      <w:divBdr>
        <w:top w:val="none" w:sz="0" w:space="0" w:color="auto"/>
        <w:left w:val="none" w:sz="0" w:space="0" w:color="auto"/>
        <w:bottom w:val="none" w:sz="0" w:space="0" w:color="auto"/>
        <w:right w:val="none" w:sz="0" w:space="0" w:color="auto"/>
      </w:divBdr>
    </w:div>
    <w:div w:id="197469909">
      <w:bodyDiv w:val="1"/>
      <w:marLeft w:val="0"/>
      <w:marRight w:val="0"/>
      <w:marTop w:val="0"/>
      <w:marBottom w:val="0"/>
      <w:divBdr>
        <w:top w:val="none" w:sz="0" w:space="0" w:color="auto"/>
        <w:left w:val="none" w:sz="0" w:space="0" w:color="auto"/>
        <w:bottom w:val="none" w:sz="0" w:space="0" w:color="auto"/>
        <w:right w:val="none" w:sz="0" w:space="0" w:color="auto"/>
      </w:divBdr>
    </w:div>
    <w:div w:id="209458470">
      <w:bodyDiv w:val="1"/>
      <w:marLeft w:val="0"/>
      <w:marRight w:val="0"/>
      <w:marTop w:val="0"/>
      <w:marBottom w:val="0"/>
      <w:divBdr>
        <w:top w:val="none" w:sz="0" w:space="0" w:color="auto"/>
        <w:left w:val="none" w:sz="0" w:space="0" w:color="auto"/>
        <w:bottom w:val="none" w:sz="0" w:space="0" w:color="auto"/>
        <w:right w:val="none" w:sz="0" w:space="0" w:color="auto"/>
      </w:divBdr>
    </w:div>
    <w:div w:id="232550754">
      <w:bodyDiv w:val="1"/>
      <w:marLeft w:val="0"/>
      <w:marRight w:val="0"/>
      <w:marTop w:val="0"/>
      <w:marBottom w:val="0"/>
      <w:divBdr>
        <w:top w:val="none" w:sz="0" w:space="0" w:color="auto"/>
        <w:left w:val="none" w:sz="0" w:space="0" w:color="auto"/>
        <w:bottom w:val="none" w:sz="0" w:space="0" w:color="auto"/>
        <w:right w:val="none" w:sz="0" w:space="0" w:color="auto"/>
      </w:divBdr>
    </w:div>
    <w:div w:id="285358450">
      <w:bodyDiv w:val="1"/>
      <w:marLeft w:val="0"/>
      <w:marRight w:val="0"/>
      <w:marTop w:val="0"/>
      <w:marBottom w:val="0"/>
      <w:divBdr>
        <w:top w:val="none" w:sz="0" w:space="0" w:color="auto"/>
        <w:left w:val="none" w:sz="0" w:space="0" w:color="auto"/>
        <w:bottom w:val="none" w:sz="0" w:space="0" w:color="auto"/>
        <w:right w:val="none" w:sz="0" w:space="0" w:color="auto"/>
      </w:divBdr>
    </w:div>
    <w:div w:id="308022641">
      <w:bodyDiv w:val="1"/>
      <w:marLeft w:val="0"/>
      <w:marRight w:val="0"/>
      <w:marTop w:val="0"/>
      <w:marBottom w:val="0"/>
      <w:divBdr>
        <w:top w:val="none" w:sz="0" w:space="0" w:color="auto"/>
        <w:left w:val="none" w:sz="0" w:space="0" w:color="auto"/>
        <w:bottom w:val="none" w:sz="0" w:space="0" w:color="auto"/>
        <w:right w:val="none" w:sz="0" w:space="0" w:color="auto"/>
      </w:divBdr>
      <w:divsChild>
        <w:div w:id="1442337288">
          <w:marLeft w:val="0"/>
          <w:marRight w:val="0"/>
          <w:marTop w:val="0"/>
          <w:marBottom w:val="0"/>
          <w:divBdr>
            <w:top w:val="single" w:sz="2" w:space="0" w:color="auto"/>
            <w:left w:val="single" w:sz="2" w:space="0" w:color="auto"/>
            <w:bottom w:val="single" w:sz="2" w:space="0" w:color="auto"/>
            <w:right w:val="single" w:sz="2" w:space="0" w:color="auto"/>
          </w:divBdr>
        </w:div>
      </w:divsChild>
    </w:div>
    <w:div w:id="313920032">
      <w:bodyDiv w:val="1"/>
      <w:marLeft w:val="0"/>
      <w:marRight w:val="0"/>
      <w:marTop w:val="0"/>
      <w:marBottom w:val="0"/>
      <w:divBdr>
        <w:top w:val="none" w:sz="0" w:space="0" w:color="auto"/>
        <w:left w:val="none" w:sz="0" w:space="0" w:color="auto"/>
        <w:bottom w:val="none" w:sz="0" w:space="0" w:color="auto"/>
        <w:right w:val="none" w:sz="0" w:space="0" w:color="auto"/>
      </w:divBdr>
      <w:divsChild>
        <w:div w:id="11417113">
          <w:marLeft w:val="0"/>
          <w:marRight w:val="0"/>
          <w:marTop w:val="0"/>
          <w:marBottom w:val="0"/>
          <w:divBdr>
            <w:top w:val="none" w:sz="0" w:space="0" w:color="auto"/>
            <w:left w:val="none" w:sz="0" w:space="0" w:color="auto"/>
            <w:bottom w:val="none" w:sz="0" w:space="0" w:color="auto"/>
            <w:right w:val="none" w:sz="0" w:space="0" w:color="auto"/>
          </w:divBdr>
        </w:div>
        <w:div w:id="22874235">
          <w:marLeft w:val="0"/>
          <w:marRight w:val="0"/>
          <w:marTop w:val="0"/>
          <w:marBottom w:val="0"/>
          <w:divBdr>
            <w:top w:val="none" w:sz="0" w:space="0" w:color="auto"/>
            <w:left w:val="none" w:sz="0" w:space="0" w:color="auto"/>
            <w:bottom w:val="none" w:sz="0" w:space="0" w:color="auto"/>
            <w:right w:val="none" w:sz="0" w:space="0" w:color="auto"/>
          </w:divBdr>
        </w:div>
        <w:div w:id="144513974">
          <w:marLeft w:val="0"/>
          <w:marRight w:val="0"/>
          <w:marTop w:val="0"/>
          <w:marBottom w:val="0"/>
          <w:divBdr>
            <w:top w:val="none" w:sz="0" w:space="0" w:color="auto"/>
            <w:left w:val="none" w:sz="0" w:space="0" w:color="auto"/>
            <w:bottom w:val="none" w:sz="0" w:space="0" w:color="auto"/>
            <w:right w:val="none" w:sz="0" w:space="0" w:color="auto"/>
          </w:divBdr>
        </w:div>
        <w:div w:id="290020764">
          <w:marLeft w:val="0"/>
          <w:marRight w:val="0"/>
          <w:marTop w:val="0"/>
          <w:marBottom w:val="0"/>
          <w:divBdr>
            <w:top w:val="none" w:sz="0" w:space="0" w:color="auto"/>
            <w:left w:val="none" w:sz="0" w:space="0" w:color="auto"/>
            <w:bottom w:val="none" w:sz="0" w:space="0" w:color="auto"/>
            <w:right w:val="none" w:sz="0" w:space="0" w:color="auto"/>
          </w:divBdr>
        </w:div>
        <w:div w:id="508180315">
          <w:marLeft w:val="0"/>
          <w:marRight w:val="0"/>
          <w:marTop w:val="0"/>
          <w:marBottom w:val="0"/>
          <w:divBdr>
            <w:top w:val="none" w:sz="0" w:space="0" w:color="auto"/>
            <w:left w:val="none" w:sz="0" w:space="0" w:color="auto"/>
            <w:bottom w:val="none" w:sz="0" w:space="0" w:color="auto"/>
            <w:right w:val="none" w:sz="0" w:space="0" w:color="auto"/>
          </w:divBdr>
        </w:div>
        <w:div w:id="607354456">
          <w:marLeft w:val="0"/>
          <w:marRight w:val="0"/>
          <w:marTop w:val="0"/>
          <w:marBottom w:val="0"/>
          <w:divBdr>
            <w:top w:val="none" w:sz="0" w:space="0" w:color="auto"/>
            <w:left w:val="none" w:sz="0" w:space="0" w:color="auto"/>
            <w:bottom w:val="none" w:sz="0" w:space="0" w:color="auto"/>
            <w:right w:val="none" w:sz="0" w:space="0" w:color="auto"/>
          </w:divBdr>
        </w:div>
        <w:div w:id="641618860">
          <w:marLeft w:val="0"/>
          <w:marRight w:val="0"/>
          <w:marTop w:val="0"/>
          <w:marBottom w:val="0"/>
          <w:divBdr>
            <w:top w:val="none" w:sz="0" w:space="0" w:color="auto"/>
            <w:left w:val="none" w:sz="0" w:space="0" w:color="auto"/>
            <w:bottom w:val="none" w:sz="0" w:space="0" w:color="auto"/>
            <w:right w:val="none" w:sz="0" w:space="0" w:color="auto"/>
          </w:divBdr>
        </w:div>
        <w:div w:id="652296198">
          <w:marLeft w:val="0"/>
          <w:marRight w:val="0"/>
          <w:marTop w:val="0"/>
          <w:marBottom w:val="0"/>
          <w:divBdr>
            <w:top w:val="none" w:sz="0" w:space="0" w:color="auto"/>
            <w:left w:val="none" w:sz="0" w:space="0" w:color="auto"/>
            <w:bottom w:val="none" w:sz="0" w:space="0" w:color="auto"/>
            <w:right w:val="none" w:sz="0" w:space="0" w:color="auto"/>
          </w:divBdr>
        </w:div>
        <w:div w:id="911695817">
          <w:marLeft w:val="0"/>
          <w:marRight w:val="0"/>
          <w:marTop w:val="0"/>
          <w:marBottom w:val="0"/>
          <w:divBdr>
            <w:top w:val="none" w:sz="0" w:space="0" w:color="auto"/>
            <w:left w:val="none" w:sz="0" w:space="0" w:color="auto"/>
            <w:bottom w:val="none" w:sz="0" w:space="0" w:color="auto"/>
            <w:right w:val="none" w:sz="0" w:space="0" w:color="auto"/>
          </w:divBdr>
        </w:div>
        <w:div w:id="938027489">
          <w:marLeft w:val="0"/>
          <w:marRight w:val="0"/>
          <w:marTop w:val="0"/>
          <w:marBottom w:val="0"/>
          <w:divBdr>
            <w:top w:val="none" w:sz="0" w:space="0" w:color="auto"/>
            <w:left w:val="none" w:sz="0" w:space="0" w:color="auto"/>
            <w:bottom w:val="none" w:sz="0" w:space="0" w:color="auto"/>
            <w:right w:val="none" w:sz="0" w:space="0" w:color="auto"/>
          </w:divBdr>
        </w:div>
        <w:div w:id="947279131">
          <w:marLeft w:val="0"/>
          <w:marRight w:val="0"/>
          <w:marTop w:val="0"/>
          <w:marBottom w:val="0"/>
          <w:divBdr>
            <w:top w:val="none" w:sz="0" w:space="0" w:color="auto"/>
            <w:left w:val="none" w:sz="0" w:space="0" w:color="auto"/>
            <w:bottom w:val="none" w:sz="0" w:space="0" w:color="auto"/>
            <w:right w:val="none" w:sz="0" w:space="0" w:color="auto"/>
          </w:divBdr>
        </w:div>
        <w:div w:id="1064068391">
          <w:marLeft w:val="0"/>
          <w:marRight w:val="0"/>
          <w:marTop w:val="0"/>
          <w:marBottom w:val="0"/>
          <w:divBdr>
            <w:top w:val="none" w:sz="0" w:space="0" w:color="auto"/>
            <w:left w:val="none" w:sz="0" w:space="0" w:color="auto"/>
            <w:bottom w:val="none" w:sz="0" w:space="0" w:color="auto"/>
            <w:right w:val="none" w:sz="0" w:space="0" w:color="auto"/>
          </w:divBdr>
        </w:div>
        <w:div w:id="1339695170">
          <w:marLeft w:val="0"/>
          <w:marRight w:val="0"/>
          <w:marTop w:val="0"/>
          <w:marBottom w:val="0"/>
          <w:divBdr>
            <w:top w:val="none" w:sz="0" w:space="0" w:color="auto"/>
            <w:left w:val="none" w:sz="0" w:space="0" w:color="auto"/>
            <w:bottom w:val="none" w:sz="0" w:space="0" w:color="auto"/>
            <w:right w:val="none" w:sz="0" w:space="0" w:color="auto"/>
          </w:divBdr>
          <w:divsChild>
            <w:div w:id="154534770">
              <w:marLeft w:val="0"/>
              <w:marRight w:val="0"/>
              <w:marTop w:val="0"/>
              <w:marBottom w:val="0"/>
              <w:divBdr>
                <w:top w:val="none" w:sz="0" w:space="0" w:color="auto"/>
                <w:left w:val="none" w:sz="0" w:space="0" w:color="auto"/>
                <w:bottom w:val="none" w:sz="0" w:space="0" w:color="auto"/>
                <w:right w:val="none" w:sz="0" w:space="0" w:color="auto"/>
              </w:divBdr>
            </w:div>
            <w:div w:id="790638047">
              <w:marLeft w:val="0"/>
              <w:marRight w:val="0"/>
              <w:marTop w:val="0"/>
              <w:marBottom w:val="0"/>
              <w:divBdr>
                <w:top w:val="none" w:sz="0" w:space="0" w:color="auto"/>
                <w:left w:val="none" w:sz="0" w:space="0" w:color="auto"/>
                <w:bottom w:val="none" w:sz="0" w:space="0" w:color="auto"/>
                <w:right w:val="none" w:sz="0" w:space="0" w:color="auto"/>
              </w:divBdr>
            </w:div>
            <w:div w:id="794952171">
              <w:marLeft w:val="0"/>
              <w:marRight w:val="0"/>
              <w:marTop w:val="0"/>
              <w:marBottom w:val="0"/>
              <w:divBdr>
                <w:top w:val="none" w:sz="0" w:space="0" w:color="auto"/>
                <w:left w:val="none" w:sz="0" w:space="0" w:color="auto"/>
                <w:bottom w:val="none" w:sz="0" w:space="0" w:color="auto"/>
                <w:right w:val="none" w:sz="0" w:space="0" w:color="auto"/>
              </w:divBdr>
            </w:div>
            <w:div w:id="997733393">
              <w:marLeft w:val="0"/>
              <w:marRight w:val="0"/>
              <w:marTop w:val="0"/>
              <w:marBottom w:val="0"/>
              <w:divBdr>
                <w:top w:val="none" w:sz="0" w:space="0" w:color="auto"/>
                <w:left w:val="none" w:sz="0" w:space="0" w:color="auto"/>
                <w:bottom w:val="none" w:sz="0" w:space="0" w:color="auto"/>
                <w:right w:val="none" w:sz="0" w:space="0" w:color="auto"/>
              </w:divBdr>
            </w:div>
            <w:div w:id="1207983536">
              <w:marLeft w:val="0"/>
              <w:marRight w:val="0"/>
              <w:marTop w:val="0"/>
              <w:marBottom w:val="0"/>
              <w:divBdr>
                <w:top w:val="none" w:sz="0" w:space="0" w:color="auto"/>
                <w:left w:val="none" w:sz="0" w:space="0" w:color="auto"/>
                <w:bottom w:val="none" w:sz="0" w:space="0" w:color="auto"/>
                <w:right w:val="none" w:sz="0" w:space="0" w:color="auto"/>
              </w:divBdr>
            </w:div>
            <w:div w:id="1234589130">
              <w:marLeft w:val="0"/>
              <w:marRight w:val="0"/>
              <w:marTop w:val="0"/>
              <w:marBottom w:val="0"/>
              <w:divBdr>
                <w:top w:val="none" w:sz="0" w:space="0" w:color="auto"/>
                <w:left w:val="none" w:sz="0" w:space="0" w:color="auto"/>
                <w:bottom w:val="none" w:sz="0" w:space="0" w:color="auto"/>
                <w:right w:val="none" w:sz="0" w:space="0" w:color="auto"/>
              </w:divBdr>
            </w:div>
            <w:div w:id="1880583895">
              <w:marLeft w:val="0"/>
              <w:marRight w:val="0"/>
              <w:marTop w:val="0"/>
              <w:marBottom w:val="0"/>
              <w:divBdr>
                <w:top w:val="none" w:sz="0" w:space="0" w:color="auto"/>
                <w:left w:val="none" w:sz="0" w:space="0" w:color="auto"/>
                <w:bottom w:val="none" w:sz="0" w:space="0" w:color="auto"/>
                <w:right w:val="none" w:sz="0" w:space="0" w:color="auto"/>
              </w:divBdr>
            </w:div>
            <w:div w:id="1967471153">
              <w:marLeft w:val="0"/>
              <w:marRight w:val="0"/>
              <w:marTop w:val="0"/>
              <w:marBottom w:val="0"/>
              <w:divBdr>
                <w:top w:val="none" w:sz="0" w:space="0" w:color="auto"/>
                <w:left w:val="none" w:sz="0" w:space="0" w:color="auto"/>
                <w:bottom w:val="none" w:sz="0" w:space="0" w:color="auto"/>
                <w:right w:val="none" w:sz="0" w:space="0" w:color="auto"/>
              </w:divBdr>
            </w:div>
          </w:divsChild>
        </w:div>
        <w:div w:id="1360201216">
          <w:marLeft w:val="0"/>
          <w:marRight w:val="0"/>
          <w:marTop w:val="0"/>
          <w:marBottom w:val="0"/>
          <w:divBdr>
            <w:top w:val="none" w:sz="0" w:space="0" w:color="auto"/>
            <w:left w:val="none" w:sz="0" w:space="0" w:color="auto"/>
            <w:bottom w:val="none" w:sz="0" w:space="0" w:color="auto"/>
            <w:right w:val="none" w:sz="0" w:space="0" w:color="auto"/>
          </w:divBdr>
        </w:div>
        <w:div w:id="1449278336">
          <w:marLeft w:val="0"/>
          <w:marRight w:val="0"/>
          <w:marTop w:val="0"/>
          <w:marBottom w:val="0"/>
          <w:divBdr>
            <w:top w:val="none" w:sz="0" w:space="0" w:color="auto"/>
            <w:left w:val="none" w:sz="0" w:space="0" w:color="auto"/>
            <w:bottom w:val="none" w:sz="0" w:space="0" w:color="auto"/>
            <w:right w:val="none" w:sz="0" w:space="0" w:color="auto"/>
          </w:divBdr>
        </w:div>
        <w:div w:id="1533811366">
          <w:marLeft w:val="0"/>
          <w:marRight w:val="0"/>
          <w:marTop w:val="0"/>
          <w:marBottom w:val="0"/>
          <w:divBdr>
            <w:top w:val="none" w:sz="0" w:space="0" w:color="auto"/>
            <w:left w:val="none" w:sz="0" w:space="0" w:color="auto"/>
            <w:bottom w:val="none" w:sz="0" w:space="0" w:color="auto"/>
            <w:right w:val="none" w:sz="0" w:space="0" w:color="auto"/>
          </w:divBdr>
        </w:div>
        <w:div w:id="1537543532">
          <w:marLeft w:val="0"/>
          <w:marRight w:val="0"/>
          <w:marTop w:val="0"/>
          <w:marBottom w:val="0"/>
          <w:divBdr>
            <w:top w:val="none" w:sz="0" w:space="0" w:color="auto"/>
            <w:left w:val="none" w:sz="0" w:space="0" w:color="auto"/>
            <w:bottom w:val="none" w:sz="0" w:space="0" w:color="auto"/>
            <w:right w:val="none" w:sz="0" w:space="0" w:color="auto"/>
          </w:divBdr>
        </w:div>
        <w:div w:id="2065253771">
          <w:marLeft w:val="0"/>
          <w:marRight w:val="0"/>
          <w:marTop w:val="0"/>
          <w:marBottom w:val="0"/>
          <w:divBdr>
            <w:top w:val="none" w:sz="0" w:space="0" w:color="auto"/>
            <w:left w:val="none" w:sz="0" w:space="0" w:color="auto"/>
            <w:bottom w:val="none" w:sz="0" w:space="0" w:color="auto"/>
            <w:right w:val="none" w:sz="0" w:space="0" w:color="auto"/>
          </w:divBdr>
        </w:div>
      </w:divsChild>
    </w:div>
    <w:div w:id="342630195">
      <w:bodyDiv w:val="1"/>
      <w:marLeft w:val="0"/>
      <w:marRight w:val="0"/>
      <w:marTop w:val="0"/>
      <w:marBottom w:val="0"/>
      <w:divBdr>
        <w:top w:val="none" w:sz="0" w:space="0" w:color="auto"/>
        <w:left w:val="none" w:sz="0" w:space="0" w:color="auto"/>
        <w:bottom w:val="none" w:sz="0" w:space="0" w:color="auto"/>
        <w:right w:val="none" w:sz="0" w:space="0" w:color="auto"/>
      </w:divBdr>
    </w:div>
    <w:div w:id="354502592">
      <w:bodyDiv w:val="1"/>
      <w:marLeft w:val="0"/>
      <w:marRight w:val="0"/>
      <w:marTop w:val="0"/>
      <w:marBottom w:val="0"/>
      <w:divBdr>
        <w:top w:val="none" w:sz="0" w:space="0" w:color="auto"/>
        <w:left w:val="none" w:sz="0" w:space="0" w:color="auto"/>
        <w:bottom w:val="none" w:sz="0" w:space="0" w:color="auto"/>
        <w:right w:val="none" w:sz="0" w:space="0" w:color="auto"/>
      </w:divBdr>
    </w:div>
    <w:div w:id="370343974">
      <w:bodyDiv w:val="1"/>
      <w:marLeft w:val="0"/>
      <w:marRight w:val="0"/>
      <w:marTop w:val="0"/>
      <w:marBottom w:val="0"/>
      <w:divBdr>
        <w:top w:val="none" w:sz="0" w:space="0" w:color="auto"/>
        <w:left w:val="none" w:sz="0" w:space="0" w:color="auto"/>
        <w:bottom w:val="none" w:sz="0" w:space="0" w:color="auto"/>
        <w:right w:val="none" w:sz="0" w:space="0" w:color="auto"/>
      </w:divBdr>
      <w:divsChild>
        <w:div w:id="371810405">
          <w:marLeft w:val="0"/>
          <w:marRight w:val="0"/>
          <w:marTop w:val="0"/>
          <w:marBottom w:val="0"/>
          <w:divBdr>
            <w:top w:val="single" w:sz="2" w:space="0" w:color="auto"/>
            <w:left w:val="single" w:sz="2" w:space="0" w:color="auto"/>
            <w:bottom w:val="single" w:sz="2" w:space="0" w:color="auto"/>
            <w:right w:val="single" w:sz="2" w:space="0" w:color="auto"/>
          </w:divBdr>
        </w:div>
      </w:divsChild>
    </w:div>
    <w:div w:id="388504005">
      <w:bodyDiv w:val="1"/>
      <w:marLeft w:val="0"/>
      <w:marRight w:val="0"/>
      <w:marTop w:val="0"/>
      <w:marBottom w:val="0"/>
      <w:divBdr>
        <w:top w:val="none" w:sz="0" w:space="0" w:color="auto"/>
        <w:left w:val="none" w:sz="0" w:space="0" w:color="auto"/>
        <w:bottom w:val="none" w:sz="0" w:space="0" w:color="auto"/>
        <w:right w:val="none" w:sz="0" w:space="0" w:color="auto"/>
      </w:divBdr>
    </w:div>
    <w:div w:id="547228041">
      <w:bodyDiv w:val="1"/>
      <w:marLeft w:val="0"/>
      <w:marRight w:val="0"/>
      <w:marTop w:val="0"/>
      <w:marBottom w:val="0"/>
      <w:divBdr>
        <w:top w:val="none" w:sz="0" w:space="0" w:color="auto"/>
        <w:left w:val="none" w:sz="0" w:space="0" w:color="auto"/>
        <w:bottom w:val="none" w:sz="0" w:space="0" w:color="auto"/>
        <w:right w:val="none" w:sz="0" w:space="0" w:color="auto"/>
      </w:divBdr>
      <w:divsChild>
        <w:div w:id="76481150">
          <w:marLeft w:val="0"/>
          <w:marRight w:val="0"/>
          <w:marTop w:val="0"/>
          <w:marBottom w:val="0"/>
          <w:divBdr>
            <w:top w:val="none" w:sz="0" w:space="0" w:color="auto"/>
            <w:left w:val="none" w:sz="0" w:space="0" w:color="auto"/>
            <w:bottom w:val="none" w:sz="0" w:space="0" w:color="auto"/>
            <w:right w:val="none" w:sz="0" w:space="0" w:color="auto"/>
          </w:divBdr>
        </w:div>
        <w:div w:id="468086772">
          <w:marLeft w:val="0"/>
          <w:marRight w:val="0"/>
          <w:marTop w:val="0"/>
          <w:marBottom w:val="0"/>
          <w:divBdr>
            <w:top w:val="none" w:sz="0" w:space="0" w:color="auto"/>
            <w:left w:val="none" w:sz="0" w:space="0" w:color="auto"/>
            <w:bottom w:val="none" w:sz="0" w:space="0" w:color="auto"/>
            <w:right w:val="none" w:sz="0" w:space="0" w:color="auto"/>
          </w:divBdr>
        </w:div>
        <w:div w:id="731000682">
          <w:marLeft w:val="0"/>
          <w:marRight w:val="0"/>
          <w:marTop w:val="0"/>
          <w:marBottom w:val="0"/>
          <w:divBdr>
            <w:top w:val="none" w:sz="0" w:space="0" w:color="auto"/>
            <w:left w:val="none" w:sz="0" w:space="0" w:color="auto"/>
            <w:bottom w:val="none" w:sz="0" w:space="0" w:color="auto"/>
            <w:right w:val="none" w:sz="0" w:space="0" w:color="auto"/>
          </w:divBdr>
        </w:div>
      </w:divsChild>
    </w:div>
    <w:div w:id="647364766">
      <w:bodyDiv w:val="1"/>
      <w:marLeft w:val="0"/>
      <w:marRight w:val="0"/>
      <w:marTop w:val="0"/>
      <w:marBottom w:val="0"/>
      <w:divBdr>
        <w:top w:val="none" w:sz="0" w:space="0" w:color="auto"/>
        <w:left w:val="none" w:sz="0" w:space="0" w:color="auto"/>
        <w:bottom w:val="none" w:sz="0" w:space="0" w:color="auto"/>
        <w:right w:val="none" w:sz="0" w:space="0" w:color="auto"/>
      </w:divBdr>
    </w:div>
    <w:div w:id="768966167">
      <w:bodyDiv w:val="1"/>
      <w:marLeft w:val="0"/>
      <w:marRight w:val="0"/>
      <w:marTop w:val="0"/>
      <w:marBottom w:val="0"/>
      <w:divBdr>
        <w:top w:val="none" w:sz="0" w:space="0" w:color="auto"/>
        <w:left w:val="none" w:sz="0" w:space="0" w:color="auto"/>
        <w:bottom w:val="none" w:sz="0" w:space="0" w:color="auto"/>
        <w:right w:val="none" w:sz="0" w:space="0" w:color="auto"/>
      </w:divBdr>
    </w:div>
    <w:div w:id="838273644">
      <w:bodyDiv w:val="1"/>
      <w:marLeft w:val="0"/>
      <w:marRight w:val="0"/>
      <w:marTop w:val="0"/>
      <w:marBottom w:val="0"/>
      <w:divBdr>
        <w:top w:val="none" w:sz="0" w:space="0" w:color="auto"/>
        <w:left w:val="none" w:sz="0" w:space="0" w:color="auto"/>
        <w:bottom w:val="none" w:sz="0" w:space="0" w:color="auto"/>
        <w:right w:val="none" w:sz="0" w:space="0" w:color="auto"/>
      </w:divBdr>
    </w:div>
    <w:div w:id="841941611">
      <w:bodyDiv w:val="1"/>
      <w:marLeft w:val="0"/>
      <w:marRight w:val="0"/>
      <w:marTop w:val="0"/>
      <w:marBottom w:val="0"/>
      <w:divBdr>
        <w:top w:val="none" w:sz="0" w:space="0" w:color="auto"/>
        <w:left w:val="none" w:sz="0" w:space="0" w:color="auto"/>
        <w:bottom w:val="none" w:sz="0" w:space="0" w:color="auto"/>
        <w:right w:val="none" w:sz="0" w:space="0" w:color="auto"/>
      </w:divBdr>
    </w:div>
    <w:div w:id="987588642">
      <w:bodyDiv w:val="1"/>
      <w:marLeft w:val="0"/>
      <w:marRight w:val="0"/>
      <w:marTop w:val="0"/>
      <w:marBottom w:val="0"/>
      <w:divBdr>
        <w:top w:val="none" w:sz="0" w:space="0" w:color="auto"/>
        <w:left w:val="none" w:sz="0" w:space="0" w:color="auto"/>
        <w:bottom w:val="none" w:sz="0" w:space="0" w:color="auto"/>
        <w:right w:val="none" w:sz="0" w:space="0" w:color="auto"/>
      </w:divBdr>
      <w:divsChild>
        <w:div w:id="1183977328">
          <w:marLeft w:val="0"/>
          <w:marRight w:val="0"/>
          <w:marTop w:val="0"/>
          <w:marBottom w:val="0"/>
          <w:divBdr>
            <w:top w:val="none" w:sz="0" w:space="0" w:color="auto"/>
            <w:left w:val="none" w:sz="0" w:space="0" w:color="auto"/>
            <w:bottom w:val="none" w:sz="0" w:space="0" w:color="auto"/>
            <w:right w:val="none" w:sz="0" w:space="0" w:color="auto"/>
          </w:divBdr>
        </w:div>
      </w:divsChild>
    </w:div>
    <w:div w:id="1075123452">
      <w:bodyDiv w:val="1"/>
      <w:marLeft w:val="0"/>
      <w:marRight w:val="0"/>
      <w:marTop w:val="0"/>
      <w:marBottom w:val="0"/>
      <w:divBdr>
        <w:top w:val="none" w:sz="0" w:space="0" w:color="auto"/>
        <w:left w:val="none" w:sz="0" w:space="0" w:color="auto"/>
        <w:bottom w:val="none" w:sz="0" w:space="0" w:color="auto"/>
        <w:right w:val="none" w:sz="0" w:space="0" w:color="auto"/>
      </w:divBdr>
      <w:divsChild>
        <w:div w:id="468548969">
          <w:marLeft w:val="0"/>
          <w:marRight w:val="0"/>
          <w:marTop w:val="0"/>
          <w:marBottom w:val="0"/>
          <w:divBdr>
            <w:top w:val="single" w:sz="2" w:space="0" w:color="auto"/>
            <w:left w:val="single" w:sz="2" w:space="0" w:color="auto"/>
            <w:bottom w:val="single" w:sz="2" w:space="0" w:color="auto"/>
            <w:right w:val="single" w:sz="2" w:space="0" w:color="auto"/>
          </w:divBdr>
        </w:div>
      </w:divsChild>
    </w:div>
    <w:div w:id="1133984394">
      <w:bodyDiv w:val="1"/>
      <w:marLeft w:val="0"/>
      <w:marRight w:val="0"/>
      <w:marTop w:val="0"/>
      <w:marBottom w:val="0"/>
      <w:divBdr>
        <w:top w:val="none" w:sz="0" w:space="0" w:color="auto"/>
        <w:left w:val="none" w:sz="0" w:space="0" w:color="auto"/>
        <w:bottom w:val="none" w:sz="0" w:space="0" w:color="auto"/>
        <w:right w:val="none" w:sz="0" w:space="0" w:color="auto"/>
      </w:divBdr>
      <w:divsChild>
        <w:div w:id="1860852801">
          <w:marLeft w:val="0"/>
          <w:marRight w:val="0"/>
          <w:marTop w:val="0"/>
          <w:marBottom w:val="0"/>
          <w:divBdr>
            <w:top w:val="single" w:sz="2" w:space="0" w:color="auto"/>
            <w:left w:val="single" w:sz="2" w:space="0" w:color="auto"/>
            <w:bottom w:val="single" w:sz="2" w:space="0" w:color="auto"/>
            <w:right w:val="single" w:sz="2" w:space="0" w:color="auto"/>
          </w:divBdr>
        </w:div>
      </w:divsChild>
    </w:div>
    <w:div w:id="1151292946">
      <w:bodyDiv w:val="1"/>
      <w:marLeft w:val="0"/>
      <w:marRight w:val="0"/>
      <w:marTop w:val="0"/>
      <w:marBottom w:val="0"/>
      <w:divBdr>
        <w:top w:val="none" w:sz="0" w:space="0" w:color="auto"/>
        <w:left w:val="none" w:sz="0" w:space="0" w:color="auto"/>
        <w:bottom w:val="none" w:sz="0" w:space="0" w:color="auto"/>
        <w:right w:val="none" w:sz="0" w:space="0" w:color="auto"/>
      </w:divBdr>
    </w:div>
    <w:div w:id="1212693804">
      <w:bodyDiv w:val="1"/>
      <w:marLeft w:val="0"/>
      <w:marRight w:val="0"/>
      <w:marTop w:val="0"/>
      <w:marBottom w:val="0"/>
      <w:divBdr>
        <w:top w:val="none" w:sz="0" w:space="0" w:color="auto"/>
        <w:left w:val="none" w:sz="0" w:space="0" w:color="auto"/>
        <w:bottom w:val="none" w:sz="0" w:space="0" w:color="auto"/>
        <w:right w:val="none" w:sz="0" w:space="0" w:color="auto"/>
      </w:divBdr>
      <w:divsChild>
        <w:div w:id="810748951">
          <w:marLeft w:val="0"/>
          <w:marRight w:val="0"/>
          <w:marTop w:val="0"/>
          <w:marBottom w:val="0"/>
          <w:divBdr>
            <w:top w:val="none" w:sz="0" w:space="0" w:color="auto"/>
            <w:left w:val="none" w:sz="0" w:space="0" w:color="auto"/>
            <w:bottom w:val="none" w:sz="0" w:space="0" w:color="auto"/>
            <w:right w:val="none" w:sz="0" w:space="0" w:color="auto"/>
          </w:divBdr>
          <w:divsChild>
            <w:div w:id="181239509">
              <w:marLeft w:val="0"/>
              <w:marRight w:val="0"/>
              <w:marTop w:val="0"/>
              <w:marBottom w:val="0"/>
              <w:divBdr>
                <w:top w:val="none" w:sz="0" w:space="0" w:color="auto"/>
                <w:left w:val="none" w:sz="0" w:space="0" w:color="auto"/>
                <w:bottom w:val="none" w:sz="0" w:space="0" w:color="auto"/>
                <w:right w:val="none" w:sz="0" w:space="0" w:color="auto"/>
              </w:divBdr>
            </w:div>
            <w:div w:id="209191722">
              <w:marLeft w:val="0"/>
              <w:marRight w:val="0"/>
              <w:marTop w:val="0"/>
              <w:marBottom w:val="0"/>
              <w:divBdr>
                <w:top w:val="none" w:sz="0" w:space="0" w:color="auto"/>
                <w:left w:val="none" w:sz="0" w:space="0" w:color="auto"/>
                <w:bottom w:val="none" w:sz="0" w:space="0" w:color="auto"/>
                <w:right w:val="none" w:sz="0" w:space="0" w:color="auto"/>
              </w:divBdr>
            </w:div>
            <w:div w:id="212078524">
              <w:marLeft w:val="0"/>
              <w:marRight w:val="0"/>
              <w:marTop w:val="0"/>
              <w:marBottom w:val="0"/>
              <w:divBdr>
                <w:top w:val="none" w:sz="0" w:space="0" w:color="auto"/>
                <w:left w:val="none" w:sz="0" w:space="0" w:color="auto"/>
                <w:bottom w:val="none" w:sz="0" w:space="0" w:color="auto"/>
                <w:right w:val="none" w:sz="0" w:space="0" w:color="auto"/>
              </w:divBdr>
            </w:div>
            <w:div w:id="212470784">
              <w:marLeft w:val="0"/>
              <w:marRight w:val="0"/>
              <w:marTop w:val="0"/>
              <w:marBottom w:val="0"/>
              <w:divBdr>
                <w:top w:val="none" w:sz="0" w:space="0" w:color="auto"/>
                <w:left w:val="none" w:sz="0" w:space="0" w:color="auto"/>
                <w:bottom w:val="none" w:sz="0" w:space="0" w:color="auto"/>
                <w:right w:val="none" w:sz="0" w:space="0" w:color="auto"/>
              </w:divBdr>
            </w:div>
            <w:div w:id="387193777">
              <w:marLeft w:val="0"/>
              <w:marRight w:val="0"/>
              <w:marTop w:val="0"/>
              <w:marBottom w:val="0"/>
              <w:divBdr>
                <w:top w:val="none" w:sz="0" w:space="0" w:color="auto"/>
                <w:left w:val="none" w:sz="0" w:space="0" w:color="auto"/>
                <w:bottom w:val="none" w:sz="0" w:space="0" w:color="auto"/>
                <w:right w:val="none" w:sz="0" w:space="0" w:color="auto"/>
              </w:divBdr>
            </w:div>
            <w:div w:id="397560758">
              <w:marLeft w:val="0"/>
              <w:marRight w:val="0"/>
              <w:marTop w:val="0"/>
              <w:marBottom w:val="0"/>
              <w:divBdr>
                <w:top w:val="none" w:sz="0" w:space="0" w:color="auto"/>
                <w:left w:val="none" w:sz="0" w:space="0" w:color="auto"/>
                <w:bottom w:val="none" w:sz="0" w:space="0" w:color="auto"/>
                <w:right w:val="none" w:sz="0" w:space="0" w:color="auto"/>
              </w:divBdr>
              <w:divsChild>
                <w:div w:id="336155707">
                  <w:marLeft w:val="0"/>
                  <w:marRight w:val="0"/>
                  <w:marTop w:val="0"/>
                  <w:marBottom w:val="0"/>
                  <w:divBdr>
                    <w:top w:val="none" w:sz="0" w:space="0" w:color="auto"/>
                    <w:left w:val="none" w:sz="0" w:space="0" w:color="auto"/>
                    <w:bottom w:val="none" w:sz="0" w:space="0" w:color="auto"/>
                    <w:right w:val="none" w:sz="0" w:space="0" w:color="auto"/>
                  </w:divBdr>
                </w:div>
                <w:div w:id="631980521">
                  <w:marLeft w:val="0"/>
                  <w:marRight w:val="0"/>
                  <w:marTop w:val="0"/>
                  <w:marBottom w:val="0"/>
                  <w:divBdr>
                    <w:top w:val="none" w:sz="0" w:space="0" w:color="auto"/>
                    <w:left w:val="none" w:sz="0" w:space="0" w:color="auto"/>
                    <w:bottom w:val="none" w:sz="0" w:space="0" w:color="auto"/>
                    <w:right w:val="none" w:sz="0" w:space="0" w:color="auto"/>
                  </w:divBdr>
                  <w:divsChild>
                    <w:div w:id="179051024">
                      <w:marLeft w:val="0"/>
                      <w:marRight w:val="0"/>
                      <w:marTop w:val="0"/>
                      <w:marBottom w:val="0"/>
                      <w:divBdr>
                        <w:top w:val="none" w:sz="0" w:space="0" w:color="auto"/>
                        <w:left w:val="none" w:sz="0" w:space="0" w:color="auto"/>
                        <w:bottom w:val="none" w:sz="0" w:space="0" w:color="auto"/>
                        <w:right w:val="none" w:sz="0" w:space="0" w:color="auto"/>
                      </w:divBdr>
                    </w:div>
                    <w:div w:id="337972306">
                      <w:marLeft w:val="0"/>
                      <w:marRight w:val="0"/>
                      <w:marTop w:val="0"/>
                      <w:marBottom w:val="0"/>
                      <w:divBdr>
                        <w:top w:val="none" w:sz="0" w:space="0" w:color="auto"/>
                        <w:left w:val="none" w:sz="0" w:space="0" w:color="auto"/>
                        <w:bottom w:val="none" w:sz="0" w:space="0" w:color="auto"/>
                        <w:right w:val="none" w:sz="0" w:space="0" w:color="auto"/>
                      </w:divBdr>
                    </w:div>
                    <w:div w:id="488863685">
                      <w:marLeft w:val="0"/>
                      <w:marRight w:val="0"/>
                      <w:marTop w:val="0"/>
                      <w:marBottom w:val="0"/>
                      <w:divBdr>
                        <w:top w:val="none" w:sz="0" w:space="0" w:color="auto"/>
                        <w:left w:val="none" w:sz="0" w:space="0" w:color="auto"/>
                        <w:bottom w:val="none" w:sz="0" w:space="0" w:color="auto"/>
                        <w:right w:val="none" w:sz="0" w:space="0" w:color="auto"/>
                      </w:divBdr>
                    </w:div>
                    <w:div w:id="601113622">
                      <w:marLeft w:val="0"/>
                      <w:marRight w:val="0"/>
                      <w:marTop w:val="0"/>
                      <w:marBottom w:val="0"/>
                      <w:divBdr>
                        <w:top w:val="none" w:sz="0" w:space="0" w:color="auto"/>
                        <w:left w:val="none" w:sz="0" w:space="0" w:color="auto"/>
                        <w:bottom w:val="none" w:sz="0" w:space="0" w:color="auto"/>
                        <w:right w:val="none" w:sz="0" w:space="0" w:color="auto"/>
                      </w:divBdr>
                    </w:div>
                    <w:div w:id="667026856">
                      <w:marLeft w:val="0"/>
                      <w:marRight w:val="0"/>
                      <w:marTop w:val="0"/>
                      <w:marBottom w:val="0"/>
                      <w:divBdr>
                        <w:top w:val="none" w:sz="0" w:space="0" w:color="auto"/>
                        <w:left w:val="none" w:sz="0" w:space="0" w:color="auto"/>
                        <w:bottom w:val="none" w:sz="0" w:space="0" w:color="auto"/>
                        <w:right w:val="none" w:sz="0" w:space="0" w:color="auto"/>
                      </w:divBdr>
                    </w:div>
                    <w:div w:id="904873549">
                      <w:marLeft w:val="0"/>
                      <w:marRight w:val="0"/>
                      <w:marTop w:val="0"/>
                      <w:marBottom w:val="0"/>
                      <w:divBdr>
                        <w:top w:val="none" w:sz="0" w:space="0" w:color="auto"/>
                        <w:left w:val="none" w:sz="0" w:space="0" w:color="auto"/>
                        <w:bottom w:val="none" w:sz="0" w:space="0" w:color="auto"/>
                        <w:right w:val="none" w:sz="0" w:space="0" w:color="auto"/>
                      </w:divBdr>
                    </w:div>
                    <w:div w:id="2037147072">
                      <w:marLeft w:val="0"/>
                      <w:marRight w:val="0"/>
                      <w:marTop w:val="0"/>
                      <w:marBottom w:val="0"/>
                      <w:divBdr>
                        <w:top w:val="none" w:sz="0" w:space="0" w:color="auto"/>
                        <w:left w:val="none" w:sz="0" w:space="0" w:color="auto"/>
                        <w:bottom w:val="none" w:sz="0" w:space="0" w:color="auto"/>
                        <w:right w:val="none" w:sz="0" w:space="0" w:color="auto"/>
                      </w:divBdr>
                    </w:div>
                    <w:div w:id="2041780989">
                      <w:marLeft w:val="0"/>
                      <w:marRight w:val="0"/>
                      <w:marTop w:val="0"/>
                      <w:marBottom w:val="0"/>
                      <w:divBdr>
                        <w:top w:val="none" w:sz="0" w:space="0" w:color="auto"/>
                        <w:left w:val="none" w:sz="0" w:space="0" w:color="auto"/>
                        <w:bottom w:val="none" w:sz="0" w:space="0" w:color="auto"/>
                        <w:right w:val="none" w:sz="0" w:space="0" w:color="auto"/>
                      </w:divBdr>
                    </w:div>
                    <w:div w:id="2129469927">
                      <w:marLeft w:val="0"/>
                      <w:marRight w:val="0"/>
                      <w:marTop w:val="0"/>
                      <w:marBottom w:val="0"/>
                      <w:divBdr>
                        <w:top w:val="none" w:sz="0" w:space="0" w:color="auto"/>
                        <w:left w:val="none" w:sz="0" w:space="0" w:color="auto"/>
                        <w:bottom w:val="none" w:sz="0" w:space="0" w:color="auto"/>
                        <w:right w:val="none" w:sz="0" w:space="0" w:color="auto"/>
                      </w:divBdr>
                    </w:div>
                  </w:divsChild>
                </w:div>
                <w:div w:id="1146049221">
                  <w:marLeft w:val="0"/>
                  <w:marRight w:val="0"/>
                  <w:marTop w:val="0"/>
                  <w:marBottom w:val="0"/>
                  <w:divBdr>
                    <w:top w:val="none" w:sz="0" w:space="0" w:color="auto"/>
                    <w:left w:val="none" w:sz="0" w:space="0" w:color="auto"/>
                    <w:bottom w:val="none" w:sz="0" w:space="0" w:color="auto"/>
                    <w:right w:val="none" w:sz="0" w:space="0" w:color="auto"/>
                  </w:divBdr>
                </w:div>
                <w:div w:id="1974406093">
                  <w:marLeft w:val="0"/>
                  <w:marRight w:val="0"/>
                  <w:marTop w:val="0"/>
                  <w:marBottom w:val="0"/>
                  <w:divBdr>
                    <w:top w:val="none" w:sz="0" w:space="0" w:color="auto"/>
                    <w:left w:val="none" w:sz="0" w:space="0" w:color="auto"/>
                    <w:bottom w:val="none" w:sz="0" w:space="0" w:color="auto"/>
                    <w:right w:val="none" w:sz="0" w:space="0" w:color="auto"/>
                  </w:divBdr>
                </w:div>
              </w:divsChild>
            </w:div>
            <w:div w:id="484393695">
              <w:marLeft w:val="0"/>
              <w:marRight w:val="0"/>
              <w:marTop w:val="0"/>
              <w:marBottom w:val="0"/>
              <w:divBdr>
                <w:top w:val="none" w:sz="0" w:space="0" w:color="auto"/>
                <w:left w:val="none" w:sz="0" w:space="0" w:color="auto"/>
                <w:bottom w:val="none" w:sz="0" w:space="0" w:color="auto"/>
                <w:right w:val="none" w:sz="0" w:space="0" w:color="auto"/>
              </w:divBdr>
            </w:div>
            <w:div w:id="493377634">
              <w:marLeft w:val="0"/>
              <w:marRight w:val="0"/>
              <w:marTop w:val="0"/>
              <w:marBottom w:val="0"/>
              <w:divBdr>
                <w:top w:val="none" w:sz="0" w:space="0" w:color="auto"/>
                <w:left w:val="none" w:sz="0" w:space="0" w:color="auto"/>
                <w:bottom w:val="none" w:sz="0" w:space="0" w:color="auto"/>
                <w:right w:val="none" w:sz="0" w:space="0" w:color="auto"/>
              </w:divBdr>
            </w:div>
            <w:div w:id="713194608">
              <w:marLeft w:val="0"/>
              <w:marRight w:val="0"/>
              <w:marTop w:val="0"/>
              <w:marBottom w:val="0"/>
              <w:divBdr>
                <w:top w:val="none" w:sz="0" w:space="0" w:color="auto"/>
                <w:left w:val="none" w:sz="0" w:space="0" w:color="auto"/>
                <w:bottom w:val="none" w:sz="0" w:space="0" w:color="auto"/>
                <w:right w:val="none" w:sz="0" w:space="0" w:color="auto"/>
              </w:divBdr>
              <w:divsChild>
                <w:div w:id="783622459">
                  <w:marLeft w:val="0"/>
                  <w:marRight w:val="0"/>
                  <w:marTop w:val="0"/>
                  <w:marBottom w:val="0"/>
                  <w:divBdr>
                    <w:top w:val="none" w:sz="0" w:space="0" w:color="auto"/>
                    <w:left w:val="none" w:sz="0" w:space="0" w:color="auto"/>
                    <w:bottom w:val="none" w:sz="0" w:space="0" w:color="auto"/>
                    <w:right w:val="none" w:sz="0" w:space="0" w:color="auto"/>
                  </w:divBdr>
                </w:div>
                <w:div w:id="1154101402">
                  <w:marLeft w:val="0"/>
                  <w:marRight w:val="0"/>
                  <w:marTop w:val="0"/>
                  <w:marBottom w:val="0"/>
                  <w:divBdr>
                    <w:top w:val="none" w:sz="0" w:space="0" w:color="auto"/>
                    <w:left w:val="none" w:sz="0" w:space="0" w:color="auto"/>
                    <w:bottom w:val="none" w:sz="0" w:space="0" w:color="auto"/>
                    <w:right w:val="none" w:sz="0" w:space="0" w:color="auto"/>
                  </w:divBdr>
                  <w:divsChild>
                    <w:div w:id="250092454">
                      <w:marLeft w:val="0"/>
                      <w:marRight w:val="0"/>
                      <w:marTop w:val="0"/>
                      <w:marBottom w:val="0"/>
                      <w:divBdr>
                        <w:top w:val="none" w:sz="0" w:space="0" w:color="auto"/>
                        <w:left w:val="none" w:sz="0" w:space="0" w:color="auto"/>
                        <w:bottom w:val="none" w:sz="0" w:space="0" w:color="auto"/>
                        <w:right w:val="none" w:sz="0" w:space="0" w:color="auto"/>
                      </w:divBdr>
                    </w:div>
                    <w:div w:id="1421835067">
                      <w:marLeft w:val="0"/>
                      <w:marRight w:val="0"/>
                      <w:marTop w:val="0"/>
                      <w:marBottom w:val="0"/>
                      <w:divBdr>
                        <w:top w:val="none" w:sz="0" w:space="0" w:color="auto"/>
                        <w:left w:val="none" w:sz="0" w:space="0" w:color="auto"/>
                        <w:bottom w:val="none" w:sz="0" w:space="0" w:color="auto"/>
                        <w:right w:val="none" w:sz="0" w:space="0" w:color="auto"/>
                      </w:divBdr>
                      <w:divsChild>
                        <w:div w:id="382292850">
                          <w:marLeft w:val="0"/>
                          <w:marRight w:val="0"/>
                          <w:marTop w:val="0"/>
                          <w:marBottom w:val="0"/>
                          <w:divBdr>
                            <w:top w:val="none" w:sz="0" w:space="0" w:color="auto"/>
                            <w:left w:val="none" w:sz="0" w:space="0" w:color="auto"/>
                            <w:bottom w:val="none" w:sz="0" w:space="0" w:color="auto"/>
                            <w:right w:val="none" w:sz="0" w:space="0" w:color="auto"/>
                          </w:divBdr>
                        </w:div>
                        <w:div w:id="12807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7987">
                  <w:marLeft w:val="0"/>
                  <w:marRight w:val="0"/>
                  <w:marTop w:val="0"/>
                  <w:marBottom w:val="0"/>
                  <w:divBdr>
                    <w:top w:val="none" w:sz="0" w:space="0" w:color="auto"/>
                    <w:left w:val="none" w:sz="0" w:space="0" w:color="auto"/>
                    <w:bottom w:val="none" w:sz="0" w:space="0" w:color="auto"/>
                    <w:right w:val="none" w:sz="0" w:space="0" w:color="auto"/>
                  </w:divBdr>
                </w:div>
                <w:div w:id="1579365068">
                  <w:marLeft w:val="0"/>
                  <w:marRight w:val="0"/>
                  <w:marTop w:val="0"/>
                  <w:marBottom w:val="0"/>
                  <w:divBdr>
                    <w:top w:val="none" w:sz="0" w:space="0" w:color="auto"/>
                    <w:left w:val="none" w:sz="0" w:space="0" w:color="auto"/>
                    <w:bottom w:val="none" w:sz="0" w:space="0" w:color="auto"/>
                    <w:right w:val="none" w:sz="0" w:space="0" w:color="auto"/>
                  </w:divBdr>
                </w:div>
                <w:div w:id="1780681061">
                  <w:marLeft w:val="0"/>
                  <w:marRight w:val="0"/>
                  <w:marTop w:val="0"/>
                  <w:marBottom w:val="0"/>
                  <w:divBdr>
                    <w:top w:val="none" w:sz="0" w:space="0" w:color="auto"/>
                    <w:left w:val="none" w:sz="0" w:space="0" w:color="auto"/>
                    <w:bottom w:val="none" w:sz="0" w:space="0" w:color="auto"/>
                    <w:right w:val="none" w:sz="0" w:space="0" w:color="auto"/>
                  </w:divBdr>
                </w:div>
                <w:div w:id="1918395633">
                  <w:marLeft w:val="0"/>
                  <w:marRight w:val="0"/>
                  <w:marTop w:val="0"/>
                  <w:marBottom w:val="0"/>
                  <w:divBdr>
                    <w:top w:val="none" w:sz="0" w:space="0" w:color="auto"/>
                    <w:left w:val="none" w:sz="0" w:space="0" w:color="auto"/>
                    <w:bottom w:val="none" w:sz="0" w:space="0" w:color="auto"/>
                    <w:right w:val="none" w:sz="0" w:space="0" w:color="auto"/>
                  </w:divBdr>
                </w:div>
              </w:divsChild>
            </w:div>
            <w:div w:id="749273090">
              <w:marLeft w:val="0"/>
              <w:marRight w:val="0"/>
              <w:marTop w:val="0"/>
              <w:marBottom w:val="0"/>
              <w:divBdr>
                <w:top w:val="none" w:sz="0" w:space="0" w:color="auto"/>
                <w:left w:val="none" w:sz="0" w:space="0" w:color="auto"/>
                <w:bottom w:val="none" w:sz="0" w:space="0" w:color="auto"/>
                <w:right w:val="none" w:sz="0" w:space="0" w:color="auto"/>
              </w:divBdr>
            </w:div>
            <w:div w:id="1097823624">
              <w:marLeft w:val="0"/>
              <w:marRight w:val="0"/>
              <w:marTop w:val="0"/>
              <w:marBottom w:val="0"/>
              <w:divBdr>
                <w:top w:val="none" w:sz="0" w:space="0" w:color="auto"/>
                <w:left w:val="none" w:sz="0" w:space="0" w:color="auto"/>
                <w:bottom w:val="none" w:sz="0" w:space="0" w:color="auto"/>
                <w:right w:val="none" w:sz="0" w:space="0" w:color="auto"/>
              </w:divBdr>
            </w:div>
            <w:div w:id="1207721447">
              <w:marLeft w:val="0"/>
              <w:marRight w:val="0"/>
              <w:marTop w:val="0"/>
              <w:marBottom w:val="0"/>
              <w:divBdr>
                <w:top w:val="none" w:sz="0" w:space="0" w:color="auto"/>
                <w:left w:val="none" w:sz="0" w:space="0" w:color="auto"/>
                <w:bottom w:val="none" w:sz="0" w:space="0" w:color="auto"/>
                <w:right w:val="none" w:sz="0" w:space="0" w:color="auto"/>
              </w:divBdr>
            </w:div>
            <w:div w:id="1224096943">
              <w:marLeft w:val="0"/>
              <w:marRight w:val="0"/>
              <w:marTop w:val="0"/>
              <w:marBottom w:val="0"/>
              <w:divBdr>
                <w:top w:val="none" w:sz="0" w:space="0" w:color="auto"/>
                <w:left w:val="none" w:sz="0" w:space="0" w:color="auto"/>
                <w:bottom w:val="none" w:sz="0" w:space="0" w:color="auto"/>
                <w:right w:val="none" w:sz="0" w:space="0" w:color="auto"/>
              </w:divBdr>
            </w:div>
            <w:div w:id="1224412513">
              <w:marLeft w:val="0"/>
              <w:marRight w:val="0"/>
              <w:marTop w:val="0"/>
              <w:marBottom w:val="0"/>
              <w:divBdr>
                <w:top w:val="none" w:sz="0" w:space="0" w:color="auto"/>
                <w:left w:val="none" w:sz="0" w:space="0" w:color="auto"/>
                <w:bottom w:val="none" w:sz="0" w:space="0" w:color="auto"/>
                <w:right w:val="none" w:sz="0" w:space="0" w:color="auto"/>
              </w:divBdr>
            </w:div>
            <w:div w:id="1575168330">
              <w:marLeft w:val="0"/>
              <w:marRight w:val="0"/>
              <w:marTop w:val="0"/>
              <w:marBottom w:val="0"/>
              <w:divBdr>
                <w:top w:val="none" w:sz="0" w:space="0" w:color="auto"/>
                <w:left w:val="none" w:sz="0" w:space="0" w:color="auto"/>
                <w:bottom w:val="none" w:sz="0" w:space="0" w:color="auto"/>
                <w:right w:val="none" w:sz="0" w:space="0" w:color="auto"/>
              </w:divBdr>
            </w:div>
            <w:div w:id="1590231215">
              <w:marLeft w:val="0"/>
              <w:marRight w:val="0"/>
              <w:marTop w:val="0"/>
              <w:marBottom w:val="0"/>
              <w:divBdr>
                <w:top w:val="none" w:sz="0" w:space="0" w:color="auto"/>
                <w:left w:val="none" w:sz="0" w:space="0" w:color="auto"/>
                <w:bottom w:val="none" w:sz="0" w:space="0" w:color="auto"/>
                <w:right w:val="none" w:sz="0" w:space="0" w:color="auto"/>
              </w:divBdr>
            </w:div>
            <w:div w:id="1812483538">
              <w:marLeft w:val="0"/>
              <w:marRight w:val="0"/>
              <w:marTop w:val="0"/>
              <w:marBottom w:val="0"/>
              <w:divBdr>
                <w:top w:val="none" w:sz="0" w:space="0" w:color="auto"/>
                <w:left w:val="none" w:sz="0" w:space="0" w:color="auto"/>
                <w:bottom w:val="none" w:sz="0" w:space="0" w:color="auto"/>
                <w:right w:val="none" w:sz="0" w:space="0" w:color="auto"/>
              </w:divBdr>
            </w:div>
            <w:div w:id="1885753570">
              <w:marLeft w:val="0"/>
              <w:marRight w:val="0"/>
              <w:marTop w:val="0"/>
              <w:marBottom w:val="0"/>
              <w:divBdr>
                <w:top w:val="none" w:sz="0" w:space="0" w:color="auto"/>
                <w:left w:val="none" w:sz="0" w:space="0" w:color="auto"/>
                <w:bottom w:val="none" w:sz="0" w:space="0" w:color="auto"/>
                <w:right w:val="none" w:sz="0" w:space="0" w:color="auto"/>
              </w:divBdr>
            </w:div>
            <w:div w:id="1940721172">
              <w:marLeft w:val="0"/>
              <w:marRight w:val="0"/>
              <w:marTop w:val="0"/>
              <w:marBottom w:val="0"/>
              <w:divBdr>
                <w:top w:val="none" w:sz="0" w:space="0" w:color="auto"/>
                <w:left w:val="none" w:sz="0" w:space="0" w:color="auto"/>
                <w:bottom w:val="none" w:sz="0" w:space="0" w:color="auto"/>
                <w:right w:val="none" w:sz="0" w:space="0" w:color="auto"/>
              </w:divBdr>
            </w:div>
            <w:div w:id="1965387746">
              <w:marLeft w:val="0"/>
              <w:marRight w:val="0"/>
              <w:marTop w:val="0"/>
              <w:marBottom w:val="0"/>
              <w:divBdr>
                <w:top w:val="none" w:sz="0" w:space="0" w:color="auto"/>
                <w:left w:val="none" w:sz="0" w:space="0" w:color="auto"/>
                <w:bottom w:val="none" w:sz="0" w:space="0" w:color="auto"/>
                <w:right w:val="none" w:sz="0" w:space="0" w:color="auto"/>
              </w:divBdr>
            </w:div>
            <w:div w:id="1966541484">
              <w:marLeft w:val="0"/>
              <w:marRight w:val="0"/>
              <w:marTop w:val="0"/>
              <w:marBottom w:val="0"/>
              <w:divBdr>
                <w:top w:val="none" w:sz="0" w:space="0" w:color="auto"/>
                <w:left w:val="none" w:sz="0" w:space="0" w:color="auto"/>
                <w:bottom w:val="none" w:sz="0" w:space="0" w:color="auto"/>
                <w:right w:val="none" w:sz="0" w:space="0" w:color="auto"/>
              </w:divBdr>
            </w:div>
            <w:div w:id="2054503091">
              <w:marLeft w:val="0"/>
              <w:marRight w:val="0"/>
              <w:marTop w:val="0"/>
              <w:marBottom w:val="0"/>
              <w:divBdr>
                <w:top w:val="none" w:sz="0" w:space="0" w:color="auto"/>
                <w:left w:val="none" w:sz="0" w:space="0" w:color="auto"/>
                <w:bottom w:val="none" w:sz="0" w:space="0" w:color="auto"/>
                <w:right w:val="none" w:sz="0" w:space="0" w:color="auto"/>
              </w:divBdr>
            </w:div>
            <w:div w:id="21167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8170">
      <w:bodyDiv w:val="1"/>
      <w:marLeft w:val="0"/>
      <w:marRight w:val="0"/>
      <w:marTop w:val="0"/>
      <w:marBottom w:val="0"/>
      <w:divBdr>
        <w:top w:val="none" w:sz="0" w:space="0" w:color="auto"/>
        <w:left w:val="none" w:sz="0" w:space="0" w:color="auto"/>
        <w:bottom w:val="none" w:sz="0" w:space="0" w:color="auto"/>
        <w:right w:val="none" w:sz="0" w:space="0" w:color="auto"/>
      </w:divBdr>
    </w:div>
    <w:div w:id="1253054429">
      <w:bodyDiv w:val="1"/>
      <w:marLeft w:val="0"/>
      <w:marRight w:val="0"/>
      <w:marTop w:val="0"/>
      <w:marBottom w:val="0"/>
      <w:divBdr>
        <w:top w:val="none" w:sz="0" w:space="0" w:color="auto"/>
        <w:left w:val="none" w:sz="0" w:space="0" w:color="auto"/>
        <w:bottom w:val="none" w:sz="0" w:space="0" w:color="auto"/>
        <w:right w:val="none" w:sz="0" w:space="0" w:color="auto"/>
      </w:divBdr>
      <w:divsChild>
        <w:div w:id="816608079">
          <w:marLeft w:val="0"/>
          <w:marRight w:val="0"/>
          <w:marTop w:val="0"/>
          <w:marBottom w:val="0"/>
          <w:divBdr>
            <w:top w:val="none" w:sz="0" w:space="0" w:color="auto"/>
            <w:left w:val="none" w:sz="0" w:space="0" w:color="auto"/>
            <w:bottom w:val="none" w:sz="0" w:space="0" w:color="auto"/>
            <w:right w:val="none" w:sz="0" w:space="0" w:color="auto"/>
          </w:divBdr>
        </w:div>
        <w:div w:id="951865488">
          <w:marLeft w:val="0"/>
          <w:marRight w:val="0"/>
          <w:marTop w:val="0"/>
          <w:marBottom w:val="0"/>
          <w:divBdr>
            <w:top w:val="none" w:sz="0" w:space="0" w:color="auto"/>
            <w:left w:val="none" w:sz="0" w:space="0" w:color="auto"/>
            <w:bottom w:val="none" w:sz="0" w:space="0" w:color="auto"/>
            <w:right w:val="none" w:sz="0" w:space="0" w:color="auto"/>
          </w:divBdr>
        </w:div>
        <w:div w:id="1097095443">
          <w:marLeft w:val="0"/>
          <w:marRight w:val="0"/>
          <w:marTop w:val="0"/>
          <w:marBottom w:val="0"/>
          <w:divBdr>
            <w:top w:val="none" w:sz="0" w:space="0" w:color="auto"/>
            <w:left w:val="none" w:sz="0" w:space="0" w:color="auto"/>
            <w:bottom w:val="none" w:sz="0" w:space="0" w:color="auto"/>
            <w:right w:val="none" w:sz="0" w:space="0" w:color="auto"/>
          </w:divBdr>
        </w:div>
      </w:divsChild>
    </w:div>
    <w:div w:id="1313214337">
      <w:bodyDiv w:val="1"/>
      <w:marLeft w:val="0"/>
      <w:marRight w:val="0"/>
      <w:marTop w:val="0"/>
      <w:marBottom w:val="0"/>
      <w:divBdr>
        <w:top w:val="none" w:sz="0" w:space="0" w:color="auto"/>
        <w:left w:val="none" w:sz="0" w:space="0" w:color="auto"/>
        <w:bottom w:val="none" w:sz="0" w:space="0" w:color="auto"/>
        <w:right w:val="none" w:sz="0" w:space="0" w:color="auto"/>
      </w:divBdr>
    </w:div>
    <w:div w:id="1369144638">
      <w:bodyDiv w:val="1"/>
      <w:marLeft w:val="0"/>
      <w:marRight w:val="0"/>
      <w:marTop w:val="0"/>
      <w:marBottom w:val="0"/>
      <w:divBdr>
        <w:top w:val="none" w:sz="0" w:space="0" w:color="auto"/>
        <w:left w:val="none" w:sz="0" w:space="0" w:color="auto"/>
        <w:bottom w:val="none" w:sz="0" w:space="0" w:color="auto"/>
        <w:right w:val="none" w:sz="0" w:space="0" w:color="auto"/>
      </w:divBdr>
    </w:div>
    <w:div w:id="1451129567">
      <w:bodyDiv w:val="1"/>
      <w:marLeft w:val="0"/>
      <w:marRight w:val="0"/>
      <w:marTop w:val="0"/>
      <w:marBottom w:val="0"/>
      <w:divBdr>
        <w:top w:val="none" w:sz="0" w:space="0" w:color="auto"/>
        <w:left w:val="none" w:sz="0" w:space="0" w:color="auto"/>
        <w:bottom w:val="none" w:sz="0" w:space="0" w:color="auto"/>
        <w:right w:val="none" w:sz="0" w:space="0" w:color="auto"/>
      </w:divBdr>
    </w:div>
    <w:div w:id="1776169537">
      <w:bodyDiv w:val="1"/>
      <w:marLeft w:val="0"/>
      <w:marRight w:val="0"/>
      <w:marTop w:val="0"/>
      <w:marBottom w:val="0"/>
      <w:divBdr>
        <w:top w:val="none" w:sz="0" w:space="0" w:color="auto"/>
        <w:left w:val="none" w:sz="0" w:space="0" w:color="auto"/>
        <w:bottom w:val="none" w:sz="0" w:space="0" w:color="auto"/>
        <w:right w:val="none" w:sz="0" w:space="0" w:color="auto"/>
      </w:divBdr>
    </w:div>
    <w:div w:id="1807237600">
      <w:bodyDiv w:val="1"/>
      <w:marLeft w:val="0"/>
      <w:marRight w:val="0"/>
      <w:marTop w:val="0"/>
      <w:marBottom w:val="0"/>
      <w:divBdr>
        <w:top w:val="none" w:sz="0" w:space="0" w:color="auto"/>
        <w:left w:val="none" w:sz="0" w:space="0" w:color="auto"/>
        <w:bottom w:val="none" w:sz="0" w:space="0" w:color="auto"/>
        <w:right w:val="none" w:sz="0" w:space="0" w:color="auto"/>
      </w:divBdr>
    </w:div>
    <w:div w:id="1820609133">
      <w:bodyDiv w:val="1"/>
      <w:marLeft w:val="0"/>
      <w:marRight w:val="0"/>
      <w:marTop w:val="0"/>
      <w:marBottom w:val="0"/>
      <w:divBdr>
        <w:top w:val="none" w:sz="0" w:space="0" w:color="auto"/>
        <w:left w:val="none" w:sz="0" w:space="0" w:color="auto"/>
        <w:bottom w:val="none" w:sz="0" w:space="0" w:color="auto"/>
        <w:right w:val="none" w:sz="0" w:space="0" w:color="auto"/>
      </w:divBdr>
    </w:div>
    <w:div w:id="1890148612">
      <w:bodyDiv w:val="1"/>
      <w:marLeft w:val="0"/>
      <w:marRight w:val="0"/>
      <w:marTop w:val="0"/>
      <w:marBottom w:val="0"/>
      <w:divBdr>
        <w:top w:val="none" w:sz="0" w:space="0" w:color="auto"/>
        <w:left w:val="none" w:sz="0" w:space="0" w:color="auto"/>
        <w:bottom w:val="none" w:sz="0" w:space="0" w:color="auto"/>
        <w:right w:val="none" w:sz="0" w:space="0" w:color="auto"/>
      </w:divBdr>
    </w:div>
    <w:div w:id="1936985161">
      <w:bodyDiv w:val="1"/>
      <w:marLeft w:val="0"/>
      <w:marRight w:val="0"/>
      <w:marTop w:val="0"/>
      <w:marBottom w:val="0"/>
      <w:divBdr>
        <w:top w:val="none" w:sz="0" w:space="0" w:color="auto"/>
        <w:left w:val="none" w:sz="0" w:space="0" w:color="auto"/>
        <w:bottom w:val="none" w:sz="0" w:space="0" w:color="auto"/>
        <w:right w:val="none" w:sz="0" w:space="0" w:color="auto"/>
      </w:divBdr>
    </w:div>
    <w:div w:id="1977488112">
      <w:bodyDiv w:val="1"/>
      <w:marLeft w:val="0"/>
      <w:marRight w:val="0"/>
      <w:marTop w:val="0"/>
      <w:marBottom w:val="0"/>
      <w:divBdr>
        <w:top w:val="none" w:sz="0" w:space="0" w:color="auto"/>
        <w:left w:val="none" w:sz="0" w:space="0" w:color="auto"/>
        <w:bottom w:val="none" w:sz="0" w:space="0" w:color="auto"/>
        <w:right w:val="none" w:sz="0" w:space="0" w:color="auto"/>
      </w:divBdr>
    </w:div>
    <w:div w:id="2067416659">
      <w:bodyDiv w:val="1"/>
      <w:marLeft w:val="0"/>
      <w:marRight w:val="0"/>
      <w:marTop w:val="0"/>
      <w:marBottom w:val="0"/>
      <w:divBdr>
        <w:top w:val="none" w:sz="0" w:space="0" w:color="auto"/>
        <w:left w:val="none" w:sz="0" w:space="0" w:color="auto"/>
        <w:bottom w:val="none" w:sz="0" w:space="0" w:color="auto"/>
        <w:right w:val="none" w:sz="0" w:space="0" w:color="auto"/>
      </w:divBdr>
      <w:divsChild>
        <w:div w:id="1594780219">
          <w:marLeft w:val="0"/>
          <w:marRight w:val="0"/>
          <w:marTop w:val="0"/>
          <w:marBottom w:val="0"/>
          <w:divBdr>
            <w:top w:val="single" w:sz="2" w:space="0" w:color="auto"/>
            <w:left w:val="single" w:sz="2" w:space="0" w:color="auto"/>
            <w:bottom w:val="single" w:sz="2" w:space="0" w:color="auto"/>
            <w:right w:val="single" w:sz="2" w:space="0" w:color="auto"/>
          </w:divBdr>
        </w:div>
      </w:divsChild>
    </w:div>
    <w:div w:id="2090081518">
      <w:bodyDiv w:val="1"/>
      <w:marLeft w:val="0"/>
      <w:marRight w:val="0"/>
      <w:marTop w:val="0"/>
      <w:marBottom w:val="0"/>
      <w:divBdr>
        <w:top w:val="none" w:sz="0" w:space="0" w:color="auto"/>
        <w:left w:val="none" w:sz="0" w:space="0" w:color="auto"/>
        <w:bottom w:val="none" w:sz="0" w:space="0" w:color="auto"/>
        <w:right w:val="none" w:sz="0" w:space="0" w:color="auto"/>
      </w:divBdr>
    </w:div>
    <w:div w:id="2118021877">
      <w:bodyDiv w:val="1"/>
      <w:marLeft w:val="0"/>
      <w:marRight w:val="0"/>
      <w:marTop w:val="0"/>
      <w:marBottom w:val="0"/>
      <w:divBdr>
        <w:top w:val="none" w:sz="0" w:space="0" w:color="auto"/>
        <w:left w:val="none" w:sz="0" w:space="0" w:color="auto"/>
        <w:bottom w:val="none" w:sz="0" w:space="0" w:color="auto"/>
        <w:right w:val="none" w:sz="0" w:space="0" w:color="auto"/>
      </w:divBdr>
      <w:divsChild>
        <w:div w:id="802388276">
          <w:marLeft w:val="0"/>
          <w:marRight w:val="0"/>
          <w:marTop w:val="0"/>
          <w:marBottom w:val="0"/>
          <w:divBdr>
            <w:top w:val="single" w:sz="2" w:space="0" w:color="auto"/>
            <w:left w:val="single" w:sz="2" w:space="0" w:color="auto"/>
            <w:bottom w:val="single" w:sz="2" w:space="0" w:color="auto"/>
            <w:right w:val="single" w:sz="2" w:space="0" w:color="auto"/>
          </w:divBdr>
        </w:div>
      </w:divsChild>
    </w:div>
    <w:div w:id="2131363934">
      <w:bodyDiv w:val="1"/>
      <w:marLeft w:val="0"/>
      <w:marRight w:val="0"/>
      <w:marTop w:val="0"/>
      <w:marBottom w:val="0"/>
      <w:divBdr>
        <w:top w:val="none" w:sz="0" w:space="0" w:color="auto"/>
        <w:left w:val="none" w:sz="0" w:space="0" w:color="auto"/>
        <w:bottom w:val="none" w:sz="0" w:space="0" w:color="auto"/>
        <w:right w:val="none" w:sz="0" w:space="0" w:color="auto"/>
      </w:divBdr>
      <w:divsChild>
        <w:div w:id="1085952386">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discapnet.es/web_accesible/wcag10/WAI-WEBCONTENT-19990505_es.html" TargetMode="External"/><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www.discapnet.es/web_accesible/wcag10/WAI-WEBCONTENT-19990505_es.html" TargetMode="External"/><Relationship Id="rId68" Type="http://schemas.openxmlformats.org/officeDocument/2006/relationships/hyperlink" Target="http://www.discapnet.es/web_accesible/wcag10/WAI-WEBCONTENT-19990505_es.html" TargetMode="External"/><Relationship Id="rId84" Type="http://schemas.openxmlformats.org/officeDocument/2006/relationships/hyperlink" Target="http://www.discapnet.es/web_accesible/wcag10/WAI-WEBCONTENT-19990505_es.html" TargetMode="External"/><Relationship Id="rId89" Type="http://schemas.openxmlformats.org/officeDocument/2006/relationships/hyperlink" Target="http://www.discapnet.es/web_accesible/wcag10/WAI-WEBCONTENT-19990505_es.html" TargetMode="External"/><Relationship Id="rId112" Type="http://schemas.openxmlformats.org/officeDocument/2006/relationships/hyperlink" Target="http://www.discapnet.es/web_accesible/wcag10/WAI-WEBCONTENT-19990505_es.html" TargetMode="External"/><Relationship Id="rId16" Type="http://schemas.openxmlformats.org/officeDocument/2006/relationships/image" Target="media/image5.png"/><Relationship Id="rId107" Type="http://schemas.openxmlformats.org/officeDocument/2006/relationships/hyperlink" Target="http://www.discapnet.es/web_accesible/wcag10/WAI-WEBCONTENT-19990505_es.html" TargetMode="External"/><Relationship Id="rId11" Type="http://schemas.microsoft.com/office/2011/relationships/commentsExtended" Target="commentsExtended.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hyperlink" Target="http://www.discapnet.es/web_accesible/wcag10/WAI-WEBCONTENT-19990505_es.html" TargetMode="External"/><Relationship Id="rId74" Type="http://schemas.openxmlformats.org/officeDocument/2006/relationships/hyperlink" Target="http://www.discapnet.es/web_accesible/wcag10/WAI-WEBCONTENT-19990505_es.html" TargetMode="External"/><Relationship Id="rId79" Type="http://schemas.openxmlformats.org/officeDocument/2006/relationships/hyperlink" Target="http://www.discapnet.es/web_accesible/wcag10/WAI-WEBCONTENT-19990505_es.html" TargetMode="External"/><Relationship Id="rId102" Type="http://schemas.openxmlformats.org/officeDocument/2006/relationships/hyperlink" Target="http://www.discapnet.es/web_accesible/wcag10/WAI-WEBCONTENT-19990505_es.html" TargetMode="External"/><Relationship Id="rId123" Type="http://schemas.openxmlformats.org/officeDocument/2006/relationships/header" Target="header2.xml"/><Relationship Id="rId128" Type="http://schemas.openxmlformats.org/officeDocument/2006/relationships/glossaryDocument" Target="glossary/document.xml"/><Relationship Id="rId5" Type="http://schemas.openxmlformats.org/officeDocument/2006/relationships/webSettings" Target="webSettings.xml"/><Relationship Id="rId90" Type="http://schemas.openxmlformats.org/officeDocument/2006/relationships/hyperlink" Target="http://www.discapnet.es/web_accesible/wcag10/WAI-WEBCONTENT-19990505_es.html" TargetMode="External"/><Relationship Id="rId95" Type="http://schemas.openxmlformats.org/officeDocument/2006/relationships/hyperlink" Target="http://www.discapnet.es/web_accesible/wcag10/WAI-WEBCONTENT-19990505_es.html"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hyperlink" Target="http://www.discapnet.es/web_accesible/wcag10/WAI-WEBCONTENT-19990505_es.html" TargetMode="External"/><Relationship Id="rId69" Type="http://schemas.openxmlformats.org/officeDocument/2006/relationships/hyperlink" Target="http://www.discapnet.es/web_accesible/wcag10/WAI-WEBCONTENT-19990505_es.html" TargetMode="External"/><Relationship Id="rId113" Type="http://schemas.openxmlformats.org/officeDocument/2006/relationships/hyperlink" Target="http://www.discapnet.es/web_accesible/wcag10/WAI-WEBCONTENT-19990505_es.html" TargetMode="External"/><Relationship Id="rId118" Type="http://schemas.openxmlformats.org/officeDocument/2006/relationships/hyperlink" Target="http://www.discapnet.es/web_accesible/wcag10/WAI-WEBCONTENT-19990505_es.html" TargetMode="External"/><Relationship Id="rId80" Type="http://schemas.openxmlformats.org/officeDocument/2006/relationships/hyperlink" Target="http://www.discapnet.es/web_accesible/wcag10/WAI-WEBCONTENT-19990505_es.html" TargetMode="External"/><Relationship Id="rId85" Type="http://schemas.openxmlformats.org/officeDocument/2006/relationships/hyperlink" Target="http://www.discapnet.es/web_accesible/wcag10/WAI-WEBCONTENT-19990505_es.html" TargetMode="External"/><Relationship Id="rId12" Type="http://schemas.microsoft.com/office/2016/09/relationships/commentsIds" Target="commentsIds.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hyperlink" Target="http://www.discapnet.es/web_accesible/wcag10/WAI-WEBCONTENT-19990505_es.html" TargetMode="External"/><Relationship Id="rId103" Type="http://schemas.openxmlformats.org/officeDocument/2006/relationships/hyperlink" Target="http://www.discapnet.es/web_accesible/wcag10/WAI-WEBCONTENT-19990505_es.html" TargetMode="External"/><Relationship Id="rId108" Type="http://schemas.openxmlformats.org/officeDocument/2006/relationships/hyperlink" Target="http://www.discapnet.es/web_accesible/wcag10/WAI-WEBCONTENT-19990505_es.html" TargetMode="External"/><Relationship Id="rId124" Type="http://schemas.openxmlformats.org/officeDocument/2006/relationships/footer" Target="footer1.xml"/><Relationship Id="rId129" Type="http://schemas.openxmlformats.org/officeDocument/2006/relationships/theme" Target="theme/theme1.xml"/><Relationship Id="rId54" Type="http://schemas.openxmlformats.org/officeDocument/2006/relationships/image" Target="media/image43.png"/><Relationship Id="rId70" Type="http://schemas.openxmlformats.org/officeDocument/2006/relationships/hyperlink" Target="http://www.discapnet.es/web_accesible/wcag10/WAI-WEBCONTENT-19990505_es.html" TargetMode="External"/><Relationship Id="rId75" Type="http://schemas.openxmlformats.org/officeDocument/2006/relationships/hyperlink" Target="http://www.discapnet.es/web_accesible/wcag10/WAI-WEBCONTENT-19990505_es.html" TargetMode="External"/><Relationship Id="rId91" Type="http://schemas.openxmlformats.org/officeDocument/2006/relationships/hyperlink" Target="http://www.discapnet.es/web_accesible/wcag10/WAI-WEBCONTENT-19990505_es.html" TargetMode="External"/><Relationship Id="rId96" Type="http://schemas.openxmlformats.org/officeDocument/2006/relationships/hyperlink" Target="http://www.discapnet.es/web_accesible/wcag10/WAI-WEBCONTENT-19990505_es.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http://www.discapnet.es/web_accesible/wcag10/WAI-WEBCONTENT-19990505_es.html" TargetMode="External"/><Relationship Id="rId119" Type="http://schemas.openxmlformats.org/officeDocument/2006/relationships/hyperlink" Target="http://www.discapnet.es/web_accesible/wcag10/WAI-WEBCONTENT-19990505_es.html" TargetMode="External"/><Relationship Id="rId44" Type="http://schemas.openxmlformats.org/officeDocument/2006/relationships/image" Target="media/image33.png"/><Relationship Id="rId60" Type="http://schemas.openxmlformats.org/officeDocument/2006/relationships/hyperlink" Target="http://www.discapnet.es/web_accesible/wcag10/WAI-WEBCONTENT-19990505_es.html" TargetMode="External"/><Relationship Id="rId65" Type="http://schemas.openxmlformats.org/officeDocument/2006/relationships/hyperlink" Target="http://www.discapnet.es/web_accesible/wcag10/WAI-WEBCONTENT-19990505_es.html" TargetMode="External"/><Relationship Id="rId81" Type="http://schemas.openxmlformats.org/officeDocument/2006/relationships/hyperlink" Target="http://www.discapnet.es/web_accesible/wcag10/WAI-WEBCONTENT-19990505_es.html" TargetMode="External"/><Relationship Id="rId86" Type="http://schemas.openxmlformats.org/officeDocument/2006/relationships/hyperlink" Target="http://www.discapnet.es/web_accesible/wcag10/WAI-WEBCONTENT-19990505_es.html" TargetMode="External"/><Relationship Id="rId13" Type="http://schemas.microsoft.com/office/2018/08/relationships/commentsExtensible" Target="commentsExtensible.xml"/><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hyperlink" Target="http://www.discapnet.es/web_accesible/wcag10/WAI-WEBCONTENT-19990505_es.html"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www.discapnet.es/web_accesible/wcag10/WAI-WEBCONTENT-19990505_es.html" TargetMode="External"/><Relationship Id="rId97" Type="http://schemas.openxmlformats.org/officeDocument/2006/relationships/hyperlink" Target="http://www.discapnet.es/web_accesible/wcag10/WAI-WEBCONTENT-19990505_es.html" TargetMode="External"/><Relationship Id="rId104" Type="http://schemas.openxmlformats.org/officeDocument/2006/relationships/hyperlink" Target="http://www.discapnet.es/web_accesible/wcag10/WAI-WEBCONTENT-19990505_es.html" TargetMode="External"/><Relationship Id="rId120" Type="http://schemas.openxmlformats.org/officeDocument/2006/relationships/hyperlink" Target="http://www.discapnet.es/web_accesible/wcag10/WAI-WEBCONTENT-19990505_es.html" TargetMode="External"/><Relationship Id="rId125"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www.discapnet.es/web_accesible/wcag10/WAI-WEBCONTENT-19990505_es.html" TargetMode="External"/><Relationship Id="rId92" Type="http://schemas.openxmlformats.org/officeDocument/2006/relationships/hyperlink" Target="http://www.discapnet.es/web_accesible/wcag10/WAI-WEBCONTENT-19990505_es.html"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www.discapnet.es/web_accesible/wcag10/WAI-WEBCONTENT-19990505_es.html" TargetMode="External"/><Relationship Id="rId87" Type="http://schemas.openxmlformats.org/officeDocument/2006/relationships/hyperlink" Target="http://www.discapnet.es/web_accesible/wcag10/WAI-WEBCONTENT-19990505_es.html" TargetMode="External"/><Relationship Id="rId110" Type="http://schemas.openxmlformats.org/officeDocument/2006/relationships/hyperlink" Target="http://www.discapnet.es/web_accesible/wcag10/WAI-WEBCONTENT-19990505_es.html" TargetMode="External"/><Relationship Id="rId115" Type="http://schemas.openxmlformats.org/officeDocument/2006/relationships/hyperlink" Target="http://www.discapnet.es/web_accesible/wcag10/WAI-WEBCONTENT-19990505_es.html" TargetMode="External"/><Relationship Id="rId61" Type="http://schemas.openxmlformats.org/officeDocument/2006/relationships/hyperlink" Target="http://www.discapnet.es/web_accesible/wcag10/WAI-WEBCONTENT-19990505_es.html" TargetMode="External"/><Relationship Id="rId82" Type="http://schemas.openxmlformats.org/officeDocument/2006/relationships/hyperlink" Target="http://www.discapnet.es/web_accesible/wcag10/WAI-WEBCONTENT-19990505_es.html"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hyperlink" Target="http://www.discapnet.es/web_accesible/wcag10/WAI-WEBCONTENT-19990505_es.html" TargetMode="External"/><Relationship Id="rId100" Type="http://schemas.openxmlformats.org/officeDocument/2006/relationships/hyperlink" Target="http://www.discapnet.es/web_accesible/wcag10/WAI-WEBCONTENT-19990505_es.html" TargetMode="External"/><Relationship Id="rId105" Type="http://schemas.openxmlformats.org/officeDocument/2006/relationships/hyperlink" Target="http://www.discapnet.es/web_accesible/wcag10/WAI-WEBCONTENT-19990505_es.html" TargetMode="External"/><Relationship Id="rId12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hyperlink" Target="http://www.discapnet.es/web_accesible/wcag10/WAI-WEBCONTENT-19990505_es.html" TargetMode="External"/><Relationship Id="rId93" Type="http://schemas.openxmlformats.org/officeDocument/2006/relationships/hyperlink" Target="http://www.discapnet.es/web_accesible/wcag10/WAI-WEBCONTENT-19990505_es.html" TargetMode="External"/><Relationship Id="rId98" Type="http://schemas.openxmlformats.org/officeDocument/2006/relationships/hyperlink" Target="http://www.discapnet.es/web_accesible/wcag10/WAI-WEBCONTENT-19990505_es.html" TargetMode="External"/><Relationship Id="rId121" Type="http://schemas.openxmlformats.org/officeDocument/2006/relationships/hyperlink" Target="http://www.discapnet.es/web_accesible/wcag10/WAI-WEBCONTENT-19990505_es.html"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hyperlink" Target="http://www.discapnet.es/web_accesible/wcag10/WAI-WEBCONTENT-19990505_es.html" TargetMode="External"/><Relationship Id="rId116" Type="http://schemas.openxmlformats.org/officeDocument/2006/relationships/hyperlink" Target="http://www.discapnet.es/web_accesible/wcag10/WAI-WEBCONTENT-19990505_es.html"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hyperlink" Target="http://www.discapnet.es/web_accesible/wcag10/WAI-WEBCONTENT-19990505_es.html" TargetMode="External"/><Relationship Id="rId83" Type="http://schemas.openxmlformats.org/officeDocument/2006/relationships/hyperlink" Target="http://www.discapnet.es/web_accesible/wcag10/WAI-WEBCONTENT-19990505_es.html" TargetMode="External"/><Relationship Id="rId88" Type="http://schemas.openxmlformats.org/officeDocument/2006/relationships/hyperlink" Target="http://www.discapnet.es/web_accesible/wcag10/WAI-WEBCONTENT-19990505_es.html" TargetMode="External"/><Relationship Id="rId111" Type="http://schemas.openxmlformats.org/officeDocument/2006/relationships/hyperlink" Target="http://www.discapnet.es/web_accesible/wcag10/WAI-WEBCONTENT-19990505_es.html"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hyperlink" Target="http://www.discapnet.es/web_accesible/wcag10/WAI-WEBCONTENT-19990505_es.html" TargetMode="External"/><Relationship Id="rId106" Type="http://schemas.openxmlformats.org/officeDocument/2006/relationships/hyperlink" Target="http://www.discapnet.es/web_accesible/wcag10/WAI-WEBCONTENT-19990505_es.html" TargetMode="External"/><Relationship Id="rId127" Type="http://schemas.microsoft.com/office/2011/relationships/people" Target="people.xml"/><Relationship Id="rId10" Type="http://schemas.openxmlformats.org/officeDocument/2006/relationships/comments" Target="comment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hyperlink" Target="http://www.discapnet.es/web_accesible/wcag10/WAI-WEBCONTENT-19990505_es.html" TargetMode="External"/><Relationship Id="rId78" Type="http://schemas.openxmlformats.org/officeDocument/2006/relationships/hyperlink" Target="http://www.discapnet.es/web_accesible/wcag10/WAI-WEBCONTENT-19990505_es.html" TargetMode="External"/><Relationship Id="rId94" Type="http://schemas.openxmlformats.org/officeDocument/2006/relationships/hyperlink" Target="http://www.discapnet.es/web_accesible/wcag10/WAI-WEBCONTENT-19990505_es.html" TargetMode="External"/><Relationship Id="rId99" Type="http://schemas.openxmlformats.org/officeDocument/2006/relationships/hyperlink" Target="http://www.discapnet.es/web_accesible/wcag10/WAI-WEBCONTENT-19990505_es.html" TargetMode="External"/><Relationship Id="rId101" Type="http://schemas.openxmlformats.org/officeDocument/2006/relationships/hyperlink" Target="http://www.discapnet.es/web_accesible/wcag10/WAI-WEBCONTENT-19990505_es.html" TargetMode="External"/><Relationship Id="rId12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D597FBEB4A4FC79EC19387835DDE57"/>
        <w:category>
          <w:name w:val="General"/>
          <w:gallery w:val="placeholder"/>
        </w:category>
        <w:types>
          <w:type w:val="bbPlcHdr"/>
        </w:types>
        <w:behaviors>
          <w:behavior w:val="content"/>
        </w:behaviors>
        <w:guid w:val="{A4152BEE-989D-4346-A23D-14A1CB4BBF20}"/>
      </w:docPartPr>
      <w:docPartBody>
        <w:p w:rsidR="004059DD" w:rsidRDefault="00B04C91" w:rsidP="00B04C91">
          <w:pPr>
            <w:pStyle w:val="FED597FBEB4A4FC79EC19387835DDE57"/>
          </w:pPr>
          <w:r>
            <w:t>[Escribir el nombre de la compañía]</w:t>
          </w:r>
        </w:p>
      </w:docPartBody>
    </w:docPart>
    <w:docPart>
      <w:docPartPr>
        <w:name w:val="622FDED80F8A499C95333147C6F60168"/>
        <w:category>
          <w:name w:val="General"/>
          <w:gallery w:val="placeholder"/>
        </w:category>
        <w:types>
          <w:type w:val="bbPlcHdr"/>
        </w:types>
        <w:behaviors>
          <w:behavior w:val="content"/>
        </w:behaviors>
        <w:guid w:val="{C3128135-2E05-4DFC-929F-49F0ED363C63}"/>
      </w:docPartPr>
      <w:docPartBody>
        <w:p w:rsidR="004059DD" w:rsidRDefault="00B04C91" w:rsidP="00B04C91">
          <w:pPr>
            <w:pStyle w:val="622FDED80F8A499C95333147C6F60168"/>
          </w:pPr>
          <w:r>
            <w:t>[Escribir el nombre de la 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15F22"/>
    <w:rsid w:val="000044C1"/>
    <w:rsid w:val="0001706B"/>
    <w:rsid w:val="00020AF1"/>
    <w:rsid w:val="00030ED1"/>
    <w:rsid w:val="00042299"/>
    <w:rsid w:val="0007500A"/>
    <w:rsid w:val="0008382B"/>
    <w:rsid w:val="000A4FC5"/>
    <w:rsid w:val="000C656D"/>
    <w:rsid w:val="0010115D"/>
    <w:rsid w:val="00107CBD"/>
    <w:rsid w:val="00154469"/>
    <w:rsid w:val="00174B35"/>
    <w:rsid w:val="001B0CA4"/>
    <w:rsid w:val="001B7705"/>
    <w:rsid w:val="001C081C"/>
    <w:rsid w:val="001F293E"/>
    <w:rsid w:val="00224D38"/>
    <w:rsid w:val="002370FB"/>
    <w:rsid w:val="002A57F7"/>
    <w:rsid w:val="002B3321"/>
    <w:rsid w:val="002B6689"/>
    <w:rsid w:val="002D08C5"/>
    <w:rsid w:val="00313467"/>
    <w:rsid w:val="00370A33"/>
    <w:rsid w:val="00391053"/>
    <w:rsid w:val="003B0A35"/>
    <w:rsid w:val="003E40C2"/>
    <w:rsid w:val="003E791B"/>
    <w:rsid w:val="003F72DE"/>
    <w:rsid w:val="004059DD"/>
    <w:rsid w:val="00410450"/>
    <w:rsid w:val="004109CA"/>
    <w:rsid w:val="00427C66"/>
    <w:rsid w:val="00455F62"/>
    <w:rsid w:val="00493B52"/>
    <w:rsid w:val="004B15E4"/>
    <w:rsid w:val="004B2CBD"/>
    <w:rsid w:val="004E10E9"/>
    <w:rsid w:val="00511067"/>
    <w:rsid w:val="00511084"/>
    <w:rsid w:val="005148CF"/>
    <w:rsid w:val="00524B04"/>
    <w:rsid w:val="00530061"/>
    <w:rsid w:val="0059510D"/>
    <w:rsid w:val="005A0E45"/>
    <w:rsid w:val="005B4C49"/>
    <w:rsid w:val="005D33CB"/>
    <w:rsid w:val="005E36C0"/>
    <w:rsid w:val="005F46D2"/>
    <w:rsid w:val="00613C68"/>
    <w:rsid w:val="00620B91"/>
    <w:rsid w:val="00630216"/>
    <w:rsid w:val="00636B7D"/>
    <w:rsid w:val="00641683"/>
    <w:rsid w:val="0067740C"/>
    <w:rsid w:val="00693B62"/>
    <w:rsid w:val="006C00F3"/>
    <w:rsid w:val="006C6CF7"/>
    <w:rsid w:val="006F35B5"/>
    <w:rsid w:val="00722234"/>
    <w:rsid w:val="00734C4A"/>
    <w:rsid w:val="007510FB"/>
    <w:rsid w:val="007928B5"/>
    <w:rsid w:val="007A0A49"/>
    <w:rsid w:val="007C24E2"/>
    <w:rsid w:val="007C5952"/>
    <w:rsid w:val="007D4D31"/>
    <w:rsid w:val="007F49D6"/>
    <w:rsid w:val="007F557F"/>
    <w:rsid w:val="00803DB5"/>
    <w:rsid w:val="0082256F"/>
    <w:rsid w:val="008330BC"/>
    <w:rsid w:val="00833587"/>
    <w:rsid w:val="008442AB"/>
    <w:rsid w:val="00854000"/>
    <w:rsid w:val="00896A2C"/>
    <w:rsid w:val="008B23E1"/>
    <w:rsid w:val="008B43A3"/>
    <w:rsid w:val="008D2BCF"/>
    <w:rsid w:val="0092746B"/>
    <w:rsid w:val="00943DA1"/>
    <w:rsid w:val="009A3199"/>
    <w:rsid w:val="009B18A2"/>
    <w:rsid w:val="009B7179"/>
    <w:rsid w:val="009C4AC9"/>
    <w:rsid w:val="009F2EEF"/>
    <w:rsid w:val="00A04E3A"/>
    <w:rsid w:val="00A164D4"/>
    <w:rsid w:val="00A41BB3"/>
    <w:rsid w:val="00A606F0"/>
    <w:rsid w:val="00AB32F7"/>
    <w:rsid w:val="00AC37DB"/>
    <w:rsid w:val="00AD2083"/>
    <w:rsid w:val="00AE05D8"/>
    <w:rsid w:val="00AE0A23"/>
    <w:rsid w:val="00AF3732"/>
    <w:rsid w:val="00B04C91"/>
    <w:rsid w:val="00B14E2A"/>
    <w:rsid w:val="00B32C3F"/>
    <w:rsid w:val="00B45290"/>
    <w:rsid w:val="00B74369"/>
    <w:rsid w:val="00BB22B4"/>
    <w:rsid w:val="00BE1A1D"/>
    <w:rsid w:val="00BF5C40"/>
    <w:rsid w:val="00C03825"/>
    <w:rsid w:val="00C15F22"/>
    <w:rsid w:val="00C4330B"/>
    <w:rsid w:val="00C726AB"/>
    <w:rsid w:val="00C848FF"/>
    <w:rsid w:val="00C94F52"/>
    <w:rsid w:val="00CE1DB3"/>
    <w:rsid w:val="00CE4249"/>
    <w:rsid w:val="00CE7972"/>
    <w:rsid w:val="00D26D86"/>
    <w:rsid w:val="00D35827"/>
    <w:rsid w:val="00D473CB"/>
    <w:rsid w:val="00D85BA0"/>
    <w:rsid w:val="00DA05F1"/>
    <w:rsid w:val="00DC3BA8"/>
    <w:rsid w:val="00E131A3"/>
    <w:rsid w:val="00E223FA"/>
    <w:rsid w:val="00E259BA"/>
    <w:rsid w:val="00E32896"/>
    <w:rsid w:val="00E32E59"/>
    <w:rsid w:val="00E603FC"/>
    <w:rsid w:val="00EA4C4E"/>
    <w:rsid w:val="00EB25B5"/>
    <w:rsid w:val="00EC3E14"/>
    <w:rsid w:val="00F10877"/>
    <w:rsid w:val="00F565CC"/>
    <w:rsid w:val="00F66388"/>
    <w:rsid w:val="00FE5947"/>
    <w:rsid w:val="00FF44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CA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15F22"/>
    <w:rPr>
      <w:color w:val="808080"/>
    </w:rPr>
  </w:style>
  <w:style w:type="paragraph" w:customStyle="1" w:styleId="FED597FBEB4A4FC79EC19387835DDE57">
    <w:name w:val="FED597FBEB4A4FC79EC19387835DDE57"/>
    <w:rsid w:val="00B04C91"/>
  </w:style>
  <w:style w:type="paragraph" w:customStyle="1" w:styleId="622FDED80F8A499C95333147C6F60168">
    <w:name w:val="622FDED80F8A499C95333147C6F60168"/>
    <w:rsid w:val="00B04C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8BD4B7-A102-4CE2-8DA5-3A9A3E47A2DD}">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2791</TotalTime>
  <Pages>182</Pages>
  <Words>57926</Words>
  <Characters>318599</Characters>
  <Application>Microsoft Office Word</Application>
  <DocSecurity>0</DocSecurity>
  <Lines>2654</Lines>
  <Paragraphs>751</Paragraphs>
  <ScaleCrop>false</ScaleCrop>
  <HeadingPairs>
    <vt:vector size="2" baseType="variant">
      <vt:variant>
        <vt:lpstr>Título</vt:lpstr>
      </vt:variant>
      <vt:variant>
        <vt:i4>1</vt:i4>
      </vt:variant>
    </vt:vector>
  </HeadingPairs>
  <TitlesOfParts>
    <vt:vector size="1" baseType="lpstr">
      <vt:lpstr>ReSIS</vt:lpstr>
    </vt:vector>
  </TitlesOfParts>
  <Company>Escuela de Ingeniería Informática - Universidad de Oviedo</Company>
  <LinksUpToDate>false</LinksUpToDate>
  <CharactersWithSpaces>375774</CharactersWithSpaces>
  <SharedDoc>false</SharedDoc>
  <HLinks>
    <vt:vector size="2370" baseType="variant">
      <vt:variant>
        <vt:i4>4456460</vt:i4>
      </vt:variant>
      <vt:variant>
        <vt:i4>2175</vt:i4>
      </vt:variant>
      <vt:variant>
        <vt:i4>0</vt:i4>
      </vt:variant>
      <vt:variant>
        <vt:i4>5</vt:i4>
      </vt:variant>
      <vt:variant>
        <vt:lpwstr>http://www.discapnet.es/web_accesible/wcag10/WAI-WEBCONTENT-19990505_es.html</vt:lpwstr>
      </vt:variant>
      <vt:variant>
        <vt:lpwstr>tech-place-holders</vt:lpwstr>
      </vt:variant>
      <vt:variant>
        <vt:i4>1179738</vt:i4>
      </vt:variant>
      <vt:variant>
        <vt:i4>2172</vt:i4>
      </vt:variant>
      <vt:variant>
        <vt:i4>0</vt:i4>
      </vt:variant>
      <vt:variant>
        <vt:i4>5</vt:i4>
      </vt:variant>
      <vt:variant>
        <vt:lpwstr>http://www.discapnet.es/web_accesible/wcag10/WAI-WEBCONTENT-19990505_es.html</vt:lpwstr>
      </vt:variant>
      <vt:variant>
        <vt:lpwstr>tech-linear-tables</vt:lpwstr>
      </vt:variant>
      <vt:variant>
        <vt:i4>196695</vt:i4>
      </vt:variant>
      <vt:variant>
        <vt:i4>2169</vt:i4>
      </vt:variant>
      <vt:variant>
        <vt:i4>0</vt:i4>
      </vt:variant>
      <vt:variant>
        <vt:i4>5</vt:i4>
      </vt:variant>
      <vt:variant>
        <vt:lpwstr>http://www.discapnet.es/web_accesible/wcag10/WAI-WEBCONTENT-19990505_es.html</vt:lpwstr>
      </vt:variant>
      <vt:variant>
        <vt:lpwstr>tech-abbreviate-labels</vt:lpwstr>
      </vt:variant>
      <vt:variant>
        <vt:i4>3407992</vt:i4>
      </vt:variant>
      <vt:variant>
        <vt:i4>2166</vt:i4>
      </vt:variant>
      <vt:variant>
        <vt:i4>0</vt:i4>
      </vt:variant>
      <vt:variant>
        <vt:i4>5</vt:i4>
      </vt:variant>
      <vt:variant>
        <vt:lpwstr>http://www.discapnet.es/web_accesible/wcag10/WAI-WEBCONTENT-19990505_es.html</vt:lpwstr>
      </vt:variant>
      <vt:variant>
        <vt:lpwstr>tech-table-summaries</vt:lpwstr>
      </vt:variant>
      <vt:variant>
        <vt:i4>262175</vt:i4>
      </vt:variant>
      <vt:variant>
        <vt:i4>2163</vt:i4>
      </vt:variant>
      <vt:variant>
        <vt:i4>0</vt:i4>
      </vt:variant>
      <vt:variant>
        <vt:i4>5</vt:i4>
      </vt:variant>
      <vt:variant>
        <vt:lpwstr>http://www.discapnet.es/web_accesible/wcag10/WAI-WEBCONTENT-19990505_es.html</vt:lpwstr>
      </vt:variant>
      <vt:variant>
        <vt:lpwstr>tech-redundant-client-links</vt:lpwstr>
      </vt:variant>
      <vt:variant>
        <vt:i4>6881315</vt:i4>
      </vt:variant>
      <vt:variant>
        <vt:i4>2160</vt:i4>
      </vt:variant>
      <vt:variant>
        <vt:i4>0</vt:i4>
      </vt:variant>
      <vt:variant>
        <vt:i4>5</vt:i4>
      </vt:variant>
      <vt:variant>
        <vt:lpwstr>http://www.discapnet.es/web_accesible/wcag10/WAI-WEBCONTENT-19990505_es.html</vt:lpwstr>
      </vt:variant>
      <vt:variant>
        <vt:lpwstr>tech-consistent-style</vt:lpwstr>
      </vt:variant>
      <vt:variant>
        <vt:i4>5701722</vt:i4>
      </vt:variant>
      <vt:variant>
        <vt:i4>2157</vt:i4>
      </vt:variant>
      <vt:variant>
        <vt:i4>0</vt:i4>
      </vt:variant>
      <vt:variant>
        <vt:i4>5</vt:i4>
      </vt:variant>
      <vt:variant>
        <vt:lpwstr>http://www.discapnet.es/web_accesible/wcag10/WAI-WEBCONTENT-19990505_es.html</vt:lpwstr>
      </vt:variant>
      <vt:variant>
        <vt:lpwstr>tech-icons</vt:lpwstr>
      </vt:variant>
      <vt:variant>
        <vt:i4>7995505</vt:i4>
      </vt:variant>
      <vt:variant>
        <vt:i4>2154</vt:i4>
      </vt:variant>
      <vt:variant>
        <vt:i4>0</vt:i4>
      </vt:variant>
      <vt:variant>
        <vt:i4>5</vt:i4>
      </vt:variant>
      <vt:variant>
        <vt:lpwstr>http://www.discapnet.es/web_accesible/wcag10/WAI-WEBCONTENT-19990505_es.html</vt:lpwstr>
      </vt:variant>
      <vt:variant>
        <vt:lpwstr>tech-skip-over-ascii</vt:lpwstr>
      </vt:variant>
      <vt:variant>
        <vt:i4>2424951</vt:i4>
      </vt:variant>
      <vt:variant>
        <vt:i4>2151</vt:i4>
      </vt:variant>
      <vt:variant>
        <vt:i4>0</vt:i4>
      </vt:variant>
      <vt:variant>
        <vt:i4>5</vt:i4>
      </vt:variant>
      <vt:variant>
        <vt:lpwstr>http://www.discapnet.es/web_accesible/wcag10/WAI-WEBCONTENT-19990505_es.html</vt:lpwstr>
      </vt:variant>
      <vt:variant>
        <vt:lpwstr>tech-bundled-version</vt:lpwstr>
      </vt:variant>
      <vt:variant>
        <vt:i4>6029315</vt:i4>
      </vt:variant>
      <vt:variant>
        <vt:i4>2148</vt:i4>
      </vt:variant>
      <vt:variant>
        <vt:i4>0</vt:i4>
      </vt:variant>
      <vt:variant>
        <vt:i4>5</vt:i4>
      </vt:variant>
      <vt:variant>
        <vt:lpwstr>http://www.discapnet.es/web_accesible/wcag10/WAI-WEBCONTENT-19990505_es.html</vt:lpwstr>
      </vt:variant>
      <vt:variant>
        <vt:lpwstr>tech-front-loading</vt:lpwstr>
      </vt:variant>
      <vt:variant>
        <vt:i4>3538984</vt:i4>
      </vt:variant>
      <vt:variant>
        <vt:i4>2145</vt:i4>
      </vt:variant>
      <vt:variant>
        <vt:i4>0</vt:i4>
      </vt:variant>
      <vt:variant>
        <vt:i4>5</vt:i4>
      </vt:variant>
      <vt:variant>
        <vt:lpwstr>http://www.discapnet.es/web_accesible/wcag10/WAI-WEBCONTENT-19990505_es.html</vt:lpwstr>
      </vt:variant>
      <vt:variant>
        <vt:lpwstr>tech-searches</vt:lpwstr>
      </vt:variant>
      <vt:variant>
        <vt:i4>2818175</vt:i4>
      </vt:variant>
      <vt:variant>
        <vt:i4>2142</vt:i4>
      </vt:variant>
      <vt:variant>
        <vt:i4>0</vt:i4>
      </vt:variant>
      <vt:variant>
        <vt:i4>5</vt:i4>
      </vt:variant>
      <vt:variant>
        <vt:lpwstr>http://www.discapnet.es/web_accesible/wcag10/WAI-WEBCONTENT-19990505_es.html</vt:lpwstr>
      </vt:variant>
      <vt:variant>
        <vt:lpwstr>tech-group-links</vt:lpwstr>
      </vt:variant>
      <vt:variant>
        <vt:i4>2752634</vt:i4>
      </vt:variant>
      <vt:variant>
        <vt:i4>2139</vt:i4>
      </vt:variant>
      <vt:variant>
        <vt:i4>0</vt:i4>
      </vt:variant>
      <vt:variant>
        <vt:i4>5</vt:i4>
      </vt:variant>
      <vt:variant>
        <vt:lpwstr>http://www.discapnet.es/web_accesible/wcag10/WAI-WEBCONTENT-19990505_es.html</vt:lpwstr>
      </vt:variant>
      <vt:variant>
        <vt:lpwstr>tech-nav-bar</vt:lpwstr>
      </vt:variant>
      <vt:variant>
        <vt:i4>3866722</vt:i4>
      </vt:variant>
      <vt:variant>
        <vt:i4>2136</vt:i4>
      </vt:variant>
      <vt:variant>
        <vt:i4>0</vt:i4>
      </vt:variant>
      <vt:variant>
        <vt:i4>5</vt:i4>
      </vt:variant>
      <vt:variant>
        <vt:lpwstr>http://www.discapnet.es/web_accesible/wcag10/WAI-WEBCONTENT-19990505_es.html</vt:lpwstr>
      </vt:variant>
      <vt:variant>
        <vt:lpwstr>tech-content-preferences</vt:lpwstr>
      </vt:variant>
      <vt:variant>
        <vt:i4>8060976</vt:i4>
      </vt:variant>
      <vt:variant>
        <vt:i4>2133</vt:i4>
      </vt:variant>
      <vt:variant>
        <vt:i4>0</vt:i4>
      </vt:variant>
      <vt:variant>
        <vt:i4>5</vt:i4>
      </vt:variant>
      <vt:variant>
        <vt:lpwstr>http://www.discapnet.es/web_accesible/wcag10/WAI-WEBCONTENT-19990505_es.html</vt:lpwstr>
      </vt:variant>
      <vt:variant>
        <vt:lpwstr>tech-divide-links</vt:lpwstr>
      </vt:variant>
      <vt:variant>
        <vt:i4>852040</vt:i4>
      </vt:variant>
      <vt:variant>
        <vt:i4>2130</vt:i4>
      </vt:variant>
      <vt:variant>
        <vt:i4>0</vt:i4>
      </vt:variant>
      <vt:variant>
        <vt:i4>5</vt:i4>
      </vt:variant>
      <vt:variant>
        <vt:lpwstr>http://www.discapnet.es/web_accesible/wcag10/WAI-WEBCONTENT-19990505_es.html</vt:lpwstr>
      </vt:variant>
      <vt:variant>
        <vt:lpwstr>tech-keyboard-shortcuts</vt:lpwstr>
      </vt:variant>
      <vt:variant>
        <vt:i4>5046284</vt:i4>
      </vt:variant>
      <vt:variant>
        <vt:i4>2127</vt:i4>
      </vt:variant>
      <vt:variant>
        <vt:i4>0</vt:i4>
      </vt:variant>
      <vt:variant>
        <vt:i4>5</vt:i4>
      </vt:variant>
      <vt:variant>
        <vt:lpwstr>http://www.discapnet.es/web_accesible/wcag10/WAI-WEBCONTENT-19990505_es.html</vt:lpwstr>
      </vt:variant>
      <vt:variant>
        <vt:lpwstr>tech-tab-order</vt:lpwstr>
      </vt:variant>
      <vt:variant>
        <vt:i4>1507407</vt:i4>
      </vt:variant>
      <vt:variant>
        <vt:i4>2124</vt:i4>
      </vt:variant>
      <vt:variant>
        <vt:i4>0</vt:i4>
      </vt:variant>
      <vt:variant>
        <vt:i4>5</vt:i4>
      </vt:variant>
      <vt:variant>
        <vt:lpwstr>http://www.discapnet.es/web_accesible/wcag10/WAI-WEBCONTENT-19990505_es.html</vt:lpwstr>
      </vt:variant>
      <vt:variant>
        <vt:lpwstr>tech-identify-lang</vt:lpwstr>
      </vt:variant>
      <vt:variant>
        <vt:i4>6553641</vt:i4>
      </vt:variant>
      <vt:variant>
        <vt:i4>2121</vt:i4>
      </vt:variant>
      <vt:variant>
        <vt:i4>0</vt:i4>
      </vt:variant>
      <vt:variant>
        <vt:i4>5</vt:i4>
      </vt:variant>
      <vt:variant>
        <vt:lpwstr>http://www.discapnet.es/web_accesible/wcag10/WAI-WEBCONTENT-19990505_es.html</vt:lpwstr>
      </vt:variant>
      <vt:variant>
        <vt:lpwstr>tech-expand-abbr</vt:lpwstr>
      </vt:variant>
      <vt:variant>
        <vt:i4>6029384</vt:i4>
      </vt:variant>
      <vt:variant>
        <vt:i4>2118</vt:i4>
      </vt:variant>
      <vt:variant>
        <vt:i4>0</vt:i4>
      </vt:variant>
      <vt:variant>
        <vt:i4>5</vt:i4>
      </vt:variant>
      <vt:variant>
        <vt:lpwstr>http://www.discapnet.es/web_accesible/wcag10/WAI-WEBCONTENT-19990505_es.html</vt:lpwstr>
      </vt:variant>
      <vt:variant>
        <vt:lpwstr>tech-device-independent-events</vt:lpwstr>
      </vt:variant>
      <vt:variant>
        <vt:i4>327762</vt:i4>
      </vt:variant>
      <vt:variant>
        <vt:i4>2115</vt:i4>
      </vt:variant>
      <vt:variant>
        <vt:i4>0</vt:i4>
      </vt:variant>
      <vt:variant>
        <vt:i4>5</vt:i4>
      </vt:variant>
      <vt:variant>
        <vt:lpwstr>http://www.discapnet.es/web_accesible/wcag10/WAI-WEBCONTENT-19990505_es.html</vt:lpwstr>
      </vt:variant>
      <vt:variant>
        <vt:lpwstr>tech-keyboard-operable</vt:lpwstr>
      </vt:variant>
      <vt:variant>
        <vt:i4>6553634</vt:i4>
      </vt:variant>
      <vt:variant>
        <vt:i4>2112</vt:i4>
      </vt:variant>
      <vt:variant>
        <vt:i4>0</vt:i4>
      </vt:variant>
      <vt:variant>
        <vt:i4>5</vt:i4>
      </vt:variant>
      <vt:variant>
        <vt:lpwstr>http://www.discapnet.es/web_accesible/wcag10/WAI-WEBCONTENT-19990505_es.html</vt:lpwstr>
      </vt:variant>
      <vt:variant>
        <vt:lpwstr>tech-directly-accessible</vt:lpwstr>
      </vt:variant>
      <vt:variant>
        <vt:i4>5242890</vt:i4>
      </vt:variant>
      <vt:variant>
        <vt:i4>2109</vt:i4>
      </vt:variant>
      <vt:variant>
        <vt:i4>0</vt:i4>
      </vt:variant>
      <vt:variant>
        <vt:i4>5</vt:i4>
      </vt:variant>
      <vt:variant>
        <vt:lpwstr>http://www.discapnet.es/web_accesible/wcag10/WAI-WEBCONTENT-19990505_es.html</vt:lpwstr>
      </vt:variant>
      <vt:variant>
        <vt:lpwstr>tech-avoid-movement</vt:lpwstr>
      </vt:variant>
      <vt:variant>
        <vt:i4>458753</vt:i4>
      </vt:variant>
      <vt:variant>
        <vt:i4>2106</vt:i4>
      </vt:variant>
      <vt:variant>
        <vt:i4>0</vt:i4>
      </vt:variant>
      <vt:variant>
        <vt:i4>5</vt:i4>
      </vt:variant>
      <vt:variant>
        <vt:lpwstr>http://www.discapnet.es/web_accesible/wcag10/WAI-WEBCONTENT-19990505_es.html</vt:lpwstr>
      </vt:variant>
      <vt:variant>
        <vt:lpwstr>tech-keyboard-operable-scripts</vt:lpwstr>
      </vt:variant>
      <vt:variant>
        <vt:i4>3473535</vt:i4>
      </vt:variant>
      <vt:variant>
        <vt:i4>2103</vt:i4>
      </vt:variant>
      <vt:variant>
        <vt:i4>0</vt:i4>
      </vt:variant>
      <vt:variant>
        <vt:i4>5</vt:i4>
      </vt:variant>
      <vt:variant>
        <vt:lpwstr>http://www.discapnet.es/web_accesible/wcag10/WAI-WEBCONTENT-19990505_es.html</vt:lpwstr>
      </vt:variant>
      <vt:variant>
        <vt:lpwstr>tech-associate-labels</vt:lpwstr>
      </vt:variant>
      <vt:variant>
        <vt:i4>7864382</vt:i4>
      </vt:variant>
      <vt:variant>
        <vt:i4>2100</vt:i4>
      </vt:variant>
      <vt:variant>
        <vt:i4>0</vt:i4>
      </vt:variant>
      <vt:variant>
        <vt:i4>5</vt:i4>
      </vt:variant>
      <vt:variant>
        <vt:lpwstr>http://www.discapnet.es/web_accesible/wcag10/WAI-WEBCONTENT-19990505_es.html</vt:lpwstr>
      </vt:variant>
      <vt:variant>
        <vt:lpwstr>tech-unassociated-labels</vt:lpwstr>
      </vt:variant>
      <vt:variant>
        <vt:i4>5570568</vt:i4>
      </vt:variant>
      <vt:variant>
        <vt:i4>2097</vt:i4>
      </vt:variant>
      <vt:variant>
        <vt:i4>0</vt:i4>
      </vt:variant>
      <vt:variant>
        <vt:i4>5</vt:i4>
      </vt:variant>
      <vt:variant>
        <vt:lpwstr>http://www.discapnet.es/web_accesible/wcag10/WAI-WEBCONTENT-19990505_es.html</vt:lpwstr>
      </vt:variant>
      <vt:variant>
        <vt:lpwstr>tech-frame-longdesc</vt:lpwstr>
      </vt:variant>
      <vt:variant>
        <vt:i4>3211385</vt:i4>
      </vt:variant>
      <vt:variant>
        <vt:i4>2094</vt:i4>
      </vt:variant>
      <vt:variant>
        <vt:i4>0</vt:i4>
      </vt:variant>
      <vt:variant>
        <vt:i4>5</vt:i4>
      </vt:variant>
      <vt:variant>
        <vt:lpwstr>http://www.discapnet.es/web_accesible/wcag10/WAI-WEBCONTENT-19990505_es.html</vt:lpwstr>
      </vt:variant>
      <vt:variant>
        <vt:lpwstr>tech-table-layout</vt:lpwstr>
      </vt:variant>
      <vt:variant>
        <vt:i4>5177353</vt:i4>
      </vt:variant>
      <vt:variant>
        <vt:i4>2091</vt:i4>
      </vt:variant>
      <vt:variant>
        <vt:i4>0</vt:i4>
      </vt:variant>
      <vt:variant>
        <vt:i4>5</vt:i4>
      </vt:variant>
      <vt:variant>
        <vt:lpwstr>http://www.discapnet.es/web_accesible/wcag10/WAI-WEBCONTENT-19990505_es.html</vt:lpwstr>
      </vt:variant>
      <vt:variant>
        <vt:lpwstr>tech-avoid-table-for-layout</vt:lpwstr>
      </vt:variant>
      <vt:variant>
        <vt:i4>2424875</vt:i4>
      </vt:variant>
      <vt:variant>
        <vt:i4>2088</vt:i4>
      </vt:variant>
      <vt:variant>
        <vt:i4>0</vt:i4>
      </vt:variant>
      <vt:variant>
        <vt:i4>5</vt:i4>
      </vt:variant>
      <vt:variant>
        <vt:lpwstr>http://www.discapnet.es/web_accesible/wcag10/WAI-WEBCONTENT-19990505_es.html</vt:lpwstr>
      </vt:variant>
      <vt:variant>
        <vt:lpwstr>tech-clear-nav-mechanism</vt:lpwstr>
      </vt:variant>
      <vt:variant>
        <vt:i4>8126503</vt:i4>
      </vt:variant>
      <vt:variant>
        <vt:i4>2085</vt:i4>
      </vt:variant>
      <vt:variant>
        <vt:i4>0</vt:i4>
      </vt:variant>
      <vt:variant>
        <vt:i4>5</vt:i4>
      </vt:variant>
      <vt:variant>
        <vt:lpwstr>http://www.discapnet.es/web_accesible/wcag10/WAI-WEBCONTENT-19990505_es.html</vt:lpwstr>
      </vt:variant>
      <vt:variant>
        <vt:lpwstr>tech-site-description</vt:lpwstr>
      </vt:variant>
      <vt:variant>
        <vt:i4>3866732</vt:i4>
      </vt:variant>
      <vt:variant>
        <vt:i4>2082</vt:i4>
      </vt:variant>
      <vt:variant>
        <vt:i4>0</vt:i4>
      </vt:variant>
      <vt:variant>
        <vt:i4>5</vt:i4>
      </vt:variant>
      <vt:variant>
        <vt:lpwstr>http://www.discapnet.es/web_accesible/wcag10/WAI-WEBCONTENT-19990505_es.html</vt:lpwstr>
      </vt:variant>
      <vt:variant>
        <vt:lpwstr>tech-use-metadata</vt:lpwstr>
      </vt:variant>
      <vt:variant>
        <vt:i4>7995450</vt:i4>
      </vt:variant>
      <vt:variant>
        <vt:i4>2079</vt:i4>
      </vt:variant>
      <vt:variant>
        <vt:i4>0</vt:i4>
      </vt:variant>
      <vt:variant>
        <vt:i4>5</vt:i4>
      </vt:variant>
      <vt:variant>
        <vt:lpwstr>http://www.discapnet.es/web_accesible/wcag10/WAI-WEBCONTENT-19990505_es.html</vt:lpwstr>
      </vt:variant>
      <vt:variant>
        <vt:lpwstr>tech-meaningful-links</vt:lpwstr>
      </vt:variant>
      <vt:variant>
        <vt:i4>4259850</vt:i4>
      </vt:variant>
      <vt:variant>
        <vt:i4>2076</vt:i4>
      </vt:variant>
      <vt:variant>
        <vt:i4>0</vt:i4>
      </vt:variant>
      <vt:variant>
        <vt:i4>5</vt:i4>
      </vt:variant>
      <vt:variant>
        <vt:lpwstr>http://www.discapnet.es/web_accesible/wcag10/WAI-WEBCONTENT-19990505_es.html</vt:lpwstr>
      </vt:variant>
      <vt:variant>
        <vt:lpwstr>tech-group-information</vt:lpwstr>
      </vt:variant>
      <vt:variant>
        <vt:i4>3997797</vt:i4>
      </vt:variant>
      <vt:variant>
        <vt:i4>2073</vt:i4>
      </vt:variant>
      <vt:variant>
        <vt:i4>0</vt:i4>
      </vt:variant>
      <vt:variant>
        <vt:i4>5</vt:i4>
      </vt:variant>
      <vt:variant>
        <vt:lpwstr>http://www.discapnet.es/web_accesible/wcag10/WAI-WEBCONTENT-19990505_es.html</vt:lpwstr>
      </vt:variant>
      <vt:variant>
        <vt:lpwstr>tech-avoid-deprecated</vt:lpwstr>
      </vt:variant>
      <vt:variant>
        <vt:i4>6881317</vt:i4>
      </vt:variant>
      <vt:variant>
        <vt:i4>2070</vt:i4>
      </vt:variant>
      <vt:variant>
        <vt:i4>0</vt:i4>
      </vt:variant>
      <vt:variant>
        <vt:i4>5</vt:i4>
      </vt:variant>
      <vt:variant>
        <vt:lpwstr>http://www.discapnet.es/web_accesible/wcag10/WAI-WEBCONTENT-19990505_es.html</vt:lpwstr>
      </vt:variant>
      <vt:variant>
        <vt:lpwstr>tech-latest-w3c-specs</vt:lpwstr>
      </vt:variant>
      <vt:variant>
        <vt:i4>5111895</vt:i4>
      </vt:variant>
      <vt:variant>
        <vt:i4>2067</vt:i4>
      </vt:variant>
      <vt:variant>
        <vt:i4>0</vt:i4>
      </vt:variant>
      <vt:variant>
        <vt:i4>5</vt:i4>
      </vt:variant>
      <vt:variant>
        <vt:lpwstr>http://www.discapnet.es/web_accesible/wcag10/WAI-WEBCONTENT-19990505_es.html</vt:lpwstr>
      </vt:variant>
      <vt:variant>
        <vt:lpwstr>tech-avoid-pop-ups</vt:lpwstr>
      </vt:variant>
      <vt:variant>
        <vt:i4>6946922</vt:i4>
      </vt:variant>
      <vt:variant>
        <vt:i4>2064</vt:i4>
      </vt:variant>
      <vt:variant>
        <vt:i4>0</vt:i4>
      </vt:variant>
      <vt:variant>
        <vt:i4>5</vt:i4>
      </vt:variant>
      <vt:variant>
        <vt:lpwstr>http://www.discapnet.es/web_accesible/wcag10/WAI-WEBCONTENT-19990505_es.html</vt:lpwstr>
      </vt:variant>
      <vt:variant>
        <vt:lpwstr>tech-no-auto-forward</vt:lpwstr>
      </vt:variant>
      <vt:variant>
        <vt:i4>7536757</vt:i4>
      </vt:variant>
      <vt:variant>
        <vt:i4>2061</vt:i4>
      </vt:variant>
      <vt:variant>
        <vt:i4>0</vt:i4>
      </vt:variant>
      <vt:variant>
        <vt:i4>5</vt:i4>
      </vt:variant>
      <vt:variant>
        <vt:lpwstr>http://www.discapnet.es/web_accesible/wcag10/WAI-WEBCONTENT-19990505_es.html</vt:lpwstr>
      </vt:variant>
      <vt:variant>
        <vt:lpwstr>tech-no-periodic-refresh</vt:lpwstr>
      </vt:variant>
      <vt:variant>
        <vt:i4>4587534</vt:i4>
      </vt:variant>
      <vt:variant>
        <vt:i4>2058</vt:i4>
      </vt:variant>
      <vt:variant>
        <vt:i4>0</vt:i4>
      </vt:variant>
      <vt:variant>
        <vt:i4>5</vt:i4>
      </vt:variant>
      <vt:variant>
        <vt:lpwstr>http://www.discapnet.es/web_accesible/wcag10/WAI-WEBCONTENT-19990505_es.html</vt:lpwstr>
      </vt:variant>
      <vt:variant>
        <vt:lpwstr>tech-avoid-blinking</vt:lpwstr>
      </vt:variant>
      <vt:variant>
        <vt:i4>71</vt:i4>
      </vt:variant>
      <vt:variant>
        <vt:i4>2055</vt:i4>
      </vt:variant>
      <vt:variant>
        <vt:i4>0</vt:i4>
      </vt:variant>
      <vt:variant>
        <vt:i4>5</vt:i4>
      </vt:variant>
      <vt:variant>
        <vt:lpwstr>http://www.discapnet.es/web_accesible/wcag10/WAI-WEBCONTENT-19990505_es.html</vt:lpwstr>
      </vt:variant>
      <vt:variant>
        <vt:lpwstr>tech-fallback-page</vt:lpwstr>
      </vt:variant>
      <vt:variant>
        <vt:i4>5832790</vt:i4>
      </vt:variant>
      <vt:variant>
        <vt:i4>2052</vt:i4>
      </vt:variant>
      <vt:variant>
        <vt:i4>0</vt:i4>
      </vt:variant>
      <vt:variant>
        <vt:i4>5</vt:i4>
      </vt:variant>
      <vt:variant>
        <vt:lpwstr>http://www.discapnet.es/web_accesible/wcag10/WAI-WEBCONTENT-19990505_es.html</vt:lpwstr>
      </vt:variant>
      <vt:variant>
        <vt:lpwstr>tech-quotes</vt:lpwstr>
      </vt:variant>
      <vt:variant>
        <vt:i4>1507421</vt:i4>
      </vt:variant>
      <vt:variant>
        <vt:i4>2049</vt:i4>
      </vt:variant>
      <vt:variant>
        <vt:i4>0</vt:i4>
      </vt:variant>
      <vt:variant>
        <vt:i4>5</vt:i4>
      </vt:variant>
      <vt:variant>
        <vt:lpwstr>http://www.discapnet.es/web_accesible/wcag10/WAI-WEBCONTENT-19990505_es.html</vt:lpwstr>
      </vt:variant>
      <vt:variant>
        <vt:lpwstr>tech-list-structure</vt:lpwstr>
      </vt:variant>
      <vt:variant>
        <vt:i4>2162802</vt:i4>
      </vt:variant>
      <vt:variant>
        <vt:i4>2046</vt:i4>
      </vt:variant>
      <vt:variant>
        <vt:i4>0</vt:i4>
      </vt:variant>
      <vt:variant>
        <vt:i4>5</vt:i4>
      </vt:variant>
      <vt:variant>
        <vt:lpwstr>http://www.discapnet.es/web_accesible/wcag10/WAI-WEBCONTENT-19990505_es.html</vt:lpwstr>
      </vt:variant>
      <vt:variant>
        <vt:lpwstr>tech-logical-headings</vt:lpwstr>
      </vt:variant>
      <vt:variant>
        <vt:i4>589891</vt:i4>
      </vt:variant>
      <vt:variant>
        <vt:i4>2043</vt:i4>
      </vt:variant>
      <vt:variant>
        <vt:i4>0</vt:i4>
      </vt:variant>
      <vt:variant>
        <vt:i4>5</vt:i4>
      </vt:variant>
      <vt:variant>
        <vt:lpwstr>http://www.discapnet.es/web_accesible/wcag10/WAI-WEBCONTENT-19990505_es.html</vt:lpwstr>
      </vt:variant>
      <vt:variant>
        <vt:lpwstr>tech-relative-units</vt:lpwstr>
      </vt:variant>
      <vt:variant>
        <vt:i4>3080303</vt:i4>
      </vt:variant>
      <vt:variant>
        <vt:i4>2040</vt:i4>
      </vt:variant>
      <vt:variant>
        <vt:i4>0</vt:i4>
      </vt:variant>
      <vt:variant>
        <vt:i4>5</vt:i4>
      </vt:variant>
      <vt:variant>
        <vt:lpwstr>http://www.discapnet.es/web_accesible/wcag10/WAI-WEBCONTENT-19990505_es.html</vt:lpwstr>
      </vt:variant>
      <vt:variant>
        <vt:lpwstr>tech-style-sheets</vt:lpwstr>
      </vt:variant>
      <vt:variant>
        <vt:i4>7274534</vt:i4>
      </vt:variant>
      <vt:variant>
        <vt:i4>2037</vt:i4>
      </vt:variant>
      <vt:variant>
        <vt:i4>0</vt:i4>
      </vt:variant>
      <vt:variant>
        <vt:i4>5</vt:i4>
      </vt:variant>
      <vt:variant>
        <vt:lpwstr>http://www.discapnet.es/web_accesible/wcag10/WAI-WEBCONTENT-19990505_es.html</vt:lpwstr>
      </vt:variant>
      <vt:variant>
        <vt:lpwstr>tech-identify-grammar</vt:lpwstr>
      </vt:variant>
      <vt:variant>
        <vt:i4>5767171</vt:i4>
      </vt:variant>
      <vt:variant>
        <vt:i4>2034</vt:i4>
      </vt:variant>
      <vt:variant>
        <vt:i4>0</vt:i4>
      </vt:variant>
      <vt:variant>
        <vt:i4>5</vt:i4>
      </vt:variant>
      <vt:variant>
        <vt:lpwstr>http://www.discapnet.es/web_accesible/wcag10/WAI-WEBCONTENT-19990505_es.html</vt:lpwstr>
      </vt:variant>
      <vt:variant>
        <vt:lpwstr>tech-use-markup</vt:lpwstr>
      </vt:variant>
      <vt:variant>
        <vt:i4>5439488</vt:i4>
      </vt:variant>
      <vt:variant>
        <vt:i4>2031</vt:i4>
      </vt:variant>
      <vt:variant>
        <vt:i4>0</vt:i4>
      </vt:variant>
      <vt:variant>
        <vt:i4>5</vt:i4>
      </vt:variant>
      <vt:variant>
        <vt:lpwstr>http://www.discapnet.es/web_accesible/wcag10/WAI-WEBCONTENT-19990505_es.html</vt:lpwstr>
      </vt:variant>
      <vt:variant>
        <vt:lpwstr>tech-color-contrast</vt:lpwstr>
      </vt:variant>
      <vt:variant>
        <vt:i4>5439506</vt:i4>
      </vt:variant>
      <vt:variant>
        <vt:i4>2028</vt:i4>
      </vt:variant>
      <vt:variant>
        <vt:i4>0</vt:i4>
      </vt:variant>
      <vt:variant>
        <vt:i4>5</vt:i4>
      </vt:variant>
      <vt:variant>
        <vt:lpwstr>http://www.discapnet.es/web_accesible/wcag10/WAI-WEBCONTENT-19990505_es.html</vt:lpwstr>
      </vt:variant>
      <vt:variant>
        <vt:lpwstr>tech-alt-pages</vt:lpwstr>
      </vt:variant>
      <vt:variant>
        <vt:i4>2293870</vt:i4>
      </vt:variant>
      <vt:variant>
        <vt:i4>2025</vt:i4>
      </vt:variant>
      <vt:variant>
        <vt:i4>0</vt:i4>
      </vt:variant>
      <vt:variant>
        <vt:i4>5</vt:i4>
      </vt:variant>
      <vt:variant>
        <vt:lpwstr>http://www.discapnet.es/web_accesible/wcag10/WAI-WEBCONTENT-19990505_es.html</vt:lpwstr>
      </vt:variant>
      <vt:variant>
        <vt:lpwstr>tech-synchronize-equivalents</vt:lpwstr>
      </vt:variant>
      <vt:variant>
        <vt:i4>720975</vt:i4>
      </vt:variant>
      <vt:variant>
        <vt:i4>2022</vt:i4>
      </vt:variant>
      <vt:variant>
        <vt:i4>0</vt:i4>
      </vt:variant>
      <vt:variant>
        <vt:i4>5</vt:i4>
      </vt:variant>
      <vt:variant>
        <vt:lpwstr>http://www.discapnet.es/web_accesible/wcag10/WAI-WEBCONTENT-19990505_es.html</vt:lpwstr>
      </vt:variant>
      <vt:variant>
        <vt:lpwstr>tech-auditory-descriptions</vt:lpwstr>
      </vt:variant>
      <vt:variant>
        <vt:i4>2097193</vt:i4>
      </vt:variant>
      <vt:variant>
        <vt:i4>2019</vt:i4>
      </vt:variant>
      <vt:variant>
        <vt:i4>0</vt:i4>
      </vt:variant>
      <vt:variant>
        <vt:i4>5</vt:i4>
      </vt:variant>
      <vt:variant>
        <vt:lpwstr>http://www.discapnet.es/web_accesible/wcag10/WAI-WEBCONTENT-19990505_es.html</vt:lpwstr>
      </vt:variant>
      <vt:variant>
        <vt:lpwstr>tech-scripts</vt:lpwstr>
      </vt:variant>
      <vt:variant>
        <vt:i4>3473520</vt:i4>
      </vt:variant>
      <vt:variant>
        <vt:i4>2016</vt:i4>
      </vt:variant>
      <vt:variant>
        <vt:i4>0</vt:i4>
      </vt:variant>
      <vt:variant>
        <vt:i4>5</vt:i4>
      </vt:variant>
      <vt:variant>
        <vt:lpwstr>http://www.discapnet.es/web_accesible/wcag10/WAI-WEBCONTENT-19990505_es.html</vt:lpwstr>
      </vt:variant>
      <vt:variant>
        <vt:lpwstr>tech-redundant-server-links1</vt:lpwstr>
      </vt:variant>
      <vt:variant>
        <vt:i4>2293872</vt:i4>
      </vt:variant>
      <vt:variant>
        <vt:i4>2013</vt:i4>
      </vt:variant>
      <vt:variant>
        <vt:i4>0</vt:i4>
      </vt:variant>
      <vt:variant>
        <vt:i4>5</vt:i4>
      </vt:variant>
      <vt:variant>
        <vt:lpwstr>http://www.discapnet.es/web_accesible/wcag10/WAI-WEBCONTENT-19990505_es.html</vt:lpwstr>
      </vt:variant>
      <vt:variant>
        <vt:lpwstr>tech-table-structure</vt:lpwstr>
      </vt:variant>
      <vt:variant>
        <vt:i4>5111812</vt:i4>
      </vt:variant>
      <vt:variant>
        <vt:i4>2010</vt:i4>
      </vt:variant>
      <vt:variant>
        <vt:i4>0</vt:i4>
      </vt:variant>
      <vt:variant>
        <vt:i4>5</vt:i4>
      </vt:variant>
      <vt:variant>
        <vt:lpwstr>http://www.discapnet.es/web_accesible/wcag10/WAI-WEBCONTENT-19990505_es.html</vt:lpwstr>
      </vt:variant>
      <vt:variant>
        <vt:lpwstr>tech-table-headers</vt:lpwstr>
      </vt:variant>
      <vt:variant>
        <vt:i4>7995505</vt:i4>
      </vt:variant>
      <vt:variant>
        <vt:i4>2007</vt:i4>
      </vt:variant>
      <vt:variant>
        <vt:i4>0</vt:i4>
      </vt:variant>
      <vt:variant>
        <vt:i4>5</vt:i4>
      </vt:variant>
      <vt:variant>
        <vt:lpwstr>http://www.discapnet.es/web_accesible/wcag10/WAI-WEBCONTENT-19990505_es.html</vt:lpwstr>
      </vt:variant>
      <vt:variant>
        <vt:lpwstr>tech-client-side-maps</vt:lpwstr>
      </vt:variant>
      <vt:variant>
        <vt:i4>262147</vt:i4>
      </vt:variant>
      <vt:variant>
        <vt:i4>2004</vt:i4>
      </vt:variant>
      <vt:variant>
        <vt:i4>0</vt:i4>
      </vt:variant>
      <vt:variant>
        <vt:i4>5</vt:i4>
      </vt:variant>
      <vt:variant>
        <vt:lpwstr>http://www.discapnet.es/web_accesible/wcag10/WAI-WEBCONTENT-19990505_es.html</vt:lpwstr>
      </vt:variant>
      <vt:variant>
        <vt:lpwstr>tech-redundant-server-links</vt:lpwstr>
      </vt:variant>
      <vt:variant>
        <vt:i4>5374043</vt:i4>
      </vt:variant>
      <vt:variant>
        <vt:i4>2001</vt:i4>
      </vt:variant>
      <vt:variant>
        <vt:i4>0</vt:i4>
      </vt:variant>
      <vt:variant>
        <vt:i4>5</vt:i4>
      </vt:variant>
      <vt:variant>
        <vt:lpwstr>http://www.discapnet.es/web_accesible/wcag10/WAI-WEBCONTENT-19990505_es.html</vt:lpwstr>
      </vt:variant>
      <vt:variant>
        <vt:lpwstr>tech-simple-and-straightforward</vt:lpwstr>
      </vt:variant>
      <vt:variant>
        <vt:i4>6160399</vt:i4>
      </vt:variant>
      <vt:variant>
        <vt:i4>1998</vt:i4>
      </vt:variant>
      <vt:variant>
        <vt:i4>0</vt:i4>
      </vt:variant>
      <vt:variant>
        <vt:i4>5</vt:i4>
      </vt:variant>
      <vt:variant>
        <vt:lpwstr>http://www.discapnet.es/web_accesible/wcag10/WAI-WEBCONTENT-19990505_es.html</vt:lpwstr>
      </vt:variant>
      <vt:variant>
        <vt:lpwstr>tech-avoid-flicker</vt:lpwstr>
      </vt:variant>
      <vt:variant>
        <vt:i4>4390934</vt:i4>
      </vt:variant>
      <vt:variant>
        <vt:i4>1995</vt:i4>
      </vt:variant>
      <vt:variant>
        <vt:i4>0</vt:i4>
      </vt:variant>
      <vt:variant>
        <vt:i4>5</vt:i4>
      </vt:variant>
      <vt:variant>
        <vt:lpwstr>http://www.discapnet.es/web_accesible/wcag10/WAI-WEBCONTENT-19990505_es.html</vt:lpwstr>
      </vt:variant>
      <vt:variant>
        <vt:lpwstr>tech-dynamic-source</vt:lpwstr>
      </vt:variant>
      <vt:variant>
        <vt:i4>5636181</vt:i4>
      </vt:variant>
      <vt:variant>
        <vt:i4>1992</vt:i4>
      </vt:variant>
      <vt:variant>
        <vt:i4>0</vt:i4>
      </vt:variant>
      <vt:variant>
        <vt:i4>5</vt:i4>
      </vt:variant>
      <vt:variant>
        <vt:lpwstr>http://www.discapnet.es/web_accesible/wcag10/WAI-WEBCONTENT-19990505_es.html</vt:lpwstr>
      </vt:variant>
      <vt:variant>
        <vt:lpwstr>tech-order-style-sheets</vt:lpwstr>
      </vt:variant>
      <vt:variant>
        <vt:i4>7471144</vt:i4>
      </vt:variant>
      <vt:variant>
        <vt:i4>1989</vt:i4>
      </vt:variant>
      <vt:variant>
        <vt:i4>0</vt:i4>
      </vt:variant>
      <vt:variant>
        <vt:i4>5</vt:i4>
      </vt:variant>
      <vt:variant>
        <vt:lpwstr>http://www.discapnet.es/web_accesible/wcag10/WAI-WEBCONTENT-19990505_es.html</vt:lpwstr>
      </vt:variant>
      <vt:variant>
        <vt:lpwstr>tech-identify-changes</vt:lpwstr>
      </vt:variant>
      <vt:variant>
        <vt:i4>3604579</vt:i4>
      </vt:variant>
      <vt:variant>
        <vt:i4>1986</vt:i4>
      </vt:variant>
      <vt:variant>
        <vt:i4>0</vt:i4>
      </vt:variant>
      <vt:variant>
        <vt:i4>5</vt:i4>
      </vt:variant>
      <vt:variant>
        <vt:lpwstr>http://www.discapnet.es/web_accesible/wcag10/WAI-WEBCONTENT-19990505_es.html</vt:lpwstr>
      </vt:variant>
      <vt:variant>
        <vt:lpwstr>tech-color-convey</vt:lpwstr>
      </vt:variant>
      <vt:variant>
        <vt:i4>7012386</vt:i4>
      </vt:variant>
      <vt:variant>
        <vt:i4>1983</vt:i4>
      </vt:variant>
      <vt:variant>
        <vt:i4>0</vt:i4>
      </vt:variant>
      <vt:variant>
        <vt:i4>5</vt:i4>
      </vt:variant>
      <vt:variant>
        <vt:lpwstr>http://www.discapnet.es/web_accesible/wcag10/WAI-WEBCONTENT-19990505_es.html</vt:lpwstr>
      </vt:variant>
      <vt:variant>
        <vt:lpwstr>tech-text-equivalent</vt:lpwstr>
      </vt:variant>
      <vt:variant>
        <vt:i4>1048634</vt:i4>
      </vt:variant>
      <vt:variant>
        <vt:i4>1977</vt:i4>
      </vt:variant>
      <vt:variant>
        <vt:i4>0</vt:i4>
      </vt:variant>
      <vt:variant>
        <vt:i4>5</vt:i4>
      </vt:variant>
      <vt:variant>
        <vt:lpwstr/>
      </vt:variant>
      <vt:variant>
        <vt:lpwstr>_Toc233720938</vt:lpwstr>
      </vt:variant>
      <vt:variant>
        <vt:i4>1048634</vt:i4>
      </vt:variant>
      <vt:variant>
        <vt:i4>1971</vt:i4>
      </vt:variant>
      <vt:variant>
        <vt:i4>0</vt:i4>
      </vt:variant>
      <vt:variant>
        <vt:i4>5</vt:i4>
      </vt:variant>
      <vt:variant>
        <vt:lpwstr/>
      </vt:variant>
      <vt:variant>
        <vt:lpwstr>_Toc233720937</vt:lpwstr>
      </vt:variant>
      <vt:variant>
        <vt:i4>1048634</vt:i4>
      </vt:variant>
      <vt:variant>
        <vt:i4>1965</vt:i4>
      </vt:variant>
      <vt:variant>
        <vt:i4>0</vt:i4>
      </vt:variant>
      <vt:variant>
        <vt:i4>5</vt:i4>
      </vt:variant>
      <vt:variant>
        <vt:lpwstr/>
      </vt:variant>
      <vt:variant>
        <vt:lpwstr>_Toc233720936</vt:lpwstr>
      </vt:variant>
      <vt:variant>
        <vt:i4>1048634</vt:i4>
      </vt:variant>
      <vt:variant>
        <vt:i4>1959</vt:i4>
      </vt:variant>
      <vt:variant>
        <vt:i4>0</vt:i4>
      </vt:variant>
      <vt:variant>
        <vt:i4>5</vt:i4>
      </vt:variant>
      <vt:variant>
        <vt:lpwstr/>
      </vt:variant>
      <vt:variant>
        <vt:lpwstr>_Toc233720935</vt:lpwstr>
      </vt:variant>
      <vt:variant>
        <vt:i4>1048634</vt:i4>
      </vt:variant>
      <vt:variant>
        <vt:i4>1953</vt:i4>
      </vt:variant>
      <vt:variant>
        <vt:i4>0</vt:i4>
      </vt:variant>
      <vt:variant>
        <vt:i4>5</vt:i4>
      </vt:variant>
      <vt:variant>
        <vt:lpwstr/>
      </vt:variant>
      <vt:variant>
        <vt:lpwstr>_Toc233720934</vt:lpwstr>
      </vt:variant>
      <vt:variant>
        <vt:i4>1048634</vt:i4>
      </vt:variant>
      <vt:variant>
        <vt:i4>1947</vt:i4>
      </vt:variant>
      <vt:variant>
        <vt:i4>0</vt:i4>
      </vt:variant>
      <vt:variant>
        <vt:i4>5</vt:i4>
      </vt:variant>
      <vt:variant>
        <vt:lpwstr/>
      </vt:variant>
      <vt:variant>
        <vt:lpwstr>_Toc233720933</vt:lpwstr>
      </vt:variant>
      <vt:variant>
        <vt:i4>1048634</vt:i4>
      </vt:variant>
      <vt:variant>
        <vt:i4>1941</vt:i4>
      </vt:variant>
      <vt:variant>
        <vt:i4>0</vt:i4>
      </vt:variant>
      <vt:variant>
        <vt:i4>5</vt:i4>
      </vt:variant>
      <vt:variant>
        <vt:lpwstr/>
      </vt:variant>
      <vt:variant>
        <vt:lpwstr>_Toc233720932</vt:lpwstr>
      </vt:variant>
      <vt:variant>
        <vt:i4>1048634</vt:i4>
      </vt:variant>
      <vt:variant>
        <vt:i4>1935</vt:i4>
      </vt:variant>
      <vt:variant>
        <vt:i4>0</vt:i4>
      </vt:variant>
      <vt:variant>
        <vt:i4>5</vt:i4>
      </vt:variant>
      <vt:variant>
        <vt:lpwstr/>
      </vt:variant>
      <vt:variant>
        <vt:lpwstr>_Toc233720931</vt:lpwstr>
      </vt:variant>
      <vt:variant>
        <vt:i4>1048634</vt:i4>
      </vt:variant>
      <vt:variant>
        <vt:i4>1929</vt:i4>
      </vt:variant>
      <vt:variant>
        <vt:i4>0</vt:i4>
      </vt:variant>
      <vt:variant>
        <vt:i4>5</vt:i4>
      </vt:variant>
      <vt:variant>
        <vt:lpwstr/>
      </vt:variant>
      <vt:variant>
        <vt:lpwstr>_Toc233720930</vt:lpwstr>
      </vt:variant>
      <vt:variant>
        <vt:i4>1114170</vt:i4>
      </vt:variant>
      <vt:variant>
        <vt:i4>1923</vt:i4>
      </vt:variant>
      <vt:variant>
        <vt:i4>0</vt:i4>
      </vt:variant>
      <vt:variant>
        <vt:i4>5</vt:i4>
      </vt:variant>
      <vt:variant>
        <vt:lpwstr/>
      </vt:variant>
      <vt:variant>
        <vt:lpwstr>_Toc233720929</vt:lpwstr>
      </vt:variant>
      <vt:variant>
        <vt:i4>1114170</vt:i4>
      </vt:variant>
      <vt:variant>
        <vt:i4>1917</vt:i4>
      </vt:variant>
      <vt:variant>
        <vt:i4>0</vt:i4>
      </vt:variant>
      <vt:variant>
        <vt:i4>5</vt:i4>
      </vt:variant>
      <vt:variant>
        <vt:lpwstr/>
      </vt:variant>
      <vt:variant>
        <vt:lpwstr>_Toc233720928</vt:lpwstr>
      </vt:variant>
      <vt:variant>
        <vt:i4>1114170</vt:i4>
      </vt:variant>
      <vt:variant>
        <vt:i4>1911</vt:i4>
      </vt:variant>
      <vt:variant>
        <vt:i4>0</vt:i4>
      </vt:variant>
      <vt:variant>
        <vt:i4>5</vt:i4>
      </vt:variant>
      <vt:variant>
        <vt:lpwstr/>
      </vt:variant>
      <vt:variant>
        <vt:lpwstr>_Toc233720927</vt:lpwstr>
      </vt:variant>
      <vt:variant>
        <vt:i4>1114170</vt:i4>
      </vt:variant>
      <vt:variant>
        <vt:i4>1905</vt:i4>
      </vt:variant>
      <vt:variant>
        <vt:i4>0</vt:i4>
      </vt:variant>
      <vt:variant>
        <vt:i4>5</vt:i4>
      </vt:variant>
      <vt:variant>
        <vt:lpwstr/>
      </vt:variant>
      <vt:variant>
        <vt:lpwstr>_Toc233720926</vt:lpwstr>
      </vt:variant>
      <vt:variant>
        <vt:i4>1114170</vt:i4>
      </vt:variant>
      <vt:variant>
        <vt:i4>1899</vt:i4>
      </vt:variant>
      <vt:variant>
        <vt:i4>0</vt:i4>
      </vt:variant>
      <vt:variant>
        <vt:i4>5</vt:i4>
      </vt:variant>
      <vt:variant>
        <vt:lpwstr/>
      </vt:variant>
      <vt:variant>
        <vt:lpwstr>_Toc233720925</vt:lpwstr>
      </vt:variant>
      <vt:variant>
        <vt:i4>1114170</vt:i4>
      </vt:variant>
      <vt:variant>
        <vt:i4>1893</vt:i4>
      </vt:variant>
      <vt:variant>
        <vt:i4>0</vt:i4>
      </vt:variant>
      <vt:variant>
        <vt:i4>5</vt:i4>
      </vt:variant>
      <vt:variant>
        <vt:lpwstr/>
      </vt:variant>
      <vt:variant>
        <vt:lpwstr>_Toc233720924</vt:lpwstr>
      </vt:variant>
      <vt:variant>
        <vt:i4>1114170</vt:i4>
      </vt:variant>
      <vt:variant>
        <vt:i4>1887</vt:i4>
      </vt:variant>
      <vt:variant>
        <vt:i4>0</vt:i4>
      </vt:variant>
      <vt:variant>
        <vt:i4>5</vt:i4>
      </vt:variant>
      <vt:variant>
        <vt:lpwstr/>
      </vt:variant>
      <vt:variant>
        <vt:lpwstr>_Toc233720923</vt:lpwstr>
      </vt:variant>
      <vt:variant>
        <vt:i4>1114170</vt:i4>
      </vt:variant>
      <vt:variant>
        <vt:i4>1881</vt:i4>
      </vt:variant>
      <vt:variant>
        <vt:i4>0</vt:i4>
      </vt:variant>
      <vt:variant>
        <vt:i4>5</vt:i4>
      </vt:variant>
      <vt:variant>
        <vt:lpwstr/>
      </vt:variant>
      <vt:variant>
        <vt:lpwstr>_Toc233720922</vt:lpwstr>
      </vt:variant>
      <vt:variant>
        <vt:i4>1114170</vt:i4>
      </vt:variant>
      <vt:variant>
        <vt:i4>1875</vt:i4>
      </vt:variant>
      <vt:variant>
        <vt:i4>0</vt:i4>
      </vt:variant>
      <vt:variant>
        <vt:i4>5</vt:i4>
      </vt:variant>
      <vt:variant>
        <vt:lpwstr/>
      </vt:variant>
      <vt:variant>
        <vt:lpwstr>_Toc233720921</vt:lpwstr>
      </vt:variant>
      <vt:variant>
        <vt:i4>1114170</vt:i4>
      </vt:variant>
      <vt:variant>
        <vt:i4>1869</vt:i4>
      </vt:variant>
      <vt:variant>
        <vt:i4>0</vt:i4>
      </vt:variant>
      <vt:variant>
        <vt:i4>5</vt:i4>
      </vt:variant>
      <vt:variant>
        <vt:lpwstr/>
      </vt:variant>
      <vt:variant>
        <vt:lpwstr>_Toc233720920</vt:lpwstr>
      </vt:variant>
      <vt:variant>
        <vt:i4>1179706</vt:i4>
      </vt:variant>
      <vt:variant>
        <vt:i4>1863</vt:i4>
      </vt:variant>
      <vt:variant>
        <vt:i4>0</vt:i4>
      </vt:variant>
      <vt:variant>
        <vt:i4>5</vt:i4>
      </vt:variant>
      <vt:variant>
        <vt:lpwstr/>
      </vt:variant>
      <vt:variant>
        <vt:lpwstr>_Toc233720919</vt:lpwstr>
      </vt:variant>
      <vt:variant>
        <vt:i4>1179706</vt:i4>
      </vt:variant>
      <vt:variant>
        <vt:i4>1857</vt:i4>
      </vt:variant>
      <vt:variant>
        <vt:i4>0</vt:i4>
      </vt:variant>
      <vt:variant>
        <vt:i4>5</vt:i4>
      </vt:variant>
      <vt:variant>
        <vt:lpwstr/>
      </vt:variant>
      <vt:variant>
        <vt:lpwstr>_Toc233720918</vt:lpwstr>
      </vt:variant>
      <vt:variant>
        <vt:i4>1179706</vt:i4>
      </vt:variant>
      <vt:variant>
        <vt:i4>1851</vt:i4>
      </vt:variant>
      <vt:variant>
        <vt:i4>0</vt:i4>
      </vt:variant>
      <vt:variant>
        <vt:i4>5</vt:i4>
      </vt:variant>
      <vt:variant>
        <vt:lpwstr/>
      </vt:variant>
      <vt:variant>
        <vt:lpwstr>_Toc233720917</vt:lpwstr>
      </vt:variant>
      <vt:variant>
        <vt:i4>1179706</vt:i4>
      </vt:variant>
      <vt:variant>
        <vt:i4>1845</vt:i4>
      </vt:variant>
      <vt:variant>
        <vt:i4>0</vt:i4>
      </vt:variant>
      <vt:variant>
        <vt:i4>5</vt:i4>
      </vt:variant>
      <vt:variant>
        <vt:lpwstr/>
      </vt:variant>
      <vt:variant>
        <vt:lpwstr>_Toc233720916</vt:lpwstr>
      </vt:variant>
      <vt:variant>
        <vt:i4>1179706</vt:i4>
      </vt:variant>
      <vt:variant>
        <vt:i4>1839</vt:i4>
      </vt:variant>
      <vt:variant>
        <vt:i4>0</vt:i4>
      </vt:variant>
      <vt:variant>
        <vt:i4>5</vt:i4>
      </vt:variant>
      <vt:variant>
        <vt:lpwstr/>
      </vt:variant>
      <vt:variant>
        <vt:lpwstr>_Toc233720915</vt:lpwstr>
      </vt:variant>
      <vt:variant>
        <vt:i4>1179706</vt:i4>
      </vt:variant>
      <vt:variant>
        <vt:i4>1833</vt:i4>
      </vt:variant>
      <vt:variant>
        <vt:i4>0</vt:i4>
      </vt:variant>
      <vt:variant>
        <vt:i4>5</vt:i4>
      </vt:variant>
      <vt:variant>
        <vt:lpwstr/>
      </vt:variant>
      <vt:variant>
        <vt:lpwstr>_Toc233720914</vt:lpwstr>
      </vt:variant>
      <vt:variant>
        <vt:i4>1179706</vt:i4>
      </vt:variant>
      <vt:variant>
        <vt:i4>1827</vt:i4>
      </vt:variant>
      <vt:variant>
        <vt:i4>0</vt:i4>
      </vt:variant>
      <vt:variant>
        <vt:i4>5</vt:i4>
      </vt:variant>
      <vt:variant>
        <vt:lpwstr/>
      </vt:variant>
      <vt:variant>
        <vt:lpwstr>_Toc233720913</vt:lpwstr>
      </vt:variant>
      <vt:variant>
        <vt:i4>1179706</vt:i4>
      </vt:variant>
      <vt:variant>
        <vt:i4>1821</vt:i4>
      </vt:variant>
      <vt:variant>
        <vt:i4>0</vt:i4>
      </vt:variant>
      <vt:variant>
        <vt:i4>5</vt:i4>
      </vt:variant>
      <vt:variant>
        <vt:lpwstr/>
      </vt:variant>
      <vt:variant>
        <vt:lpwstr>_Toc233720912</vt:lpwstr>
      </vt:variant>
      <vt:variant>
        <vt:i4>1179706</vt:i4>
      </vt:variant>
      <vt:variant>
        <vt:i4>1815</vt:i4>
      </vt:variant>
      <vt:variant>
        <vt:i4>0</vt:i4>
      </vt:variant>
      <vt:variant>
        <vt:i4>5</vt:i4>
      </vt:variant>
      <vt:variant>
        <vt:lpwstr/>
      </vt:variant>
      <vt:variant>
        <vt:lpwstr>_Toc233720911</vt:lpwstr>
      </vt:variant>
      <vt:variant>
        <vt:i4>1179706</vt:i4>
      </vt:variant>
      <vt:variant>
        <vt:i4>1809</vt:i4>
      </vt:variant>
      <vt:variant>
        <vt:i4>0</vt:i4>
      </vt:variant>
      <vt:variant>
        <vt:i4>5</vt:i4>
      </vt:variant>
      <vt:variant>
        <vt:lpwstr/>
      </vt:variant>
      <vt:variant>
        <vt:lpwstr>_Toc233720910</vt:lpwstr>
      </vt:variant>
      <vt:variant>
        <vt:i4>1245242</vt:i4>
      </vt:variant>
      <vt:variant>
        <vt:i4>1803</vt:i4>
      </vt:variant>
      <vt:variant>
        <vt:i4>0</vt:i4>
      </vt:variant>
      <vt:variant>
        <vt:i4>5</vt:i4>
      </vt:variant>
      <vt:variant>
        <vt:lpwstr/>
      </vt:variant>
      <vt:variant>
        <vt:lpwstr>_Toc233720909</vt:lpwstr>
      </vt:variant>
      <vt:variant>
        <vt:i4>1245242</vt:i4>
      </vt:variant>
      <vt:variant>
        <vt:i4>1797</vt:i4>
      </vt:variant>
      <vt:variant>
        <vt:i4>0</vt:i4>
      </vt:variant>
      <vt:variant>
        <vt:i4>5</vt:i4>
      </vt:variant>
      <vt:variant>
        <vt:lpwstr/>
      </vt:variant>
      <vt:variant>
        <vt:lpwstr>_Toc233720908</vt:lpwstr>
      </vt:variant>
      <vt:variant>
        <vt:i4>1245242</vt:i4>
      </vt:variant>
      <vt:variant>
        <vt:i4>1791</vt:i4>
      </vt:variant>
      <vt:variant>
        <vt:i4>0</vt:i4>
      </vt:variant>
      <vt:variant>
        <vt:i4>5</vt:i4>
      </vt:variant>
      <vt:variant>
        <vt:lpwstr/>
      </vt:variant>
      <vt:variant>
        <vt:lpwstr>_Toc233720907</vt:lpwstr>
      </vt:variant>
      <vt:variant>
        <vt:i4>1245242</vt:i4>
      </vt:variant>
      <vt:variant>
        <vt:i4>1785</vt:i4>
      </vt:variant>
      <vt:variant>
        <vt:i4>0</vt:i4>
      </vt:variant>
      <vt:variant>
        <vt:i4>5</vt:i4>
      </vt:variant>
      <vt:variant>
        <vt:lpwstr/>
      </vt:variant>
      <vt:variant>
        <vt:lpwstr>_Toc233720906</vt:lpwstr>
      </vt:variant>
      <vt:variant>
        <vt:i4>1245242</vt:i4>
      </vt:variant>
      <vt:variant>
        <vt:i4>1779</vt:i4>
      </vt:variant>
      <vt:variant>
        <vt:i4>0</vt:i4>
      </vt:variant>
      <vt:variant>
        <vt:i4>5</vt:i4>
      </vt:variant>
      <vt:variant>
        <vt:lpwstr/>
      </vt:variant>
      <vt:variant>
        <vt:lpwstr>_Toc233720905</vt:lpwstr>
      </vt:variant>
      <vt:variant>
        <vt:i4>1245242</vt:i4>
      </vt:variant>
      <vt:variant>
        <vt:i4>1773</vt:i4>
      </vt:variant>
      <vt:variant>
        <vt:i4>0</vt:i4>
      </vt:variant>
      <vt:variant>
        <vt:i4>5</vt:i4>
      </vt:variant>
      <vt:variant>
        <vt:lpwstr/>
      </vt:variant>
      <vt:variant>
        <vt:lpwstr>_Toc233720904</vt:lpwstr>
      </vt:variant>
      <vt:variant>
        <vt:i4>1245242</vt:i4>
      </vt:variant>
      <vt:variant>
        <vt:i4>1767</vt:i4>
      </vt:variant>
      <vt:variant>
        <vt:i4>0</vt:i4>
      </vt:variant>
      <vt:variant>
        <vt:i4>5</vt:i4>
      </vt:variant>
      <vt:variant>
        <vt:lpwstr/>
      </vt:variant>
      <vt:variant>
        <vt:lpwstr>_Toc233720903</vt:lpwstr>
      </vt:variant>
      <vt:variant>
        <vt:i4>1245242</vt:i4>
      </vt:variant>
      <vt:variant>
        <vt:i4>1761</vt:i4>
      </vt:variant>
      <vt:variant>
        <vt:i4>0</vt:i4>
      </vt:variant>
      <vt:variant>
        <vt:i4>5</vt:i4>
      </vt:variant>
      <vt:variant>
        <vt:lpwstr/>
      </vt:variant>
      <vt:variant>
        <vt:lpwstr>_Toc233720902</vt:lpwstr>
      </vt:variant>
      <vt:variant>
        <vt:i4>1245242</vt:i4>
      </vt:variant>
      <vt:variant>
        <vt:i4>1755</vt:i4>
      </vt:variant>
      <vt:variant>
        <vt:i4>0</vt:i4>
      </vt:variant>
      <vt:variant>
        <vt:i4>5</vt:i4>
      </vt:variant>
      <vt:variant>
        <vt:lpwstr/>
      </vt:variant>
      <vt:variant>
        <vt:lpwstr>_Toc233720901</vt:lpwstr>
      </vt:variant>
      <vt:variant>
        <vt:i4>1245242</vt:i4>
      </vt:variant>
      <vt:variant>
        <vt:i4>1749</vt:i4>
      </vt:variant>
      <vt:variant>
        <vt:i4>0</vt:i4>
      </vt:variant>
      <vt:variant>
        <vt:i4>5</vt:i4>
      </vt:variant>
      <vt:variant>
        <vt:lpwstr/>
      </vt:variant>
      <vt:variant>
        <vt:lpwstr>_Toc233720900</vt:lpwstr>
      </vt:variant>
      <vt:variant>
        <vt:i4>1703995</vt:i4>
      </vt:variant>
      <vt:variant>
        <vt:i4>1743</vt:i4>
      </vt:variant>
      <vt:variant>
        <vt:i4>0</vt:i4>
      </vt:variant>
      <vt:variant>
        <vt:i4>5</vt:i4>
      </vt:variant>
      <vt:variant>
        <vt:lpwstr/>
      </vt:variant>
      <vt:variant>
        <vt:lpwstr>_Toc233720899</vt:lpwstr>
      </vt:variant>
      <vt:variant>
        <vt:i4>1703995</vt:i4>
      </vt:variant>
      <vt:variant>
        <vt:i4>1737</vt:i4>
      </vt:variant>
      <vt:variant>
        <vt:i4>0</vt:i4>
      </vt:variant>
      <vt:variant>
        <vt:i4>5</vt:i4>
      </vt:variant>
      <vt:variant>
        <vt:lpwstr/>
      </vt:variant>
      <vt:variant>
        <vt:lpwstr>_Toc233720898</vt:lpwstr>
      </vt:variant>
      <vt:variant>
        <vt:i4>1703995</vt:i4>
      </vt:variant>
      <vt:variant>
        <vt:i4>1731</vt:i4>
      </vt:variant>
      <vt:variant>
        <vt:i4>0</vt:i4>
      </vt:variant>
      <vt:variant>
        <vt:i4>5</vt:i4>
      </vt:variant>
      <vt:variant>
        <vt:lpwstr/>
      </vt:variant>
      <vt:variant>
        <vt:lpwstr>_Toc233720897</vt:lpwstr>
      </vt:variant>
      <vt:variant>
        <vt:i4>1703995</vt:i4>
      </vt:variant>
      <vt:variant>
        <vt:i4>1725</vt:i4>
      </vt:variant>
      <vt:variant>
        <vt:i4>0</vt:i4>
      </vt:variant>
      <vt:variant>
        <vt:i4>5</vt:i4>
      </vt:variant>
      <vt:variant>
        <vt:lpwstr/>
      </vt:variant>
      <vt:variant>
        <vt:lpwstr>_Toc233720896</vt:lpwstr>
      </vt:variant>
      <vt:variant>
        <vt:i4>1703995</vt:i4>
      </vt:variant>
      <vt:variant>
        <vt:i4>1719</vt:i4>
      </vt:variant>
      <vt:variant>
        <vt:i4>0</vt:i4>
      </vt:variant>
      <vt:variant>
        <vt:i4>5</vt:i4>
      </vt:variant>
      <vt:variant>
        <vt:lpwstr/>
      </vt:variant>
      <vt:variant>
        <vt:lpwstr>_Toc233720895</vt:lpwstr>
      </vt:variant>
      <vt:variant>
        <vt:i4>1703995</vt:i4>
      </vt:variant>
      <vt:variant>
        <vt:i4>1713</vt:i4>
      </vt:variant>
      <vt:variant>
        <vt:i4>0</vt:i4>
      </vt:variant>
      <vt:variant>
        <vt:i4>5</vt:i4>
      </vt:variant>
      <vt:variant>
        <vt:lpwstr/>
      </vt:variant>
      <vt:variant>
        <vt:lpwstr>_Toc233720894</vt:lpwstr>
      </vt:variant>
      <vt:variant>
        <vt:i4>1703995</vt:i4>
      </vt:variant>
      <vt:variant>
        <vt:i4>1707</vt:i4>
      </vt:variant>
      <vt:variant>
        <vt:i4>0</vt:i4>
      </vt:variant>
      <vt:variant>
        <vt:i4>5</vt:i4>
      </vt:variant>
      <vt:variant>
        <vt:lpwstr/>
      </vt:variant>
      <vt:variant>
        <vt:lpwstr>_Toc233720893</vt:lpwstr>
      </vt:variant>
      <vt:variant>
        <vt:i4>1703995</vt:i4>
      </vt:variant>
      <vt:variant>
        <vt:i4>1701</vt:i4>
      </vt:variant>
      <vt:variant>
        <vt:i4>0</vt:i4>
      </vt:variant>
      <vt:variant>
        <vt:i4>5</vt:i4>
      </vt:variant>
      <vt:variant>
        <vt:lpwstr/>
      </vt:variant>
      <vt:variant>
        <vt:lpwstr>_Toc233720892</vt:lpwstr>
      </vt:variant>
      <vt:variant>
        <vt:i4>1703995</vt:i4>
      </vt:variant>
      <vt:variant>
        <vt:i4>1695</vt:i4>
      </vt:variant>
      <vt:variant>
        <vt:i4>0</vt:i4>
      </vt:variant>
      <vt:variant>
        <vt:i4>5</vt:i4>
      </vt:variant>
      <vt:variant>
        <vt:lpwstr/>
      </vt:variant>
      <vt:variant>
        <vt:lpwstr>_Toc233720891</vt:lpwstr>
      </vt:variant>
      <vt:variant>
        <vt:i4>1703995</vt:i4>
      </vt:variant>
      <vt:variant>
        <vt:i4>1689</vt:i4>
      </vt:variant>
      <vt:variant>
        <vt:i4>0</vt:i4>
      </vt:variant>
      <vt:variant>
        <vt:i4>5</vt:i4>
      </vt:variant>
      <vt:variant>
        <vt:lpwstr/>
      </vt:variant>
      <vt:variant>
        <vt:lpwstr>_Toc233720890</vt:lpwstr>
      </vt:variant>
      <vt:variant>
        <vt:i4>1769531</vt:i4>
      </vt:variant>
      <vt:variant>
        <vt:i4>1683</vt:i4>
      </vt:variant>
      <vt:variant>
        <vt:i4>0</vt:i4>
      </vt:variant>
      <vt:variant>
        <vt:i4>5</vt:i4>
      </vt:variant>
      <vt:variant>
        <vt:lpwstr/>
      </vt:variant>
      <vt:variant>
        <vt:lpwstr>_Toc233720889</vt:lpwstr>
      </vt:variant>
      <vt:variant>
        <vt:i4>1769531</vt:i4>
      </vt:variant>
      <vt:variant>
        <vt:i4>1677</vt:i4>
      </vt:variant>
      <vt:variant>
        <vt:i4>0</vt:i4>
      </vt:variant>
      <vt:variant>
        <vt:i4>5</vt:i4>
      </vt:variant>
      <vt:variant>
        <vt:lpwstr/>
      </vt:variant>
      <vt:variant>
        <vt:lpwstr>_Toc233720888</vt:lpwstr>
      </vt:variant>
      <vt:variant>
        <vt:i4>1769531</vt:i4>
      </vt:variant>
      <vt:variant>
        <vt:i4>1671</vt:i4>
      </vt:variant>
      <vt:variant>
        <vt:i4>0</vt:i4>
      </vt:variant>
      <vt:variant>
        <vt:i4>5</vt:i4>
      </vt:variant>
      <vt:variant>
        <vt:lpwstr/>
      </vt:variant>
      <vt:variant>
        <vt:lpwstr>_Toc233720887</vt:lpwstr>
      </vt:variant>
      <vt:variant>
        <vt:i4>1769531</vt:i4>
      </vt:variant>
      <vt:variant>
        <vt:i4>1665</vt:i4>
      </vt:variant>
      <vt:variant>
        <vt:i4>0</vt:i4>
      </vt:variant>
      <vt:variant>
        <vt:i4>5</vt:i4>
      </vt:variant>
      <vt:variant>
        <vt:lpwstr/>
      </vt:variant>
      <vt:variant>
        <vt:lpwstr>_Toc233720886</vt:lpwstr>
      </vt:variant>
      <vt:variant>
        <vt:i4>1769531</vt:i4>
      </vt:variant>
      <vt:variant>
        <vt:i4>1659</vt:i4>
      </vt:variant>
      <vt:variant>
        <vt:i4>0</vt:i4>
      </vt:variant>
      <vt:variant>
        <vt:i4>5</vt:i4>
      </vt:variant>
      <vt:variant>
        <vt:lpwstr/>
      </vt:variant>
      <vt:variant>
        <vt:lpwstr>_Toc233720885</vt:lpwstr>
      </vt:variant>
      <vt:variant>
        <vt:i4>1769531</vt:i4>
      </vt:variant>
      <vt:variant>
        <vt:i4>1653</vt:i4>
      </vt:variant>
      <vt:variant>
        <vt:i4>0</vt:i4>
      </vt:variant>
      <vt:variant>
        <vt:i4>5</vt:i4>
      </vt:variant>
      <vt:variant>
        <vt:lpwstr/>
      </vt:variant>
      <vt:variant>
        <vt:lpwstr>_Toc233720884</vt:lpwstr>
      </vt:variant>
      <vt:variant>
        <vt:i4>1769531</vt:i4>
      </vt:variant>
      <vt:variant>
        <vt:i4>1647</vt:i4>
      </vt:variant>
      <vt:variant>
        <vt:i4>0</vt:i4>
      </vt:variant>
      <vt:variant>
        <vt:i4>5</vt:i4>
      </vt:variant>
      <vt:variant>
        <vt:lpwstr/>
      </vt:variant>
      <vt:variant>
        <vt:lpwstr>_Toc233720883</vt:lpwstr>
      </vt:variant>
      <vt:variant>
        <vt:i4>1769531</vt:i4>
      </vt:variant>
      <vt:variant>
        <vt:i4>1641</vt:i4>
      </vt:variant>
      <vt:variant>
        <vt:i4>0</vt:i4>
      </vt:variant>
      <vt:variant>
        <vt:i4>5</vt:i4>
      </vt:variant>
      <vt:variant>
        <vt:lpwstr/>
      </vt:variant>
      <vt:variant>
        <vt:lpwstr>_Toc233720882</vt:lpwstr>
      </vt:variant>
      <vt:variant>
        <vt:i4>1769531</vt:i4>
      </vt:variant>
      <vt:variant>
        <vt:i4>1635</vt:i4>
      </vt:variant>
      <vt:variant>
        <vt:i4>0</vt:i4>
      </vt:variant>
      <vt:variant>
        <vt:i4>5</vt:i4>
      </vt:variant>
      <vt:variant>
        <vt:lpwstr/>
      </vt:variant>
      <vt:variant>
        <vt:lpwstr>_Toc233720881</vt:lpwstr>
      </vt:variant>
      <vt:variant>
        <vt:i4>1769531</vt:i4>
      </vt:variant>
      <vt:variant>
        <vt:i4>1629</vt:i4>
      </vt:variant>
      <vt:variant>
        <vt:i4>0</vt:i4>
      </vt:variant>
      <vt:variant>
        <vt:i4>5</vt:i4>
      </vt:variant>
      <vt:variant>
        <vt:lpwstr/>
      </vt:variant>
      <vt:variant>
        <vt:lpwstr>_Toc233720880</vt:lpwstr>
      </vt:variant>
      <vt:variant>
        <vt:i4>1310779</vt:i4>
      </vt:variant>
      <vt:variant>
        <vt:i4>1623</vt:i4>
      </vt:variant>
      <vt:variant>
        <vt:i4>0</vt:i4>
      </vt:variant>
      <vt:variant>
        <vt:i4>5</vt:i4>
      </vt:variant>
      <vt:variant>
        <vt:lpwstr/>
      </vt:variant>
      <vt:variant>
        <vt:lpwstr>_Toc233720879</vt:lpwstr>
      </vt:variant>
      <vt:variant>
        <vt:i4>1310779</vt:i4>
      </vt:variant>
      <vt:variant>
        <vt:i4>1617</vt:i4>
      </vt:variant>
      <vt:variant>
        <vt:i4>0</vt:i4>
      </vt:variant>
      <vt:variant>
        <vt:i4>5</vt:i4>
      </vt:variant>
      <vt:variant>
        <vt:lpwstr/>
      </vt:variant>
      <vt:variant>
        <vt:lpwstr>_Toc233720878</vt:lpwstr>
      </vt:variant>
      <vt:variant>
        <vt:i4>1310779</vt:i4>
      </vt:variant>
      <vt:variant>
        <vt:i4>1611</vt:i4>
      </vt:variant>
      <vt:variant>
        <vt:i4>0</vt:i4>
      </vt:variant>
      <vt:variant>
        <vt:i4>5</vt:i4>
      </vt:variant>
      <vt:variant>
        <vt:lpwstr/>
      </vt:variant>
      <vt:variant>
        <vt:lpwstr>_Toc233720877</vt:lpwstr>
      </vt:variant>
      <vt:variant>
        <vt:i4>1310779</vt:i4>
      </vt:variant>
      <vt:variant>
        <vt:i4>1605</vt:i4>
      </vt:variant>
      <vt:variant>
        <vt:i4>0</vt:i4>
      </vt:variant>
      <vt:variant>
        <vt:i4>5</vt:i4>
      </vt:variant>
      <vt:variant>
        <vt:lpwstr/>
      </vt:variant>
      <vt:variant>
        <vt:lpwstr>_Toc233720876</vt:lpwstr>
      </vt:variant>
      <vt:variant>
        <vt:i4>1310779</vt:i4>
      </vt:variant>
      <vt:variant>
        <vt:i4>1599</vt:i4>
      </vt:variant>
      <vt:variant>
        <vt:i4>0</vt:i4>
      </vt:variant>
      <vt:variant>
        <vt:i4>5</vt:i4>
      </vt:variant>
      <vt:variant>
        <vt:lpwstr/>
      </vt:variant>
      <vt:variant>
        <vt:lpwstr>_Toc233720875</vt:lpwstr>
      </vt:variant>
      <vt:variant>
        <vt:i4>1310779</vt:i4>
      </vt:variant>
      <vt:variant>
        <vt:i4>1593</vt:i4>
      </vt:variant>
      <vt:variant>
        <vt:i4>0</vt:i4>
      </vt:variant>
      <vt:variant>
        <vt:i4>5</vt:i4>
      </vt:variant>
      <vt:variant>
        <vt:lpwstr/>
      </vt:variant>
      <vt:variant>
        <vt:lpwstr>_Toc233720874</vt:lpwstr>
      </vt:variant>
      <vt:variant>
        <vt:i4>1310779</vt:i4>
      </vt:variant>
      <vt:variant>
        <vt:i4>1587</vt:i4>
      </vt:variant>
      <vt:variant>
        <vt:i4>0</vt:i4>
      </vt:variant>
      <vt:variant>
        <vt:i4>5</vt:i4>
      </vt:variant>
      <vt:variant>
        <vt:lpwstr/>
      </vt:variant>
      <vt:variant>
        <vt:lpwstr>_Toc233720873</vt:lpwstr>
      </vt:variant>
      <vt:variant>
        <vt:i4>1310779</vt:i4>
      </vt:variant>
      <vt:variant>
        <vt:i4>1581</vt:i4>
      </vt:variant>
      <vt:variant>
        <vt:i4>0</vt:i4>
      </vt:variant>
      <vt:variant>
        <vt:i4>5</vt:i4>
      </vt:variant>
      <vt:variant>
        <vt:lpwstr/>
      </vt:variant>
      <vt:variant>
        <vt:lpwstr>_Toc233720872</vt:lpwstr>
      </vt:variant>
      <vt:variant>
        <vt:i4>1310779</vt:i4>
      </vt:variant>
      <vt:variant>
        <vt:i4>1575</vt:i4>
      </vt:variant>
      <vt:variant>
        <vt:i4>0</vt:i4>
      </vt:variant>
      <vt:variant>
        <vt:i4>5</vt:i4>
      </vt:variant>
      <vt:variant>
        <vt:lpwstr/>
      </vt:variant>
      <vt:variant>
        <vt:lpwstr>_Toc233720871</vt:lpwstr>
      </vt:variant>
      <vt:variant>
        <vt:i4>1310779</vt:i4>
      </vt:variant>
      <vt:variant>
        <vt:i4>1569</vt:i4>
      </vt:variant>
      <vt:variant>
        <vt:i4>0</vt:i4>
      </vt:variant>
      <vt:variant>
        <vt:i4>5</vt:i4>
      </vt:variant>
      <vt:variant>
        <vt:lpwstr/>
      </vt:variant>
      <vt:variant>
        <vt:lpwstr>_Toc233720870</vt:lpwstr>
      </vt:variant>
      <vt:variant>
        <vt:i4>1376315</vt:i4>
      </vt:variant>
      <vt:variant>
        <vt:i4>1563</vt:i4>
      </vt:variant>
      <vt:variant>
        <vt:i4>0</vt:i4>
      </vt:variant>
      <vt:variant>
        <vt:i4>5</vt:i4>
      </vt:variant>
      <vt:variant>
        <vt:lpwstr/>
      </vt:variant>
      <vt:variant>
        <vt:lpwstr>_Toc233720869</vt:lpwstr>
      </vt:variant>
      <vt:variant>
        <vt:i4>1376315</vt:i4>
      </vt:variant>
      <vt:variant>
        <vt:i4>1557</vt:i4>
      </vt:variant>
      <vt:variant>
        <vt:i4>0</vt:i4>
      </vt:variant>
      <vt:variant>
        <vt:i4>5</vt:i4>
      </vt:variant>
      <vt:variant>
        <vt:lpwstr/>
      </vt:variant>
      <vt:variant>
        <vt:lpwstr>_Toc233720868</vt:lpwstr>
      </vt:variant>
      <vt:variant>
        <vt:i4>1376315</vt:i4>
      </vt:variant>
      <vt:variant>
        <vt:i4>1551</vt:i4>
      </vt:variant>
      <vt:variant>
        <vt:i4>0</vt:i4>
      </vt:variant>
      <vt:variant>
        <vt:i4>5</vt:i4>
      </vt:variant>
      <vt:variant>
        <vt:lpwstr/>
      </vt:variant>
      <vt:variant>
        <vt:lpwstr>_Toc233720867</vt:lpwstr>
      </vt:variant>
      <vt:variant>
        <vt:i4>1376315</vt:i4>
      </vt:variant>
      <vt:variant>
        <vt:i4>1545</vt:i4>
      </vt:variant>
      <vt:variant>
        <vt:i4>0</vt:i4>
      </vt:variant>
      <vt:variant>
        <vt:i4>5</vt:i4>
      </vt:variant>
      <vt:variant>
        <vt:lpwstr/>
      </vt:variant>
      <vt:variant>
        <vt:lpwstr>_Toc233720866</vt:lpwstr>
      </vt:variant>
      <vt:variant>
        <vt:i4>1376315</vt:i4>
      </vt:variant>
      <vt:variant>
        <vt:i4>1539</vt:i4>
      </vt:variant>
      <vt:variant>
        <vt:i4>0</vt:i4>
      </vt:variant>
      <vt:variant>
        <vt:i4>5</vt:i4>
      </vt:variant>
      <vt:variant>
        <vt:lpwstr/>
      </vt:variant>
      <vt:variant>
        <vt:lpwstr>_Toc233720865</vt:lpwstr>
      </vt:variant>
      <vt:variant>
        <vt:i4>1376315</vt:i4>
      </vt:variant>
      <vt:variant>
        <vt:i4>1533</vt:i4>
      </vt:variant>
      <vt:variant>
        <vt:i4>0</vt:i4>
      </vt:variant>
      <vt:variant>
        <vt:i4>5</vt:i4>
      </vt:variant>
      <vt:variant>
        <vt:lpwstr/>
      </vt:variant>
      <vt:variant>
        <vt:lpwstr>_Toc233720864</vt:lpwstr>
      </vt:variant>
      <vt:variant>
        <vt:i4>1376315</vt:i4>
      </vt:variant>
      <vt:variant>
        <vt:i4>1527</vt:i4>
      </vt:variant>
      <vt:variant>
        <vt:i4>0</vt:i4>
      </vt:variant>
      <vt:variant>
        <vt:i4>5</vt:i4>
      </vt:variant>
      <vt:variant>
        <vt:lpwstr/>
      </vt:variant>
      <vt:variant>
        <vt:lpwstr>_Toc233720863</vt:lpwstr>
      </vt:variant>
      <vt:variant>
        <vt:i4>1376315</vt:i4>
      </vt:variant>
      <vt:variant>
        <vt:i4>1521</vt:i4>
      </vt:variant>
      <vt:variant>
        <vt:i4>0</vt:i4>
      </vt:variant>
      <vt:variant>
        <vt:i4>5</vt:i4>
      </vt:variant>
      <vt:variant>
        <vt:lpwstr/>
      </vt:variant>
      <vt:variant>
        <vt:lpwstr>_Toc233720862</vt:lpwstr>
      </vt:variant>
      <vt:variant>
        <vt:i4>1376315</vt:i4>
      </vt:variant>
      <vt:variant>
        <vt:i4>1515</vt:i4>
      </vt:variant>
      <vt:variant>
        <vt:i4>0</vt:i4>
      </vt:variant>
      <vt:variant>
        <vt:i4>5</vt:i4>
      </vt:variant>
      <vt:variant>
        <vt:lpwstr/>
      </vt:variant>
      <vt:variant>
        <vt:lpwstr>_Toc233720861</vt:lpwstr>
      </vt:variant>
      <vt:variant>
        <vt:i4>1376315</vt:i4>
      </vt:variant>
      <vt:variant>
        <vt:i4>1509</vt:i4>
      </vt:variant>
      <vt:variant>
        <vt:i4>0</vt:i4>
      </vt:variant>
      <vt:variant>
        <vt:i4>5</vt:i4>
      </vt:variant>
      <vt:variant>
        <vt:lpwstr/>
      </vt:variant>
      <vt:variant>
        <vt:lpwstr>_Toc233720860</vt:lpwstr>
      </vt:variant>
      <vt:variant>
        <vt:i4>1441851</vt:i4>
      </vt:variant>
      <vt:variant>
        <vt:i4>1503</vt:i4>
      </vt:variant>
      <vt:variant>
        <vt:i4>0</vt:i4>
      </vt:variant>
      <vt:variant>
        <vt:i4>5</vt:i4>
      </vt:variant>
      <vt:variant>
        <vt:lpwstr/>
      </vt:variant>
      <vt:variant>
        <vt:lpwstr>_Toc233720859</vt:lpwstr>
      </vt:variant>
      <vt:variant>
        <vt:i4>1441851</vt:i4>
      </vt:variant>
      <vt:variant>
        <vt:i4>1497</vt:i4>
      </vt:variant>
      <vt:variant>
        <vt:i4>0</vt:i4>
      </vt:variant>
      <vt:variant>
        <vt:i4>5</vt:i4>
      </vt:variant>
      <vt:variant>
        <vt:lpwstr/>
      </vt:variant>
      <vt:variant>
        <vt:lpwstr>_Toc233720858</vt:lpwstr>
      </vt:variant>
      <vt:variant>
        <vt:i4>1441851</vt:i4>
      </vt:variant>
      <vt:variant>
        <vt:i4>1491</vt:i4>
      </vt:variant>
      <vt:variant>
        <vt:i4>0</vt:i4>
      </vt:variant>
      <vt:variant>
        <vt:i4>5</vt:i4>
      </vt:variant>
      <vt:variant>
        <vt:lpwstr/>
      </vt:variant>
      <vt:variant>
        <vt:lpwstr>_Toc233720857</vt:lpwstr>
      </vt:variant>
      <vt:variant>
        <vt:i4>1441851</vt:i4>
      </vt:variant>
      <vt:variant>
        <vt:i4>1485</vt:i4>
      </vt:variant>
      <vt:variant>
        <vt:i4>0</vt:i4>
      </vt:variant>
      <vt:variant>
        <vt:i4>5</vt:i4>
      </vt:variant>
      <vt:variant>
        <vt:lpwstr/>
      </vt:variant>
      <vt:variant>
        <vt:lpwstr>_Toc233720856</vt:lpwstr>
      </vt:variant>
      <vt:variant>
        <vt:i4>1441851</vt:i4>
      </vt:variant>
      <vt:variant>
        <vt:i4>1479</vt:i4>
      </vt:variant>
      <vt:variant>
        <vt:i4>0</vt:i4>
      </vt:variant>
      <vt:variant>
        <vt:i4>5</vt:i4>
      </vt:variant>
      <vt:variant>
        <vt:lpwstr/>
      </vt:variant>
      <vt:variant>
        <vt:lpwstr>_Toc233720855</vt:lpwstr>
      </vt:variant>
      <vt:variant>
        <vt:i4>1441851</vt:i4>
      </vt:variant>
      <vt:variant>
        <vt:i4>1473</vt:i4>
      </vt:variant>
      <vt:variant>
        <vt:i4>0</vt:i4>
      </vt:variant>
      <vt:variant>
        <vt:i4>5</vt:i4>
      </vt:variant>
      <vt:variant>
        <vt:lpwstr/>
      </vt:variant>
      <vt:variant>
        <vt:lpwstr>_Toc233720854</vt:lpwstr>
      </vt:variant>
      <vt:variant>
        <vt:i4>1441851</vt:i4>
      </vt:variant>
      <vt:variant>
        <vt:i4>1467</vt:i4>
      </vt:variant>
      <vt:variant>
        <vt:i4>0</vt:i4>
      </vt:variant>
      <vt:variant>
        <vt:i4>5</vt:i4>
      </vt:variant>
      <vt:variant>
        <vt:lpwstr/>
      </vt:variant>
      <vt:variant>
        <vt:lpwstr>_Toc233720853</vt:lpwstr>
      </vt:variant>
      <vt:variant>
        <vt:i4>1441851</vt:i4>
      </vt:variant>
      <vt:variant>
        <vt:i4>1461</vt:i4>
      </vt:variant>
      <vt:variant>
        <vt:i4>0</vt:i4>
      </vt:variant>
      <vt:variant>
        <vt:i4>5</vt:i4>
      </vt:variant>
      <vt:variant>
        <vt:lpwstr/>
      </vt:variant>
      <vt:variant>
        <vt:lpwstr>_Toc233720852</vt:lpwstr>
      </vt:variant>
      <vt:variant>
        <vt:i4>1441851</vt:i4>
      </vt:variant>
      <vt:variant>
        <vt:i4>1455</vt:i4>
      </vt:variant>
      <vt:variant>
        <vt:i4>0</vt:i4>
      </vt:variant>
      <vt:variant>
        <vt:i4>5</vt:i4>
      </vt:variant>
      <vt:variant>
        <vt:lpwstr/>
      </vt:variant>
      <vt:variant>
        <vt:lpwstr>_Toc233720851</vt:lpwstr>
      </vt:variant>
      <vt:variant>
        <vt:i4>1441851</vt:i4>
      </vt:variant>
      <vt:variant>
        <vt:i4>1449</vt:i4>
      </vt:variant>
      <vt:variant>
        <vt:i4>0</vt:i4>
      </vt:variant>
      <vt:variant>
        <vt:i4>5</vt:i4>
      </vt:variant>
      <vt:variant>
        <vt:lpwstr/>
      </vt:variant>
      <vt:variant>
        <vt:lpwstr>_Toc233720850</vt:lpwstr>
      </vt:variant>
      <vt:variant>
        <vt:i4>1507387</vt:i4>
      </vt:variant>
      <vt:variant>
        <vt:i4>1443</vt:i4>
      </vt:variant>
      <vt:variant>
        <vt:i4>0</vt:i4>
      </vt:variant>
      <vt:variant>
        <vt:i4>5</vt:i4>
      </vt:variant>
      <vt:variant>
        <vt:lpwstr/>
      </vt:variant>
      <vt:variant>
        <vt:lpwstr>_Toc233720849</vt:lpwstr>
      </vt:variant>
      <vt:variant>
        <vt:i4>1507387</vt:i4>
      </vt:variant>
      <vt:variant>
        <vt:i4>1437</vt:i4>
      </vt:variant>
      <vt:variant>
        <vt:i4>0</vt:i4>
      </vt:variant>
      <vt:variant>
        <vt:i4>5</vt:i4>
      </vt:variant>
      <vt:variant>
        <vt:lpwstr/>
      </vt:variant>
      <vt:variant>
        <vt:lpwstr>_Toc233720848</vt:lpwstr>
      </vt:variant>
      <vt:variant>
        <vt:i4>1507387</vt:i4>
      </vt:variant>
      <vt:variant>
        <vt:i4>1431</vt:i4>
      </vt:variant>
      <vt:variant>
        <vt:i4>0</vt:i4>
      </vt:variant>
      <vt:variant>
        <vt:i4>5</vt:i4>
      </vt:variant>
      <vt:variant>
        <vt:lpwstr/>
      </vt:variant>
      <vt:variant>
        <vt:lpwstr>_Toc233720847</vt:lpwstr>
      </vt:variant>
      <vt:variant>
        <vt:i4>1507387</vt:i4>
      </vt:variant>
      <vt:variant>
        <vt:i4>1425</vt:i4>
      </vt:variant>
      <vt:variant>
        <vt:i4>0</vt:i4>
      </vt:variant>
      <vt:variant>
        <vt:i4>5</vt:i4>
      </vt:variant>
      <vt:variant>
        <vt:lpwstr/>
      </vt:variant>
      <vt:variant>
        <vt:lpwstr>_Toc233720846</vt:lpwstr>
      </vt:variant>
      <vt:variant>
        <vt:i4>1507387</vt:i4>
      </vt:variant>
      <vt:variant>
        <vt:i4>1419</vt:i4>
      </vt:variant>
      <vt:variant>
        <vt:i4>0</vt:i4>
      </vt:variant>
      <vt:variant>
        <vt:i4>5</vt:i4>
      </vt:variant>
      <vt:variant>
        <vt:lpwstr/>
      </vt:variant>
      <vt:variant>
        <vt:lpwstr>_Toc233720846</vt:lpwstr>
      </vt:variant>
      <vt:variant>
        <vt:i4>1507387</vt:i4>
      </vt:variant>
      <vt:variant>
        <vt:i4>1413</vt:i4>
      </vt:variant>
      <vt:variant>
        <vt:i4>0</vt:i4>
      </vt:variant>
      <vt:variant>
        <vt:i4>5</vt:i4>
      </vt:variant>
      <vt:variant>
        <vt:lpwstr/>
      </vt:variant>
      <vt:variant>
        <vt:lpwstr>_Toc233720845</vt:lpwstr>
      </vt:variant>
      <vt:variant>
        <vt:i4>1507387</vt:i4>
      </vt:variant>
      <vt:variant>
        <vt:i4>1407</vt:i4>
      </vt:variant>
      <vt:variant>
        <vt:i4>0</vt:i4>
      </vt:variant>
      <vt:variant>
        <vt:i4>5</vt:i4>
      </vt:variant>
      <vt:variant>
        <vt:lpwstr/>
      </vt:variant>
      <vt:variant>
        <vt:lpwstr>_Toc233720844</vt:lpwstr>
      </vt:variant>
      <vt:variant>
        <vt:i4>1507387</vt:i4>
      </vt:variant>
      <vt:variant>
        <vt:i4>1401</vt:i4>
      </vt:variant>
      <vt:variant>
        <vt:i4>0</vt:i4>
      </vt:variant>
      <vt:variant>
        <vt:i4>5</vt:i4>
      </vt:variant>
      <vt:variant>
        <vt:lpwstr/>
      </vt:variant>
      <vt:variant>
        <vt:lpwstr>_Toc233720843</vt:lpwstr>
      </vt:variant>
      <vt:variant>
        <vt:i4>1507387</vt:i4>
      </vt:variant>
      <vt:variant>
        <vt:i4>1395</vt:i4>
      </vt:variant>
      <vt:variant>
        <vt:i4>0</vt:i4>
      </vt:variant>
      <vt:variant>
        <vt:i4>5</vt:i4>
      </vt:variant>
      <vt:variant>
        <vt:lpwstr/>
      </vt:variant>
      <vt:variant>
        <vt:lpwstr>_Toc233720842</vt:lpwstr>
      </vt:variant>
      <vt:variant>
        <vt:i4>1507387</vt:i4>
      </vt:variant>
      <vt:variant>
        <vt:i4>1389</vt:i4>
      </vt:variant>
      <vt:variant>
        <vt:i4>0</vt:i4>
      </vt:variant>
      <vt:variant>
        <vt:i4>5</vt:i4>
      </vt:variant>
      <vt:variant>
        <vt:lpwstr/>
      </vt:variant>
      <vt:variant>
        <vt:lpwstr>_Toc233720841</vt:lpwstr>
      </vt:variant>
      <vt:variant>
        <vt:i4>1507387</vt:i4>
      </vt:variant>
      <vt:variant>
        <vt:i4>1383</vt:i4>
      </vt:variant>
      <vt:variant>
        <vt:i4>0</vt:i4>
      </vt:variant>
      <vt:variant>
        <vt:i4>5</vt:i4>
      </vt:variant>
      <vt:variant>
        <vt:lpwstr/>
      </vt:variant>
      <vt:variant>
        <vt:lpwstr>_Toc233720840</vt:lpwstr>
      </vt:variant>
      <vt:variant>
        <vt:i4>1048635</vt:i4>
      </vt:variant>
      <vt:variant>
        <vt:i4>1377</vt:i4>
      </vt:variant>
      <vt:variant>
        <vt:i4>0</vt:i4>
      </vt:variant>
      <vt:variant>
        <vt:i4>5</vt:i4>
      </vt:variant>
      <vt:variant>
        <vt:lpwstr/>
      </vt:variant>
      <vt:variant>
        <vt:lpwstr>_Toc233720839</vt:lpwstr>
      </vt:variant>
      <vt:variant>
        <vt:i4>1048635</vt:i4>
      </vt:variant>
      <vt:variant>
        <vt:i4>1371</vt:i4>
      </vt:variant>
      <vt:variant>
        <vt:i4>0</vt:i4>
      </vt:variant>
      <vt:variant>
        <vt:i4>5</vt:i4>
      </vt:variant>
      <vt:variant>
        <vt:lpwstr/>
      </vt:variant>
      <vt:variant>
        <vt:lpwstr>_Toc233720838</vt:lpwstr>
      </vt:variant>
      <vt:variant>
        <vt:i4>1048635</vt:i4>
      </vt:variant>
      <vt:variant>
        <vt:i4>1365</vt:i4>
      </vt:variant>
      <vt:variant>
        <vt:i4>0</vt:i4>
      </vt:variant>
      <vt:variant>
        <vt:i4>5</vt:i4>
      </vt:variant>
      <vt:variant>
        <vt:lpwstr/>
      </vt:variant>
      <vt:variant>
        <vt:lpwstr>_Toc233720837</vt:lpwstr>
      </vt:variant>
      <vt:variant>
        <vt:i4>1048635</vt:i4>
      </vt:variant>
      <vt:variant>
        <vt:i4>1359</vt:i4>
      </vt:variant>
      <vt:variant>
        <vt:i4>0</vt:i4>
      </vt:variant>
      <vt:variant>
        <vt:i4>5</vt:i4>
      </vt:variant>
      <vt:variant>
        <vt:lpwstr/>
      </vt:variant>
      <vt:variant>
        <vt:lpwstr>_Toc233720837</vt:lpwstr>
      </vt:variant>
      <vt:variant>
        <vt:i4>1048635</vt:i4>
      </vt:variant>
      <vt:variant>
        <vt:i4>1353</vt:i4>
      </vt:variant>
      <vt:variant>
        <vt:i4>0</vt:i4>
      </vt:variant>
      <vt:variant>
        <vt:i4>5</vt:i4>
      </vt:variant>
      <vt:variant>
        <vt:lpwstr/>
      </vt:variant>
      <vt:variant>
        <vt:lpwstr>_Toc233720836</vt:lpwstr>
      </vt:variant>
      <vt:variant>
        <vt:i4>1048635</vt:i4>
      </vt:variant>
      <vt:variant>
        <vt:i4>1347</vt:i4>
      </vt:variant>
      <vt:variant>
        <vt:i4>0</vt:i4>
      </vt:variant>
      <vt:variant>
        <vt:i4>5</vt:i4>
      </vt:variant>
      <vt:variant>
        <vt:lpwstr/>
      </vt:variant>
      <vt:variant>
        <vt:lpwstr>_Toc233720835</vt:lpwstr>
      </vt:variant>
      <vt:variant>
        <vt:i4>1048635</vt:i4>
      </vt:variant>
      <vt:variant>
        <vt:i4>1341</vt:i4>
      </vt:variant>
      <vt:variant>
        <vt:i4>0</vt:i4>
      </vt:variant>
      <vt:variant>
        <vt:i4>5</vt:i4>
      </vt:variant>
      <vt:variant>
        <vt:lpwstr/>
      </vt:variant>
      <vt:variant>
        <vt:lpwstr>_Toc233720834</vt:lpwstr>
      </vt:variant>
      <vt:variant>
        <vt:i4>1048635</vt:i4>
      </vt:variant>
      <vt:variant>
        <vt:i4>1335</vt:i4>
      </vt:variant>
      <vt:variant>
        <vt:i4>0</vt:i4>
      </vt:variant>
      <vt:variant>
        <vt:i4>5</vt:i4>
      </vt:variant>
      <vt:variant>
        <vt:lpwstr/>
      </vt:variant>
      <vt:variant>
        <vt:lpwstr>_Toc233720833</vt:lpwstr>
      </vt:variant>
      <vt:variant>
        <vt:i4>1048635</vt:i4>
      </vt:variant>
      <vt:variant>
        <vt:i4>1329</vt:i4>
      </vt:variant>
      <vt:variant>
        <vt:i4>0</vt:i4>
      </vt:variant>
      <vt:variant>
        <vt:i4>5</vt:i4>
      </vt:variant>
      <vt:variant>
        <vt:lpwstr/>
      </vt:variant>
      <vt:variant>
        <vt:lpwstr>_Toc233720832</vt:lpwstr>
      </vt:variant>
      <vt:variant>
        <vt:i4>1048635</vt:i4>
      </vt:variant>
      <vt:variant>
        <vt:i4>1323</vt:i4>
      </vt:variant>
      <vt:variant>
        <vt:i4>0</vt:i4>
      </vt:variant>
      <vt:variant>
        <vt:i4>5</vt:i4>
      </vt:variant>
      <vt:variant>
        <vt:lpwstr/>
      </vt:variant>
      <vt:variant>
        <vt:lpwstr>_Toc233720831</vt:lpwstr>
      </vt:variant>
      <vt:variant>
        <vt:i4>1048635</vt:i4>
      </vt:variant>
      <vt:variant>
        <vt:i4>1317</vt:i4>
      </vt:variant>
      <vt:variant>
        <vt:i4>0</vt:i4>
      </vt:variant>
      <vt:variant>
        <vt:i4>5</vt:i4>
      </vt:variant>
      <vt:variant>
        <vt:lpwstr/>
      </vt:variant>
      <vt:variant>
        <vt:lpwstr>_Toc233720830</vt:lpwstr>
      </vt:variant>
      <vt:variant>
        <vt:i4>1114171</vt:i4>
      </vt:variant>
      <vt:variant>
        <vt:i4>1311</vt:i4>
      </vt:variant>
      <vt:variant>
        <vt:i4>0</vt:i4>
      </vt:variant>
      <vt:variant>
        <vt:i4>5</vt:i4>
      </vt:variant>
      <vt:variant>
        <vt:lpwstr/>
      </vt:variant>
      <vt:variant>
        <vt:lpwstr>_Toc233720829</vt:lpwstr>
      </vt:variant>
      <vt:variant>
        <vt:i4>1114171</vt:i4>
      </vt:variant>
      <vt:variant>
        <vt:i4>1305</vt:i4>
      </vt:variant>
      <vt:variant>
        <vt:i4>0</vt:i4>
      </vt:variant>
      <vt:variant>
        <vt:i4>5</vt:i4>
      </vt:variant>
      <vt:variant>
        <vt:lpwstr/>
      </vt:variant>
      <vt:variant>
        <vt:lpwstr>_Toc233720828</vt:lpwstr>
      </vt:variant>
      <vt:variant>
        <vt:i4>1114171</vt:i4>
      </vt:variant>
      <vt:variant>
        <vt:i4>1299</vt:i4>
      </vt:variant>
      <vt:variant>
        <vt:i4>0</vt:i4>
      </vt:variant>
      <vt:variant>
        <vt:i4>5</vt:i4>
      </vt:variant>
      <vt:variant>
        <vt:lpwstr/>
      </vt:variant>
      <vt:variant>
        <vt:lpwstr>_Toc233720827</vt:lpwstr>
      </vt:variant>
      <vt:variant>
        <vt:i4>1114171</vt:i4>
      </vt:variant>
      <vt:variant>
        <vt:i4>1293</vt:i4>
      </vt:variant>
      <vt:variant>
        <vt:i4>0</vt:i4>
      </vt:variant>
      <vt:variant>
        <vt:i4>5</vt:i4>
      </vt:variant>
      <vt:variant>
        <vt:lpwstr/>
      </vt:variant>
      <vt:variant>
        <vt:lpwstr>_Toc233720826</vt:lpwstr>
      </vt:variant>
      <vt:variant>
        <vt:i4>1114171</vt:i4>
      </vt:variant>
      <vt:variant>
        <vt:i4>1287</vt:i4>
      </vt:variant>
      <vt:variant>
        <vt:i4>0</vt:i4>
      </vt:variant>
      <vt:variant>
        <vt:i4>5</vt:i4>
      </vt:variant>
      <vt:variant>
        <vt:lpwstr/>
      </vt:variant>
      <vt:variant>
        <vt:lpwstr>_Toc233720825</vt:lpwstr>
      </vt:variant>
      <vt:variant>
        <vt:i4>1114171</vt:i4>
      </vt:variant>
      <vt:variant>
        <vt:i4>1281</vt:i4>
      </vt:variant>
      <vt:variant>
        <vt:i4>0</vt:i4>
      </vt:variant>
      <vt:variant>
        <vt:i4>5</vt:i4>
      </vt:variant>
      <vt:variant>
        <vt:lpwstr/>
      </vt:variant>
      <vt:variant>
        <vt:lpwstr>_Toc233720824</vt:lpwstr>
      </vt:variant>
      <vt:variant>
        <vt:i4>1114171</vt:i4>
      </vt:variant>
      <vt:variant>
        <vt:i4>1275</vt:i4>
      </vt:variant>
      <vt:variant>
        <vt:i4>0</vt:i4>
      </vt:variant>
      <vt:variant>
        <vt:i4>5</vt:i4>
      </vt:variant>
      <vt:variant>
        <vt:lpwstr/>
      </vt:variant>
      <vt:variant>
        <vt:lpwstr>_Toc233720823</vt:lpwstr>
      </vt:variant>
      <vt:variant>
        <vt:i4>1114171</vt:i4>
      </vt:variant>
      <vt:variant>
        <vt:i4>1269</vt:i4>
      </vt:variant>
      <vt:variant>
        <vt:i4>0</vt:i4>
      </vt:variant>
      <vt:variant>
        <vt:i4>5</vt:i4>
      </vt:variant>
      <vt:variant>
        <vt:lpwstr/>
      </vt:variant>
      <vt:variant>
        <vt:lpwstr>_Toc233720822</vt:lpwstr>
      </vt:variant>
      <vt:variant>
        <vt:i4>1114171</vt:i4>
      </vt:variant>
      <vt:variant>
        <vt:i4>1263</vt:i4>
      </vt:variant>
      <vt:variant>
        <vt:i4>0</vt:i4>
      </vt:variant>
      <vt:variant>
        <vt:i4>5</vt:i4>
      </vt:variant>
      <vt:variant>
        <vt:lpwstr/>
      </vt:variant>
      <vt:variant>
        <vt:lpwstr>_Toc233720821</vt:lpwstr>
      </vt:variant>
      <vt:variant>
        <vt:i4>1114171</vt:i4>
      </vt:variant>
      <vt:variant>
        <vt:i4>1257</vt:i4>
      </vt:variant>
      <vt:variant>
        <vt:i4>0</vt:i4>
      </vt:variant>
      <vt:variant>
        <vt:i4>5</vt:i4>
      </vt:variant>
      <vt:variant>
        <vt:lpwstr/>
      </vt:variant>
      <vt:variant>
        <vt:lpwstr>_Toc233720820</vt:lpwstr>
      </vt:variant>
      <vt:variant>
        <vt:i4>1179707</vt:i4>
      </vt:variant>
      <vt:variant>
        <vt:i4>1251</vt:i4>
      </vt:variant>
      <vt:variant>
        <vt:i4>0</vt:i4>
      </vt:variant>
      <vt:variant>
        <vt:i4>5</vt:i4>
      </vt:variant>
      <vt:variant>
        <vt:lpwstr/>
      </vt:variant>
      <vt:variant>
        <vt:lpwstr>_Toc233720819</vt:lpwstr>
      </vt:variant>
      <vt:variant>
        <vt:i4>1179707</vt:i4>
      </vt:variant>
      <vt:variant>
        <vt:i4>1245</vt:i4>
      </vt:variant>
      <vt:variant>
        <vt:i4>0</vt:i4>
      </vt:variant>
      <vt:variant>
        <vt:i4>5</vt:i4>
      </vt:variant>
      <vt:variant>
        <vt:lpwstr/>
      </vt:variant>
      <vt:variant>
        <vt:lpwstr>_Toc233720818</vt:lpwstr>
      </vt:variant>
      <vt:variant>
        <vt:i4>1179707</vt:i4>
      </vt:variant>
      <vt:variant>
        <vt:i4>1239</vt:i4>
      </vt:variant>
      <vt:variant>
        <vt:i4>0</vt:i4>
      </vt:variant>
      <vt:variant>
        <vt:i4>5</vt:i4>
      </vt:variant>
      <vt:variant>
        <vt:lpwstr/>
      </vt:variant>
      <vt:variant>
        <vt:lpwstr>_Toc233720817</vt:lpwstr>
      </vt:variant>
      <vt:variant>
        <vt:i4>1179707</vt:i4>
      </vt:variant>
      <vt:variant>
        <vt:i4>1233</vt:i4>
      </vt:variant>
      <vt:variant>
        <vt:i4>0</vt:i4>
      </vt:variant>
      <vt:variant>
        <vt:i4>5</vt:i4>
      </vt:variant>
      <vt:variant>
        <vt:lpwstr/>
      </vt:variant>
      <vt:variant>
        <vt:lpwstr>_Toc233720816</vt:lpwstr>
      </vt:variant>
      <vt:variant>
        <vt:i4>1179707</vt:i4>
      </vt:variant>
      <vt:variant>
        <vt:i4>1227</vt:i4>
      </vt:variant>
      <vt:variant>
        <vt:i4>0</vt:i4>
      </vt:variant>
      <vt:variant>
        <vt:i4>5</vt:i4>
      </vt:variant>
      <vt:variant>
        <vt:lpwstr/>
      </vt:variant>
      <vt:variant>
        <vt:lpwstr>_Toc233720815</vt:lpwstr>
      </vt:variant>
      <vt:variant>
        <vt:i4>1179707</vt:i4>
      </vt:variant>
      <vt:variant>
        <vt:i4>1221</vt:i4>
      </vt:variant>
      <vt:variant>
        <vt:i4>0</vt:i4>
      </vt:variant>
      <vt:variant>
        <vt:i4>5</vt:i4>
      </vt:variant>
      <vt:variant>
        <vt:lpwstr/>
      </vt:variant>
      <vt:variant>
        <vt:lpwstr>_Toc233720814</vt:lpwstr>
      </vt:variant>
      <vt:variant>
        <vt:i4>1179707</vt:i4>
      </vt:variant>
      <vt:variant>
        <vt:i4>1215</vt:i4>
      </vt:variant>
      <vt:variant>
        <vt:i4>0</vt:i4>
      </vt:variant>
      <vt:variant>
        <vt:i4>5</vt:i4>
      </vt:variant>
      <vt:variant>
        <vt:lpwstr/>
      </vt:variant>
      <vt:variant>
        <vt:lpwstr>_Toc233720813</vt:lpwstr>
      </vt:variant>
      <vt:variant>
        <vt:i4>1179707</vt:i4>
      </vt:variant>
      <vt:variant>
        <vt:i4>1209</vt:i4>
      </vt:variant>
      <vt:variant>
        <vt:i4>0</vt:i4>
      </vt:variant>
      <vt:variant>
        <vt:i4>5</vt:i4>
      </vt:variant>
      <vt:variant>
        <vt:lpwstr/>
      </vt:variant>
      <vt:variant>
        <vt:lpwstr>_Toc233720812</vt:lpwstr>
      </vt:variant>
      <vt:variant>
        <vt:i4>1179707</vt:i4>
      </vt:variant>
      <vt:variant>
        <vt:i4>1203</vt:i4>
      </vt:variant>
      <vt:variant>
        <vt:i4>0</vt:i4>
      </vt:variant>
      <vt:variant>
        <vt:i4>5</vt:i4>
      </vt:variant>
      <vt:variant>
        <vt:lpwstr/>
      </vt:variant>
      <vt:variant>
        <vt:lpwstr>_Toc233720811</vt:lpwstr>
      </vt:variant>
      <vt:variant>
        <vt:i4>1179707</vt:i4>
      </vt:variant>
      <vt:variant>
        <vt:i4>1197</vt:i4>
      </vt:variant>
      <vt:variant>
        <vt:i4>0</vt:i4>
      </vt:variant>
      <vt:variant>
        <vt:i4>5</vt:i4>
      </vt:variant>
      <vt:variant>
        <vt:lpwstr/>
      </vt:variant>
      <vt:variant>
        <vt:lpwstr>_Toc233720810</vt:lpwstr>
      </vt:variant>
      <vt:variant>
        <vt:i4>1245243</vt:i4>
      </vt:variant>
      <vt:variant>
        <vt:i4>1191</vt:i4>
      </vt:variant>
      <vt:variant>
        <vt:i4>0</vt:i4>
      </vt:variant>
      <vt:variant>
        <vt:i4>5</vt:i4>
      </vt:variant>
      <vt:variant>
        <vt:lpwstr/>
      </vt:variant>
      <vt:variant>
        <vt:lpwstr>_Toc233720809</vt:lpwstr>
      </vt:variant>
      <vt:variant>
        <vt:i4>1245243</vt:i4>
      </vt:variant>
      <vt:variant>
        <vt:i4>1185</vt:i4>
      </vt:variant>
      <vt:variant>
        <vt:i4>0</vt:i4>
      </vt:variant>
      <vt:variant>
        <vt:i4>5</vt:i4>
      </vt:variant>
      <vt:variant>
        <vt:lpwstr/>
      </vt:variant>
      <vt:variant>
        <vt:lpwstr>_Toc233720808</vt:lpwstr>
      </vt:variant>
      <vt:variant>
        <vt:i4>1245243</vt:i4>
      </vt:variant>
      <vt:variant>
        <vt:i4>1179</vt:i4>
      </vt:variant>
      <vt:variant>
        <vt:i4>0</vt:i4>
      </vt:variant>
      <vt:variant>
        <vt:i4>5</vt:i4>
      </vt:variant>
      <vt:variant>
        <vt:lpwstr/>
      </vt:variant>
      <vt:variant>
        <vt:lpwstr>_Toc233720807</vt:lpwstr>
      </vt:variant>
      <vt:variant>
        <vt:i4>1245243</vt:i4>
      </vt:variant>
      <vt:variant>
        <vt:i4>1173</vt:i4>
      </vt:variant>
      <vt:variant>
        <vt:i4>0</vt:i4>
      </vt:variant>
      <vt:variant>
        <vt:i4>5</vt:i4>
      </vt:variant>
      <vt:variant>
        <vt:lpwstr/>
      </vt:variant>
      <vt:variant>
        <vt:lpwstr>_Toc233720806</vt:lpwstr>
      </vt:variant>
      <vt:variant>
        <vt:i4>1245243</vt:i4>
      </vt:variant>
      <vt:variant>
        <vt:i4>1167</vt:i4>
      </vt:variant>
      <vt:variant>
        <vt:i4>0</vt:i4>
      </vt:variant>
      <vt:variant>
        <vt:i4>5</vt:i4>
      </vt:variant>
      <vt:variant>
        <vt:lpwstr/>
      </vt:variant>
      <vt:variant>
        <vt:lpwstr>_Toc233720805</vt:lpwstr>
      </vt:variant>
      <vt:variant>
        <vt:i4>1245243</vt:i4>
      </vt:variant>
      <vt:variant>
        <vt:i4>1161</vt:i4>
      </vt:variant>
      <vt:variant>
        <vt:i4>0</vt:i4>
      </vt:variant>
      <vt:variant>
        <vt:i4>5</vt:i4>
      </vt:variant>
      <vt:variant>
        <vt:lpwstr/>
      </vt:variant>
      <vt:variant>
        <vt:lpwstr>_Toc233720804</vt:lpwstr>
      </vt:variant>
      <vt:variant>
        <vt:i4>1245243</vt:i4>
      </vt:variant>
      <vt:variant>
        <vt:i4>1155</vt:i4>
      </vt:variant>
      <vt:variant>
        <vt:i4>0</vt:i4>
      </vt:variant>
      <vt:variant>
        <vt:i4>5</vt:i4>
      </vt:variant>
      <vt:variant>
        <vt:lpwstr/>
      </vt:variant>
      <vt:variant>
        <vt:lpwstr>_Toc233720803</vt:lpwstr>
      </vt:variant>
      <vt:variant>
        <vt:i4>1245243</vt:i4>
      </vt:variant>
      <vt:variant>
        <vt:i4>1149</vt:i4>
      </vt:variant>
      <vt:variant>
        <vt:i4>0</vt:i4>
      </vt:variant>
      <vt:variant>
        <vt:i4>5</vt:i4>
      </vt:variant>
      <vt:variant>
        <vt:lpwstr/>
      </vt:variant>
      <vt:variant>
        <vt:lpwstr>_Toc233720802</vt:lpwstr>
      </vt:variant>
      <vt:variant>
        <vt:i4>1245243</vt:i4>
      </vt:variant>
      <vt:variant>
        <vt:i4>1143</vt:i4>
      </vt:variant>
      <vt:variant>
        <vt:i4>0</vt:i4>
      </vt:variant>
      <vt:variant>
        <vt:i4>5</vt:i4>
      </vt:variant>
      <vt:variant>
        <vt:lpwstr/>
      </vt:variant>
      <vt:variant>
        <vt:lpwstr>_Toc233720801</vt:lpwstr>
      </vt:variant>
      <vt:variant>
        <vt:i4>1245243</vt:i4>
      </vt:variant>
      <vt:variant>
        <vt:i4>1137</vt:i4>
      </vt:variant>
      <vt:variant>
        <vt:i4>0</vt:i4>
      </vt:variant>
      <vt:variant>
        <vt:i4>5</vt:i4>
      </vt:variant>
      <vt:variant>
        <vt:lpwstr/>
      </vt:variant>
      <vt:variant>
        <vt:lpwstr>_Toc233720800</vt:lpwstr>
      </vt:variant>
      <vt:variant>
        <vt:i4>1703988</vt:i4>
      </vt:variant>
      <vt:variant>
        <vt:i4>1131</vt:i4>
      </vt:variant>
      <vt:variant>
        <vt:i4>0</vt:i4>
      </vt:variant>
      <vt:variant>
        <vt:i4>5</vt:i4>
      </vt:variant>
      <vt:variant>
        <vt:lpwstr/>
      </vt:variant>
      <vt:variant>
        <vt:lpwstr>_Toc233720799</vt:lpwstr>
      </vt:variant>
      <vt:variant>
        <vt:i4>1703988</vt:i4>
      </vt:variant>
      <vt:variant>
        <vt:i4>1125</vt:i4>
      </vt:variant>
      <vt:variant>
        <vt:i4>0</vt:i4>
      </vt:variant>
      <vt:variant>
        <vt:i4>5</vt:i4>
      </vt:variant>
      <vt:variant>
        <vt:lpwstr/>
      </vt:variant>
      <vt:variant>
        <vt:lpwstr>_Toc233720798</vt:lpwstr>
      </vt:variant>
      <vt:variant>
        <vt:i4>1703988</vt:i4>
      </vt:variant>
      <vt:variant>
        <vt:i4>1119</vt:i4>
      </vt:variant>
      <vt:variant>
        <vt:i4>0</vt:i4>
      </vt:variant>
      <vt:variant>
        <vt:i4>5</vt:i4>
      </vt:variant>
      <vt:variant>
        <vt:lpwstr/>
      </vt:variant>
      <vt:variant>
        <vt:lpwstr>_Toc233720797</vt:lpwstr>
      </vt:variant>
      <vt:variant>
        <vt:i4>1703988</vt:i4>
      </vt:variant>
      <vt:variant>
        <vt:i4>1113</vt:i4>
      </vt:variant>
      <vt:variant>
        <vt:i4>0</vt:i4>
      </vt:variant>
      <vt:variant>
        <vt:i4>5</vt:i4>
      </vt:variant>
      <vt:variant>
        <vt:lpwstr/>
      </vt:variant>
      <vt:variant>
        <vt:lpwstr>_Toc233720796</vt:lpwstr>
      </vt:variant>
      <vt:variant>
        <vt:i4>1703988</vt:i4>
      </vt:variant>
      <vt:variant>
        <vt:i4>1107</vt:i4>
      </vt:variant>
      <vt:variant>
        <vt:i4>0</vt:i4>
      </vt:variant>
      <vt:variant>
        <vt:i4>5</vt:i4>
      </vt:variant>
      <vt:variant>
        <vt:lpwstr/>
      </vt:variant>
      <vt:variant>
        <vt:lpwstr>_Toc233720795</vt:lpwstr>
      </vt:variant>
      <vt:variant>
        <vt:i4>1703988</vt:i4>
      </vt:variant>
      <vt:variant>
        <vt:i4>1101</vt:i4>
      </vt:variant>
      <vt:variant>
        <vt:i4>0</vt:i4>
      </vt:variant>
      <vt:variant>
        <vt:i4>5</vt:i4>
      </vt:variant>
      <vt:variant>
        <vt:lpwstr/>
      </vt:variant>
      <vt:variant>
        <vt:lpwstr>_Toc233720794</vt:lpwstr>
      </vt:variant>
      <vt:variant>
        <vt:i4>1703988</vt:i4>
      </vt:variant>
      <vt:variant>
        <vt:i4>1095</vt:i4>
      </vt:variant>
      <vt:variant>
        <vt:i4>0</vt:i4>
      </vt:variant>
      <vt:variant>
        <vt:i4>5</vt:i4>
      </vt:variant>
      <vt:variant>
        <vt:lpwstr/>
      </vt:variant>
      <vt:variant>
        <vt:lpwstr>_Toc233720793</vt:lpwstr>
      </vt:variant>
      <vt:variant>
        <vt:i4>1703988</vt:i4>
      </vt:variant>
      <vt:variant>
        <vt:i4>1089</vt:i4>
      </vt:variant>
      <vt:variant>
        <vt:i4>0</vt:i4>
      </vt:variant>
      <vt:variant>
        <vt:i4>5</vt:i4>
      </vt:variant>
      <vt:variant>
        <vt:lpwstr/>
      </vt:variant>
      <vt:variant>
        <vt:lpwstr>_Toc233720792</vt:lpwstr>
      </vt:variant>
      <vt:variant>
        <vt:i4>1703988</vt:i4>
      </vt:variant>
      <vt:variant>
        <vt:i4>1083</vt:i4>
      </vt:variant>
      <vt:variant>
        <vt:i4>0</vt:i4>
      </vt:variant>
      <vt:variant>
        <vt:i4>5</vt:i4>
      </vt:variant>
      <vt:variant>
        <vt:lpwstr/>
      </vt:variant>
      <vt:variant>
        <vt:lpwstr>_Toc233720791</vt:lpwstr>
      </vt:variant>
      <vt:variant>
        <vt:i4>1703988</vt:i4>
      </vt:variant>
      <vt:variant>
        <vt:i4>1077</vt:i4>
      </vt:variant>
      <vt:variant>
        <vt:i4>0</vt:i4>
      </vt:variant>
      <vt:variant>
        <vt:i4>5</vt:i4>
      </vt:variant>
      <vt:variant>
        <vt:lpwstr/>
      </vt:variant>
      <vt:variant>
        <vt:lpwstr>_Toc233720790</vt:lpwstr>
      </vt:variant>
      <vt:variant>
        <vt:i4>1245243</vt:i4>
      </vt:variant>
      <vt:variant>
        <vt:i4>1070</vt:i4>
      </vt:variant>
      <vt:variant>
        <vt:i4>0</vt:i4>
      </vt:variant>
      <vt:variant>
        <vt:i4>5</vt:i4>
      </vt:variant>
      <vt:variant>
        <vt:lpwstr/>
      </vt:variant>
      <vt:variant>
        <vt:lpwstr>_Toc233724849</vt:lpwstr>
      </vt:variant>
      <vt:variant>
        <vt:i4>1245243</vt:i4>
      </vt:variant>
      <vt:variant>
        <vt:i4>1064</vt:i4>
      </vt:variant>
      <vt:variant>
        <vt:i4>0</vt:i4>
      </vt:variant>
      <vt:variant>
        <vt:i4>5</vt:i4>
      </vt:variant>
      <vt:variant>
        <vt:lpwstr/>
      </vt:variant>
      <vt:variant>
        <vt:lpwstr>_Toc233724848</vt:lpwstr>
      </vt:variant>
      <vt:variant>
        <vt:i4>1245243</vt:i4>
      </vt:variant>
      <vt:variant>
        <vt:i4>1058</vt:i4>
      </vt:variant>
      <vt:variant>
        <vt:i4>0</vt:i4>
      </vt:variant>
      <vt:variant>
        <vt:i4>5</vt:i4>
      </vt:variant>
      <vt:variant>
        <vt:lpwstr/>
      </vt:variant>
      <vt:variant>
        <vt:lpwstr>_Toc233724847</vt:lpwstr>
      </vt:variant>
      <vt:variant>
        <vt:i4>1245243</vt:i4>
      </vt:variant>
      <vt:variant>
        <vt:i4>1052</vt:i4>
      </vt:variant>
      <vt:variant>
        <vt:i4>0</vt:i4>
      </vt:variant>
      <vt:variant>
        <vt:i4>5</vt:i4>
      </vt:variant>
      <vt:variant>
        <vt:lpwstr/>
      </vt:variant>
      <vt:variant>
        <vt:lpwstr>_Toc233724846</vt:lpwstr>
      </vt:variant>
      <vt:variant>
        <vt:i4>1245243</vt:i4>
      </vt:variant>
      <vt:variant>
        <vt:i4>1046</vt:i4>
      </vt:variant>
      <vt:variant>
        <vt:i4>0</vt:i4>
      </vt:variant>
      <vt:variant>
        <vt:i4>5</vt:i4>
      </vt:variant>
      <vt:variant>
        <vt:lpwstr/>
      </vt:variant>
      <vt:variant>
        <vt:lpwstr>_Toc233724845</vt:lpwstr>
      </vt:variant>
      <vt:variant>
        <vt:i4>1245243</vt:i4>
      </vt:variant>
      <vt:variant>
        <vt:i4>1040</vt:i4>
      </vt:variant>
      <vt:variant>
        <vt:i4>0</vt:i4>
      </vt:variant>
      <vt:variant>
        <vt:i4>5</vt:i4>
      </vt:variant>
      <vt:variant>
        <vt:lpwstr/>
      </vt:variant>
      <vt:variant>
        <vt:lpwstr>_Toc233724844</vt:lpwstr>
      </vt:variant>
      <vt:variant>
        <vt:i4>1245243</vt:i4>
      </vt:variant>
      <vt:variant>
        <vt:i4>1034</vt:i4>
      </vt:variant>
      <vt:variant>
        <vt:i4>0</vt:i4>
      </vt:variant>
      <vt:variant>
        <vt:i4>5</vt:i4>
      </vt:variant>
      <vt:variant>
        <vt:lpwstr/>
      </vt:variant>
      <vt:variant>
        <vt:lpwstr>_Toc233724843</vt:lpwstr>
      </vt:variant>
      <vt:variant>
        <vt:i4>1245243</vt:i4>
      </vt:variant>
      <vt:variant>
        <vt:i4>1028</vt:i4>
      </vt:variant>
      <vt:variant>
        <vt:i4>0</vt:i4>
      </vt:variant>
      <vt:variant>
        <vt:i4>5</vt:i4>
      </vt:variant>
      <vt:variant>
        <vt:lpwstr/>
      </vt:variant>
      <vt:variant>
        <vt:lpwstr>_Toc233724842</vt:lpwstr>
      </vt:variant>
      <vt:variant>
        <vt:i4>1245243</vt:i4>
      </vt:variant>
      <vt:variant>
        <vt:i4>1022</vt:i4>
      </vt:variant>
      <vt:variant>
        <vt:i4>0</vt:i4>
      </vt:variant>
      <vt:variant>
        <vt:i4>5</vt:i4>
      </vt:variant>
      <vt:variant>
        <vt:lpwstr/>
      </vt:variant>
      <vt:variant>
        <vt:lpwstr>_Toc233724841</vt:lpwstr>
      </vt:variant>
      <vt:variant>
        <vt:i4>1245243</vt:i4>
      </vt:variant>
      <vt:variant>
        <vt:i4>1016</vt:i4>
      </vt:variant>
      <vt:variant>
        <vt:i4>0</vt:i4>
      </vt:variant>
      <vt:variant>
        <vt:i4>5</vt:i4>
      </vt:variant>
      <vt:variant>
        <vt:lpwstr/>
      </vt:variant>
      <vt:variant>
        <vt:lpwstr>_Toc233724840</vt:lpwstr>
      </vt:variant>
      <vt:variant>
        <vt:i4>1310779</vt:i4>
      </vt:variant>
      <vt:variant>
        <vt:i4>1010</vt:i4>
      </vt:variant>
      <vt:variant>
        <vt:i4>0</vt:i4>
      </vt:variant>
      <vt:variant>
        <vt:i4>5</vt:i4>
      </vt:variant>
      <vt:variant>
        <vt:lpwstr/>
      </vt:variant>
      <vt:variant>
        <vt:lpwstr>_Toc233724839</vt:lpwstr>
      </vt:variant>
      <vt:variant>
        <vt:i4>1310779</vt:i4>
      </vt:variant>
      <vt:variant>
        <vt:i4>1004</vt:i4>
      </vt:variant>
      <vt:variant>
        <vt:i4>0</vt:i4>
      </vt:variant>
      <vt:variant>
        <vt:i4>5</vt:i4>
      </vt:variant>
      <vt:variant>
        <vt:lpwstr/>
      </vt:variant>
      <vt:variant>
        <vt:lpwstr>_Toc233724838</vt:lpwstr>
      </vt:variant>
      <vt:variant>
        <vt:i4>1310779</vt:i4>
      </vt:variant>
      <vt:variant>
        <vt:i4>998</vt:i4>
      </vt:variant>
      <vt:variant>
        <vt:i4>0</vt:i4>
      </vt:variant>
      <vt:variant>
        <vt:i4>5</vt:i4>
      </vt:variant>
      <vt:variant>
        <vt:lpwstr/>
      </vt:variant>
      <vt:variant>
        <vt:lpwstr>_Toc233724837</vt:lpwstr>
      </vt:variant>
      <vt:variant>
        <vt:i4>1310779</vt:i4>
      </vt:variant>
      <vt:variant>
        <vt:i4>992</vt:i4>
      </vt:variant>
      <vt:variant>
        <vt:i4>0</vt:i4>
      </vt:variant>
      <vt:variant>
        <vt:i4>5</vt:i4>
      </vt:variant>
      <vt:variant>
        <vt:lpwstr/>
      </vt:variant>
      <vt:variant>
        <vt:lpwstr>_Toc233724836</vt:lpwstr>
      </vt:variant>
      <vt:variant>
        <vt:i4>1310779</vt:i4>
      </vt:variant>
      <vt:variant>
        <vt:i4>986</vt:i4>
      </vt:variant>
      <vt:variant>
        <vt:i4>0</vt:i4>
      </vt:variant>
      <vt:variant>
        <vt:i4>5</vt:i4>
      </vt:variant>
      <vt:variant>
        <vt:lpwstr/>
      </vt:variant>
      <vt:variant>
        <vt:lpwstr>_Toc233724835</vt:lpwstr>
      </vt:variant>
      <vt:variant>
        <vt:i4>1310779</vt:i4>
      </vt:variant>
      <vt:variant>
        <vt:i4>980</vt:i4>
      </vt:variant>
      <vt:variant>
        <vt:i4>0</vt:i4>
      </vt:variant>
      <vt:variant>
        <vt:i4>5</vt:i4>
      </vt:variant>
      <vt:variant>
        <vt:lpwstr/>
      </vt:variant>
      <vt:variant>
        <vt:lpwstr>_Toc233724834</vt:lpwstr>
      </vt:variant>
      <vt:variant>
        <vt:i4>1310779</vt:i4>
      </vt:variant>
      <vt:variant>
        <vt:i4>974</vt:i4>
      </vt:variant>
      <vt:variant>
        <vt:i4>0</vt:i4>
      </vt:variant>
      <vt:variant>
        <vt:i4>5</vt:i4>
      </vt:variant>
      <vt:variant>
        <vt:lpwstr/>
      </vt:variant>
      <vt:variant>
        <vt:lpwstr>_Toc233724833</vt:lpwstr>
      </vt:variant>
      <vt:variant>
        <vt:i4>1310779</vt:i4>
      </vt:variant>
      <vt:variant>
        <vt:i4>968</vt:i4>
      </vt:variant>
      <vt:variant>
        <vt:i4>0</vt:i4>
      </vt:variant>
      <vt:variant>
        <vt:i4>5</vt:i4>
      </vt:variant>
      <vt:variant>
        <vt:lpwstr/>
      </vt:variant>
      <vt:variant>
        <vt:lpwstr>_Toc233724832</vt:lpwstr>
      </vt:variant>
      <vt:variant>
        <vt:i4>1310779</vt:i4>
      </vt:variant>
      <vt:variant>
        <vt:i4>962</vt:i4>
      </vt:variant>
      <vt:variant>
        <vt:i4>0</vt:i4>
      </vt:variant>
      <vt:variant>
        <vt:i4>5</vt:i4>
      </vt:variant>
      <vt:variant>
        <vt:lpwstr/>
      </vt:variant>
      <vt:variant>
        <vt:lpwstr>_Toc233724831</vt:lpwstr>
      </vt:variant>
      <vt:variant>
        <vt:i4>1310779</vt:i4>
      </vt:variant>
      <vt:variant>
        <vt:i4>956</vt:i4>
      </vt:variant>
      <vt:variant>
        <vt:i4>0</vt:i4>
      </vt:variant>
      <vt:variant>
        <vt:i4>5</vt:i4>
      </vt:variant>
      <vt:variant>
        <vt:lpwstr/>
      </vt:variant>
      <vt:variant>
        <vt:lpwstr>_Toc233724830</vt:lpwstr>
      </vt:variant>
      <vt:variant>
        <vt:i4>1376315</vt:i4>
      </vt:variant>
      <vt:variant>
        <vt:i4>950</vt:i4>
      </vt:variant>
      <vt:variant>
        <vt:i4>0</vt:i4>
      </vt:variant>
      <vt:variant>
        <vt:i4>5</vt:i4>
      </vt:variant>
      <vt:variant>
        <vt:lpwstr/>
      </vt:variant>
      <vt:variant>
        <vt:lpwstr>_Toc233724829</vt:lpwstr>
      </vt:variant>
      <vt:variant>
        <vt:i4>1376315</vt:i4>
      </vt:variant>
      <vt:variant>
        <vt:i4>944</vt:i4>
      </vt:variant>
      <vt:variant>
        <vt:i4>0</vt:i4>
      </vt:variant>
      <vt:variant>
        <vt:i4>5</vt:i4>
      </vt:variant>
      <vt:variant>
        <vt:lpwstr/>
      </vt:variant>
      <vt:variant>
        <vt:lpwstr>_Toc233724828</vt:lpwstr>
      </vt:variant>
      <vt:variant>
        <vt:i4>1376315</vt:i4>
      </vt:variant>
      <vt:variant>
        <vt:i4>938</vt:i4>
      </vt:variant>
      <vt:variant>
        <vt:i4>0</vt:i4>
      </vt:variant>
      <vt:variant>
        <vt:i4>5</vt:i4>
      </vt:variant>
      <vt:variant>
        <vt:lpwstr/>
      </vt:variant>
      <vt:variant>
        <vt:lpwstr>_Toc233724827</vt:lpwstr>
      </vt:variant>
      <vt:variant>
        <vt:i4>1376315</vt:i4>
      </vt:variant>
      <vt:variant>
        <vt:i4>932</vt:i4>
      </vt:variant>
      <vt:variant>
        <vt:i4>0</vt:i4>
      </vt:variant>
      <vt:variant>
        <vt:i4>5</vt:i4>
      </vt:variant>
      <vt:variant>
        <vt:lpwstr/>
      </vt:variant>
      <vt:variant>
        <vt:lpwstr>_Toc233724826</vt:lpwstr>
      </vt:variant>
      <vt:variant>
        <vt:i4>1376315</vt:i4>
      </vt:variant>
      <vt:variant>
        <vt:i4>926</vt:i4>
      </vt:variant>
      <vt:variant>
        <vt:i4>0</vt:i4>
      </vt:variant>
      <vt:variant>
        <vt:i4>5</vt:i4>
      </vt:variant>
      <vt:variant>
        <vt:lpwstr/>
      </vt:variant>
      <vt:variant>
        <vt:lpwstr>_Toc233724825</vt:lpwstr>
      </vt:variant>
      <vt:variant>
        <vt:i4>1376315</vt:i4>
      </vt:variant>
      <vt:variant>
        <vt:i4>920</vt:i4>
      </vt:variant>
      <vt:variant>
        <vt:i4>0</vt:i4>
      </vt:variant>
      <vt:variant>
        <vt:i4>5</vt:i4>
      </vt:variant>
      <vt:variant>
        <vt:lpwstr/>
      </vt:variant>
      <vt:variant>
        <vt:lpwstr>_Toc233724824</vt:lpwstr>
      </vt:variant>
      <vt:variant>
        <vt:i4>1376315</vt:i4>
      </vt:variant>
      <vt:variant>
        <vt:i4>914</vt:i4>
      </vt:variant>
      <vt:variant>
        <vt:i4>0</vt:i4>
      </vt:variant>
      <vt:variant>
        <vt:i4>5</vt:i4>
      </vt:variant>
      <vt:variant>
        <vt:lpwstr/>
      </vt:variant>
      <vt:variant>
        <vt:lpwstr>_Toc233724823</vt:lpwstr>
      </vt:variant>
      <vt:variant>
        <vt:i4>1376315</vt:i4>
      </vt:variant>
      <vt:variant>
        <vt:i4>908</vt:i4>
      </vt:variant>
      <vt:variant>
        <vt:i4>0</vt:i4>
      </vt:variant>
      <vt:variant>
        <vt:i4>5</vt:i4>
      </vt:variant>
      <vt:variant>
        <vt:lpwstr/>
      </vt:variant>
      <vt:variant>
        <vt:lpwstr>_Toc233724822</vt:lpwstr>
      </vt:variant>
      <vt:variant>
        <vt:i4>1376315</vt:i4>
      </vt:variant>
      <vt:variant>
        <vt:i4>902</vt:i4>
      </vt:variant>
      <vt:variant>
        <vt:i4>0</vt:i4>
      </vt:variant>
      <vt:variant>
        <vt:i4>5</vt:i4>
      </vt:variant>
      <vt:variant>
        <vt:lpwstr/>
      </vt:variant>
      <vt:variant>
        <vt:lpwstr>_Toc233724821</vt:lpwstr>
      </vt:variant>
      <vt:variant>
        <vt:i4>1376315</vt:i4>
      </vt:variant>
      <vt:variant>
        <vt:i4>896</vt:i4>
      </vt:variant>
      <vt:variant>
        <vt:i4>0</vt:i4>
      </vt:variant>
      <vt:variant>
        <vt:i4>5</vt:i4>
      </vt:variant>
      <vt:variant>
        <vt:lpwstr/>
      </vt:variant>
      <vt:variant>
        <vt:lpwstr>_Toc233724820</vt:lpwstr>
      </vt:variant>
      <vt:variant>
        <vt:i4>1441851</vt:i4>
      </vt:variant>
      <vt:variant>
        <vt:i4>890</vt:i4>
      </vt:variant>
      <vt:variant>
        <vt:i4>0</vt:i4>
      </vt:variant>
      <vt:variant>
        <vt:i4>5</vt:i4>
      </vt:variant>
      <vt:variant>
        <vt:lpwstr/>
      </vt:variant>
      <vt:variant>
        <vt:lpwstr>_Toc233724819</vt:lpwstr>
      </vt:variant>
      <vt:variant>
        <vt:i4>1441851</vt:i4>
      </vt:variant>
      <vt:variant>
        <vt:i4>884</vt:i4>
      </vt:variant>
      <vt:variant>
        <vt:i4>0</vt:i4>
      </vt:variant>
      <vt:variant>
        <vt:i4>5</vt:i4>
      </vt:variant>
      <vt:variant>
        <vt:lpwstr/>
      </vt:variant>
      <vt:variant>
        <vt:lpwstr>_Toc233724818</vt:lpwstr>
      </vt:variant>
      <vt:variant>
        <vt:i4>1441851</vt:i4>
      </vt:variant>
      <vt:variant>
        <vt:i4>878</vt:i4>
      </vt:variant>
      <vt:variant>
        <vt:i4>0</vt:i4>
      </vt:variant>
      <vt:variant>
        <vt:i4>5</vt:i4>
      </vt:variant>
      <vt:variant>
        <vt:lpwstr/>
      </vt:variant>
      <vt:variant>
        <vt:lpwstr>_Toc233724817</vt:lpwstr>
      </vt:variant>
      <vt:variant>
        <vt:i4>1441851</vt:i4>
      </vt:variant>
      <vt:variant>
        <vt:i4>872</vt:i4>
      </vt:variant>
      <vt:variant>
        <vt:i4>0</vt:i4>
      </vt:variant>
      <vt:variant>
        <vt:i4>5</vt:i4>
      </vt:variant>
      <vt:variant>
        <vt:lpwstr/>
      </vt:variant>
      <vt:variant>
        <vt:lpwstr>_Toc233724816</vt:lpwstr>
      </vt:variant>
      <vt:variant>
        <vt:i4>1441851</vt:i4>
      </vt:variant>
      <vt:variant>
        <vt:i4>866</vt:i4>
      </vt:variant>
      <vt:variant>
        <vt:i4>0</vt:i4>
      </vt:variant>
      <vt:variant>
        <vt:i4>5</vt:i4>
      </vt:variant>
      <vt:variant>
        <vt:lpwstr/>
      </vt:variant>
      <vt:variant>
        <vt:lpwstr>_Toc233724815</vt:lpwstr>
      </vt:variant>
      <vt:variant>
        <vt:i4>1441851</vt:i4>
      </vt:variant>
      <vt:variant>
        <vt:i4>860</vt:i4>
      </vt:variant>
      <vt:variant>
        <vt:i4>0</vt:i4>
      </vt:variant>
      <vt:variant>
        <vt:i4>5</vt:i4>
      </vt:variant>
      <vt:variant>
        <vt:lpwstr/>
      </vt:variant>
      <vt:variant>
        <vt:lpwstr>_Toc233724814</vt:lpwstr>
      </vt:variant>
      <vt:variant>
        <vt:i4>1441851</vt:i4>
      </vt:variant>
      <vt:variant>
        <vt:i4>854</vt:i4>
      </vt:variant>
      <vt:variant>
        <vt:i4>0</vt:i4>
      </vt:variant>
      <vt:variant>
        <vt:i4>5</vt:i4>
      </vt:variant>
      <vt:variant>
        <vt:lpwstr/>
      </vt:variant>
      <vt:variant>
        <vt:lpwstr>_Toc233724813</vt:lpwstr>
      </vt:variant>
      <vt:variant>
        <vt:i4>1441851</vt:i4>
      </vt:variant>
      <vt:variant>
        <vt:i4>848</vt:i4>
      </vt:variant>
      <vt:variant>
        <vt:i4>0</vt:i4>
      </vt:variant>
      <vt:variant>
        <vt:i4>5</vt:i4>
      </vt:variant>
      <vt:variant>
        <vt:lpwstr/>
      </vt:variant>
      <vt:variant>
        <vt:lpwstr>_Toc233724812</vt:lpwstr>
      </vt:variant>
      <vt:variant>
        <vt:i4>1441851</vt:i4>
      </vt:variant>
      <vt:variant>
        <vt:i4>842</vt:i4>
      </vt:variant>
      <vt:variant>
        <vt:i4>0</vt:i4>
      </vt:variant>
      <vt:variant>
        <vt:i4>5</vt:i4>
      </vt:variant>
      <vt:variant>
        <vt:lpwstr/>
      </vt:variant>
      <vt:variant>
        <vt:lpwstr>_Toc233724811</vt:lpwstr>
      </vt:variant>
      <vt:variant>
        <vt:i4>1441851</vt:i4>
      </vt:variant>
      <vt:variant>
        <vt:i4>836</vt:i4>
      </vt:variant>
      <vt:variant>
        <vt:i4>0</vt:i4>
      </vt:variant>
      <vt:variant>
        <vt:i4>5</vt:i4>
      </vt:variant>
      <vt:variant>
        <vt:lpwstr/>
      </vt:variant>
      <vt:variant>
        <vt:lpwstr>_Toc233724810</vt:lpwstr>
      </vt:variant>
      <vt:variant>
        <vt:i4>1507387</vt:i4>
      </vt:variant>
      <vt:variant>
        <vt:i4>830</vt:i4>
      </vt:variant>
      <vt:variant>
        <vt:i4>0</vt:i4>
      </vt:variant>
      <vt:variant>
        <vt:i4>5</vt:i4>
      </vt:variant>
      <vt:variant>
        <vt:lpwstr/>
      </vt:variant>
      <vt:variant>
        <vt:lpwstr>_Toc233724809</vt:lpwstr>
      </vt:variant>
      <vt:variant>
        <vt:i4>1507387</vt:i4>
      </vt:variant>
      <vt:variant>
        <vt:i4>824</vt:i4>
      </vt:variant>
      <vt:variant>
        <vt:i4>0</vt:i4>
      </vt:variant>
      <vt:variant>
        <vt:i4>5</vt:i4>
      </vt:variant>
      <vt:variant>
        <vt:lpwstr/>
      </vt:variant>
      <vt:variant>
        <vt:lpwstr>_Toc233724808</vt:lpwstr>
      </vt:variant>
      <vt:variant>
        <vt:i4>1507387</vt:i4>
      </vt:variant>
      <vt:variant>
        <vt:i4>818</vt:i4>
      </vt:variant>
      <vt:variant>
        <vt:i4>0</vt:i4>
      </vt:variant>
      <vt:variant>
        <vt:i4>5</vt:i4>
      </vt:variant>
      <vt:variant>
        <vt:lpwstr/>
      </vt:variant>
      <vt:variant>
        <vt:lpwstr>_Toc233724807</vt:lpwstr>
      </vt:variant>
      <vt:variant>
        <vt:i4>1507387</vt:i4>
      </vt:variant>
      <vt:variant>
        <vt:i4>812</vt:i4>
      </vt:variant>
      <vt:variant>
        <vt:i4>0</vt:i4>
      </vt:variant>
      <vt:variant>
        <vt:i4>5</vt:i4>
      </vt:variant>
      <vt:variant>
        <vt:lpwstr/>
      </vt:variant>
      <vt:variant>
        <vt:lpwstr>_Toc233724806</vt:lpwstr>
      </vt:variant>
      <vt:variant>
        <vt:i4>1507387</vt:i4>
      </vt:variant>
      <vt:variant>
        <vt:i4>806</vt:i4>
      </vt:variant>
      <vt:variant>
        <vt:i4>0</vt:i4>
      </vt:variant>
      <vt:variant>
        <vt:i4>5</vt:i4>
      </vt:variant>
      <vt:variant>
        <vt:lpwstr/>
      </vt:variant>
      <vt:variant>
        <vt:lpwstr>_Toc233724805</vt:lpwstr>
      </vt:variant>
      <vt:variant>
        <vt:i4>1507387</vt:i4>
      </vt:variant>
      <vt:variant>
        <vt:i4>800</vt:i4>
      </vt:variant>
      <vt:variant>
        <vt:i4>0</vt:i4>
      </vt:variant>
      <vt:variant>
        <vt:i4>5</vt:i4>
      </vt:variant>
      <vt:variant>
        <vt:lpwstr/>
      </vt:variant>
      <vt:variant>
        <vt:lpwstr>_Toc233724804</vt:lpwstr>
      </vt:variant>
      <vt:variant>
        <vt:i4>1507387</vt:i4>
      </vt:variant>
      <vt:variant>
        <vt:i4>794</vt:i4>
      </vt:variant>
      <vt:variant>
        <vt:i4>0</vt:i4>
      </vt:variant>
      <vt:variant>
        <vt:i4>5</vt:i4>
      </vt:variant>
      <vt:variant>
        <vt:lpwstr/>
      </vt:variant>
      <vt:variant>
        <vt:lpwstr>_Toc233724803</vt:lpwstr>
      </vt:variant>
      <vt:variant>
        <vt:i4>1507387</vt:i4>
      </vt:variant>
      <vt:variant>
        <vt:i4>788</vt:i4>
      </vt:variant>
      <vt:variant>
        <vt:i4>0</vt:i4>
      </vt:variant>
      <vt:variant>
        <vt:i4>5</vt:i4>
      </vt:variant>
      <vt:variant>
        <vt:lpwstr/>
      </vt:variant>
      <vt:variant>
        <vt:lpwstr>_Toc233724802</vt:lpwstr>
      </vt:variant>
      <vt:variant>
        <vt:i4>1507387</vt:i4>
      </vt:variant>
      <vt:variant>
        <vt:i4>782</vt:i4>
      </vt:variant>
      <vt:variant>
        <vt:i4>0</vt:i4>
      </vt:variant>
      <vt:variant>
        <vt:i4>5</vt:i4>
      </vt:variant>
      <vt:variant>
        <vt:lpwstr/>
      </vt:variant>
      <vt:variant>
        <vt:lpwstr>_Toc233724801</vt:lpwstr>
      </vt:variant>
      <vt:variant>
        <vt:i4>1507387</vt:i4>
      </vt:variant>
      <vt:variant>
        <vt:i4>776</vt:i4>
      </vt:variant>
      <vt:variant>
        <vt:i4>0</vt:i4>
      </vt:variant>
      <vt:variant>
        <vt:i4>5</vt:i4>
      </vt:variant>
      <vt:variant>
        <vt:lpwstr/>
      </vt:variant>
      <vt:variant>
        <vt:lpwstr>_Toc233724800</vt:lpwstr>
      </vt:variant>
      <vt:variant>
        <vt:i4>1966132</vt:i4>
      </vt:variant>
      <vt:variant>
        <vt:i4>770</vt:i4>
      </vt:variant>
      <vt:variant>
        <vt:i4>0</vt:i4>
      </vt:variant>
      <vt:variant>
        <vt:i4>5</vt:i4>
      </vt:variant>
      <vt:variant>
        <vt:lpwstr/>
      </vt:variant>
      <vt:variant>
        <vt:lpwstr>_Toc233724799</vt:lpwstr>
      </vt:variant>
      <vt:variant>
        <vt:i4>1966132</vt:i4>
      </vt:variant>
      <vt:variant>
        <vt:i4>764</vt:i4>
      </vt:variant>
      <vt:variant>
        <vt:i4>0</vt:i4>
      </vt:variant>
      <vt:variant>
        <vt:i4>5</vt:i4>
      </vt:variant>
      <vt:variant>
        <vt:lpwstr/>
      </vt:variant>
      <vt:variant>
        <vt:lpwstr>_Toc233724798</vt:lpwstr>
      </vt:variant>
      <vt:variant>
        <vt:i4>1966132</vt:i4>
      </vt:variant>
      <vt:variant>
        <vt:i4>758</vt:i4>
      </vt:variant>
      <vt:variant>
        <vt:i4>0</vt:i4>
      </vt:variant>
      <vt:variant>
        <vt:i4>5</vt:i4>
      </vt:variant>
      <vt:variant>
        <vt:lpwstr/>
      </vt:variant>
      <vt:variant>
        <vt:lpwstr>_Toc233724797</vt:lpwstr>
      </vt:variant>
      <vt:variant>
        <vt:i4>1966132</vt:i4>
      </vt:variant>
      <vt:variant>
        <vt:i4>752</vt:i4>
      </vt:variant>
      <vt:variant>
        <vt:i4>0</vt:i4>
      </vt:variant>
      <vt:variant>
        <vt:i4>5</vt:i4>
      </vt:variant>
      <vt:variant>
        <vt:lpwstr/>
      </vt:variant>
      <vt:variant>
        <vt:lpwstr>_Toc233724796</vt:lpwstr>
      </vt:variant>
      <vt:variant>
        <vt:i4>1966132</vt:i4>
      </vt:variant>
      <vt:variant>
        <vt:i4>746</vt:i4>
      </vt:variant>
      <vt:variant>
        <vt:i4>0</vt:i4>
      </vt:variant>
      <vt:variant>
        <vt:i4>5</vt:i4>
      </vt:variant>
      <vt:variant>
        <vt:lpwstr/>
      </vt:variant>
      <vt:variant>
        <vt:lpwstr>_Toc233724795</vt:lpwstr>
      </vt:variant>
      <vt:variant>
        <vt:i4>1966132</vt:i4>
      </vt:variant>
      <vt:variant>
        <vt:i4>740</vt:i4>
      </vt:variant>
      <vt:variant>
        <vt:i4>0</vt:i4>
      </vt:variant>
      <vt:variant>
        <vt:i4>5</vt:i4>
      </vt:variant>
      <vt:variant>
        <vt:lpwstr/>
      </vt:variant>
      <vt:variant>
        <vt:lpwstr>_Toc233724794</vt:lpwstr>
      </vt:variant>
      <vt:variant>
        <vt:i4>1966132</vt:i4>
      </vt:variant>
      <vt:variant>
        <vt:i4>734</vt:i4>
      </vt:variant>
      <vt:variant>
        <vt:i4>0</vt:i4>
      </vt:variant>
      <vt:variant>
        <vt:i4>5</vt:i4>
      </vt:variant>
      <vt:variant>
        <vt:lpwstr/>
      </vt:variant>
      <vt:variant>
        <vt:lpwstr>_Toc233724793</vt:lpwstr>
      </vt:variant>
      <vt:variant>
        <vt:i4>1966132</vt:i4>
      </vt:variant>
      <vt:variant>
        <vt:i4>728</vt:i4>
      </vt:variant>
      <vt:variant>
        <vt:i4>0</vt:i4>
      </vt:variant>
      <vt:variant>
        <vt:i4>5</vt:i4>
      </vt:variant>
      <vt:variant>
        <vt:lpwstr/>
      </vt:variant>
      <vt:variant>
        <vt:lpwstr>_Toc233724792</vt:lpwstr>
      </vt:variant>
      <vt:variant>
        <vt:i4>1966132</vt:i4>
      </vt:variant>
      <vt:variant>
        <vt:i4>722</vt:i4>
      </vt:variant>
      <vt:variant>
        <vt:i4>0</vt:i4>
      </vt:variant>
      <vt:variant>
        <vt:i4>5</vt:i4>
      </vt:variant>
      <vt:variant>
        <vt:lpwstr/>
      </vt:variant>
      <vt:variant>
        <vt:lpwstr>_Toc233724791</vt:lpwstr>
      </vt:variant>
      <vt:variant>
        <vt:i4>1966132</vt:i4>
      </vt:variant>
      <vt:variant>
        <vt:i4>716</vt:i4>
      </vt:variant>
      <vt:variant>
        <vt:i4>0</vt:i4>
      </vt:variant>
      <vt:variant>
        <vt:i4>5</vt:i4>
      </vt:variant>
      <vt:variant>
        <vt:lpwstr/>
      </vt:variant>
      <vt:variant>
        <vt:lpwstr>_Toc233724790</vt:lpwstr>
      </vt:variant>
      <vt:variant>
        <vt:i4>2031668</vt:i4>
      </vt:variant>
      <vt:variant>
        <vt:i4>710</vt:i4>
      </vt:variant>
      <vt:variant>
        <vt:i4>0</vt:i4>
      </vt:variant>
      <vt:variant>
        <vt:i4>5</vt:i4>
      </vt:variant>
      <vt:variant>
        <vt:lpwstr/>
      </vt:variant>
      <vt:variant>
        <vt:lpwstr>_Toc233724789</vt:lpwstr>
      </vt:variant>
      <vt:variant>
        <vt:i4>2031668</vt:i4>
      </vt:variant>
      <vt:variant>
        <vt:i4>704</vt:i4>
      </vt:variant>
      <vt:variant>
        <vt:i4>0</vt:i4>
      </vt:variant>
      <vt:variant>
        <vt:i4>5</vt:i4>
      </vt:variant>
      <vt:variant>
        <vt:lpwstr/>
      </vt:variant>
      <vt:variant>
        <vt:lpwstr>_Toc233724788</vt:lpwstr>
      </vt:variant>
      <vt:variant>
        <vt:i4>2031668</vt:i4>
      </vt:variant>
      <vt:variant>
        <vt:i4>698</vt:i4>
      </vt:variant>
      <vt:variant>
        <vt:i4>0</vt:i4>
      </vt:variant>
      <vt:variant>
        <vt:i4>5</vt:i4>
      </vt:variant>
      <vt:variant>
        <vt:lpwstr/>
      </vt:variant>
      <vt:variant>
        <vt:lpwstr>_Toc233724787</vt:lpwstr>
      </vt:variant>
      <vt:variant>
        <vt:i4>2031668</vt:i4>
      </vt:variant>
      <vt:variant>
        <vt:i4>692</vt:i4>
      </vt:variant>
      <vt:variant>
        <vt:i4>0</vt:i4>
      </vt:variant>
      <vt:variant>
        <vt:i4>5</vt:i4>
      </vt:variant>
      <vt:variant>
        <vt:lpwstr/>
      </vt:variant>
      <vt:variant>
        <vt:lpwstr>_Toc233724786</vt:lpwstr>
      </vt:variant>
      <vt:variant>
        <vt:i4>2031668</vt:i4>
      </vt:variant>
      <vt:variant>
        <vt:i4>686</vt:i4>
      </vt:variant>
      <vt:variant>
        <vt:i4>0</vt:i4>
      </vt:variant>
      <vt:variant>
        <vt:i4>5</vt:i4>
      </vt:variant>
      <vt:variant>
        <vt:lpwstr/>
      </vt:variant>
      <vt:variant>
        <vt:lpwstr>_Toc233724785</vt:lpwstr>
      </vt:variant>
      <vt:variant>
        <vt:i4>2031668</vt:i4>
      </vt:variant>
      <vt:variant>
        <vt:i4>680</vt:i4>
      </vt:variant>
      <vt:variant>
        <vt:i4>0</vt:i4>
      </vt:variant>
      <vt:variant>
        <vt:i4>5</vt:i4>
      </vt:variant>
      <vt:variant>
        <vt:lpwstr/>
      </vt:variant>
      <vt:variant>
        <vt:lpwstr>_Toc233724784</vt:lpwstr>
      </vt:variant>
      <vt:variant>
        <vt:i4>2031668</vt:i4>
      </vt:variant>
      <vt:variant>
        <vt:i4>674</vt:i4>
      </vt:variant>
      <vt:variant>
        <vt:i4>0</vt:i4>
      </vt:variant>
      <vt:variant>
        <vt:i4>5</vt:i4>
      </vt:variant>
      <vt:variant>
        <vt:lpwstr/>
      </vt:variant>
      <vt:variant>
        <vt:lpwstr>_Toc233724783</vt:lpwstr>
      </vt:variant>
      <vt:variant>
        <vt:i4>2031668</vt:i4>
      </vt:variant>
      <vt:variant>
        <vt:i4>668</vt:i4>
      </vt:variant>
      <vt:variant>
        <vt:i4>0</vt:i4>
      </vt:variant>
      <vt:variant>
        <vt:i4>5</vt:i4>
      </vt:variant>
      <vt:variant>
        <vt:lpwstr/>
      </vt:variant>
      <vt:variant>
        <vt:lpwstr>_Toc233724782</vt:lpwstr>
      </vt:variant>
      <vt:variant>
        <vt:i4>2031668</vt:i4>
      </vt:variant>
      <vt:variant>
        <vt:i4>662</vt:i4>
      </vt:variant>
      <vt:variant>
        <vt:i4>0</vt:i4>
      </vt:variant>
      <vt:variant>
        <vt:i4>5</vt:i4>
      </vt:variant>
      <vt:variant>
        <vt:lpwstr/>
      </vt:variant>
      <vt:variant>
        <vt:lpwstr>_Toc233724781</vt:lpwstr>
      </vt:variant>
      <vt:variant>
        <vt:i4>2031668</vt:i4>
      </vt:variant>
      <vt:variant>
        <vt:i4>656</vt:i4>
      </vt:variant>
      <vt:variant>
        <vt:i4>0</vt:i4>
      </vt:variant>
      <vt:variant>
        <vt:i4>5</vt:i4>
      </vt:variant>
      <vt:variant>
        <vt:lpwstr/>
      </vt:variant>
      <vt:variant>
        <vt:lpwstr>_Toc233724780</vt:lpwstr>
      </vt:variant>
      <vt:variant>
        <vt:i4>1048628</vt:i4>
      </vt:variant>
      <vt:variant>
        <vt:i4>650</vt:i4>
      </vt:variant>
      <vt:variant>
        <vt:i4>0</vt:i4>
      </vt:variant>
      <vt:variant>
        <vt:i4>5</vt:i4>
      </vt:variant>
      <vt:variant>
        <vt:lpwstr/>
      </vt:variant>
      <vt:variant>
        <vt:lpwstr>_Toc233724779</vt:lpwstr>
      </vt:variant>
      <vt:variant>
        <vt:i4>1048628</vt:i4>
      </vt:variant>
      <vt:variant>
        <vt:i4>644</vt:i4>
      </vt:variant>
      <vt:variant>
        <vt:i4>0</vt:i4>
      </vt:variant>
      <vt:variant>
        <vt:i4>5</vt:i4>
      </vt:variant>
      <vt:variant>
        <vt:lpwstr/>
      </vt:variant>
      <vt:variant>
        <vt:lpwstr>_Toc233724778</vt:lpwstr>
      </vt:variant>
      <vt:variant>
        <vt:i4>1048628</vt:i4>
      </vt:variant>
      <vt:variant>
        <vt:i4>638</vt:i4>
      </vt:variant>
      <vt:variant>
        <vt:i4>0</vt:i4>
      </vt:variant>
      <vt:variant>
        <vt:i4>5</vt:i4>
      </vt:variant>
      <vt:variant>
        <vt:lpwstr/>
      </vt:variant>
      <vt:variant>
        <vt:lpwstr>_Toc233724777</vt:lpwstr>
      </vt:variant>
      <vt:variant>
        <vt:i4>1048628</vt:i4>
      </vt:variant>
      <vt:variant>
        <vt:i4>632</vt:i4>
      </vt:variant>
      <vt:variant>
        <vt:i4>0</vt:i4>
      </vt:variant>
      <vt:variant>
        <vt:i4>5</vt:i4>
      </vt:variant>
      <vt:variant>
        <vt:lpwstr/>
      </vt:variant>
      <vt:variant>
        <vt:lpwstr>_Toc233724776</vt:lpwstr>
      </vt:variant>
      <vt:variant>
        <vt:i4>1048628</vt:i4>
      </vt:variant>
      <vt:variant>
        <vt:i4>626</vt:i4>
      </vt:variant>
      <vt:variant>
        <vt:i4>0</vt:i4>
      </vt:variant>
      <vt:variant>
        <vt:i4>5</vt:i4>
      </vt:variant>
      <vt:variant>
        <vt:lpwstr/>
      </vt:variant>
      <vt:variant>
        <vt:lpwstr>_Toc233724775</vt:lpwstr>
      </vt:variant>
      <vt:variant>
        <vt:i4>1048628</vt:i4>
      </vt:variant>
      <vt:variant>
        <vt:i4>620</vt:i4>
      </vt:variant>
      <vt:variant>
        <vt:i4>0</vt:i4>
      </vt:variant>
      <vt:variant>
        <vt:i4>5</vt:i4>
      </vt:variant>
      <vt:variant>
        <vt:lpwstr/>
      </vt:variant>
      <vt:variant>
        <vt:lpwstr>_Toc233724774</vt:lpwstr>
      </vt:variant>
      <vt:variant>
        <vt:i4>1048628</vt:i4>
      </vt:variant>
      <vt:variant>
        <vt:i4>614</vt:i4>
      </vt:variant>
      <vt:variant>
        <vt:i4>0</vt:i4>
      </vt:variant>
      <vt:variant>
        <vt:i4>5</vt:i4>
      </vt:variant>
      <vt:variant>
        <vt:lpwstr/>
      </vt:variant>
      <vt:variant>
        <vt:lpwstr>_Toc233724773</vt:lpwstr>
      </vt:variant>
      <vt:variant>
        <vt:i4>1048628</vt:i4>
      </vt:variant>
      <vt:variant>
        <vt:i4>608</vt:i4>
      </vt:variant>
      <vt:variant>
        <vt:i4>0</vt:i4>
      </vt:variant>
      <vt:variant>
        <vt:i4>5</vt:i4>
      </vt:variant>
      <vt:variant>
        <vt:lpwstr/>
      </vt:variant>
      <vt:variant>
        <vt:lpwstr>_Toc233724772</vt:lpwstr>
      </vt:variant>
      <vt:variant>
        <vt:i4>1048628</vt:i4>
      </vt:variant>
      <vt:variant>
        <vt:i4>602</vt:i4>
      </vt:variant>
      <vt:variant>
        <vt:i4>0</vt:i4>
      </vt:variant>
      <vt:variant>
        <vt:i4>5</vt:i4>
      </vt:variant>
      <vt:variant>
        <vt:lpwstr/>
      </vt:variant>
      <vt:variant>
        <vt:lpwstr>_Toc233724771</vt:lpwstr>
      </vt:variant>
      <vt:variant>
        <vt:i4>1048628</vt:i4>
      </vt:variant>
      <vt:variant>
        <vt:i4>596</vt:i4>
      </vt:variant>
      <vt:variant>
        <vt:i4>0</vt:i4>
      </vt:variant>
      <vt:variant>
        <vt:i4>5</vt:i4>
      </vt:variant>
      <vt:variant>
        <vt:lpwstr/>
      </vt:variant>
      <vt:variant>
        <vt:lpwstr>_Toc233724770</vt:lpwstr>
      </vt:variant>
      <vt:variant>
        <vt:i4>1114164</vt:i4>
      </vt:variant>
      <vt:variant>
        <vt:i4>590</vt:i4>
      </vt:variant>
      <vt:variant>
        <vt:i4>0</vt:i4>
      </vt:variant>
      <vt:variant>
        <vt:i4>5</vt:i4>
      </vt:variant>
      <vt:variant>
        <vt:lpwstr/>
      </vt:variant>
      <vt:variant>
        <vt:lpwstr>_Toc233724769</vt:lpwstr>
      </vt:variant>
      <vt:variant>
        <vt:i4>1114164</vt:i4>
      </vt:variant>
      <vt:variant>
        <vt:i4>584</vt:i4>
      </vt:variant>
      <vt:variant>
        <vt:i4>0</vt:i4>
      </vt:variant>
      <vt:variant>
        <vt:i4>5</vt:i4>
      </vt:variant>
      <vt:variant>
        <vt:lpwstr/>
      </vt:variant>
      <vt:variant>
        <vt:lpwstr>_Toc233724768</vt:lpwstr>
      </vt:variant>
      <vt:variant>
        <vt:i4>1114164</vt:i4>
      </vt:variant>
      <vt:variant>
        <vt:i4>578</vt:i4>
      </vt:variant>
      <vt:variant>
        <vt:i4>0</vt:i4>
      </vt:variant>
      <vt:variant>
        <vt:i4>5</vt:i4>
      </vt:variant>
      <vt:variant>
        <vt:lpwstr/>
      </vt:variant>
      <vt:variant>
        <vt:lpwstr>_Toc233724767</vt:lpwstr>
      </vt:variant>
      <vt:variant>
        <vt:i4>1114164</vt:i4>
      </vt:variant>
      <vt:variant>
        <vt:i4>572</vt:i4>
      </vt:variant>
      <vt:variant>
        <vt:i4>0</vt:i4>
      </vt:variant>
      <vt:variant>
        <vt:i4>5</vt:i4>
      </vt:variant>
      <vt:variant>
        <vt:lpwstr/>
      </vt:variant>
      <vt:variant>
        <vt:lpwstr>_Toc233724766</vt:lpwstr>
      </vt:variant>
      <vt:variant>
        <vt:i4>1114164</vt:i4>
      </vt:variant>
      <vt:variant>
        <vt:i4>566</vt:i4>
      </vt:variant>
      <vt:variant>
        <vt:i4>0</vt:i4>
      </vt:variant>
      <vt:variant>
        <vt:i4>5</vt:i4>
      </vt:variant>
      <vt:variant>
        <vt:lpwstr/>
      </vt:variant>
      <vt:variant>
        <vt:lpwstr>_Toc233724765</vt:lpwstr>
      </vt:variant>
      <vt:variant>
        <vt:i4>1114164</vt:i4>
      </vt:variant>
      <vt:variant>
        <vt:i4>560</vt:i4>
      </vt:variant>
      <vt:variant>
        <vt:i4>0</vt:i4>
      </vt:variant>
      <vt:variant>
        <vt:i4>5</vt:i4>
      </vt:variant>
      <vt:variant>
        <vt:lpwstr/>
      </vt:variant>
      <vt:variant>
        <vt:lpwstr>_Toc233724764</vt:lpwstr>
      </vt:variant>
      <vt:variant>
        <vt:i4>1114164</vt:i4>
      </vt:variant>
      <vt:variant>
        <vt:i4>554</vt:i4>
      </vt:variant>
      <vt:variant>
        <vt:i4>0</vt:i4>
      </vt:variant>
      <vt:variant>
        <vt:i4>5</vt:i4>
      </vt:variant>
      <vt:variant>
        <vt:lpwstr/>
      </vt:variant>
      <vt:variant>
        <vt:lpwstr>_Toc233724763</vt:lpwstr>
      </vt:variant>
      <vt:variant>
        <vt:i4>1114164</vt:i4>
      </vt:variant>
      <vt:variant>
        <vt:i4>548</vt:i4>
      </vt:variant>
      <vt:variant>
        <vt:i4>0</vt:i4>
      </vt:variant>
      <vt:variant>
        <vt:i4>5</vt:i4>
      </vt:variant>
      <vt:variant>
        <vt:lpwstr/>
      </vt:variant>
      <vt:variant>
        <vt:lpwstr>_Toc233724762</vt:lpwstr>
      </vt:variant>
      <vt:variant>
        <vt:i4>1114164</vt:i4>
      </vt:variant>
      <vt:variant>
        <vt:i4>542</vt:i4>
      </vt:variant>
      <vt:variant>
        <vt:i4>0</vt:i4>
      </vt:variant>
      <vt:variant>
        <vt:i4>5</vt:i4>
      </vt:variant>
      <vt:variant>
        <vt:lpwstr/>
      </vt:variant>
      <vt:variant>
        <vt:lpwstr>_Toc233724761</vt:lpwstr>
      </vt:variant>
      <vt:variant>
        <vt:i4>1114164</vt:i4>
      </vt:variant>
      <vt:variant>
        <vt:i4>536</vt:i4>
      </vt:variant>
      <vt:variant>
        <vt:i4>0</vt:i4>
      </vt:variant>
      <vt:variant>
        <vt:i4>5</vt:i4>
      </vt:variant>
      <vt:variant>
        <vt:lpwstr/>
      </vt:variant>
      <vt:variant>
        <vt:lpwstr>_Toc233724760</vt:lpwstr>
      </vt:variant>
      <vt:variant>
        <vt:i4>1179700</vt:i4>
      </vt:variant>
      <vt:variant>
        <vt:i4>530</vt:i4>
      </vt:variant>
      <vt:variant>
        <vt:i4>0</vt:i4>
      </vt:variant>
      <vt:variant>
        <vt:i4>5</vt:i4>
      </vt:variant>
      <vt:variant>
        <vt:lpwstr/>
      </vt:variant>
      <vt:variant>
        <vt:lpwstr>_Toc233724759</vt:lpwstr>
      </vt:variant>
      <vt:variant>
        <vt:i4>1179700</vt:i4>
      </vt:variant>
      <vt:variant>
        <vt:i4>524</vt:i4>
      </vt:variant>
      <vt:variant>
        <vt:i4>0</vt:i4>
      </vt:variant>
      <vt:variant>
        <vt:i4>5</vt:i4>
      </vt:variant>
      <vt:variant>
        <vt:lpwstr/>
      </vt:variant>
      <vt:variant>
        <vt:lpwstr>_Toc233724758</vt:lpwstr>
      </vt:variant>
      <vt:variant>
        <vt:i4>1179700</vt:i4>
      </vt:variant>
      <vt:variant>
        <vt:i4>518</vt:i4>
      </vt:variant>
      <vt:variant>
        <vt:i4>0</vt:i4>
      </vt:variant>
      <vt:variant>
        <vt:i4>5</vt:i4>
      </vt:variant>
      <vt:variant>
        <vt:lpwstr/>
      </vt:variant>
      <vt:variant>
        <vt:lpwstr>_Toc233724757</vt:lpwstr>
      </vt:variant>
      <vt:variant>
        <vt:i4>1179700</vt:i4>
      </vt:variant>
      <vt:variant>
        <vt:i4>512</vt:i4>
      </vt:variant>
      <vt:variant>
        <vt:i4>0</vt:i4>
      </vt:variant>
      <vt:variant>
        <vt:i4>5</vt:i4>
      </vt:variant>
      <vt:variant>
        <vt:lpwstr/>
      </vt:variant>
      <vt:variant>
        <vt:lpwstr>_Toc233724756</vt:lpwstr>
      </vt:variant>
      <vt:variant>
        <vt:i4>1179700</vt:i4>
      </vt:variant>
      <vt:variant>
        <vt:i4>506</vt:i4>
      </vt:variant>
      <vt:variant>
        <vt:i4>0</vt:i4>
      </vt:variant>
      <vt:variant>
        <vt:i4>5</vt:i4>
      </vt:variant>
      <vt:variant>
        <vt:lpwstr/>
      </vt:variant>
      <vt:variant>
        <vt:lpwstr>_Toc233724755</vt:lpwstr>
      </vt:variant>
      <vt:variant>
        <vt:i4>1179700</vt:i4>
      </vt:variant>
      <vt:variant>
        <vt:i4>500</vt:i4>
      </vt:variant>
      <vt:variant>
        <vt:i4>0</vt:i4>
      </vt:variant>
      <vt:variant>
        <vt:i4>5</vt:i4>
      </vt:variant>
      <vt:variant>
        <vt:lpwstr/>
      </vt:variant>
      <vt:variant>
        <vt:lpwstr>_Toc233724754</vt:lpwstr>
      </vt:variant>
      <vt:variant>
        <vt:i4>1179700</vt:i4>
      </vt:variant>
      <vt:variant>
        <vt:i4>494</vt:i4>
      </vt:variant>
      <vt:variant>
        <vt:i4>0</vt:i4>
      </vt:variant>
      <vt:variant>
        <vt:i4>5</vt:i4>
      </vt:variant>
      <vt:variant>
        <vt:lpwstr/>
      </vt:variant>
      <vt:variant>
        <vt:lpwstr>_Toc233724753</vt:lpwstr>
      </vt:variant>
      <vt:variant>
        <vt:i4>1179700</vt:i4>
      </vt:variant>
      <vt:variant>
        <vt:i4>488</vt:i4>
      </vt:variant>
      <vt:variant>
        <vt:i4>0</vt:i4>
      </vt:variant>
      <vt:variant>
        <vt:i4>5</vt:i4>
      </vt:variant>
      <vt:variant>
        <vt:lpwstr/>
      </vt:variant>
      <vt:variant>
        <vt:lpwstr>_Toc233724752</vt:lpwstr>
      </vt:variant>
      <vt:variant>
        <vt:i4>1179700</vt:i4>
      </vt:variant>
      <vt:variant>
        <vt:i4>482</vt:i4>
      </vt:variant>
      <vt:variant>
        <vt:i4>0</vt:i4>
      </vt:variant>
      <vt:variant>
        <vt:i4>5</vt:i4>
      </vt:variant>
      <vt:variant>
        <vt:lpwstr/>
      </vt:variant>
      <vt:variant>
        <vt:lpwstr>_Toc233724751</vt:lpwstr>
      </vt:variant>
      <vt:variant>
        <vt:i4>1179700</vt:i4>
      </vt:variant>
      <vt:variant>
        <vt:i4>476</vt:i4>
      </vt:variant>
      <vt:variant>
        <vt:i4>0</vt:i4>
      </vt:variant>
      <vt:variant>
        <vt:i4>5</vt:i4>
      </vt:variant>
      <vt:variant>
        <vt:lpwstr/>
      </vt:variant>
      <vt:variant>
        <vt:lpwstr>_Toc233724750</vt:lpwstr>
      </vt:variant>
      <vt:variant>
        <vt:i4>1245236</vt:i4>
      </vt:variant>
      <vt:variant>
        <vt:i4>470</vt:i4>
      </vt:variant>
      <vt:variant>
        <vt:i4>0</vt:i4>
      </vt:variant>
      <vt:variant>
        <vt:i4>5</vt:i4>
      </vt:variant>
      <vt:variant>
        <vt:lpwstr/>
      </vt:variant>
      <vt:variant>
        <vt:lpwstr>_Toc233724749</vt:lpwstr>
      </vt:variant>
      <vt:variant>
        <vt:i4>1245236</vt:i4>
      </vt:variant>
      <vt:variant>
        <vt:i4>464</vt:i4>
      </vt:variant>
      <vt:variant>
        <vt:i4>0</vt:i4>
      </vt:variant>
      <vt:variant>
        <vt:i4>5</vt:i4>
      </vt:variant>
      <vt:variant>
        <vt:lpwstr/>
      </vt:variant>
      <vt:variant>
        <vt:lpwstr>_Toc233724748</vt:lpwstr>
      </vt:variant>
      <vt:variant>
        <vt:i4>1245236</vt:i4>
      </vt:variant>
      <vt:variant>
        <vt:i4>458</vt:i4>
      </vt:variant>
      <vt:variant>
        <vt:i4>0</vt:i4>
      </vt:variant>
      <vt:variant>
        <vt:i4>5</vt:i4>
      </vt:variant>
      <vt:variant>
        <vt:lpwstr/>
      </vt:variant>
      <vt:variant>
        <vt:lpwstr>_Toc233724747</vt:lpwstr>
      </vt:variant>
      <vt:variant>
        <vt:i4>1245236</vt:i4>
      </vt:variant>
      <vt:variant>
        <vt:i4>452</vt:i4>
      </vt:variant>
      <vt:variant>
        <vt:i4>0</vt:i4>
      </vt:variant>
      <vt:variant>
        <vt:i4>5</vt:i4>
      </vt:variant>
      <vt:variant>
        <vt:lpwstr/>
      </vt:variant>
      <vt:variant>
        <vt:lpwstr>_Toc233724746</vt:lpwstr>
      </vt:variant>
      <vt:variant>
        <vt:i4>1245236</vt:i4>
      </vt:variant>
      <vt:variant>
        <vt:i4>446</vt:i4>
      </vt:variant>
      <vt:variant>
        <vt:i4>0</vt:i4>
      </vt:variant>
      <vt:variant>
        <vt:i4>5</vt:i4>
      </vt:variant>
      <vt:variant>
        <vt:lpwstr/>
      </vt:variant>
      <vt:variant>
        <vt:lpwstr>_Toc233724745</vt:lpwstr>
      </vt:variant>
      <vt:variant>
        <vt:i4>1245236</vt:i4>
      </vt:variant>
      <vt:variant>
        <vt:i4>440</vt:i4>
      </vt:variant>
      <vt:variant>
        <vt:i4>0</vt:i4>
      </vt:variant>
      <vt:variant>
        <vt:i4>5</vt:i4>
      </vt:variant>
      <vt:variant>
        <vt:lpwstr/>
      </vt:variant>
      <vt:variant>
        <vt:lpwstr>_Toc233724744</vt:lpwstr>
      </vt:variant>
      <vt:variant>
        <vt:i4>1245236</vt:i4>
      </vt:variant>
      <vt:variant>
        <vt:i4>434</vt:i4>
      </vt:variant>
      <vt:variant>
        <vt:i4>0</vt:i4>
      </vt:variant>
      <vt:variant>
        <vt:i4>5</vt:i4>
      </vt:variant>
      <vt:variant>
        <vt:lpwstr/>
      </vt:variant>
      <vt:variant>
        <vt:lpwstr>_Toc233724743</vt:lpwstr>
      </vt:variant>
      <vt:variant>
        <vt:i4>1245236</vt:i4>
      </vt:variant>
      <vt:variant>
        <vt:i4>428</vt:i4>
      </vt:variant>
      <vt:variant>
        <vt:i4>0</vt:i4>
      </vt:variant>
      <vt:variant>
        <vt:i4>5</vt:i4>
      </vt:variant>
      <vt:variant>
        <vt:lpwstr/>
      </vt:variant>
      <vt:variant>
        <vt:lpwstr>_Toc233724742</vt:lpwstr>
      </vt:variant>
      <vt:variant>
        <vt:i4>1245236</vt:i4>
      </vt:variant>
      <vt:variant>
        <vt:i4>422</vt:i4>
      </vt:variant>
      <vt:variant>
        <vt:i4>0</vt:i4>
      </vt:variant>
      <vt:variant>
        <vt:i4>5</vt:i4>
      </vt:variant>
      <vt:variant>
        <vt:lpwstr/>
      </vt:variant>
      <vt:variant>
        <vt:lpwstr>_Toc233724741</vt:lpwstr>
      </vt:variant>
      <vt:variant>
        <vt:i4>1245236</vt:i4>
      </vt:variant>
      <vt:variant>
        <vt:i4>416</vt:i4>
      </vt:variant>
      <vt:variant>
        <vt:i4>0</vt:i4>
      </vt:variant>
      <vt:variant>
        <vt:i4>5</vt:i4>
      </vt:variant>
      <vt:variant>
        <vt:lpwstr/>
      </vt:variant>
      <vt:variant>
        <vt:lpwstr>_Toc233724740</vt:lpwstr>
      </vt:variant>
      <vt:variant>
        <vt:i4>1310772</vt:i4>
      </vt:variant>
      <vt:variant>
        <vt:i4>410</vt:i4>
      </vt:variant>
      <vt:variant>
        <vt:i4>0</vt:i4>
      </vt:variant>
      <vt:variant>
        <vt:i4>5</vt:i4>
      </vt:variant>
      <vt:variant>
        <vt:lpwstr/>
      </vt:variant>
      <vt:variant>
        <vt:lpwstr>_Toc233724739</vt:lpwstr>
      </vt:variant>
      <vt:variant>
        <vt:i4>1310772</vt:i4>
      </vt:variant>
      <vt:variant>
        <vt:i4>404</vt:i4>
      </vt:variant>
      <vt:variant>
        <vt:i4>0</vt:i4>
      </vt:variant>
      <vt:variant>
        <vt:i4>5</vt:i4>
      </vt:variant>
      <vt:variant>
        <vt:lpwstr/>
      </vt:variant>
      <vt:variant>
        <vt:lpwstr>_Toc233724738</vt:lpwstr>
      </vt:variant>
      <vt:variant>
        <vt:i4>1310772</vt:i4>
      </vt:variant>
      <vt:variant>
        <vt:i4>398</vt:i4>
      </vt:variant>
      <vt:variant>
        <vt:i4>0</vt:i4>
      </vt:variant>
      <vt:variant>
        <vt:i4>5</vt:i4>
      </vt:variant>
      <vt:variant>
        <vt:lpwstr/>
      </vt:variant>
      <vt:variant>
        <vt:lpwstr>_Toc233724737</vt:lpwstr>
      </vt:variant>
      <vt:variant>
        <vt:i4>1310772</vt:i4>
      </vt:variant>
      <vt:variant>
        <vt:i4>392</vt:i4>
      </vt:variant>
      <vt:variant>
        <vt:i4>0</vt:i4>
      </vt:variant>
      <vt:variant>
        <vt:i4>5</vt:i4>
      </vt:variant>
      <vt:variant>
        <vt:lpwstr/>
      </vt:variant>
      <vt:variant>
        <vt:lpwstr>_Toc233724736</vt:lpwstr>
      </vt:variant>
      <vt:variant>
        <vt:i4>1310772</vt:i4>
      </vt:variant>
      <vt:variant>
        <vt:i4>386</vt:i4>
      </vt:variant>
      <vt:variant>
        <vt:i4>0</vt:i4>
      </vt:variant>
      <vt:variant>
        <vt:i4>5</vt:i4>
      </vt:variant>
      <vt:variant>
        <vt:lpwstr/>
      </vt:variant>
      <vt:variant>
        <vt:lpwstr>_Toc233724735</vt:lpwstr>
      </vt:variant>
      <vt:variant>
        <vt:i4>1310772</vt:i4>
      </vt:variant>
      <vt:variant>
        <vt:i4>380</vt:i4>
      </vt:variant>
      <vt:variant>
        <vt:i4>0</vt:i4>
      </vt:variant>
      <vt:variant>
        <vt:i4>5</vt:i4>
      </vt:variant>
      <vt:variant>
        <vt:lpwstr/>
      </vt:variant>
      <vt:variant>
        <vt:lpwstr>_Toc233724734</vt:lpwstr>
      </vt:variant>
      <vt:variant>
        <vt:i4>1310772</vt:i4>
      </vt:variant>
      <vt:variant>
        <vt:i4>374</vt:i4>
      </vt:variant>
      <vt:variant>
        <vt:i4>0</vt:i4>
      </vt:variant>
      <vt:variant>
        <vt:i4>5</vt:i4>
      </vt:variant>
      <vt:variant>
        <vt:lpwstr/>
      </vt:variant>
      <vt:variant>
        <vt:lpwstr>_Toc233724733</vt:lpwstr>
      </vt:variant>
      <vt:variant>
        <vt:i4>1310772</vt:i4>
      </vt:variant>
      <vt:variant>
        <vt:i4>368</vt:i4>
      </vt:variant>
      <vt:variant>
        <vt:i4>0</vt:i4>
      </vt:variant>
      <vt:variant>
        <vt:i4>5</vt:i4>
      </vt:variant>
      <vt:variant>
        <vt:lpwstr/>
      </vt:variant>
      <vt:variant>
        <vt:lpwstr>_Toc233724732</vt:lpwstr>
      </vt:variant>
      <vt:variant>
        <vt:i4>1310772</vt:i4>
      </vt:variant>
      <vt:variant>
        <vt:i4>362</vt:i4>
      </vt:variant>
      <vt:variant>
        <vt:i4>0</vt:i4>
      </vt:variant>
      <vt:variant>
        <vt:i4>5</vt:i4>
      </vt:variant>
      <vt:variant>
        <vt:lpwstr/>
      </vt:variant>
      <vt:variant>
        <vt:lpwstr>_Toc233724731</vt:lpwstr>
      </vt:variant>
      <vt:variant>
        <vt:i4>1310772</vt:i4>
      </vt:variant>
      <vt:variant>
        <vt:i4>356</vt:i4>
      </vt:variant>
      <vt:variant>
        <vt:i4>0</vt:i4>
      </vt:variant>
      <vt:variant>
        <vt:i4>5</vt:i4>
      </vt:variant>
      <vt:variant>
        <vt:lpwstr/>
      </vt:variant>
      <vt:variant>
        <vt:lpwstr>_Toc233724730</vt:lpwstr>
      </vt:variant>
      <vt:variant>
        <vt:i4>1376308</vt:i4>
      </vt:variant>
      <vt:variant>
        <vt:i4>350</vt:i4>
      </vt:variant>
      <vt:variant>
        <vt:i4>0</vt:i4>
      </vt:variant>
      <vt:variant>
        <vt:i4>5</vt:i4>
      </vt:variant>
      <vt:variant>
        <vt:lpwstr/>
      </vt:variant>
      <vt:variant>
        <vt:lpwstr>_Toc233724729</vt:lpwstr>
      </vt:variant>
      <vt:variant>
        <vt:i4>1376308</vt:i4>
      </vt:variant>
      <vt:variant>
        <vt:i4>344</vt:i4>
      </vt:variant>
      <vt:variant>
        <vt:i4>0</vt:i4>
      </vt:variant>
      <vt:variant>
        <vt:i4>5</vt:i4>
      </vt:variant>
      <vt:variant>
        <vt:lpwstr/>
      </vt:variant>
      <vt:variant>
        <vt:lpwstr>_Toc233724728</vt:lpwstr>
      </vt:variant>
      <vt:variant>
        <vt:i4>1376308</vt:i4>
      </vt:variant>
      <vt:variant>
        <vt:i4>338</vt:i4>
      </vt:variant>
      <vt:variant>
        <vt:i4>0</vt:i4>
      </vt:variant>
      <vt:variant>
        <vt:i4>5</vt:i4>
      </vt:variant>
      <vt:variant>
        <vt:lpwstr/>
      </vt:variant>
      <vt:variant>
        <vt:lpwstr>_Toc233724727</vt:lpwstr>
      </vt:variant>
      <vt:variant>
        <vt:i4>1376308</vt:i4>
      </vt:variant>
      <vt:variant>
        <vt:i4>332</vt:i4>
      </vt:variant>
      <vt:variant>
        <vt:i4>0</vt:i4>
      </vt:variant>
      <vt:variant>
        <vt:i4>5</vt:i4>
      </vt:variant>
      <vt:variant>
        <vt:lpwstr/>
      </vt:variant>
      <vt:variant>
        <vt:lpwstr>_Toc233724726</vt:lpwstr>
      </vt:variant>
      <vt:variant>
        <vt:i4>1376308</vt:i4>
      </vt:variant>
      <vt:variant>
        <vt:i4>326</vt:i4>
      </vt:variant>
      <vt:variant>
        <vt:i4>0</vt:i4>
      </vt:variant>
      <vt:variant>
        <vt:i4>5</vt:i4>
      </vt:variant>
      <vt:variant>
        <vt:lpwstr/>
      </vt:variant>
      <vt:variant>
        <vt:lpwstr>_Toc233724725</vt:lpwstr>
      </vt:variant>
      <vt:variant>
        <vt:i4>1376308</vt:i4>
      </vt:variant>
      <vt:variant>
        <vt:i4>320</vt:i4>
      </vt:variant>
      <vt:variant>
        <vt:i4>0</vt:i4>
      </vt:variant>
      <vt:variant>
        <vt:i4>5</vt:i4>
      </vt:variant>
      <vt:variant>
        <vt:lpwstr/>
      </vt:variant>
      <vt:variant>
        <vt:lpwstr>_Toc233724724</vt:lpwstr>
      </vt:variant>
      <vt:variant>
        <vt:i4>1376308</vt:i4>
      </vt:variant>
      <vt:variant>
        <vt:i4>314</vt:i4>
      </vt:variant>
      <vt:variant>
        <vt:i4>0</vt:i4>
      </vt:variant>
      <vt:variant>
        <vt:i4>5</vt:i4>
      </vt:variant>
      <vt:variant>
        <vt:lpwstr/>
      </vt:variant>
      <vt:variant>
        <vt:lpwstr>_Toc233724723</vt:lpwstr>
      </vt:variant>
      <vt:variant>
        <vt:i4>1376308</vt:i4>
      </vt:variant>
      <vt:variant>
        <vt:i4>308</vt:i4>
      </vt:variant>
      <vt:variant>
        <vt:i4>0</vt:i4>
      </vt:variant>
      <vt:variant>
        <vt:i4>5</vt:i4>
      </vt:variant>
      <vt:variant>
        <vt:lpwstr/>
      </vt:variant>
      <vt:variant>
        <vt:lpwstr>_Toc233724722</vt:lpwstr>
      </vt:variant>
      <vt:variant>
        <vt:i4>1376308</vt:i4>
      </vt:variant>
      <vt:variant>
        <vt:i4>302</vt:i4>
      </vt:variant>
      <vt:variant>
        <vt:i4>0</vt:i4>
      </vt:variant>
      <vt:variant>
        <vt:i4>5</vt:i4>
      </vt:variant>
      <vt:variant>
        <vt:lpwstr/>
      </vt:variant>
      <vt:variant>
        <vt:lpwstr>_Toc233724721</vt:lpwstr>
      </vt:variant>
      <vt:variant>
        <vt:i4>1376308</vt:i4>
      </vt:variant>
      <vt:variant>
        <vt:i4>296</vt:i4>
      </vt:variant>
      <vt:variant>
        <vt:i4>0</vt:i4>
      </vt:variant>
      <vt:variant>
        <vt:i4>5</vt:i4>
      </vt:variant>
      <vt:variant>
        <vt:lpwstr/>
      </vt:variant>
      <vt:variant>
        <vt:lpwstr>_Toc233724720</vt:lpwstr>
      </vt:variant>
      <vt:variant>
        <vt:i4>1441844</vt:i4>
      </vt:variant>
      <vt:variant>
        <vt:i4>290</vt:i4>
      </vt:variant>
      <vt:variant>
        <vt:i4>0</vt:i4>
      </vt:variant>
      <vt:variant>
        <vt:i4>5</vt:i4>
      </vt:variant>
      <vt:variant>
        <vt:lpwstr/>
      </vt:variant>
      <vt:variant>
        <vt:lpwstr>_Toc233724719</vt:lpwstr>
      </vt:variant>
      <vt:variant>
        <vt:i4>1441844</vt:i4>
      </vt:variant>
      <vt:variant>
        <vt:i4>284</vt:i4>
      </vt:variant>
      <vt:variant>
        <vt:i4>0</vt:i4>
      </vt:variant>
      <vt:variant>
        <vt:i4>5</vt:i4>
      </vt:variant>
      <vt:variant>
        <vt:lpwstr/>
      </vt:variant>
      <vt:variant>
        <vt:lpwstr>_Toc233724718</vt:lpwstr>
      </vt:variant>
      <vt:variant>
        <vt:i4>1441844</vt:i4>
      </vt:variant>
      <vt:variant>
        <vt:i4>278</vt:i4>
      </vt:variant>
      <vt:variant>
        <vt:i4>0</vt:i4>
      </vt:variant>
      <vt:variant>
        <vt:i4>5</vt:i4>
      </vt:variant>
      <vt:variant>
        <vt:lpwstr/>
      </vt:variant>
      <vt:variant>
        <vt:lpwstr>_Toc233724717</vt:lpwstr>
      </vt:variant>
      <vt:variant>
        <vt:i4>1441844</vt:i4>
      </vt:variant>
      <vt:variant>
        <vt:i4>272</vt:i4>
      </vt:variant>
      <vt:variant>
        <vt:i4>0</vt:i4>
      </vt:variant>
      <vt:variant>
        <vt:i4>5</vt:i4>
      </vt:variant>
      <vt:variant>
        <vt:lpwstr/>
      </vt:variant>
      <vt:variant>
        <vt:lpwstr>_Toc233724716</vt:lpwstr>
      </vt:variant>
      <vt:variant>
        <vt:i4>1441844</vt:i4>
      </vt:variant>
      <vt:variant>
        <vt:i4>266</vt:i4>
      </vt:variant>
      <vt:variant>
        <vt:i4>0</vt:i4>
      </vt:variant>
      <vt:variant>
        <vt:i4>5</vt:i4>
      </vt:variant>
      <vt:variant>
        <vt:lpwstr/>
      </vt:variant>
      <vt:variant>
        <vt:lpwstr>_Toc233724715</vt:lpwstr>
      </vt:variant>
      <vt:variant>
        <vt:i4>1441844</vt:i4>
      </vt:variant>
      <vt:variant>
        <vt:i4>260</vt:i4>
      </vt:variant>
      <vt:variant>
        <vt:i4>0</vt:i4>
      </vt:variant>
      <vt:variant>
        <vt:i4>5</vt:i4>
      </vt:variant>
      <vt:variant>
        <vt:lpwstr/>
      </vt:variant>
      <vt:variant>
        <vt:lpwstr>_Toc233724714</vt:lpwstr>
      </vt:variant>
      <vt:variant>
        <vt:i4>1441844</vt:i4>
      </vt:variant>
      <vt:variant>
        <vt:i4>254</vt:i4>
      </vt:variant>
      <vt:variant>
        <vt:i4>0</vt:i4>
      </vt:variant>
      <vt:variant>
        <vt:i4>5</vt:i4>
      </vt:variant>
      <vt:variant>
        <vt:lpwstr/>
      </vt:variant>
      <vt:variant>
        <vt:lpwstr>_Toc233724713</vt:lpwstr>
      </vt:variant>
      <vt:variant>
        <vt:i4>1441844</vt:i4>
      </vt:variant>
      <vt:variant>
        <vt:i4>248</vt:i4>
      </vt:variant>
      <vt:variant>
        <vt:i4>0</vt:i4>
      </vt:variant>
      <vt:variant>
        <vt:i4>5</vt:i4>
      </vt:variant>
      <vt:variant>
        <vt:lpwstr/>
      </vt:variant>
      <vt:variant>
        <vt:lpwstr>_Toc233724712</vt:lpwstr>
      </vt:variant>
      <vt:variant>
        <vt:i4>1441844</vt:i4>
      </vt:variant>
      <vt:variant>
        <vt:i4>242</vt:i4>
      </vt:variant>
      <vt:variant>
        <vt:i4>0</vt:i4>
      </vt:variant>
      <vt:variant>
        <vt:i4>5</vt:i4>
      </vt:variant>
      <vt:variant>
        <vt:lpwstr/>
      </vt:variant>
      <vt:variant>
        <vt:lpwstr>_Toc233724711</vt:lpwstr>
      </vt:variant>
      <vt:variant>
        <vt:i4>1441844</vt:i4>
      </vt:variant>
      <vt:variant>
        <vt:i4>236</vt:i4>
      </vt:variant>
      <vt:variant>
        <vt:i4>0</vt:i4>
      </vt:variant>
      <vt:variant>
        <vt:i4>5</vt:i4>
      </vt:variant>
      <vt:variant>
        <vt:lpwstr/>
      </vt:variant>
      <vt:variant>
        <vt:lpwstr>_Toc233724710</vt:lpwstr>
      </vt:variant>
      <vt:variant>
        <vt:i4>1507380</vt:i4>
      </vt:variant>
      <vt:variant>
        <vt:i4>230</vt:i4>
      </vt:variant>
      <vt:variant>
        <vt:i4>0</vt:i4>
      </vt:variant>
      <vt:variant>
        <vt:i4>5</vt:i4>
      </vt:variant>
      <vt:variant>
        <vt:lpwstr/>
      </vt:variant>
      <vt:variant>
        <vt:lpwstr>_Toc233724709</vt:lpwstr>
      </vt:variant>
      <vt:variant>
        <vt:i4>1507380</vt:i4>
      </vt:variant>
      <vt:variant>
        <vt:i4>224</vt:i4>
      </vt:variant>
      <vt:variant>
        <vt:i4>0</vt:i4>
      </vt:variant>
      <vt:variant>
        <vt:i4>5</vt:i4>
      </vt:variant>
      <vt:variant>
        <vt:lpwstr/>
      </vt:variant>
      <vt:variant>
        <vt:lpwstr>_Toc233724708</vt:lpwstr>
      </vt:variant>
      <vt:variant>
        <vt:i4>1507380</vt:i4>
      </vt:variant>
      <vt:variant>
        <vt:i4>218</vt:i4>
      </vt:variant>
      <vt:variant>
        <vt:i4>0</vt:i4>
      </vt:variant>
      <vt:variant>
        <vt:i4>5</vt:i4>
      </vt:variant>
      <vt:variant>
        <vt:lpwstr/>
      </vt:variant>
      <vt:variant>
        <vt:lpwstr>_Toc233724707</vt:lpwstr>
      </vt:variant>
      <vt:variant>
        <vt:i4>1507380</vt:i4>
      </vt:variant>
      <vt:variant>
        <vt:i4>212</vt:i4>
      </vt:variant>
      <vt:variant>
        <vt:i4>0</vt:i4>
      </vt:variant>
      <vt:variant>
        <vt:i4>5</vt:i4>
      </vt:variant>
      <vt:variant>
        <vt:lpwstr/>
      </vt:variant>
      <vt:variant>
        <vt:lpwstr>_Toc233724706</vt:lpwstr>
      </vt:variant>
      <vt:variant>
        <vt:i4>1507380</vt:i4>
      </vt:variant>
      <vt:variant>
        <vt:i4>206</vt:i4>
      </vt:variant>
      <vt:variant>
        <vt:i4>0</vt:i4>
      </vt:variant>
      <vt:variant>
        <vt:i4>5</vt:i4>
      </vt:variant>
      <vt:variant>
        <vt:lpwstr/>
      </vt:variant>
      <vt:variant>
        <vt:lpwstr>_Toc233724705</vt:lpwstr>
      </vt:variant>
      <vt:variant>
        <vt:i4>1507380</vt:i4>
      </vt:variant>
      <vt:variant>
        <vt:i4>200</vt:i4>
      </vt:variant>
      <vt:variant>
        <vt:i4>0</vt:i4>
      </vt:variant>
      <vt:variant>
        <vt:i4>5</vt:i4>
      </vt:variant>
      <vt:variant>
        <vt:lpwstr/>
      </vt:variant>
      <vt:variant>
        <vt:lpwstr>_Toc233724704</vt:lpwstr>
      </vt:variant>
      <vt:variant>
        <vt:i4>1507380</vt:i4>
      </vt:variant>
      <vt:variant>
        <vt:i4>194</vt:i4>
      </vt:variant>
      <vt:variant>
        <vt:i4>0</vt:i4>
      </vt:variant>
      <vt:variant>
        <vt:i4>5</vt:i4>
      </vt:variant>
      <vt:variant>
        <vt:lpwstr/>
      </vt:variant>
      <vt:variant>
        <vt:lpwstr>_Toc233724703</vt:lpwstr>
      </vt:variant>
      <vt:variant>
        <vt:i4>1507380</vt:i4>
      </vt:variant>
      <vt:variant>
        <vt:i4>188</vt:i4>
      </vt:variant>
      <vt:variant>
        <vt:i4>0</vt:i4>
      </vt:variant>
      <vt:variant>
        <vt:i4>5</vt:i4>
      </vt:variant>
      <vt:variant>
        <vt:lpwstr/>
      </vt:variant>
      <vt:variant>
        <vt:lpwstr>_Toc233724702</vt:lpwstr>
      </vt:variant>
      <vt:variant>
        <vt:i4>1507380</vt:i4>
      </vt:variant>
      <vt:variant>
        <vt:i4>182</vt:i4>
      </vt:variant>
      <vt:variant>
        <vt:i4>0</vt:i4>
      </vt:variant>
      <vt:variant>
        <vt:i4>5</vt:i4>
      </vt:variant>
      <vt:variant>
        <vt:lpwstr/>
      </vt:variant>
      <vt:variant>
        <vt:lpwstr>_Toc233724701</vt:lpwstr>
      </vt:variant>
      <vt:variant>
        <vt:i4>1507380</vt:i4>
      </vt:variant>
      <vt:variant>
        <vt:i4>176</vt:i4>
      </vt:variant>
      <vt:variant>
        <vt:i4>0</vt:i4>
      </vt:variant>
      <vt:variant>
        <vt:i4>5</vt:i4>
      </vt:variant>
      <vt:variant>
        <vt:lpwstr/>
      </vt:variant>
      <vt:variant>
        <vt:lpwstr>_Toc233724700</vt:lpwstr>
      </vt:variant>
      <vt:variant>
        <vt:i4>1966133</vt:i4>
      </vt:variant>
      <vt:variant>
        <vt:i4>170</vt:i4>
      </vt:variant>
      <vt:variant>
        <vt:i4>0</vt:i4>
      </vt:variant>
      <vt:variant>
        <vt:i4>5</vt:i4>
      </vt:variant>
      <vt:variant>
        <vt:lpwstr/>
      </vt:variant>
      <vt:variant>
        <vt:lpwstr>_Toc233724699</vt:lpwstr>
      </vt:variant>
      <vt:variant>
        <vt:i4>1966133</vt:i4>
      </vt:variant>
      <vt:variant>
        <vt:i4>164</vt:i4>
      </vt:variant>
      <vt:variant>
        <vt:i4>0</vt:i4>
      </vt:variant>
      <vt:variant>
        <vt:i4>5</vt:i4>
      </vt:variant>
      <vt:variant>
        <vt:lpwstr/>
      </vt:variant>
      <vt:variant>
        <vt:lpwstr>_Toc233724698</vt:lpwstr>
      </vt:variant>
      <vt:variant>
        <vt:i4>1966133</vt:i4>
      </vt:variant>
      <vt:variant>
        <vt:i4>158</vt:i4>
      </vt:variant>
      <vt:variant>
        <vt:i4>0</vt:i4>
      </vt:variant>
      <vt:variant>
        <vt:i4>5</vt:i4>
      </vt:variant>
      <vt:variant>
        <vt:lpwstr/>
      </vt:variant>
      <vt:variant>
        <vt:lpwstr>_Toc233724697</vt:lpwstr>
      </vt:variant>
      <vt:variant>
        <vt:i4>1966133</vt:i4>
      </vt:variant>
      <vt:variant>
        <vt:i4>152</vt:i4>
      </vt:variant>
      <vt:variant>
        <vt:i4>0</vt:i4>
      </vt:variant>
      <vt:variant>
        <vt:i4>5</vt:i4>
      </vt:variant>
      <vt:variant>
        <vt:lpwstr/>
      </vt:variant>
      <vt:variant>
        <vt:lpwstr>_Toc233724696</vt:lpwstr>
      </vt:variant>
      <vt:variant>
        <vt:i4>1966133</vt:i4>
      </vt:variant>
      <vt:variant>
        <vt:i4>146</vt:i4>
      </vt:variant>
      <vt:variant>
        <vt:i4>0</vt:i4>
      </vt:variant>
      <vt:variant>
        <vt:i4>5</vt:i4>
      </vt:variant>
      <vt:variant>
        <vt:lpwstr/>
      </vt:variant>
      <vt:variant>
        <vt:lpwstr>_Toc233724695</vt:lpwstr>
      </vt:variant>
      <vt:variant>
        <vt:i4>1966133</vt:i4>
      </vt:variant>
      <vt:variant>
        <vt:i4>140</vt:i4>
      </vt:variant>
      <vt:variant>
        <vt:i4>0</vt:i4>
      </vt:variant>
      <vt:variant>
        <vt:i4>5</vt:i4>
      </vt:variant>
      <vt:variant>
        <vt:lpwstr/>
      </vt:variant>
      <vt:variant>
        <vt:lpwstr>_Toc233724694</vt:lpwstr>
      </vt:variant>
      <vt:variant>
        <vt:i4>1966133</vt:i4>
      </vt:variant>
      <vt:variant>
        <vt:i4>134</vt:i4>
      </vt:variant>
      <vt:variant>
        <vt:i4>0</vt:i4>
      </vt:variant>
      <vt:variant>
        <vt:i4>5</vt:i4>
      </vt:variant>
      <vt:variant>
        <vt:lpwstr/>
      </vt:variant>
      <vt:variant>
        <vt:lpwstr>_Toc233724693</vt:lpwstr>
      </vt:variant>
      <vt:variant>
        <vt:i4>1966133</vt:i4>
      </vt:variant>
      <vt:variant>
        <vt:i4>128</vt:i4>
      </vt:variant>
      <vt:variant>
        <vt:i4>0</vt:i4>
      </vt:variant>
      <vt:variant>
        <vt:i4>5</vt:i4>
      </vt:variant>
      <vt:variant>
        <vt:lpwstr/>
      </vt:variant>
      <vt:variant>
        <vt:lpwstr>_Toc233724692</vt:lpwstr>
      </vt:variant>
      <vt:variant>
        <vt:i4>1966133</vt:i4>
      </vt:variant>
      <vt:variant>
        <vt:i4>122</vt:i4>
      </vt:variant>
      <vt:variant>
        <vt:i4>0</vt:i4>
      </vt:variant>
      <vt:variant>
        <vt:i4>5</vt:i4>
      </vt:variant>
      <vt:variant>
        <vt:lpwstr/>
      </vt:variant>
      <vt:variant>
        <vt:lpwstr>_Toc233724691</vt:lpwstr>
      </vt:variant>
      <vt:variant>
        <vt:i4>1966133</vt:i4>
      </vt:variant>
      <vt:variant>
        <vt:i4>116</vt:i4>
      </vt:variant>
      <vt:variant>
        <vt:i4>0</vt:i4>
      </vt:variant>
      <vt:variant>
        <vt:i4>5</vt:i4>
      </vt:variant>
      <vt:variant>
        <vt:lpwstr/>
      </vt:variant>
      <vt:variant>
        <vt:lpwstr>_Toc233724690</vt:lpwstr>
      </vt:variant>
      <vt:variant>
        <vt:i4>2031669</vt:i4>
      </vt:variant>
      <vt:variant>
        <vt:i4>110</vt:i4>
      </vt:variant>
      <vt:variant>
        <vt:i4>0</vt:i4>
      </vt:variant>
      <vt:variant>
        <vt:i4>5</vt:i4>
      </vt:variant>
      <vt:variant>
        <vt:lpwstr/>
      </vt:variant>
      <vt:variant>
        <vt:lpwstr>_Toc233724689</vt:lpwstr>
      </vt:variant>
      <vt:variant>
        <vt:i4>2031669</vt:i4>
      </vt:variant>
      <vt:variant>
        <vt:i4>104</vt:i4>
      </vt:variant>
      <vt:variant>
        <vt:i4>0</vt:i4>
      </vt:variant>
      <vt:variant>
        <vt:i4>5</vt:i4>
      </vt:variant>
      <vt:variant>
        <vt:lpwstr/>
      </vt:variant>
      <vt:variant>
        <vt:lpwstr>_Toc233724688</vt:lpwstr>
      </vt:variant>
      <vt:variant>
        <vt:i4>2031669</vt:i4>
      </vt:variant>
      <vt:variant>
        <vt:i4>98</vt:i4>
      </vt:variant>
      <vt:variant>
        <vt:i4>0</vt:i4>
      </vt:variant>
      <vt:variant>
        <vt:i4>5</vt:i4>
      </vt:variant>
      <vt:variant>
        <vt:lpwstr/>
      </vt:variant>
      <vt:variant>
        <vt:lpwstr>_Toc233724687</vt:lpwstr>
      </vt:variant>
      <vt:variant>
        <vt:i4>2031669</vt:i4>
      </vt:variant>
      <vt:variant>
        <vt:i4>92</vt:i4>
      </vt:variant>
      <vt:variant>
        <vt:i4>0</vt:i4>
      </vt:variant>
      <vt:variant>
        <vt:i4>5</vt:i4>
      </vt:variant>
      <vt:variant>
        <vt:lpwstr/>
      </vt:variant>
      <vt:variant>
        <vt:lpwstr>_Toc233724685</vt:lpwstr>
      </vt:variant>
      <vt:variant>
        <vt:i4>2031669</vt:i4>
      </vt:variant>
      <vt:variant>
        <vt:i4>86</vt:i4>
      </vt:variant>
      <vt:variant>
        <vt:i4>0</vt:i4>
      </vt:variant>
      <vt:variant>
        <vt:i4>5</vt:i4>
      </vt:variant>
      <vt:variant>
        <vt:lpwstr/>
      </vt:variant>
      <vt:variant>
        <vt:lpwstr>_Toc233724684</vt:lpwstr>
      </vt:variant>
      <vt:variant>
        <vt:i4>2031669</vt:i4>
      </vt:variant>
      <vt:variant>
        <vt:i4>80</vt:i4>
      </vt:variant>
      <vt:variant>
        <vt:i4>0</vt:i4>
      </vt:variant>
      <vt:variant>
        <vt:i4>5</vt:i4>
      </vt:variant>
      <vt:variant>
        <vt:lpwstr/>
      </vt:variant>
      <vt:variant>
        <vt:lpwstr>_Toc233724683</vt:lpwstr>
      </vt:variant>
      <vt:variant>
        <vt:i4>2031669</vt:i4>
      </vt:variant>
      <vt:variant>
        <vt:i4>74</vt:i4>
      </vt:variant>
      <vt:variant>
        <vt:i4>0</vt:i4>
      </vt:variant>
      <vt:variant>
        <vt:i4>5</vt:i4>
      </vt:variant>
      <vt:variant>
        <vt:lpwstr/>
      </vt:variant>
      <vt:variant>
        <vt:lpwstr>_Toc233724682</vt:lpwstr>
      </vt:variant>
      <vt:variant>
        <vt:i4>2031669</vt:i4>
      </vt:variant>
      <vt:variant>
        <vt:i4>68</vt:i4>
      </vt:variant>
      <vt:variant>
        <vt:i4>0</vt:i4>
      </vt:variant>
      <vt:variant>
        <vt:i4>5</vt:i4>
      </vt:variant>
      <vt:variant>
        <vt:lpwstr/>
      </vt:variant>
      <vt:variant>
        <vt:lpwstr>_Toc233724681</vt:lpwstr>
      </vt:variant>
      <vt:variant>
        <vt:i4>2031669</vt:i4>
      </vt:variant>
      <vt:variant>
        <vt:i4>62</vt:i4>
      </vt:variant>
      <vt:variant>
        <vt:i4>0</vt:i4>
      </vt:variant>
      <vt:variant>
        <vt:i4>5</vt:i4>
      </vt:variant>
      <vt:variant>
        <vt:lpwstr/>
      </vt:variant>
      <vt:variant>
        <vt:lpwstr>_Toc233724680</vt:lpwstr>
      </vt:variant>
      <vt:variant>
        <vt:i4>1048629</vt:i4>
      </vt:variant>
      <vt:variant>
        <vt:i4>56</vt:i4>
      </vt:variant>
      <vt:variant>
        <vt:i4>0</vt:i4>
      </vt:variant>
      <vt:variant>
        <vt:i4>5</vt:i4>
      </vt:variant>
      <vt:variant>
        <vt:lpwstr/>
      </vt:variant>
      <vt:variant>
        <vt:lpwstr>_Toc233724679</vt:lpwstr>
      </vt:variant>
      <vt:variant>
        <vt:i4>1048629</vt:i4>
      </vt:variant>
      <vt:variant>
        <vt:i4>50</vt:i4>
      </vt:variant>
      <vt:variant>
        <vt:i4>0</vt:i4>
      </vt:variant>
      <vt:variant>
        <vt:i4>5</vt:i4>
      </vt:variant>
      <vt:variant>
        <vt:lpwstr/>
      </vt:variant>
      <vt:variant>
        <vt:lpwstr>_Toc233724678</vt:lpwstr>
      </vt:variant>
      <vt:variant>
        <vt:i4>1048629</vt:i4>
      </vt:variant>
      <vt:variant>
        <vt:i4>44</vt:i4>
      </vt:variant>
      <vt:variant>
        <vt:i4>0</vt:i4>
      </vt:variant>
      <vt:variant>
        <vt:i4>5</vt:i4>
      </vt:variant>
      <vt:variant>
        <vt:lpwstr/>
      </vt:variant>
      <vt:variant>
        <vt:lpwstr>_Toc233724677</vt:lpwstr>
      </vt:variant>
      <vt:variant>
        <vt:i4>1048629</vt:i4>
      </vt:variant>
      <vt:variant>
        <vt:i4>38</vt:i4>
      </vt:variant>
      <vt:variant>
        <vt:i4>0</vt:i4>
      </vt:variant>
      <vt:variant>
        <vt:i4>5</vt:i4>
      </vt:variant>
      <vt:variant>
        <vt:lpwstr/>
      </vt:variant>
      <vt:variant>
        <vt:lpwstr>_Toc233724676</vt:lpwstr>
      </vt:variant>
      <vt:variant>
        <vt:i4>1048629</vt:i4>
      </vt:variant>
      <vt:variant>
        <vt:i4>32</vt:i4>
      </vt:variant>
      <vt:variant>
        <vt:i4>0</vt:i4>
      </vt:variant>
      <vt:variant>
        <vt:i4>5</vt:i4>
      </vt:variant>
      <vt:variant>
        <vt:lpwstr/>
      </vt:variant>
      <vt:variant>
        <vt:lpwstr>_Toc233724675</vt:lpwstr>
      </vt:variant>
      <vt:variant>
        <vt:i4>1048629</vt:i4>
      </vt:variant>
      <vt:variant>
        <vt:i4>26</vt:i4>
      </vt:variant>
      <vt:variant>
        <vt:i4>0</vt:i4>
      </vt:variant>
      <vt:variant>
        <vt:i4>5</vt:i4>
      </vt:variant>
      <vt:variant>
        <vt:lpwstr/>
      </vt:variant>
      <vt:variant>
        <vt:lpwstr>_Toc233724674</vt:lpwstr>
      </vt:variant>
      <vt:variant>
        <vt:i4>1048629</vt:i4>
      </vt:variant>
      <vt:variant>
        <vt:i4>20</vt:i4>
      </vt:variant>
      <vt:variant>
        <vt:i4>0</vt:i4>
      </vt:variant>
      <vt:variant>
        <vt:i4>5</vt:i4>
      </vt:variant>
      <vt:variant>
        <vt:lpwstr/>
      </vt:variant>
      <vt:variant>
        <vt:lpwstr>_Toc233724673</vt:lpwstr>
      </vt:variant>
      <vt:variant>
        <vt:i4>1048629</vt:i4>
      </vt:variant>
      <vt:variant>
        <vt:i4>14</vt:i4>
      </vt:variant>
      <vt:variant>
        <vt:i4>0</vt:i4>
      </vt:variant>
      <vt:variant>
        <vt:i4>5</vt:i4>
      </vt:variant>
      <vt:variant>
        <vt:lpwstr/>
      </vt:variant>
      <vt:variant>
        <vt:lpwstr>_Toc233724672</vt:lpwstr>
      </vt:variant>
      <vt:variant>
        <vt:i4>1048629</vt:i4>
      </vt:variant>
      <vt:variant>
        <vt:i4>8</vt:i4>
      </vt:variant>
      <vt:variant>
        <vt:i4>0</vt:i4>
      </vt:variant>
      <vt:variant>
        <vt:i4>5</vt:i4>
      </vt:variant>
      <vt:variant>
        <vt:lpwstr/>
      </vt:variant>
      <vt:variant>
        <vt:lpwstr>_Toc233724671</vt:lpwstr>
      </vt:variant>
      <vt:variant>
        <vt:i4>1048629</vt:i4>
      </vt:variant>
      <vt:variant>
        <vt:i4>2</vt:i4>
      </vt:variant>
      <vt:variant>
        <vt:i4>0</vt:i4>
      </vt:variant>
      <vt:variant>
        <vt:i4>5</vt:i4>
      </vt:variant>
      <vt:variant>
        <vt:lpwstr/>
      </vt:variant>
      <vt:variant>
        <vt:lpwstr>_Toc233724670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ReSIS</dc:title>
  <dc:subject>Proyecto de Fin de Carrera EUITIO</dc:subject>
  <dc:creator>Nombre del Autor del PFC</dc:creator>
  <cp:keywords/>
  <cp:lastModifiedBy>Pablo Barrero Cruz</cp:lastModifiedBy>
  <cp:revision>311</cp:revision>
  <dcterms:created xsi:type="dcterms:W3CDTF">2009-12-29T02:53:00Z</dcterms:created>
  <dcterms:modified xsi:type="dcterms:W3CDTF">2026-07-01T22:28:00Z</dcterms:modified>
</cp:coreProperties>
</file>